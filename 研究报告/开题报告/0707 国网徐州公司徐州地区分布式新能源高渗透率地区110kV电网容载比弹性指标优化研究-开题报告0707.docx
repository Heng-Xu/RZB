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81158">
      <w:pPr>
        <w:snapToGrid w:val="0"/>
        <w:spacing w:line="360" w:lineRule="auto"/>
        <w:jc w:val="center"/>
        <w:rPr>
          <w:rFonts w:hint="default" w:ascii="仿宋_GB2312" w:eastAsia="仿宋_GB2312"/>
          <w:color w:val="000000"/>
          <w:sz w:val="48"/>
        </w:rPr>
      </w:pPr>
    </w:p>
    <w:p w14:paraId="355F42EB">
      <w:pPr>
        <w:widowControl/>
        <w:spacing w:line="360" w:lineRule="auto"/>
        <w:jc w:val="center"/>
        <w:rPr>
          <w:rFonts w:hint="default" w:eastAsia="仿宋_GB2312"/>
          <w:b/>
          <w:color w:val="000000"/>
          <w:sz w:val="52"/>
        </w:rPr>
      </w:pPr>
    </w:p>
    <w:p w14:paraId="2461BB11">
      <w:pPr>
        <w:widowControl/>
        <w:spacing w:line="360" w:lineRule="auto"/>
        <w:jc w:val="center"/>
        <w:rPr>
          <w:rFonts w:hint="default" w:eastAsia="仿宋_GB2312"/>
          <w:b/>
          <w:color w:val="000000"/>
          <w:sz w:val="52"/>
        </w:rPr>
      </w:pPr>
    </w:p>
    <w:p w14:paraId="68021C81">
      <w:pPr>
        <w:widowControl/>
        <w:spacing w:line="360" w:lineRule="auto"/>
        <w:jc w:val="center"/>
        <w:rPr>
          <w:rFonts w:hint="default" w:eastAsia="仿宋_GB2312"/>
          <w:b/>
          <w:color w:val="000000"/>
          <w:sz w:val="52"/>
        </w:rPr>
      </w:pPr>
    </w:p>
    <w:p w14:paraId="7A724A66">
      <w:pPr>
        <w:widowControl/>
        <w:spacing w:line="360" w:lineRule="auto"/>
        <w:jc w:val="center"/>
        <w:rPr>
          <w:rFonts w:hint="default" w:eastAsia="仿宋_GB2312"/>
          <w:b/>
          <w:color w:val="000000"/>
          <w:sz w:val="52"/>
          <w:lang w:val="en-US" w:eastAsia="zh-CN"/>
        </w:rPr>
      </w:pPr>
      <w:bookmarkStart w:id="0" w:name="OLE_LINK1"/>
      <w:r>
        <w:rPr>
          <w:rFonts w:hint="eastAsia" w:eastAsia="仿宋_GB2312"/>
          <w:b/>
          <w:color w:val="000000"/>
          <w:sz w:val="52"/>
          <w:lang w:val="en-US" w:eastAsia="zh-CN"/>
        </w:rPr>
        <w:t>国网</w:t>
      </w:r>
      <w:r>
        <w:rPr>
          <w:rFonts w:hint="eastAsia" w:eastAsia="仿宋_GB2312" w:cs="Times New Roman"/>
          <w:b/>
          <w:color w:val="000000"/>
          <w:sz w:val="52"/>
          <w:lang w:val="en-US" w:eastAsia="zh-CN"/>
        </w:rPr>
        <w:t>徐州</w:t>
      </w:r>
      <w:r>
        <w:rPr>
          <w:rFonts w:hint="default" w:eastAsia="仿宋_GB2312" w:cs="Times New Roman"/>
          <w:b/>
          <w:color w:val="000000"/>
          <w:sz w:val="52"/>
        </w:rPr>
        <w:t>公司徐州地区分布式新能源高渗透率地区110kV电网容载比弹性指标优化研究</w:t>
      </w:r>
      <w:bookmarkEnd w:id="0"/>
    </w:p>
    <w:p w14:paraId="203525D9">
      <w:pPr>
        <w:widowControl/>
        <w:spacing w:line="360" w:lineRule="auto"/>
        <w:jc w:val="center"/>
        <w:rPr>
          <w:rFonts w:hint="default" w:eastAsia="仿宋_GB2312"/>
          <w:b/>
          <w:color w:val="000000"/>
          <w:sz w:val="52"/>
        </w:rPr>
      </w:pPr>
      <w:r>
        <w:rPr>
          <w:rFonts w:eastAsia="仿宋_GB2312"/>
          <w:b/>
          <w:color w:val="000000"/>
          <w:sz w:val="52"/>
        </w:rPr>
        <w:t>开题报告</w:t>
      </w:r>
    </w:p>
    <w:p w14:paraId="0BFCC961">
      <w:pPr>
        <w:snapToGrid w:val="0"/>
        <w:jc w:val="center"/>
        <w:rPr>
          <w:rFonts w:hint="default" w:eastAsia="仿宋_GB2312"/>
          <w:color w:val="000000"/>
          <w:sz w:val="32"/>
        </w:rPr>
      </w:pPr>
    </w:p>
    <w:p w14:paraId="2B8EC754">
      <w:pPr>
        <w:snapToGrid w:val="0"/>
        <w:jc w:val="center"/>
        <w:rPr>
          <w:rFonts w:hint="default" w:eastAsia="仿宋_GB2312"/>
          <w:color w:val="000000"/>
          <w:sz w:val="32"/>
        </w:rPr>
      </w:pPr>
    </w:p>
    <w:p w14:paraId="711303A5">
      <w:pPr>
        <w:snapToGrid w:val="0"/>
        <w:jc w:val="center"/>
        <w:rPr>
          <w:rFonts w:hint="default" w:eastAsia="仿宋_GB2312"/>
          <w:color w:val="000000"/>
          <w:sz w:val="32"/>
        </w:rPr>
      </w:pPr>
    </w:p>
    <w:p w14:paraId="6BAED0D6">
      <w:pPr>
        <w:snapToGrid w:val="0"/>
        <w:jc w:val="center"/>
        <w:rPr>
          <w:rFonts w:hint="default" w:eastAsia="仿宋_GB2312"/>
          <w:color w:val="000000"/>
          <w:sz w:val="32"/>
        </w:rPr>
      </w:pPr>
    </w:p>
    <w:p w14:paraId="4A681525">
      <w:pPr>
        <w:snapToGrid w:val="0"/>
        <w:jc w:val="center"/>
        <w:rPr>
          <w:rFonts w:hint="default" w:eastAsia="仿宋_GB2312"/>
          <w:color w:val="000000"/>
          <w:sz w:val="32"/>
        </w:rPr>
      </w:pPr>
    </w:p>
    <w:p w14:paraId="6B6A5B8C">
      <w:pPr>
        <w:snapToGrid w:val="0"/>
        <w:jc w:val="center"/>
        <w:rPr>
          <w:rFonts w:hint="default" w:eastAsia="仿宋_GB2312"/>
          <w:color w:val="000000"/>
          <w:sz w:val="32"/>
        </w:rPr>
      </w:pPr>
    </w:p>
    <w:p w14:paraId="525796AC">
      <w:pPr>
        <w:snapToGrid w:val="0"/>
        <w:jc w:val="center"/>
        <w:rPr>
          <w:rFonts w:hint="default" w:eastAsia="仿宋_GB2312"/>
          <w:color w:val="000000"/>
          <w:sz w:val="32"/>
        </w:rPr>
      </w:pPr>
    </w:p>
    <w:p w14:paraId="5C089716">
      <w:pPr>
        <w:tabs>
          <w:tab w:val="left" w:pos="735"/>
        </w:tabs>
        <w:snapToGrid w:val="0"/>
        <w:spacing w:line="360" w:lineRule="auto"/>
        <w:rPr>
          <w:rFonts w:hint="default" w:eastAsia="仿宋_GB2312"/>
          <w:color w:val="000000"/>
          <w:sz w:val="32"/>
        </w:rPr>
      </w:pPr>
      <w:r>
        <w:rPr>
          <w:rFonts w:hint="default" w:eastAsia="仿宋_GB2312"/>
          <w:color w:val="000000"/>
          <w:sz w:val="32"/>
        </w:rPr>
        <w:tab/>
      </w:r>
      <w:r>
        <w:rPr>
          <w:rFonts w:eastAsia="仿宋_GB2312"/>
          <w:color w:val="000000"/>
          <w:sz w:val="32"/>
        </w:rPr>
        <w:t>合同编号：</w:t>
      </w:r>
      <w:r>
        <w:rPr>
          <w:rFonts w:hint="eastAsia" w:eastAsia="仿宋_GB2312"/>
          <w:color w:val="000000"/>
          <w:sz w:val="32"/>
          <w:highlight w:val="yellow"/>
        </w:rPr>
        <w:t>SGJSSZ00FCJS2605022</w:t>
      </w:r>
    </w:p>
    <w:p w14:paraId="191ED4E1">
      <w:pPr>
        <w:tabs>
          <w:tab w:val="left" w:pos="735"/>
        </w:tabs>
        <w:snapToGrid w:val="0"/>
        <w:spacing w:line="360" w:lineRule="auto"/>
        <w:rPr>
          <w:rFonts w:hint="default" w:eastAsia="仿宋_GB2312"/>
          <w:color w:val="000000"/>
          <w:sz w:val="32"/>
        </w:rPr>
      </w:pPr>
      <w:r>
        <w:rPr>
          <w:rFonts w:hint="default" w:eastAsia="仿宋_GB2312"/>
          <w:color w:val="000000"/>
          <w:sz w:val="32"/>
        </w:rPr>
        <w:tab/>
      </w:r>
      <w:r>
        <w:rPr>
          <w:rFonts w:hint="eastAsia" w:eastAsia="仿宋_GB2312"/>
          <w:color w:val="000000"/>
          <w:sz w:val="32"/>
          <w:lang w:val="en-US" w:eastAsia="zh-CN"/>
        </w:rPr>
        <w:t>项目</w:t>
      </w:r>
      <w:r>
        <w:rPr>
          <w:rFonts w:eastAsia="仿宋_GB2312"/>
          <w:color w:val="000000"/>
          <w:sz w:val="32"/>
        </w:rPr>
        <w:t>单位：</w:t>
      </w:r>
      <w:r>
        <w:rPr>
          <w:rFonts w:hint="eastAsia" w:eastAsia="仿宋_GB2312"/>
          <w:color w:val="000000"/>
          <w:sz w:val="32"/>
        </w:rPr>
        <w:t>国网江苏电力</w:t>
      </w:r>
      <w:r>
        <w:rPr>
          <w:rFonts w:hint="eastAsia" w:eastAsia="仿宋_GB2312"/>
          <w:color w:val="000000"/>
          <w:sz w:val="32"/>
          <w:lang w:val="en-US" w:eastAsia="zh-CN"/>
        </w:rPr>
        <w:t>设计咨询有限公司</w:t>
      </w:r>
    </w:p>
    <w:p w14:paraId="3C97D78C">
      <w:pPr>
        <w:tabs>
          <w:tab w:val="left" w:pos="735"/>
        </w:tabs>
        <w:snapToGrid w:val="0"/>
        <w:spacing w:line="360" w:lineRule="auto"/>
        <w:rPr>
          <w:rFonts w:hint="default" w:eastAsia="仿宋_GB2312"/>
          <w:color w:val="000000"/>
          <w:sz w:val="32"/>
        </w:rPr>
      </w:pPr>
      <w:r>
        <w:rPr>
          <w:rFonts w:hint="default" w:eastAsia="仿宋_GB2312"/>
          <w:color w:val="000000"/>
          <w:sz w:val="32"/>
        </w:rPr>
        <w:tab/>
      </w:r>
      <w:r>
        <w:rPr>
          <w:rFonts w:eastAsia="仿宋_GB2312"/>
          <w:color w:val="000000"/>
          <w:sz w:val="32"/>
        </w:rPr>
        <w:t>开题日期：</w:t>
      </w:r>
      <w:r>
        <w:rPr>
          <w:rFonts w:hint="eastAsia" w:eastAsia="仿宋_GB2312"/>
          <w:color w:val="000000"/>
          <w:sz w:val="32"/>
          <w:lang w:val="en-US" w:eastAsia="zh-CN"/>
        </w:rPr>
        <w:t>2026</w:t>
      </w:r>
      <w:r>
        <w:rPr>
          <w:rFonts w:eastAsia="仿宋_GB2312"/>
          <w:color w:val="000000"/>
          <w:sz w:val="32"/>
        </w:rPr>
        <w:t>年</w:t>
      </w:r>
      <w:r>
        <w:rPr>
          <w:rFonts w:hint="eastAsia" w:eastAsia="仿宋_GB2312"/>
          <w:color w:val="000000"/>
          <w:sz w:val="32"/>
          <w:lang w:val="en-US" w:eastAsia="zh-CN"/>
        </w:rPr>
        <w:t>07</w:t>
      </w:r>
      <w:r>
        <w:rPr>
          <w:rFonts w:eastAsia="仿宋_GB2312"/>
          <w:color w:val="000000"/>
          <w:sz w:val="32"/>
        </w:rPr>
        <w:t>月</w:t>
      </w:r>
      <w:r>
        <w:rPr>
          <w:rFonts w:hint="eastAsia" w:eastAsia="仿宋_GB2312"/>
          <w:color w:val="000000"/>
          <w:sz w:val="32"/>
          <w:lang w:val="en-US" w:eastAsia="zh-CN"/>
        </w:rPr>
        <w:t>06</w:t>
      </w:r>
      <w:r>
        <w:rPr>
          <w:rFonts w:eastAsia="仿宋_GB2312"/>
          <w:color w:val="000000"/>
          <w:sz w:val="32"/>
        </w:rPr>
        <w:t>日</w:t>
      </w:r>
    </w:p>
    <w:p w14:paraId="52D51730">
      <w:pPr>
        <w:tabs>
          <w:tab w:val="left" w:pos="1680"/>
        </w:tabs>
        <w:snapToGrid w:val="0"/>
        <w:rPr>
          <w:rFonts w:hint="default" w:eastAsia="仿宋_GB2312"/>
          <w:color w:val="000000"/>
          <w:sz w:val="32"/>
        </w:rPr>
      </w:pPr>
    </w:p>
    <w:p w14:paraId="73D7F4EE">
      <w:pPr>
        <w:tabs>
          <w:tab w:val="left" w:pos="1680"/>
        </w:tabs>
        <w:snapToGrid w:val="0"/>
        <w:rPr>
          <w:rFonts w:hint="default" w:eastAsia="仿宋_GB2312"/>
          <w:color w:val="000000"/>
          <w:sz w:val="32"/>
        </w:rPr>
      </w:pPr>
    </w:p>
    <w:p w14:paraId="2E05787B">
      <w:pPr>
        <w:widowControl/>
        <w:snapToGrid w:val="0"/>
        <w:jc w:val="center"/>
        <w:rPr>
          <w:rFonts w:hint="default" w:ascii="仿宋_GB2312" w:eastAsia="仿宋_GB2312"/>
          <w:b/>
          <w:color w:val="000000"/>
          <w:spacing w:val="40"/>
          <w:kern w:val="0"/>
          <w:sz w:val="48"/>
        </w:rPr>
      </w:pPr>
    </w:p>
    <w:p w14:paraId="7A7AEEC5">
      <w:pPr>
        <w:widowControl/>
        <w:snapToGrid w:val="0"/>
        <w:spacing w:before="312" w:after="312"/>
        <w:jc w:val="center"/>
        <w:rPr>
          <w:rFonts w:hint="default" w:ascii="黑体" w:eastAsia="黑体"/>
          <w:b/>
          <w:color w:val="000000"/>
          <w:kern w:val="0"/>
          <w:sz w:val="32"/>
          <w:szCs w:val="15"/>
          <w:lang w:val="en-US" w:eastAsia="zh-CN"/>
        </w:rPr>
      </w:pPr>
      <w:r>
        <w:rPr>
          <w:rFonts w:hint="default" w:ascii="黑体" w:eastAsia="黑体"/>
          <w:b/>
          <w:color w:val="000000"/>
          <w:kern w:val="0"/>
          <w:sz w:val="32"/>
          <w:szCs w:val="15"/>
          <w:lang w:val="en-US" w:eastAsia="zh-CN"/>
        </w:rPr>
        <w:t>国网江苏省电力有限公司</w:t>
      </w:r>
      <w:r>
        <w:rPr>
          <w:rFonts w:hint="eastAsia" w:ascii="黑体" w:eastAsia="黑体"/>
          <w:b/>
          <w:color w:val="000000"/>
          <w:kern w:val="0"/>
          <w:sz w:val="32"/>
          <w:szCs w:val="15"/>
          <w:lang w:val="en-US" w:eastAsia="zh-CN"/>
        </w:rPr>
        <w:t>徐州</w:t>
      </w:r>
      <w:r>
        <w:rPr>
          <w:rFonts w:hint="default" w:ascii="黑体" w:eastAsia="黑体"/>
          <w:b/>
          <w:color w:val="000000"/>
          <w:kern w:val="0"/>
          <w:sz w:val="32"/>
          <w:szCs w:val="15"/>
          <w:lang w:val="en-US" w:eastAsia="zh-CN"/>
        </w:rPr>
        <w:t>供电分公司</w:t>
      </w:r>
    </w:p>
    <w:p w14:paraId="75905971">
      <w:pPr>
        <w:snapToGrid w:val="0"/>
        <w:spacing w:line="360" w:lineRule="auto"/>
        <w:jc w:val="center"/>
        <w:rPr>
          <w:rFonts w:hint="default" w:ascii="黑体" w:eastAsia="黑体"/>
          <w:b/>
          <w:color w:val="000000"/>
          <w:sz w:val="48"/>
        </w:rPr>
      </w:pPr>
      <w:r>
        <w:rPr>
          <w:rFonts w:ascii="黑体" w:hAnsi="宋体" w:eastAsia="黑体"/>
          <w:b/>
          <w:color w:val="000000"/>
          <w:kern w:val="0"/>
          <w:sz w:val="44"/>
        </w:rPr>
        <w:br w:type="page"/>
      </w:r>
      <w:r>
        <w:rPr>
          <w:rFonts w:ascii="黑体" w:hAnsi="宋体" w:eastAsia="黑体"/>
          <w:b/>
          <w:color w:val="000000"/>
          <w:kern w:val="0"/>
          <w:sz w:val="44"/>
        </w:rPr>
        <w:br w:type="page"/>
      </w:r>
      <w:r>
        <w:rPr>
          <w:rFonts w:eastAsia="仿宋_GB2312"/>
          <w:b/>
          <w:color w:val="000000"/>
          <w:sz w:val="52"/>
        </w:rPr>
        <w:t>项目开题报告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410"/>
        <w:gridCol w:w="719"/>
        <w:gridCol w:w="877"/>
        <w:gridCol w:w="852"/>
        <w:gridCol w:w="865"/>
        <w:gridCol w:w="868"/>
        <w:gridCol w:w="864"/>
        <w:gridCol w:w="867"/>
      </w:tblGrid>
      <w:tr w14:paraId="3E7A7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67" w:hRule="atLeast"/>
          <w:jc w:val="center"/>
        </w:trPr>
        <w:tc>
          <w:tcPr>
            <w:tcW w:w="1200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5D98BE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项目信息</w:t>
            </w:r>
          </w:p>
        </w:tc>
        <w:tc>
          <w:tcPr>
            <w:tcW w:w="2129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AEF2F2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5193" w:type="dxa"/>
            <w:gridSpan w:val="6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6C7632DC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hint="default" w:ascii="仿宋_GB2312" w:eastAsia="仿宋_GB2312"/>
                <w:color w:val="000000"/>
                <w:sz w:val="24"/>
              </w:rPr>
              <w:t>国网</w:t>
            </w: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徐州</w:t>
            </w:r>
            <w:r>
              <w:rPr>
                <w:rFonts w:hint="default" w:ascii="仿宋_GB2312" w:eastAsia="仿宋_GB2312"/>
                <w:color w:val="000000"/>
                <w:sz w:val="24"/>
              </w:rPr>
              <w:t>公司徐州地区分布式新能源高渗透率地区110kV电网容载比弹性指标优化研究</w:t>
            </w:r>
          </w:p>
        </w:tc>
      </w:tr>
      <w:tr w14:paraId="347C11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90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436CE1">
            <w:pPr>
              <w:widowControl/>
              <w:jc w:val="left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</w:p>
        </w:tc>
        <w:tc>
          <w:tcPr>
            <w:tcW w:w="212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2ACA634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项目周期</w:t>
            </w:r>
          </w:p>
        </w:tc>
        <w:tc>
          <w:tcPr>
            <w:tcW w:w="5193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7302F83E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lang w:val="en-US" w:eastAsia="zh-CN"/>
              </w:rPr>
              <w:t>2026年6月-2026年12月</w:t>
            </w:r>
          </w:p>
        </w:tc>
      </w:tr>
      <w:tr w14:paraId="33CE22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68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EB3FBC">
            <w:pPr>
              <w:widowControl/>
              <w:jc w:val="left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</w:p>
        </w:tc>
        <w:tc>
          <w:tcPr>
            <w:tcW w:w="212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0319F9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项目金额</w:t>
            </w:r>
          </w:p>
        </w:tc>
        <w:tc>
          <w:tcPr>
            <w:tcW w:w="5193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18C89BC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</w:rPr>
              <w:t>￥</w:t>
            </w: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618000.00</w:t>
            </w:r>
          </w:p>
        </w:tc>
      </w:tr>
      <w:tr w14:paraId="1C2063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05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1D194E">
            <w:pPr>
              <w:widowControl/>
              <w:jc w:val="left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</w:p>
        </w:tc>
        <w:tc>
          <w:tcPr>
            <w:tcW w:w="212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80F09F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合同编号</w:t>
            </w:r>
          </w:p>
        </w:tc>
        <w:tc>
          <w:tcPr>
            <w:tcW w:w="5193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7EA57E66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hint="default" w:ascii="仿宋_GB2312" w:eastAsia="仿宋_GB2312"/>
                <w:color w:val="000000"/>
                <w:sz w:val="24"/>
                <w:highlight w:val="yellow"/>
              </w:rPr>
              <w:t>SGJSSZ00FCJS2605022</w:t>
            </w:r>
          </w:p>
        </w:tc>
      </w:tr>
      <w:tr w14:paraId="72F585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42" w:hRule="atLeast"/>
          <w:jc w:val="center"/>
        </w:trPr>
        <w:tc>
          <w:tcPr>
            <w:tcW w:w="1200" w:type="dxa"/>
            <w:vMerge w:val="restar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F0163D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项目组织单位信息（甲方）</w:t>
            </w:r>
          </w:p>
        </w:tc>
        <w:tc>
          <w:tcPr>
            <w:tcW w:w="212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C08C3E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项目组织单位名称</w:t>
            </w:r>
          </w:p>
        </w:tc>
        <w:tc>
          <w:tcPr>
            <w:tcW w:w="5193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7BB497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hint="eastAsia" w:ascii="仿宋_GB2312" w:eastAsia="仿宋_GB2312"/>
                <w:color w:val="000000"/>
                <w:sz w:val="24"/>
              </w:rPr>
              <w:t>国网江苏省电力有限公司</w:t>
            </w: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徐州</w:t>
            </w:r>
            <w:r>
              <w:rPr>
                <w:rFonts w:hint="eastAsia" w:ascii="仿宋_GB2312" w:eastAsia="仿宋_GB2312"/>
                <w:color w:val="000000"/>
                <w:sz w:val="24"/>
              </w:rPr>
              <w:t>供电分公司</w:t>
            </w:r>
          </w:p>
        </w:tc>
      </w:tr>
      <w:tr w14:paraId="1EECBD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B269EF">
            <w:pPr>
              <w:widowControl/>
              <w:jc w:val="left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</w:p>
        </w:tc>
        <w:tc>
          <w:tcPr>
            <w:tcW w:w="2129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82EA4B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项目组织单位</w:t>
            </w:r>
          </w:p>
          <w:p w14:paraId="1E7FB5B2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项目联系人</w:t>
            </w:r>
          </w:p>
        </w:tc>
        <w:tc>
          <w:tcPr>
            <w:tcW w:w="8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E9DF22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姓名</w:t>
            </w:r>
          </w:p>
        </w:tc>
        <w:tc>
          <w:tcPr>
            <w:tcW w:w="17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BA13C5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张宾</w:t>
            </w:r>
          </w:p>
        </w:tc>
        <w:tc>
          <w:tcPr>
            <w:tcW w:w="8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0D412A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电话</w:t>
            </w:r>
          </w:p>
        </w:tc>
        <w:tc>
          <w:tcPr>
            <w:tcW w:w="173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E0A3B5E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15262028716</w:t>
            </w:r>
          </w:p>
        </w:tc>
      </w:tr>
      <w:tr w14:paraId="448006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17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5AAF0E">
            <w:pPr>
              <w:widowControl/>
              <w:jc w:val="center"/>
              <w:rPr>
                <w:rFonts w:hint="default" w:eastAsia="Times New Roman"/>
                <w:color w:val="000000"/>
              </w:rPr>
            </w:pPr>
          </w:p>
        </w:tc>
        <w:tc>
          <w:tcPr>
            <w:tcW w:w="2129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147C5E">
            <w:pPr>
              <w:widowControl/>
              <w:jc w:val="center"/>
              <w:rPr>
                <w:rFonts w:hint="default" w:eastAsia="Times New Roman"/>
                <w:color w:val="000000"/>
              </w:rPr>
            </w:pPr>
          </w:p>
        </w:tc>
        <w:tc>
          <w:tcPr>
            <w:tcW w:w="8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6EF884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传真</w:t>
            </w:r>
          </w:p>
        </w:tc>
        <w:tc>
          <w:tcPr>
            <w:tcW w:w="431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9B879EB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91DF7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80" w:hRule="atLeast"/>
          <w:jc w:val="center"/>
        </w:trPr>
        <w:tc>
          <w:tcPr>
            <w:tcW w:w="1200" w:type="dxa"/>
            <w:vMerge w:val="restar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E0F219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项目承担咨询机构信息</w:t>
            </w:r>
          </w:p>
          <w:p w14:paraId="29E709BA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（乙方）</w:t>
            </w:r>
          </w:p>
        </w:tc>
        <w:tc>
          <w:tcPr>
            <w:tcW w:w="212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4644CC">
            <w:pPr>
              <w:widowControl/>
              <w:ind w:left="-120" w:leftChars="-57" w:right="-109" w:rightChars="-52" w:firstLine="18" w:firstLineChars="8"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项目承担</w:t>
            </w:r>
          </w:p>
          <w:p w14:paraId="72B6C128">
            <w:pPr>
              <w:widowControl/>
              <w:ind w:left="-120" w:leftChars="-57" w:right="-109" w:rightChars="-52" w:firstLine="18" w:firstLineChars="8"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咨询机构名称</w:t>
            </w:r>
          </w:p>
        </w:tc>
        <w:tc>
          <w:tcPr>
            <w:tcW w:w="5193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64D7FBAA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国网江苏电力设计咨询有限公司徐州勘测设计分公司</w:t>
            </w:r>
          </w:p>
        </w:tc>
      </w:tr>
      <w:tr w14:paraId="240AF1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67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FEA81D">
            <w:pPr>
              <w:widowControl/>
              <w:jc w:val="left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</w:p>
        </w:tc>
        <w:tc>
          <w:tcPr>
            <w:tcW w:w="2129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BE60BD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项目承担咨询机构</w:t>
            </w:r>
          </w:p>
          <w:p w14:paraId="54D37EEC">
            <w:pPr>
              <w:widowControl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项目管理负责人</w:t>
            </w:r>
          </w:p>
        </w:tc>
        <w:tc>
          <w:tcPr>
            <w:tcW w:w="8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B9D9AB">
            <w:pPr>
              <w:widowControl/>
              <w:jc w:val="center"/>
              <w:rPr>
                <w:rFonts w:hint="default"/>
                <w:color w:val="000000"/>
                <w:kern w:val="0"/>
                <w:sz w:val="22"/>
              </w:rPr>
            </w:pPr>
            <w:r>
              <w:rPr>
                <w:rFonts w:ascii="宋体" w:hAnsi="宋体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FAEB30">
            <w:pPr>
              <w:widowControl/>
              <w:jc w:val="center"/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许彦</w:t>
            </w:r>
          </w:p>
        </w:tc>
        <w:tc>
          <w:tcPr>
            <w:tcW w:w="8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79D507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性别</w:t>
            </w:r>
          </w:p>
        </w:tc>
        <w:tc>
          <w:tcPr>
            <w:tcW w:w="8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495BD1">
            <w:pPr>
              <w:widowControl/>
              <w:jc w:val="center"/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男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254D9F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年龄</w:t>
            </w:r>
          </w:p>
        </w:tc>
        <w:tc>
          <w:tcPr>
            <w:tcW w:w="8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E642819">
            <w:pPr>
              <w:widowControl/>
              <w:jc w:val="center"/>
              <w:rPr>
                <w:rFonts w:hint="default" w:ascii="仿宋_GB2312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lang w:val="en-US" w:eastAsia="zh-CN"/>
              </w:rPr>
              <w:t>42</w:t>
            </w:r>
          </w:p>
        </w:tc>
      </w:tr>
      <w:tr w14:paraId="44FD77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30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7F96B2">
            <w:pPr>
              <w:widowControl/>
              <w:jc w:val="center"/>
              <w:rPr>
                <w:rFonts w:hint="default" w:eastAsia="Times New Roman"/>
                <w:color w:val="000000"/>
              </w:rPr>
            </w:pPr>
          </w:p>
        </w:tc>
        <w:tc>
          <w:tcPr>
            <w:tcW w:w="2129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C558ED">
            <w:pPr>
              <w:widowControl/>
              <w:jc w:val="center"/>
              <w:rPr>
                <w:rFonts w:hint="default" w:eastAsia="Times New Roman"/>
                <w:color w:val="000000"/>
              </w:rPr>
            </w:pPr>
          </w:p>
        </w:tc>
        <w:tc>
          <w:tcPr>
            <w:tcW w:w="8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A1CA0F4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专业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FF909B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  <w:t>电力系统及其自动化</w:t>
            </w:r>
          </w:p>
        </w:tc>
        <w:tc>
          <w:tcPr>
            <w:tcW w:w="8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660C67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学历</w:t>
            </w:r>
          </w:p>
        </w:tc>
        <w:tc>
          <w:tcPr>
            <w:tcW w:w="8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89D4C1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  <w:t>硕士研究生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2CA9F9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职称</w:t>
            </w:r>
          </w:p>
        </w:tc>
        <w:tc>
          <w:tcPr>
            <w:tcW w:w="8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483C426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  <w:t>高级工程师</w:t>
            </w:r>
          </w:p>
        </w:tc>
      </w:tr>
      <w:tr w14:paraId="637864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3" w:hRule="atLeast"/>
          <w:jc w:val="center"/>
        </w:trPr>
        <w:tc>
          <w:tcPr>
            <w:tcW w:w="1200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4197698">
            <w:pPr>
              <w:widowControl/>
              <w:jc w:val="left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D55D18">
            <w:pPr>
              <w:widowControl/>
              <w:ind w:right="-69" w:rightChars="-33"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咨询团队</w:t>
            </w:r>
          </w:p>
          <w:p w14:paraId="665C5E5F">
            <w:pPr>
              <w:widowControl/>
              <w:ind w:right="-69" w:rightChars="-33"/>
              <w:jc w:val="center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/>
                <w:b/>
                <w:color w:val="000000"/>
                <w:kern w:val="0"/>
                <w:sz w:val="22"/>
              </w:rPr>
              <w:t>人数</w:t>
            </w:r>
          </w:p>
        </w:tc>
        <w:tc>
          <w:tcPr>
            <w:tcW w:w="7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F354D9F">
            <w:pPr>
              <w:widowControl/>
              <w:jc w:val="left"/>
              <w:rPr>
                <w:rFonts w:hint="default" w:ascii="仿宋_GB2312" w:hAnsi="宋体" w:eastAsia="仿宋_GB2312"/>
                <w:b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kern w:val="0"/>
                <w:sz w:val="22"/>
                <w:lang w:val="en-US" w:eastAsia="zh-CN"/>
              </w:rPr>
              <w:t>10</w:t>
            </w:r>
          </w:p>
        </w:tc>
        <w:tc>
          <w:tcPr>
            <w:tcW w:w="8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D40AE6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高级</w:t>
            </w:r>
          </w:p>
          <w:p w14:paraId="64A120B0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职称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441B7C">
            <w:pPr>
              <w:widowControl/>
              <w:jc w:val="center"/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8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9D3BA09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中级</w:t>
            </w:r>
          </w:p>
          <w:p w14:paraId="3C330207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职称</w:t>
            </w:r>
          </w:p>
        </w:tc>
        <w:tc>
          <w:tcPr>
            <w:tcW w:w="8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E2EFA4D">
            <w:pPr>
              <w:widowControl/>
              <w:jc w:val="center"/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8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5228DD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初级</w:t>
            </w:r>
          </w:p>
          <w:p w14:paraId="5C5FEA8C">
            <w:pPr>
              <w:widowControl/>
              <w:jc w:val="center"/>
              <w:rPr>
                <w:rFonts w:hint="default" w:ascii="仿宋_GB2312" w:eastAsia="仿宋_GB2312" w:cs="Times New Roman"/>
                <w:color w:val="000000"/>
                <w:sz w:val="24"/>
              </w:rPr>
            </w:pPr>
            <w:r>
              <w:rPr>
                <w:rFonts w:ascii="仿宋_GB2312" w:eastAsia="仿宋_GB2312" w:cs="Times New Roman"/>
                <w:color w:val="000000"/>
                <w:sz w:val="24"/>
              </w:rPr>
              <w:t>职称</w:t>
            </w:r>
          </w:p>
        </w:tc>
        <w:tc>
          <w:tcPr>
            <w:tcW w:w="8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3DC4319">
            <w:pPr>
              <w:widowControl/>
              <w:jc w:val="center"/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color w:val="000000"/>
                <w:sz w:val="24"/>
                <w:lang w:val="en-US" w:eastAsia="zh-CN"/>
              </w:rPr>
              <w:t>1</w:t>
            </w:r>
          </w:p>
        </w:tc>
      </w:tr>
      <w:tr w14:paraId="252F59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27" w:hRule="atLeast"/>
          <w:jc w:val="center"/>
        </w:trPr>
        <w:tc>
          <w:tcPr>
            <w:tcW w:w="8522" w:type="dxa"/>
            <w:gridSpan w:val="9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 w14:paraId="76215D09">
            <w:pPr>
              <w:widowControl/>
              <w:snapToGrid w:val="0"/>
              <w:rPr>
                <w:rFonts w:hint="default" w:ascii="仿宋_GB2312" w:eastAsia="仿宋_GB2312"/>
                <w:b/>
                <w:color w:val="000000"/>
                <w:kern w:val="0"/>
                <w:sz w:val="24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30"/>
              </w:rPr>
              <w:t>一、主要研究思路与方法</w:t>
            </w:r>
          </w:p>
        </w:tc>
      </w:tr>
      <w:tr w14:paraId="150752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962" w:hRule="atLeast"/>
          <w:jc w:val="center"/>
        </w:trPr>
        <w:tc>
          <w:tcPr>
            <w:tcW w:w="8522" w:type="dxa"/>
            <w:gridSpan w:val="9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33173B8">
            <w:pPr>
              <w:widowControl/>
              <w:numPr>
                <w:ilvl w:val="0"/>
                <w:numId w:val="1"/>
              </w:numPr>
              <w:snapToGrid w:val="0"/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研究目的</w:t>
            </w:r>
          </w:p>
          <w:p w14:paraId="2EA38AB8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随着</w:t>
            </w:r>
            <w:ins w:id="0" w:author="许恒" w:date="2026-07-07T12:37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分布式</w:t>
              </w:r>
            </w:ins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新能源装机占比的持续提升，传统以刚性容载比为核心的电网规划方法在适应新能源波动性、反送电特性及消纳压力方面</w:t>
            </w:r>
            <w:ins w:id="1" w:author="许恒" w:date="2026-07-07T12:35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的</w:t>
              </w:r>
            </w:ins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局限性日益凸显。徐州作为江苏省典型新能源高渗透率地区，其110kV及以下电网面临主变“夏冬重载、春秋反送”的双向压力，容载比指标频繁越限，导致电网建设投资低效、项目决策困难。</w:t>
            </w:r>
          </w:p>
          <w:p w14:paraId="72FBC97B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本研究项目旨在从电网规划与投资决策协同优化角度，分析徐州典型地区新能源渗透水平与电网运行状态的耦合关系，量化</w:t>
            </w:r>
            <w:del w:id="2" w:author="许恒" w:date="2026-07-07T12:42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delText>严格执行</w:delText>
              </w:r>
            </w:del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传统容载比</w:t>
            </w:r>
            <w:ins w:id="3" w:author="许恒" w:date="2026-07-07T12:41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规范基准方案</w:t>
              </w:r>
            </w:ins>
            <w:del w:id="4" w:author="许恒" w:date="2026-07-07T12:41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delText>标准</w:delText>
              </w:r>
            </w:del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与</w:t>
            </w:r>
            <w:del w:id="5" w:author="许恒" w:date="2026-07-07T12:42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delText>采用</w:delText>
              </w:r>
            </w:del>
            <w:ins w:id="6" w:author="许恒" w:date="2026-07-07T12:43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差异化</w:t>
              </w:r>
            </w:ins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弹性容载比策略的全寿命周期成本差异，建立基于实际案例的经济技术决策模型，最终提出“一片一策”的弹性容载比规划建议，为提升徐州及类似地区电网规划的科学性、经济性与适应性提供技术支撑。</w:t>
            </w:r>
          </w:p>
          <w:p w14:paraId="11BD78BF">
            <w:pPr>
              <w:widowControl/>
              <w:numPr>
                <w:ilvl w:val="0"/>
                <w:numId w:val="1"/>
              </w:numPr>
              <w:snapToGrid w:val="0"/>
              <w:spacing w:line="360" w:lineRule="auto"/>
              <w:ind w:firstLine="482" w:firstLineChars="200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研究难点</w:t>
            </w:r>
          </w:p>
          <w:p w14:paraId="1D78AC60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firstLine="723" w:firstLineChars="300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1、多源异构数据的收集与标准化难度大</w:t>
            </w:r>
          </w:p>
          <w:p w14:paraId="58183648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本项目需收集的数据，涉及发展部、经研所、营销部等多个部门。各部门数据分类、管理方式不一致，部分历史数据存在缺失、更新不及时等问题。特别是低压配网接入的分布式光伏缺乏接入方案评审意见，缺少接入费用的估算，难以快速形成标准化、完整的数据库。</w:t>
            </w:r>
          </w:p>
          <w:p w14:paraId="2951F7AF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firstLine="723" w:firstLineChars="300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2、电网建设成本模型的建立难度大</w:t>
            </w:r>
          </w:p>
          <w:p w14:paraId="1EBA3FC4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电网建设成本涉及高电压等级建造成本（主变扩容）、低电压等级建造成本（线路、联络）、维护成本、电能损耗成本、残值等多个维度，各成本项与工程规模的关联关系复杂。需基于大量实际案例进行数据清洗、驱动因子识别和回归分析，建立参数化公式，工作量较大且模型精度需反复校验。</w:t>
            </w:r>
          </w:p>
          <w:p w14:paraId="46660733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firstLine="723" w:firstLineChars="300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3、不同片区特征的差异化分析难</w:t>
            </w:r>
          </w:p>
          <w:p w14:paraId="33C02ABF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需结合</w:t>
            </w:r>
            <w:ins w:id="7" w:author="许恒 [2]" w:date="2026-07-07T13:07:12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8" w:author="许恒 [2]" w:date="2026-07-07T13:07:12Z">
                    <w:rPr>
                      <w:rFonts w:hint="eastAsia"/>
                    </w:rPr>
                  </w:rPrChange>
                </w:rPr>
                <w:t>分布式新能源历</w:t>
              </w:r>
            </w:ins>
            <w:ins w:id="10" w:author="许恒 [2]" w:date="2026-07-07T13:07:12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11" w:author="许恒 [2]" w:date="2026-07-07T13:07:12Z">
                    <w:rPr>
                      <w:rFonts w:hint="eastAsia"/>
                    </w:rPr>
                  </w:rPrChange>
                </w:rPr>
                <w:t>史接入水平、历史负荷</w:t>
              </w:r>
            </w:ins>
            <w:ins w:id="13" w:author="许恒 [2]" w:date="2026-07-07T13:07:12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14" w:author="许恒 [2]" w:date="2026-07-07T13:07:12Z">
                    <w:rPr>
                      <w:rFonts w:hint="eastAsia"/>
                    </w:rPr>
                  </w:rPrChange>
                </w:rPr>
                <w:t>变化特征</w:t>
              </w:r>
            </w:ins>
            <w:del w:id="16" w:author="许恒 [2]" w:date="2026-07-07T13:07:12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delText>新能源发展预期、负荷增长阶段</w:delText>
              </w:r>
            </w:del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、现有网络结构等要素，针对不同片区开展差异化的容载比弹性分析，</w:t>
            </w:r>
            <w:ins w:id="17" w:author="许恒 [2]" w:date="2026-07-07T13:31:1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并且</w:t>
              </w:r>
            </w:ins>
            <w:ins w:id="18" w:author="许恒 [2]" w:date="2026-07-07T13:31:11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需要</w:t>
              </w:r>
            </w:ins>
            <w:del w:id="19" w:author="许恒 [2]" w:date="2026-07-07T13:30:22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delText>是否</w:delText>
              </w:r>
            </w:del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兼顾技术经济最优性与工程可操作性，难度较大。</w:t>
            </w:r>
          </w:p>
          <w:p w14:paraId="343F33D4">
            <w:pPr>
              <w:widowControl/>
              <w:numPr>
                <w:ilvl w:val="0"/>
                <w:numId w:val="1"/>
              </w:numPr>
              <w:snapToGrid w:val="0"/>
              <w:spacing w:line="360" w:lineRule="auto"/>
              <w:ind w:firstLine="482" w:firstLineChars="200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研究思路与方法</w:t>
            </w:r>
          </w:p>
          <w:p w14:paraId="146C0D98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数据库构建： 结合导则中对容载比的最新解读，系统收集并统计徐州典型新能源高渗透地区近五年110（35）kV主变负载率（区分夏冬季大负荷降压工况、春秋季小负荷升压工况）、源荷比、电量渗透率</w:t>
            </w:r>
            <w:ins w:id="20" w:author="许恒" w:date="2026-07-07T12:47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21" w:author="许恒" w:date="2026-07-07T12:47:00Z">
                    <w:rPr>
                      <w:rFonts w:hint="eastAsia"/>
                    </w:rPr>
                  </w:rPrChange>
                </w:rPr>
                <w:t>及</w:t>
              </w:r>
            </w:ins>
            <w:ins w:id="23" w:author="许恒" w:date="2026-07-07T12:47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24" w:author="许恒" w:date="2026-07-07T12:47:00Z">
                    <w:rPr>
                      <w:rFonts w:hint="eastAsia"/>
                    </w:rPr>
                  </w:rPrChange>
                </w:rPr>
                <w:t>片区联络度</w:t>
              </w:r>
            </w:ins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等指标。通过数据清洗与关联分析，构建“新能源渗透水平-电网运行状态”的基础数据库。</w:t>
            </w:r>
          </w:p>
          <w:p w14:paraId="2BA09231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成本模型构建： 收集典型地区10kV及以下分布式新能源送出、电网配套扩容等实际工程成本数据。识别成本驱动因子，采用回归分析等方法，建立参数化的电网建设总成本模型。在此模型基础上，量化两种场景的全寿命周期成本，采用年费用法折算</w:t>
            </w:r>
            <w:ins w:id="26" w:author="许恒" w:date="2026-07-07T12:50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27" w:author="许恒" w:date="2026-07-07T12:50:00Z">
                    <w:rPr>
                      <w:rFonts w:hint="eastAsia"/>
                    </w:rPr>
                  </w:rPrChange>
                </w:rPr>
                <w:t>将建设、</w:t>
              </w:r>
            </w:ins>
            <w:ins w:id="29" w:author="许恒" w:date="2026-07-07T12:50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30" w:author="许恒" w:date="2026-07-07T12:50:00Z">
                    <w:rPr>
                      <w:rFonts w:hint="eastAsia"/>
                    </w:rPr>
                  </w:rPrChange>
                </w:rPr>
                <w:t>运维、损耗与期末残值</w:t>
              </w:r>
            </w:ins>
            <w:ins w:id="32" w:author="许恒" w:date="2026-07-07T12:50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33" w:author="许恒" w:date="2026-07-07T12:50:00Z">
                    <w:rPr>
                      <w:rFonts w:hint="eastAsia"/>
                    </w:rPr>
                  </w:rPrChange>
                </w:rPr>
                <w:t>折算为</w:t>
              </w:r>
            </w:ins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可比经济技术指标：</w:t>
            </w:r>
          </w:p>
          <w:p w14:paraId="5FB05E8D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场景一：严格执行容载比≤2.0，通过加强中压配电网联络、配置储能等方式解决容量缺口。</w:t>
            </w:r>
          </w:p>
          <w:p w14:paraId="0861C817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场景二：采用弹性容载比策略，</w:t>
            </w:r>
            <w:ins w:id="35" w:author="许恒" w:date="2026-07-07T12:44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针</w:t>
              </w:r>
            </w:ins>
            <w:ins w:id="36" w:author="许恒" w:date="2026-07-07T12:44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  <w:rPrChange w:id="37" w:author="许恒" w:date="2026-07-07T12:44:00Z">
                    <w:rPr>
                      <w:rFonts w:hint="eastAsia"/>
                      <w:szCs w:val="22"/>
                      <w:lang w:val="en-US" w:eastAsia="zh-CN"/>
                    </w:rPr>
                  </w:rPrChange>
                </w:rPr>
                <w:t>对新能源高渗透、强反送片区</w:t>
              </w:r>
            </w:ins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允许一定范围内适度放宽容载比</w:t>
            </w:r>
            <w:ins w:id="39" w:author="许恒" w:date="2026-07-07T12:44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上限</w:t>
              </w:r>
            </w:ins>
            <w:ins w:id="40" w:author="许恒" w:date="2026-07-07T12:45:0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lang w:val="en-US" w:eastAsia="zh-CN"/>
                </w:rPr>
                <w:t>，</w:t>
              </w:r>
            </w:ins>
            <w:ins w:id="41" w:author="许恒 [2]" w:date="2026-07-07T13:50:2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42" w:author="许恒 [2]" w:date="2026-07-07T13:50:24Z">
                    <w:rPr>
                      <w:rFonts w:hint="eastAsia"/>
                    </w:rPr>
                  </w:rPrChange>
                </w:rPr>
                <w:t>在</w:t>
              </w:r>
            </w:ins>
            <w:ins w:id="44" w:author="许恒 [2]" w:date="2026-07-07T13:50:2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45" w:author="许恒 [2]" w:date="2026-07-07T13:50:24Z">
                    <w:rPr>
                      <w:rFonts w:hint="eastAsia"/>
                    </w:rPr>
                  </w:rPrChange>
                </w:rPr>
                <w:t>反向承载力校核和经济</w:t>
              </w:r>
            </w:ins>
            <w:ins w:id="47" w:author="许恒 [2]" w:date="2026-07-07T13:50:2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48" w:author="许恒 [2]" w:date="2026-07-07T13:50:24Z">
                    <w:rPr>
                      <w:rFonts w:hint="eastAsia"/>
                    </w:rPr>
                  </w:rPrChange>
                </w:rPr>
                <w:t>性论证约束下，形成差</w:t>
              </w:r>
            </w:ins>
            <w:ins w:id="50" w:author="许恒 [2]" w:date="2026-07-07T13:50:2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51" w:author="许恒 [2]" w:date="2026-07-07T13:50:24Z">
                    <w:rPr>
                      <w:rFonts w:hint="eastAsia"/>
                    </w:rPr>
                  </w:rPrChange>
                </w:rPr>
                <w:t>异化容载比推荐区间及</w:t>
              </w:r>
            </w:ins>
            <w:ins w:id="53" w:author="许恒 [2]" w:date="2026-07-07T13:50:2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54" w:author="许恒 [2]" w:date="2026-07-07T13:50:24Z">
                    <w:rPr>
                      <w:rFonts w:hint="eastAsia"/>
                    </w:rPr>
                  </w:rPrChange>
                </w:rPr>
                <w:t>配套技术方案</w:t>
              </w:r>
            </w:ins>
            <w:ins w:id="56" w:author="许恒" w:date="2026-07-07T12:45:00Z">
              <w:del w:id="57" w:author="许恒 [2]" w:date="2026-07-07T13:50:24Z">
                <w:r>
                  <w:rPr>
                    <w:rFonts w:hint="eastAsia" w:ascii="仿宋_GB2312" w:hAnsi="仿宋_GB2312" w:eastAsia="仿宋_GB2312" w:cs="仿宋_GB2312"/>
                    <w:sz w:val="24"/>
                    <w:szCs w:val="24"/>
                    <w:rPrChange w:id="58" w:author="许恒" w:date="2026-07-07T12:45:00Z">
                      <w:rPr>
                        <w:rFonts w:hint="eastAsia"/>
                      </w:rPr>
                    </w:rPrChange>
                  </w:rPr>
                  <w:delText>形成差异</w:delText>
                </w:r>
              </w:del>
            </w:ins>
            <w:ins w:id="61" w:author="许恒" w:date="2026-07-07T12:45:00Z">
              <w:del w:id="62" w:author="许恒 [2]" w:date="2026-07-07T13:50:24Z">
                <w:r>
                  <w:rPr>
                    <w:rFonts w:hint="eastAsia" w:ascii="仿宋_GB2312" w:hAnsi="仿宋_GB2312" w:eastAsia="仿宋_GB2312" w:cs="仿宋_GB2312"/>
                    <w:sz w:val="24"/>
                    <w:szCs w:val="24"/>
                    <w:rPrChange w:id="63" w:author="许恒" w:date="2026-07-07T12:45:00Z">
                      <w:rPr>
                        <w:rFonts w:hint="eastAsia"/>
                      </w:rPr>
                    </w:rPrChange>
                  </w:rPr>
                  <w:delText>化容载比推荐区间</w:delText>
                </w:r>
              </w:del>
            </w:ins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。</w:t>
            </w:r>
          </w:p>
          <w:p w14:paraId="452FBA8C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界定容载比弹性范围，引入新能源消纳、地区线路投资成本等约束条件，建立弹性容载比与新能源渗透率、负载率等约束条件的量化关系模型。</w:t>
            </w:r>
          </w:p>
          <w:p w14:paraId="388F0A10">
            <w:pPr>
              <w:ind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弹性指标定义方法：</w:t>
            </w:r>
          </w:p>
          <w:p w14:paraId="325229FF">
            <w:pPr>
              <w:pStyle w:val="2"/>
              <w:numPr>
                <w:ilvl w:val="0"/>
                <w:numId w:val="2"/>
              </w:numP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依据导则，确定容载比取值弹性区间及边界条件；</w:t>
            </w:r>
          </w:p>
          <w:p w14:paraId="3E13EE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引入新能源消纳等约束，建立其与容载比的函数关系</w:t>
            </w:r>
          </w:p>
          <w:p w14:paraId="0BCD1CF8">
            <w:pPr>
              <w:pStyle w:val="2"/>
              <w:numPr>
                <w:ilvl w:val="0"/>
                <w:numId w:val="2"/>
              </w:numPr>
              <w:ind w:left="0" w:leftChars="0"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提出适用于高渗透率地区的弹性容载比指标体系</w:t>
            </w:r>
          </w:p>
          <w:p w14:paraId="5FA1FFE3">
            <w:pPr>
              <w:numPr>
                <w:ilvl w:val="0"/>
                <w:numId w:val="0"/>
              </w:numPr>
              <w:ind w:leftChars="20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差异化片区划分方法：</w:t>
            </w:r>
          </w:p>
          <w:p w14:paraId="1CAB99FF">
            <w:pPr>
              <w:pStyle w:val="2"/>
              <w:numPr>
                <w:ilvl w:val="0"/>
                <w:numId w:val="3"/>
              </w:numPr>
              <w:rPr>
                <w:ins w:id="66" w:author="许恒 [2]" w:date="2026-07-07T13:51:30Z"/>
                <w:rFonts w:hint="eastAsia" w:ascii="仿宋_GB2312" w:hAnsi="仿宋_GB2312" w:eastAsia="仿宋_GB2312" w:cs="仿宋_GB2312"/>
                <w:sz w:val="24"/>
                <w:szCs w:val="24"/>
                <w:rPrChange w:id="67" w:author="许恒 [2]" w:date="2026-07-07T13:51:30Z">
                  <w:rPr>
                    <w:ins w:id="68" w:author="许恒 [2]" w:date="2026-07-07T13:51:30Z"/>
                    <w:rFonts w:hint="eastAsia"/>
                  </w:rPr>
                </w:rPrChange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按</w:t>
            </w:r>
            <w:ins w:id="69" w:author="许恒 [2]" w:date="2026-07-07T13:51:3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70" w:author="许恒 [2]" w:date="2026-07-07T13:51:30Z">
                    <w:rPr>
                      <w:rFonts w:hint="eastAsia"/>
                    </w:rPr>
                  </w:rPrChange>
                </w:rPr>
                <w:t>分布式新能源历史接</w:t>
              </w:r>
            </w:ins>
            <w:ins w:id="72" w:author="许恒 [2]" w:date="2026-07-07T13:51:3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73" w:author="许恒 [2]" w:date="2026-07-07T13:51:30Z">
                    <w:rPr>
                      <w:rFonts w:hint="eastAsia"/>
                    </w:rPr>
                  </w:rPrChange>
                </w:rPr>
                <w:t>入水平、负荷</w:t>
              </w:r>
            </w:ins>
            <w:ins w:id="75" w:author="许恒 [2]" w:date="2026-07-07T13:51:3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76" w:author="许恒 [2]" w:date="2026-07-07T13:51:30Z">
                    <w:rPr>
                      <w:rFonts w:hint="eastAsia"/>
                    </w:rPr>
                  </w:rPrChange>
                </w:rPr>
                <w:t>增长阶段、网络结构</w:t>
              </w:r>
            </w:ins>
            <w:ins w:id="78" w:author="许恒 [2]" w:date="2026-07-07T13:51:30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79" w:author="许恒 [2]" w:date="2026-07-07T13:51:30Z">
                    <w:rPr>
                      <w:rFonts w:hint="eastAsia"/>
                    </w:rPr>
                  </w:rPrChange>
                </w:rPr>
                <w:t>划分片区；</w:t>
              </w:r>
            </w:ins>
          </w:p>
          <w:p w14:paraId="0D0A70A7">
            <w:pPr>
              <w:pStyle w:val="2"/>
              <w:numPr>
                <w:ilvl w:val="0"/>
                <w:numId w:val="3"/>
              </w:numP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新能源发展预期、负荷增长阶段、网络结构划分片区；</w:t>
            </w:r>
          </w:p>
          <w:p w14:paraId="35321D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各片区独立评估弹性容载比适用范围；</w:t>
            </w:r>
          </w:p>
          <w:p w14:paraId="02538EE2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（3）形成"一片一策"的容载比弹性规划策略。</w:t>
            </w:r>
          </w:p>
          <w:p w14:paraId="2143E38D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最后基于成本模型和弹性指标体系，针对不同片区建立经济技术决策模型，在安全约束与经济最优间进行多目标求解，筛选推荐方案。</w:t>
            </w:r>
          </w:p>
          <w:p w14:paraId="3CEAD65B">
            <w:pPr>
              <w:widowControl/>
              <w:numPr>
                <w:ilvl w:val="0"/>
                <w:numId w:val="1"/>
              </w:numPr>
              <w:snapToGrid w:val="0"/>
              <w:spacing w:line="360" w:lineRule="auto"/>
              <w:ind w:firstLine="482" w:firstLineChars="200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研究创新点</w:t>
            </w:r>
          </w:p>
          <w:p w14:paraId="4F98E7A2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firstLine="723" w:firstLineChars="300"/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1、基于真实运行数据与工程造价的110kV主配协同规划</w:t>
            </w:r>
          </w:p>
          <w:p w14:paraId="69DE83CD">
            <w:pPr>
              <w:pStyle w:val="2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目前的研究多以 IEEE 33/123 中压网为对象，缺少针对 110 kV 主配协同场景的工程化研究。本课题拟以徐州 2021—2025 年完整时序运行数据与实际工程造价为基础，将研究尺度由现有文献多见的中低压/IEEE 测试系统，落到地方 110 kV 高压分区的多工况时序与主配协同。</w:t>
            </w:r>
          </w:p>
          <w:p w14:paraId="65A120FB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firstLine="723" w:firstLineChars="300"/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2、一片一策规划策略</w:t>
            </w:r>
          </w:p>
          <w:p w14:paraId="1242E7D5">
            <w:pPr>
              <w:pStyle w:val="2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针对不同片区的</w:t>
            </w:r>
            <w:ins w:id="81" w:author="许恒 [2]" w:date="2026-07-07T13:56:23Z">
              <w:r>
                <w:rPr>
                  <w:rFonts w:hint="eastAsia" w:ascii="仿宋_GB2312" w:hAnsi="仿宋_GB2312" w:eastAsia="仿宋_GB2312" w:cs="仿宋_GB2312"/>
                  <w:color w:val="auto"/>
                  <w:sz w:val="24"/>
                  <w:szCs w:val="24"/>
                  <w:u w:val="none"/>
                  <w:rPrChange w:id="82" w:author="许恒 [2]" w:date="2026-07-07T13:56:23Z">
                    <w:rPr>
                      <w:rFonts w:hint="eastAsia"/>
                    </w:rPr>
                  </w:rPrChange>
                </w:rPr>
                <w:t>分布式</w:t>
              </w:r>
            </w:ins>
            <w:ins w:id="84" w:author="许恒 [2]" w:date="2026-07-07T13:56:23Z">
              <w:r>
                <w:rPr>
                  <w:rFonts w:hint="eastAsia" w:ascii="仿宋_GB2312" w:hAnsi="仿宋_GB2312" w:eastAsia="仿宋_GB2312" w:cs="仿宋_GB2312"/>
                  <w:color w:val="auto"/>
                  <w:sz w:val="24"/>
                  <w:szCs w:val="24"/>
                  <w:u w:val="none"/>
                  <w:rPrChange w:id="85" w:author="许恒 [2]" w:date="2026-07-07T13:56:23Z">
                    <w:rPr>
                      <w:rFonts w:hint="eastAsia"/>
                    </w:rPr>
                  </w:rPrChange>
                </w:rPr>
                <w:t>新能源历史接入水平</w:t>
              </w:r>
            </w:ins>
            <w:del w:id="87" w:author="许恒 [2]" w:date="2026-07-07T13:56:23Z">
              <w:r>
                <w:rPr>
                  <w:rFonts w:hint="eastAsia" w:ascii="仿宋_GB2312" w:hAnsi="仿宋_GB2312" w:eastAsia="仿宋_GB2312" w:cs="仿宋_GB2312"/>
                  <w:color w:val="auto"/>
                  <w:sz w:val="24"/>
                  <w:szCs w:val="24"/>
                  <w:u w:val="none"/>
                  <w:lang w:val="en-US" w:eastAsia="zh-CN"/>
                </w:rPr>
                <w:delText>新能源发展预期</w:delText>
              </w:r>
            </w:del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、负荷增长阶段和网络结构差异，提出差异化容载比弹性规划策略，实现"一片一策"精细化管理，兼顾技术经济最优性与工程可操作性。</w:t>
            </w:r>
          </w:p>
          <w:p w14:paraId="68CAD8B2">
            <w:pPr>
              <w:widowControl/>
              <w:numPr>
                <w:ilvl w:val="0"/>
                <w:numId w:val="0"/>
              </w:numPr>
              <w:snapToGrid w:val="0"/>
              <w:spacing w:line="360" w:lineRule="auto"/>
              <w:ind w:firstLine="723" w:firstLineChars="300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3、基于历史数据回测的弹性容载比方法验证</w:t>
            </w:r>
          </w:p>
          <w:p w14:paraId="2D7A8D0C"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真实区域</w:t>
            </w:r>
            <w:ins w:id="88" w:author="许恒 [2]" w:date="2026-07-07T13:08:25Z">
              <w:r>
                <w:rPr>
                  <w:rFonts w:hint="eastAsia" w:ascii="仿宋_GB2312" w:hAnsi="仿宋_GB2312" w:eastAsia="仿宋_GB2312" w:cs="仿宋_GB2312"/>
                  <w:color w:val="auto"/>
                  <w:kern w:val="2"/>
                  <w:sz w:val="24"/>
                  <w:szCs w:val="24"/>
                  <w:u w:val="none"/>
                  <w:lang w:val="en-US" w:eastAsia="zh-CN" w:bidi="ar-SA"/>
                </w:rPr>
                <w:t>同时</w:t>
              </w:r>
            </w:ins>
            <w:ins w:id="89" w:author="许恒 [2]" w:date="2026-07-07T13:08:27Z">
              <w:r>
                <w:rPr>
                  <w:rFonts w:hint="eastAsia" w:ascii="仿宋_GB2312" w:hAnsi="仿宋_GB2312" w:eastAsia="仿宋_GB2312" w:cs="仿宋_GB2312"/>
                  <w:color w:val="auto"/>
                  <w:kern w:val="2"/>
                  <w:sz w:val="24"/>
                  <w:szCs w:val="24"/>
                  <w:u w:val="none"/>
                  <w:lang w:val="en-US" w:eastAsia="zh-CN" w:bidi="ar-SA"/>
                </w:rPr>
                <w:t>包含</w:t>
              </w:r>
            </w:ins>
            <w:del w:id="90" w:author="许恒 [2]" w:date="2026-07-07T13:08:23Z">
              <w:r>
                <w:rPr>
                  <w:rFonts w:hint="eastAsia" w:ascii="仿宋_GB2312" w:hAnsi="仿宋_GB2312" w:eastAsia="仿宋_GB2312" w:cs="仿宋_GB2312"/>
                  <w:color w:val="auto"/>
                  <w:kern w:val="2"/>
                  <w:sz w:val="24"/>
                  <w:szCs w:val="24"/>
                  <w:u w:val="none"/>
                  <w:lang w:val="en-US" w:eastAsia="zh-CN" w:bidi="ar-SA"/>
                </w:rPr>
                <w:delText>、含</w:delText>
              </w:r>
            </w:del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完整时序运行数据与工程造价，并以全寿命周期成本量化弹性边界的实证仍属稀缺。所以本课题计划利用历史片区可研数据，以“推荐区间覆盖实际容载比”为判据验证方法可行性，为弹性容载比优化方法的工程可靠性提供高效验证路径。</w:t>
            </w:r>
          </w:p>
        </w:tc>
      </w:tr>
    </w:tbl>
    <w:p w14:paraId="3CBA06EC">
      <w:pPr>
        <w:widowControl/>
        <w:rPr>
          <w:rFonts w:hint="default" w:ascii="仿宋_GB2312" w:eastAsia="仿宋_GB2312"/>
          <w:b/>
          <w:color w:val="000000"/>
          <w:kern w:val="0"/>
        </w:rPr>
      </w:pPr>
      <w:r>
        <w:rPr>
          <w:rFonts w:hint="default" w:ascii="仿宋_GB2312" w:eastAsia="仿宋_GB2312"/>
          <w:b/>
          <w:color w:val="000000"/>
          <w:kern w:val="0"/>
          <w:sz w:val="30"/>
        </w:rPr>
        <w:br w:type="page"/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5"/>
      </w:tblGrid>
      <w:tr w14:paraId="72C666BD">
        <w:trPr>
          <w:wBefore w:w="0" w:type="dxa"/>
          <w:trHeight w:val="530" w:hRule="atLeast"/>
          <w:jc w:val="center"/>
        </w:trPr>
        <w:tc>
          <w:tcPr>
            <w:tcW w:w="8925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35D308CD">
            <w:pPr>
              <w:widowControl/>
              <w:rPr>
                <w:rFonts w:hint="default" w:ascii="仿宋_GB2312" w:eastAsia="仿宋_GB2312"/>
                <w:color w:val="000000"/>
                <w:kern w:val="0"/>
                <w:sz w:val="30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30"/>
              </w:rPr>
              <w:t>二、主要研究成果内容</w:t>
            </w:r>
          </w:p>
        </w:tc>
      </w:tr>
      <w:tr w14:paraId="04F82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2521" w:hRule="atLeast"/>
          <w:jc w:val="center"/>
        </w:trPr>
        <w:tc>
          <w:tcPr>
            <w:tcW w:w="8925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424B4869">
            <w:pPr>
              <w:widowControl/>
              <w:snapToGrid w:val="0"/>
              <w:spacing w:line="360" w:lineRule="auto"/>
              <w:jc w:val="left"/>
              <w:rPr>
                <w:rFonts w:ascii="仿宋_GB2312" w:eastAsia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eastAsia="仿宋_GB2312"/>
                <w:color w:val="000000"/>
                <w:kern w:val="0"/>
                <w:sz w:val="24"/>
              </w:rPr>
              <w:t>（一）研究框架</w:t>
            </w:r>
          </w:p>
          <w:p w14:paraId="22295406">
            <w:pPr>
              <w:widowControl/>
              <w:spacing w:line="360" w:lineRule="auto"/>
              <w:ind w:left="482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本项目的具体研究框架如下：</w:t>
            </w:r>
          </w:p>
          <w:p w14:paraId="5FDC27E8">
            <w:pPr>
              <w:tabs>
                <w:tab w:val="right" w:leader="dot" w:pos="8925"/>
              </w:tabs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  <w:t>第一章 绪论</w:t>
            </w:r>
          </w:p>
          <w:p w14:paraId="0E491D97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1.1 研究背景与意义</w:t>
            </w:r>
          </w:p>
          <w:p w14:paraId="13C6F334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2 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研究范围与对象</w:t>
            </w:r>
          </w:p>
          <w:p w14:paraId="28368C86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1.3 研究目标与内容</w:t>
            </w:r>
          </w:p>
          <w:p w14:paraId="64DBCBB1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1.4 研究方法与技术路线</w:t>
            </w:r>
          </w:p>
          <w:p w14:paraId="737B4A6A">
            <w:pPr>
              <w:tabs>
                <w:tab w:val="right" w:leader="dot" w:pos="8925"/>
              </w:tabs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  <w:t>第二章 文献综述与理论基础</w:t>
            </w:r>
          </w:p>
          <w:p w14:paraId="01D74F60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2.1 国内外研究现状</w:t>
            </w:r>
          </w:p>
          <w:p w14:paraId="1740A137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2.2 核心概念与理论基础</w:t>
            </w:r>
          </w:p>
          <w:p w14:paraId="78A3CE72">
            <w:pPr>
              <w:tabs>
                <w:tab w:val="right" w:leader="dot" w:pos="8925"/>
              </w:tabs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  <w:t>第三章 徐州典型地区“新能源—电网”运行特征分析</w:t>
            </w:r>
          </w:p>
          <w:p w14:paraId="32D5FD6F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3.1 徐州新能源发展与电力负荷概况</w:t>
            </w:r>
          </w:p>
          <w:p w14:paraId="7E90FFB3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3.2 主变负载率多工况统计分析</w:t>
            </w:r>
          </w:p>
          <w:p w14:paraId="7261C8B0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3.3 源荷比、电量渗透率与容载比的关联规律</w:t>
            </w:r>
          </w:p>
          <w:p w14:paraId="7C135D79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3.4 “新能源渗透水平—电网运行状态”数据库的构建</w:t>
            </w:r>
          </w:p>
          <w:p w14:paraId="3A21CE65">
            <w:pPr>
              <w:tabs>
                <w:tab w:val="right" w:leader="dot" w:pos="8925"/>
              </w:tabs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  <w:t>第四章 基于实际工程的电网建设成本模型</w:t>
            </w:r>
          </w:p>
          <w:p w14:paraId="5DFEBADE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4.1 分布式新能源配套工程成本数据收集与处理</w:t>
            </w:r>
          </w:p>
          <w:p w14:paraId="0438502E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4.2 成本驱动因子识别与参数化模型建立</w:t>
            </w:r>
          </w:p>
          <w:p w14:paraId="16D4A243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4.3 刚性容载比场景全寿命周期成本测算</w:t>
            </w:r>
          </w:p>
          <w:p w14:paraId="2EBB6199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4.4 弹性容载比场景全寿命周期成本测算</w:t>
            </w:r>
          </w:p>
          <w:p w14:paraId="280A6EBC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4.5 两场景经济技术对比与决策案例库形成</w:t>
            </w:r>
          </w:p>
          <w:p w14:paraId="34A546AB">
            <w:pPr>
              <w:tabs>
                <w:tab w:val="right" w:leader="dot" w:pos="8925"/>
              </w:tabs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  <w:t>第五章 “一片一策”弹性容载比规划建议</w:t>
            </w:r>
          </w:p>
          <w:p w14:paraId="3EF996F7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 xml:space="preserve">5.1 </w:t>
            </w:r>
            <w:ins w:id="91" w:author="许恒 [2]" w:date="2026-07-07T13:08:5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92" w:author="许恒 [2]" w:date="2026-07-07T13:08:54Z">
                    <w:rPr>
                      <w:rFonts w:hint="eastAsia"/>
                    </w:rPr>
                  </w:rPrChange>
                </w:rPr>
                <w:t>历史负荷</w:t>
              </w:r>
            </w:ins>
            <w:ins w:id="94" w:author="许恒 [2]" w:date="2026-07-07T13:08:5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95" w:author="许恒 [2]" w:date="2026-07-07T13:08:54Z">
                    <w:rPr>
                      <w:rFonts w:hint="eastAsia"/>
                    </w:rPr>
                  </w:rPrChange>
                </w:rPr>
                <w:t>与分布式光伏接入特征</w:t>
              </w:r>
            </w:ins>
            <w:ins w:id="97" w:author="许恒 [2]" w:date="2026-07-07T13:08:54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98" w:author="许恒 [2]" w:date="2026-07-07T13:08:54Z">
                    <w:rPr>
                      <w:rFonts w:hint="eastAsia"/>
                    </w:rPr>
                  </w:rPrChange>
                </w:rPr>
                <w:t>分析</w:t>
              </w:r>
            </w:ins>
            <w:del w:id="100" w:author="许恒 [2]" w:date="2026-07-07T13:08:54Z">
              <w:r>
                <w:rPr>
                  <w:rFonts w:hint="eastAsia" w:ascii="仿宋_GB2312" w:hAnsi="仿宋_GB2312" w:eastAsia="仿宋_GB2312" w:cs="仿宋_GB2312"/>
                  <w:kern w:val="2"/>
                  <w:sz w:val="24"/>
                  <w:szCs w:val="24"/>
                  <w:lang w:val="en-US" w:eastAsia="zh-CN" w:bidi="ar-SA"/>
                </w:rPr>
                <w:delText>典型片区负荷与分布式光伏预测</w:delText>
              </w:r>
            </w:del>
          </w:p>
          <w:p w14:paraId="2625FFA9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 xml:space="preserve">5.2 </w:t>
            </w:r>
            <w:ins w:id="101" w:author="许恒 [2]" w:date="2026-07-07T13:57:11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102" w:author="许恒 [2]" w:date="2026-07-07T13:57:11Z">
                    <w:rPr>
                      <w:rFonts w:hint="eastAsia"/>
                    </w:rPr>
                  </w:rPrChange>
                </w:rPr>
                <w:t>含正向容载比与反</w:t>
              </w:r>
            </w:ins>
            <w:ins w:id="104" w:author="许恒 [2]" w:date="2026-07-07T13:57:11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105" w:author="许恒 [2]" w:date="2026-07-07T13:57:11Z">
                    <w:rPr>
                      <w:rFonts w:hint="eastAsia"/>
                    </w:rPr>
                  </w:rPrChange>
                </w:rPr>
                <w:t>向承载力协同约束的</w:t>
              </w:r>
            </w:ins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弹性规划评价指标体系设计</w:t>
            </w:r>
          </w:p>
          <w:p w14:paraId="0BC41E8C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5.3 基于层次分析法的指标赋权</w:t>
            </w:r>
          </w:p>
          <w:p w14:paraId="271FB684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5.4 不同片区类型的容载比推荐区间及技术方案组合</w:t>
            </w:r>
          </w:p>
          <w:p w14:paraId="3B9C4CD5">
            <w:pPr>
              <w:tabs>
                <w:tab w:val="right" w:leader="dot" w:pos="8925"/>
              </w:tabs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4"/>
                <w:szCs w:val="24"/>
                <w:lang w:val="en-US" w:eastAsia="zh-CN" w:bidi="ar-SA"/>
              </w:rPr>
              <w:t>第六章 典型案例验证</w:t>
            </w:r>
          </w:p>
          <w:p w14:paraId="58C1069A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6.1 刚性规划方案复盘（以某高渗透率片区为例）</w:t>
            </w:r>
          </w:p>
          <w:p w14:paraId="197E5193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 xml:space="preserve">6.2 </w:t>
            </w:r>
            <w:ins w:id="107" w:author="许恒 [2]" w:date="2026-07-07T13:57:42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108" w:author="许恒 [2]" w:date="2026-07-07T13:57:42Z">
                    <w:rPr>
                      <w:rFonts w:hint="eastAsia"/>
                    </w:rPr>
                  </w:rPrChange>
                </w:rPr>
                <w:t>含反向承载力校核</w:t>
              </w:r>
            </w:ins>
            <w:ins w:id="110" w:author="许恒 [2]" w:date="2026-07-07T13:57:42Z">
              <w:r>
                <w:rPr>
                  <w:rFonts w:hint="eastAsia" w:ascii="仿宋_GB2312" w:hAnsi="仿宋_GB2312" w:eastAsia="仿宋_GB2312" w:cs="仿宋_GB2312"/>
                  <w:sz w:val="24"/>
                  <w:szCs w:val="24"/>
                  <w:rPrChange w:id="111" w:author="许恒 [2]" w:date="2026-07-07T13:57:42Z">
                    <w:rPr>
                      <w:rFonts w:hint="eastAsia"/>
                    </w:rPr>
                  </w:rPrChange>
                </w:rPr>
                <w:t>的</w:t>
              </w:r>
            </w:ins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弹性容载比方案设计与对比</w:t>
            </w:r>
          </w:p>
          <w:p w14:paraId="111D6359">
            <w:pPr>
              <w:tabs>
                <w:tab w:val="right" w:leader="dot" w:pos="8925"/>
              </w:tabs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6.3 效果评估与方法有效性验证</w:t>
            </w:r>
          </w:p>
          <w:p w14:paraId="4B4A2159">
            <w:pPr>
              <w:tabs>
                <w:tab w:val="right" w:leader="dot" w:pos="8925"/>
              </w:tabs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第七章 结论与展望</w:t>
            </w:r>
          </w:p>
          <w:p w14:paraId="17BC2878">
            <w:pPr>
              <w:widowControl/>
              <w:snapToGrid w:val="0"/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（二）研究成果</w:t>
            </w:r>
          </w:p>
          <w:p w14:paraId="33662042">
            <w:pPr>
              <w:widowControl/>
              <w:snapToGrid w:val="0"/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基于研究目标和研究任务，按照双方商定结果，课题预期研究成果如下：</w:t>
            </w:r>
          </w:p>
          <w:p w14:paraId="51063FB8">
            <w:pPr>
              <w:widowControl/>
              <w:snapToGrid w:val="0"/>
              <w:spacing w:line="360" w:lineRule="auto"/>
              <w:ind w:firstLine="480" w:firstLineChars="200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（1）提交《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徐州地区分布式新能源高渗透率地区110kV电网容载比弹性指标优化研究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》报告1份。</w:t>
            </w:r>
          </w:p>
          <w:p w14:paraId="4CAED3BD">
            <w:pPr>
              <w:widowControl/>
              <w:snapToGrid w:val="0"/>
              <w:spacing w:line="360" w:lineRule="auto"/>
              <w:ind w:firstLine="480" w:firstLineChars="200"/>
              <w:rPr>
                <w:rFonts w:ascii="仿宋_GB2312" w:eastAsia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（2）录用或发表期刊论文1篇。</w:t>
            </w:r>
          </w:p>
          <w:p w14:paraId="57725A64">
            <w:pPr>
              <w:widowControl/>
              <w:snapToGrid w:val="0"/>
              <w:spacing w:line="360" w:lineRule="auto"/>
              <w:rPr>
                <w:rFonts w:hint="default" w:ascii="仿宋_GB2312" w:eastAsia="仿宋_GB2312"/>
                <w:color w:val="000000"/>
                <w:kern w:val="0"/>
                <w:sz w:val="28"/>
              </w:rPr>
            </w:pPr>
          </w:p>
        </w:tc>
      </w:tr>
    </w:tbl>
    <w:p w14:paraId="41EE6222">
      <w:pPr>
        <w:widowControl/>
        <w:jc w:val="left"/>
        <w:rPr>
          <w:rFonts w:hint="default" w:ascii="仿宋_GB2312" w:eastAsia="仿宋_GB2312"/>
          <w:b/>
          <w:color w:val="000000"/>
          <w:kern w:val="0"/>
        </w:rPr>
      </w:pPr>
      <w:r>
        <w:rPr>
          <w:rFonts w:hint="default" w:ascii="仿宋_GB2312" w:eastAsia="仿宋_GB2312"/>
          <w:b/>
          <w:color w:val="000000"/>
          <w:kern w:val="0"/>
          <w:sz w:val="30"/>
        </w:rPr>
        <w:br w:type="page"/>
      </w:r>
    </w:p>
    <w:tbl>
      <w:tblPr>
        <w:tblStyle w:val="1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3317"/>
        <w:gridCol w:w="1643"/>
        <w:gridCol w:w="1069"/>
        <w:gridCol w:w="1230"/>
        <w:gridCol w:w="595"/>
      </w:tblGrid>
      <w:tr w14:paraId="2E386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510" w:hRule="atLeast"/>
          <w:jc w:val="center"/>
        </w:trPr>
        <w:tc>
          <w:tcPr>
            <w:tcW w:w="0" w:type="auto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A6C29C">
            <w:pPr>
              <w:widowControl/>
              <w:jc w:val="left"/>
              <w:rPr>
                <w:rFonts w:hint="default" w:ascii="仿宋_GB2312" w:eastAsia="仿宋_GB2312"/>
                <w:color w:val="000000"/>
                <w:kern w:val="0"/>
                <w:sz w:val="30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30"/>
              </w:rPr>
              <w:t>三、项目研究工作计划</w:t>
            </w:r>
          </w:p>
        </w:tc>
      </w:tr>
      <w:tr w14:paraId="39A52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51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466FE3">
            <w:pPr>
              <w:widowControl/>
              <w:jc w:val="center"/>
              <w:rPr>
                <w:rFonts w:hint="default" w:ascii="仿宋_GB2312" w:eastAsia="仿宋_GB2312"/>
                <w:b/>
                <w:color w:val="000000"/>
                <w:kern w:val="0"/>
                <w:sz w:val="24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24"/>
              </w:rPr>
              <w:t>工作阶段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3318D7">
            <w:pPr>
              <w:widowControl/>
              <w:jc w:val="center"/>
              <w:rPr>
                <w:rFonts w:hint="default" w:ascii="仿宋_GB2312" w:eastAsia="仿宋_GB2312"/>
                <w:b/>
                <w:color w:val="000000"/>
                <w:kern w:val="0"/>
                <w:sz w:val="24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24"/>
              </w:rPr>
              <w:t>主要工作内容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24EDBD">
            <w:pPr>
              <w:widowControl/>
              <w:jc w:val="center"/>
              <w:rPr>
                <w:rFonts w:hint="default" w:ascii="仿宋_GB2312" w:eastAsia="仿宋_GB2312"/>
                <w:b/>
                <w:color w:val="000000"/>
                <w:kern w:val="0"/>
                <w:sz w:val="24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24"/>
              </w:rPr>
              <w:t>阶段成果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3D9C68C">
            <w:pPr>
              <w:widowControl/>
              <w:jc w:val="center"/>
              <w:rPr>
                <w:rFonts w:hint="default" w:ascii="仿宋_GB2312" w:eastAsia="仿宋_GB2312"/>
                <w:b/>
                <w:color w:val="000000"/>
                <w:kern w:val="0"/>
                <w:sz w:val="24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24"/>
              </w:rPr>
              <w:t>工作时间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2EA7C67">
            <w:pPr>
              <w:jc w:val="center"/>
              <w:rPr>
                <w:rFonts w:hint="default" w:ascii="仿宋_GB2312" w:eastAsia="仿宋_GB2312"/>
                <w:b/>
                <w:color w:val="000000"/>
                <w:kern w:val="0"/>
                <w:sz w:val="24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24"/>
              </w:rPr>
              <w:t>主要研究方法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AF81BC">
            <w:pPr>
              <w:jc w:val="center"/>
              <w:rPr>
                <w:rFonts w:hint="default" w:ascii="仿宋_GB2312" w:eastAsia="仿宋_GB2312"/>
                <w:b/>
                <w:color w:val="000000"/>
                <w:kern w:val="0"/>
                <w:sz w:val="24"/>
              </w:rPr>
            </w:pPr>
            <w:r>
              <w:rPr>
                <w:rFonts w:ascii="仿宋_GB2312" w:eastAsia="仿宋_GB2312"/>
                <w:b/>
                <w:color w:val="000000"/>
                <w:kern w:val="0"/>
                <w:sz w:val="24"/>
              </w:rPr>
              <w:t>负责人</w:t>
            </w:r>
          </w:p>
        </w:tc>
      </w:tr>
      <w:tr w14:paraId="25654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E3FF38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color w:val="000000"/>
                <w:lang w:val="en-US" w:eastAsia="zh-CN"/>
              </w:rPr>
              <w:t>第一阶段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D5FD84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系统收集徐州典型新能源高渗透地区近五年110（35）kV主变负载率（区分夏冬季大负荷降压工况、春秋季小负荷升压工况）、源荷比、电量渗透率等数据；收集典型地区10kV及以下分布式新能源送出及配套扩容工程成本数据。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E0686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完成基础数据收集与清洗；初步建立“新能源渗透水平—电网运行状态”数据集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709040F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2026年5-6月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4898AF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  <w:t>文献研究法、</w:t>
            </w: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调查研究</w:t>
            </w:r>
            <w:r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  <w:t>法、数据挖掘法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DCA204A">
            <w:pPr>
              <w:widowControl/>
              <w:jc w:val="center"/>
              <w:rPr>
                <w:rFonts w:hint="default" w:ascii="仿宋_GB2312" w:eastAsia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kern w:val="0"/>
                <w:sz w:val="24"/>
                <w:lang w:val="en-US" w:eastAsia="zh-CN"/>
              </w:rPr>
              <w:t>项目组全体成员</w:t>
            </w:r>
          </w:p>
        </w:tc>
      </w:tr>
      <w:tr w14:paraId="523B8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5989E2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color w:val="000000"/>
                <w:lang w:val="en-US" w:eastAsia="zh-CN"/>
              </w:rPr>
              <w:t>第二阶段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1B861C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对收集的运行数据进行统计分析，揭示主变负载率多工况变化规律及源荷比、电量渗透率与容载比的关联关系；对成本数据进行驱动因子识别。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857545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形成运行特征分析结论；完成“新能源渗透水平—电网运行状态”关联数据库构建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B5EBCDB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2026年7月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CC931C4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调查研究法、统计分析法、回归分析法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15D07A3">
            <w:pPr>
              <w:widowControl/>
              <w:jc w:val="center"/>
              <w:rPr>
                <w:rFonts w:hint="default" w:ascii="仿宋_GB2312" w:eastAsia="仿宋_GB2312"/>
                <w:color w:val="000000"/>
                <w:kern w:val="0"/>
                <w:sz w:val="24"/>
              </w:rPr>
            </w:pPr>
          </w:p>
        </w:tc>
      </w:tr>
      <w:tr w14:paraId="396AB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110E48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color w:val="000000"/>
                <w:lang w:val="en-US" w:eastAsia="zh-CN"/>
              </w:rPr>
              <w:t>第三阶段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40CD48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建立电网建设总成本参数化模型；量化刚性容载比场景（严格执行≤2.0，采用加强联络、配储等措施）与弹性容载比场景的全寿命周期成本；采用年费用法进行两场景经济技术对比。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119663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形成成本参数化模型；完成两场景全寿命周期成本测算及对比分析；形成决策案例库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B1DDFC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2026年8-9月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5EAB5C4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回归分析法、全寿命周期成本法、年费用法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C3FFAE2">
            <w:pPr>
              <w:widowControl/>
              <w:jc w:val="center"/>
              <w:rPr>
                <w:rFonts w:hint="default" w:ascii="仿宋_GB2312" w:eastAsia="仿宋_GB2312"/>
                <w:color w:val="000000"/>
                <w:kern w:val="0"/>
                <w:sz w:val="24"/>
              </w:rPr>
            </w:pPr>
          </w:p>
        </w:tc>
      </w:tr>
      <w:tr w14:paraId="4C5D8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20778F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color w:val="000000"/>
                <w:lang w:val="en-US" w:eastAsia="zh-CN"/>
              </w:rPr>
              <w:t>第四阶段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371F9C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ins w:id="113" w:author="许恒 [2]" w:date="2026-07-07T14:01:13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14" w:author="许恒 [2]" w:date="2026-07-07T14:01:13Z">
                    <w:rPr>
                      <w:rFonts w:hint="eastAsia"/>
                    </w:rPr>
                  </w:rPrChange>
                </w:rPr>
                <w:t>结合历史负荷曲线、分</w:t>
              </w:r>
            </w:ins>
            <w:ins w:id="116" w:author="许恒 [2]" w:date="2026-07-07T14:01:13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17" w:author="许恒 [2]" w:date="2026-07-07T14:01:13Z">
                    <w:rPr>
                      <w:rFonts w:hint="eastAsia"/>
                    </w:rPr>
                  </w:rPrChange>
                </w:rPr>
                <w:t>布式光伏历史装机与出</w:t>
              </w:r>
            </w:ins>
            <w:ins w:id="119" w:author="许恒 [2]" w:date="2026-07-07T14:01:13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20" w:author="许恒 [2]" w:date="2026-07-07T14:01:13Z">
                    <w:rPr>
                      <w:rFonts w:hint="eastAsia"/>
                    </w:rPr>
                  </w:rPrChange>
                </w:rPr>
                <w:t>力数据及历史方案回测</w:t>
              </w:r>
            </w:ins>
            <w:ins w:id="122" w:author="许恒 [2]" w:date="2026-07-07T14:01:13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23" w:author="许恒 [2]" w:date="2026-07-07T14:01:13Z">
                    <w:rPr>
                      <w:rFonts w:hint="eastAsia"/>
                    </w:rPr>
                  </w:rPrChange>
                </w:rPr>
                <w:t>结果，设立</w:t>
              </w:r>
            </w:ins>
            <w:del w:id="125" w:author="许恒 [2]" w:date="2026-07-07T14:01:13Z">
              <w:r>
                <w:rPr>
                  <w:rFonts w:hint="eastAsia" w:ascii="仿宋_GB2312" w:hAnsi="Calibri" w:eastAsia="仿宋_GB2312" w:cs="Times New Roman"/>
                  <w:color w:val="000000"/>
                  <w:lang w:val="en-US" w:eastAsia="zh-CN"/>
                </w:rPr>
                <w:delText>结合规划年份负荷及分布式光伏预测，</w:delText>
              </w:r>
            </w:del>
            <w:del w:id="126" w:author="许恒 [2]" w:date="2026-07-07T14:01:26Z">
              <w:r>
                <w:rPr>
                  <w:rFonts w:hint="eastAsia" w:ascii="仿宋_GB2312" w:hAnsi="Calibri" w:eastAsia="仿宋_GB2312" w:cs="Times New Roman"/>
                  <w:color w:val="000000"/>
                  <w:lang w:val="en-US" w:eastAsia="zh-CN"/>
                </w:rPr>
                <w:delText>设立</w:delText>
              </w:r>
            </w:del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弹性规划评价指标体系；采用层次分析法确定指标权重；根据不同片区类型初步提出容载比推荐区间及</w:t>
            </w:r>
            <w:ins w:id="127" w:author="许恒 [2]" w:date="2026-07-07T14:02:00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28" w:author="许恒 [2]" w:date="2026-07-07T14:02:00Z">
                    <w:rPr>
                      <w:rFonts w:hint="eastAsia"/>
                    </w:rPr>
                  </w:rPrChange>
                </w:rPr>
                <w:t>通过反向承载力校</w:t>
              </w:r>
            </w:ins>
            <w:ins w:id="130" w:author="许恒 [2]" w:date="2026-07-07T14:02:00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31" w:author="许恒 [2]" w:date="2026-07-07T14:02:00Z">
                    <w:rPr>
                      <w:rFonts w:hint="eastAsia"/>
                    </w:rPr>
                  </w:rPrChange>
                </w:rPr>
                <w:t>核的</w:t>
              </w:r>
            </w:ins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技术方案组合。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0947DC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形成弹性容载比规划建议草案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14BA013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2026年9-10月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F71896C">
            <w:pPr>
              <w:keepNext w:val="0"/>
              <w:keepLines w:val="0"/>
              <w:widowControl/>
              <w:suppressLineNumbers w:val="0"/>
              <w:jc w:val="left"/>
              <w:rPr>
                <w:ins w:id="133" w:author="许恒 [2]" w:date="2026-07-07T14:02:16Z"/>
              </w:rPr>
            </w:pPr>
            <w:ins w:id="134" w:author="许恒 [2]" w:date="2026-07-07T14:02:16Z">
              <w:r>
                <w:rPr>
                  <w:rFonts w:hint="eastAsia" w:ascii="宋体" w:hAnsi="宋体" w:eastAsia="宋体" w:cs="宋体"/>
                  <w:color w:val="C00000"/>
                  <w:kern w:val="0"/>
                  <w:sz w:val="22"/>
                  <w:szCs w:val="22"/>
                  <w:lang w:val="en-US" w:eastAsia="zh-CN" w:bidi="ar"/>
                </w:rPr>
                <w:t>回测法</w:t>
              </w:r>
            </w:ins>
          </w:p>
          <w:p w14:paraId="4488B69C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del w:id="135" w:author="许恒 [2]" w:date="2026-07-07T14:02:16Z">
              <w:r>
                <w:rPr>
                  <w:rFonts w:hint="eastAsia" w:ascii="仿宋_GB2312" w:hAnsi="Calibri" w:eastAsia="仿宋_GB2312" w:cs="Times New Roman"/>
                  <w:color w:val="000000"/>
                  <w:lang w:val="en-US" w:eastAsia="zh-CN"/>
                </w:rPr>
                <w:delText>预测分析法</w:delText>
              </w:r>
            </w:del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、层次分析法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DEDD3CA">
            <w:pPr>
              <w:widowControl/>
              <w:rPr>
                <w:rFonts w:hint="default" w:ascii="仿宋_GB2312" w:eastAsia="仿宋_GB2312"/>
                <w:color w:val="000000"/>
                <w:kern w:val="0"/>
                <w:sz w:val="24"/>
              </w:rPr>
            </w:pPr>
          </w:p>
        </w:tc>
      </w:tr>
      <w:tr w14:paraId="6D73C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BE1EFD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color w:val="000000"/>
                <w:lang w:val="en-US" w:eastAsia="zh-CN"/>
              </w:rPr>
              <w:t>第五阶段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E1B226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选取典型高渗透率片区开展刚性方案复盘</w:t>
            </w:r>
            <w:ins w:id="136" w:author="许恒 [2]" w:date="2026-07-07T14:02:56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37" w:author="许恒 [2]" w:date="2026-07-07T14:02:56Z">
                    <w:rPr>
                      <w:rFonts w:hint="eastAsia"/>
                    </w:rPr>
                  </w:rPrChange>
                </w:rPr>
                <w:t>、弹</w:t>
              </w:r>
            </w:ins>
            <w:ins w:id="139" w:author="许恒 [2]" w:date="2026-07-07T14:02:56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40" w:author="许恒 [2]" w:date="2026-07-07T14:02:56Z">
                    <w:rPr>
                      <w:rFonts w:hint="eastAsia"/>
                    </w:rPr>
                  </w:rPrChange>
                </w:rPr>
                <w:t>性方案对比验证、反向</w:t>
              </w:r>
            </w:ins>
            <w:ins w:id="142" w:author="许恒 [2]" w:date="2026-07-07T14:02:56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43" w:author="许恒 [2]" w:date="2026-07-07T14:02:56Z">
                    <w:rPr>
                      <w:rFonts w:hint="eastAsia"/>
                    </w:rPr>
                  </w:rPrChange>
                </w:rPr>
                <w:t>承载力校核和历史回</w:t>
              </w:r>
            </w:ins>
            <w:ins w:id="145" w:author="许恒 [2]" w:date="2026-07-07T14:02:56Z">
              <w:r>
                <w:rPr>
                  <w:rFonts w:hint="eastAsia" w:ascii="仿宋_GB2312" w:hAnsi="Calibri" w:eastAsia="仿宋_GB2312" w:cs="Times New Roman"/>
                  <w:color w:val="000000"/>
                  <w:lang w:eastAsia="zh-CN"/>
                  <w:rPrChange w:id="146" w:author="许恒 [2]" w:date="2026-07-07T14:02:56Z">
                    <w:rPr>
                      <w:rFonts w:hint="eastAsia"/>
                    </w:rPr>
                  </w:rPrChange>
                </w:rPr>
                <w:t>测；</w:t>
              </w:r>
            </w:ins>
            <w:del w:id="148" w:author="许恒 [2]" w:date="2026-07-07T14:02:56Z">
              <w:r>
                <w:rPr>
                  <w:rFonts w:hint="eastAsia" w:ascii="仿宋_GB2312" w:hAnsi="Calibri" w:eastAsia="仿宋_GB2312" w:cs="Times New Roman"/>
                  <w:color w:val="000000"/>
                  <w:lang w:val="en-US" w:eastAsia="zh-CN"/>
                </w:rPr>
                <w:delText>与弹性方案对比验证</w:delText>
              </w:r>
            </w:del>
            <w:del w:id="149" w:author="许恒 [2]" w:date="2026-07-07T14:03:03Z">
              <w:r>
                <w:rPr>
                  <w:rFonts w:hint="eastAsia" w:ascii="仿宋_GB2312" w:hAnsi="Calibri" w:eastAsia="仿宋_GB2312" w:cs="Times New Roman"/>
                  <w:color w:val="000000"/>
                  <w:lang w:val="en-US" w:eastAsia="zh-CN"/>
                </w:rPr>
                <w:delText>；</w:delText>
              </w:r>
            </w:del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完善“一片一策”规划建议；撰写并录用期刊论文1篇；完成总报告编制及项目验收。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FCD1A2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完成典型案例验证；通过项目验收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83D3538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2026年10-11月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F46361B">
            <w:pPr>
              <w:pStyle w:val="5"/>
              <w:ind w:right="144" w:firstLine="0" w:firstLineChars="0"/>
              <w:jc w:val="left"/>
              <w:rPr>
                <w:rFonts w:hint="default" w:ascii="仿宋_GB2312" w:hAnsi="Calibri" w:eastAsia="仿宋_GB2312" w:cs="Times New Roman"/>
                <w:color w:val="000000"/>
                <w:lang w:val="en-US" w:eastAsia="zh-CN"/>
              </w:rPr>
            </w:pPr>
            <w:r>
              <w:rPr>
                <w:rFonts w:hint="eastAsia" w:ascii="仿宋_GB2312" w:hAnsi="Calibri" w:eastAsia="仿宋_GB2312" w:cs="Times New Roman"/>
                <w:color w:val="000000"/>
                <w:lang w:val="en-US" w:eastAsia="zh-CN"/>
              </w:rPr>
              <w:t>案例分析法、对比验证法、评估应用法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450829">
            <w:pPr>
              <w:widowControl/>
              <w:rPr>
                <w:rFonts w:hint="default" w:ascii="仿宋_GB2312" w:eastAsia="仿宋_GB2312"/>
                <w:color w:val="000000"/>
                <w:kern w:val="0"/>
                <w:sz w:val="24"/>
              </w:rPr>
            </w:pPr>
          </w:p>
        </w:tc>
      </w:tr>
    </w:tbl>
    <w:p w14:paraId="79DF7EC4">
      <w:pPr>
        <w:widowControl/>
        <w:rPr>
          <w:rFonts w:hint="default" w:ascii="仿宋_GB2312" w:eastAsia="仿宋_GB2312"/>
          <w:color w:val="000000"/>
          <w:sz w:val="24"/>
        </w:rPr>
      </w:pPr>
      <w:r>
        <w:rPr>
          <w:rFonts w:ascii="仿宋_GB2312" w:eastAsia="仿宋_GB2312"/>
          <w:b/>
          <w:color w:val="000000"/>
          <w:sz w:val="24"/>
        </w:rPr>
        <w:t>编写要求</w:t>
      </w:r>
      <w:r>
        <w:rPr>
          <w:rFonts w:ascii="仿宋_GB2312" w:eastAsia="仿宋_GB2312"/>
          <w:color w:val="000000"/>
          <w:sz w:val="24"/>
        </w:rPr>
        <w:t>：</w:t>
      </w:r>
    </w:p>
    <w:p w14:paraId="4235FA9B">
      <w:pPr>
        <w:pStyle w:val="19"/>
        <w:rPr>
          <w:rFonts w:hint="default" w:ascii="仿宋_GB2312" w:eastAsia="仿宋_GB2312"/>
          <w:color w:val="000000"/>
          <w:sz w:val="24"/>
        </w:rPr>
      </w:pPr>
      <w:r>
        <w:rPr>
          <w:rFonts w:ascii="仿宋_GB2312" w:eastAsia="仿宋_GB2312"/>
          <w:color w:val="000000"/>
          <w:sz w:val="24"/>
        </w:rPr>
        <w:t xml:space="preserve">    1. 具体列出分时间段的阶段性计划研究内容；</w:t>
      </w:r>
    </w:p>
    <w:p w14:paraId="4B7BF2A9">
      <w:pPr>
        <w:pStyle w:val="19"/>
        <w:rPr>
          <w:rFonts w:hint="default" w:ascii="仿宋_GB2312" w:eastAsia="仿宋_GB2312"/>
          <w:color w:val="000000"/>
          <w:sz w:val="24"/>
        </w:rPr>
      </w:pPr>
      <w:r>
        <w:rPr>
          <w:rFonts w:ascii="仿宋_GB2312" w:eastAsia="仿宋_GB2312"/>
          <w:color w:val="000000"/>
          <w:sz w:val="24"/>
        </w:rPr>
        <w:t xml:space="preserve">    2. 明确阶段性研究成果的内容和提供形式，要具有可检查性。</w:t>
      </w:r>
    </w:p>
    <w:p w14:paraId="2940EC7B">
      <w:pPr>
        <w:widowControl/>
        <w:rPr>
          <w:rFonts w:hint="default" w:ascii="仿宋_GB2312" w:eastAsia="仿宋_GB2312"/>
          <w:b/>
          <w:color w:val="000000"/>
          <w:kern w:val="0"/>
        </w:rPr>
      </w:pPr>
      <w:r>
        <w:rPr>
          <w:rFonts w:hint="default" w:ascii="仿宋_GB2312" w:eastAsia="仿宋_GB2312"/>
          <w:b/>
          <w:color w:val="000000"/>
          <w:kern w:val="0"/>
          <w:sz w:val="30"/>
        </w:rPr>
        <w:br w:type="page"/>
      </w:r>
      <w:r>
        <w:rPr>
          <w:rFonts w:ascii="仿宋_GB2312" w:eastAsia="仿宋_GB2312"/>
          <w:b/>
          <w:color w:val="000000"/>
          <w:kern w:val="0"/>
          <w:sz w:val="30"/>
        </w:rPr>
        <w:t>四、咨询人员名单</w:t>
      </w:r>
    </w:p>
    <w:tbl>
      <w:tblPr>
        <w:tblStyle w:val="10"/>
        <w:tblW w:w="839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1265"/>
        <w:gridCol w:w="1331"/>
        <w:gridCol w:w="1504"/>
        <w:gridCol w:w="1808"/>
        <w:gridCol w:w="1736"/>
      </w:tblGrid>
      <w:tr w14:paraId="42193D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A45507A">
            <w:pPr>
              <w:spacing w:line="480" w:lineRule="exact"/>
              <w:jc w:val="left"/>
              <w:rPr>
                <w:rFonts w:hint="default" w:ascii="仿宋_GB2312" w:hAnsi="仿宋" w:eastAsia="仿宋_GB2312"/>
                <w:b/>
                <w:color w:val="000000"/>
                <w:sz w:val="24"/>
              </w:rPr>
            </w:pPr>
            <w:r>
              <w:rPr>
                <w:rFonts w:ascii="仿宋_GB2312" w:hAnsi="仿宋" w:eastAsia="仿宋_GB2312"/>
                <w:color w:val="000000"/>
                <w:sz w:val="24"/>
              </w:rPr>
              <w:t>序号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87BD7A4">
            <w:pPr>
              <w:spacing w:line="480" w:lineRule="exact"/>
              <w:ind w:firstLine="120" w:firstLineChars="50"/>
              <w:jc w:val="center"/>
              <w:rPr>
                <w:rFonts w:hint="default" w:ascii="仿宋_GB2312" w:hAnsi="仿宋" w:eastAsia="仿宋_GB2312"/>
                <w:b/>
                <w:color w:val="000000"/>
                <w:sz w:val="24"/>
              </w:rPr>
            </w:pPr>
            <w:r>
              <w:rPr>
                <w:rFonts w:ascii="仿宋_GB2312" w:hAnsi="仿宋" w:eastAsia="仿宋_GB2312"/>
                <w:color w:val="000000"/>
                <w:sz w:val="24"/>
              </w:rPr>
              <w:t>姓名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44BB3DF">
            <w:pPr>
              <w:spacing w:line="480" w:lineRule="exact"/>
              <w:jc w:val="center"/>
              <w:rPr>
                <w:rFonts w:hint="default" w:ascii="仿宋_GB2312" w:hAnsi="仿宋" w:eastAsia="仿宋_GB2312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职称或职务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F5F87B1">
            <w:pPr>
              <w:spacing w:line="480" w:lineRule="exact"/>
              <w:jc w:val="center"/>
              <w:rPr>
                <w:rFonts w:hint="default" w:ascii="仿宋_GB2312" w:hAnsi="仿宋" w:eastAsia="仿宋_GB2312"/>
                <w:b/>
                <w:color w:val="000000"/>
                <w:sz w:val="24"/>
              </w:rPr>
            </w:pPr>
            <w:r>
              <w:rPr>
                <w:rFonts w:ascii="仿宋_GB2312" w:hAnsi="仿宋" w:eastAsia="仿宋_GB2312"/>
                <w:color w:val="000000"/>
                <w:sz w:val="24"/>
              </w:rPr>
              <w:t>专业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2B7C45">
            <w:pPr>
              <w:spacing w:line="480" w:lineRule="exact"/>
              <w:jc w:val="center"/>
              <w:rPr>
                <w:rFonts w:hint="default" w:ascii="仿宋_GB2312" w:hAnsi="仿宋" w:eastAsia="仿宋_GB2312"/>
                <w:b/>
                <w:color w:val="000000"/>
                <w:sz w:val="24"/>
              </w:rPr>
            </w:pPr>
            <w:r>
              <w:rPr>
                <w:rFonts w:ascii="仿宋_GB2312" w:hAnsi="仿宋" w:eastAsia="仿宋_GB2312"/>
                <w:color w:val="000000"/>
                <w:sz w:val="24"/>
              </w:rPr>
              <w:t>工作单位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05F7428">
            <w:pPr>
              <w:spacing w:line="480" w:lineRule="exact"/>
              <w:jc w:val="center"/>
              <w:rPr>
                <w:rFonts w:hint="default" w:ascii="仿宋_GB2312" w:hAnsi="仿宋" w:eastAsia="仿宋_GB2312"/>
                <w:b/>
                <w:color w:val="000000"/>
                <w:sz w:val="24"/>
              </w:rPr>
            </w:pPr>
            <w:r>
              <w:rPr>
                <w:rFonts w:ascii="仿宋_GB2312" w:hAnsi="仿宋" w:eastAsia="仿宋_GB2312"/>
                <w:color w:val="000000"/>
                <w:sz w:val="24"/>
              </w:rPr>
              <w:t>工作分工</w:t>
            </w:r>
          </w:p>
        </w:tc>
      </w:tr>
      <w:tr w14:paraId="3C2D8D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911988F">
            <w:pPr>
              <w:snapToGrid w:val="0"/>
              <w:spacing w:line="360" w:lineRule="auto"/>
              <w:jc w:val="center"/>
              <w:rPr>
                <w:rFonts w:hint="default" w:eastAsia="仿宋_GB2312"/>
                <w:color w:val="000000"/>
                <w:sz w:val="28"/>
              </w:rPr>
            </w:pPr>
            <w:r>
              <w:rPr>
                <w:rFonts w:hint="default" w:eastAsia="仿宋_GB2312"/>
                <w:color w:val="000000"/>
                <w:sz w:val="28"/>
              </w:rPr>
              <w:t>1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029A935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许彦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045BA73">
            <w:pPr>
              <w:jc w:val="center"/>
              <w:rPr>
                <w:rFonts w:hint="default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1248A95">
            <w:pPr>
              <w:jc w:val="center"/>
              <w:rPr>
                <w:rFonts w:hint="default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电力系统及其自动化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B837090">
            <w:pPr>
              <w:jc w:val="center"/>
              <w:rPr>
                <w:rFonts w:hint="default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62A7110">
            <w:pPr>
              <w:jc w:val="center"/>
              <w:rPr>
                <w:rFonts w:hint="default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项目负责人</w:t>
            </w:r>
          </w:p>
        </w:tc>
      </w:tr>
      <w:tr w14:paraId="48E60B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75F77BF">
            <w:pPr>
              <w:snapToGrid w:val="0"/>
              <w:spacing w:line="360" w:lineRule="auto"/>
              <w:jc w:val="center"/>
              <w:rPr>
                <w:rFonts w:hint="eastAsia" w:ascii="Times New Roman" w:hAnsi="Times New Roman" w:eastAsia="仿宋_GB2312"/>
                <w:color w:val="00000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2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554FC5E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袁瑞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51133C8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234BF45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电力系统及其自动化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0DD7071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39E3E4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43E2EA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FCB5B5F">
            <w:pPr>
              <w:snapToGrid w:val="0"/>
              <w:spacing w:line="360" w:lineRule="auto"/>
              <w:jc w:val="center"/>
              <w:rPr>
                <w:rFonts w:hint="eastAsia" w:ascii="Times New Roman" w:hAnsi="Times New Roman" w:eastAsia="仿宋_GB2312"/>
                <w:color w:val="00000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3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E335503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  <w:t>童伟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735CE07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7C7C275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电力系统及其自动化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CB686A8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2DDC0D5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238128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DDD6597">
            <w:pPr>
              <w:snapToGrid w:val="0"/>
              <w:spacing w:line="360" w:lineRule="auto"/>
              <w:jc w:val="center"/>
              <w:rPr>
                <w:rFonts w:hint="eastAsia" w:ascii="Times New Roman" w:hAnsi="Times New Roman" w:eastAsia="仿宋_GB2312"/>
                <w:color w:val="00000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4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C6FF3B4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  <w:t>耿飞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188B91E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F2D1DEB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电气工程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003C5D7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085AC88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444ED5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FA7665">
            <w:pPr>
              <w:snapToGrid w:val="0"/>
              <w:spacing w:line="360" w:lineRule="auto"/>
              <w:jc w:val="center"/>
              <w:rPr>
                <w:rFonts w:hint="eastAsia" w:ascii="Times New Roman" w:hAnsi="Times New Roman" w:eastAsia="仿宋_GB2312"/>
                <w:color w:val="00000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5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DFD4851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  <w:t>齐敦金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5ED01C0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B94B839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电力系统及其自动化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F5471BA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DA58AAE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0B20CD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4BB8836">
            <w:pPr>
              <w:snapToGrid w:val="0"/>
              <w:spacing w:line="360" w:lineRule="auto"/>
              <w:jc w:val="center"/>
              <w:rPr>
                <w:rFonts w:hint="eastAsia" w:ascii="Times New Roman" w:hAnsi="Times New Roman" w:eastAsia="仿宋_GB2312"/>
                <w:color w:val="00000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6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2569544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  <w:t>张国富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503D65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1B5E7E2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通信工程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D7B5602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B8CFB90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74BD60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42D7D91">
            <w:pPr>
              <w:snapToGrid w:val="0"/>
              <w:spacing w:line="360" w:lineRule="auto"/>
              <w:jc w:val="center"/>
              <w:rPr>
                <w:rFonts w:hint="eastAsia" w:eastAsia="仿宋_GB2312"/>
                <w:color w:val="000000"/>
                <w:sz w:val="28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7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2DC0BBD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  <w:t>李阳阳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D865D17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8DE7EDA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高电压与绝缘技术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EF39965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5965B67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284D9C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FC6D8FF">
            <w:pPr>
              <w:snapToGrid w:val="0"/>
              <w:spacing w:line="360" w:lineRule="auto"/>
              <w:jc w:val="center"/>
              <w:rPr>
                <w:rFonts w:hint="eastAsia" w:eastAsia="仿宋_GB2312"/>
                <w:color w:val="000000"/>
                <w:sz w:val="28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8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F5A016C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王素梅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22C6C9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高级工程师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C5057BA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技术经济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2FF9F61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208D97">
            <w:pPr>
              <w:jc w:val="center"/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7E1F13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39F0628">
            <w:pPr>
              <w:snapToGrid w:val="0"/>
              <w:spacing w:line="360" w:lineRule="auto"/>
              <w:jc w:val="center"/>
              <w:rPr>
                <w:rFonts w:hint="eastAsia" w:ascii="Times New Roman" w:hAnsi="Times New Roman" w:eastAsia="仿宋_GB2312"/>
                <w:color w:val="00000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9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B32D071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王志祥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3BF4C2A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助理工程师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02BF951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通信工程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F98ED8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5AE6CED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  <w:tr w14:paraId="52E5B3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</w:trPr>
        <w:tc>
          <w:tcPr>
            <w:tcW w:w="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35EB870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="仿宋_GB2312"/>
                <w:color w:val="00000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仿宋_GB2312"/>
                <w:color w:val="000000"/>
                <w:sz w:val="28"/>
                <w:lang w:val="en-US" w:eastAsia="zh-CN"/>
              </w:rPr>
              <w:t>10</w:t>
            </w:r>
          </w:p>
        </w:tc>
        <w:tc>
          <w:tcPr>
            <w:tcW w:w="1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78674D0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黄子越</w:t>
            </w:r>
          </w:p>
        </w:tc>
        <w:tc>
          <w:tcPr>
            <w:tcW w:w="1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31E6AE2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工程师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FF32A20">
            <w:pPr>
              <w:jc w:val="center"/>
              <w:rPr>
                <w:rFonts w:hint="default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电力系统及其自动化</w:t>
            </w:r>
          </w:p>
        </w:tc>
        <w:tc>
          <w:tcPr>
            <w:tcW w:w="18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1A99125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国网江苏电力设计咨询有限公司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6ABBD6D">
            <w:pPr>
              <w:jc w:val="center"/>
              <w:rPr>
                <w:rFonts w:hint="eastAsia" w:ascii="仿宋_GB2312" w:hAnsi="仿宋" w:eastAsia="仿宋_GB2312"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lang w:val="en-US" w:eastAsia="zh-CN"/>
              </w:rPr>
              <w:t>主要编制人</w:t>
            </w:r>
          </w:p>
        </w:tc>
      </w:tr>
    </w:tbl>
    <w:p w14:paraId="0454C5EA">
      <w:pPr>
        <w:widowControl/>
        <w:rPr>
          <w:rFonts w:hint="default" w:ascii="仿宋_GB2312" w:eastAsia="仿宋_GB2312"/>
          <w:b/>
          <w:color w:val="000000"/>
          <w:kern w:val="0"/>
        </w:rPr>
      </w:pPr>
    </w:p>
    <w:p w14:paraId="3D3D0A85">
      <w:pPr>
        <w:widowControl/>
        <w:rPr>
          <w:rFonts w:hint="default" w:ascii="仿宋_GB2312" w:eastAsia="仿宋_GB2312"/>
          <w:b/>
          <w:color w:val="000000"/>
          <w:kern w:val="0"/>
          <w:sz w:val="30"/>
        </w:rPr>
      </w:pPr>
      <w:r>
        <w:rPr>
          <w:rFonts w:hint="default" w:ascii="仿宋_GB2312" w:eastAsia="仿宋_GB2312"/>
          <w:b/>
          <w:color w:val="000000"/>
          <w:kern w:val="0"/>
        </w:rPr>
        <w:br w:type="page"/>
      </w:r>
      <w:r>
        <w:rPr>
          <w:rFonts w:ascii="仿宋_GB2312" w:eastAsia="仿宋_GB2312"/>
          <w:b/>
          <w:color w:val="000000"/>
          <w:kern w:val="0"/>
          <w:sz w:val="30"/>
        </w:rPr>
        <w:t>五、项目经费测算明细表</w:t>
      </w:r>
    </w:p>
    <w:p w14:paraId="5C4A70CB">
      <w:pPr>
        <w:spacing w:line="400" w:lineRule="exact"/>
        <w:jc w:val="center"/>
        <w:rPr>
          <w:rFonts w:ascii="仿宋_GB2312" w:hAnsi="仿宋_GB2312" w:eastAsia="仿宋_GB2312"/>
          <w:b/>
          <w:color w:val="000000"/>
        </w:rPr>
      </w:pPr>
    </w:p>
    <w:p w14:paraId="187B99C0">
      <w:pPr>
        <w:spacing w:line="400" w:lineRule="exact"/>
        <w:jc w:val="center"/>
        <w:rPr>
          <w:rFonts w:hint="default" w:ascii="仿宋_GB2312" w:hAnsi="仿宋_GB2312" w:eastAsia="仿宋_GB2312"/>
          <w:color w:val="000000"/>
        </w:rPr>
      </w:pPr>
      <w:r>
        <w:rPr>
          <w:rFonts w:ascii="仿宋_GB2312" w:hAnsi="仿宋_GB2312" w:eastAsia="仿宋_GB2312"/>
          <w:b/>
          <w:color w:val="000000"/>
        </w:rPr>
        <w:t>报价汇总表</w:t>
      </w: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5670"/>
        <w:gridCol w:w="2552"/>
      </w:tblGrid>
      <w:tr w14:paraId="67CBE7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40C4FEF1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序号</w:t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193F36F8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项  目</w:t>
            </w:r>
          </w:p>
        </w:tc>
        <w:tc>
          <w:tcPr>
            <w:tcW w:w="25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1FA77D5F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价格（万元）</w:t>
            </w:r>
          </w:p>
        </w:tc>
      </w:tr>
      <w:tr w14:paraId="0EB34A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16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3831D469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1C21D769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人工费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bottom"/>
          </w:tcPr>
          <w:p w14:paraId="39E3A57D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b/>
                <w:color w:val="000000"/>
                <w:lang w:val="en-US" w:eastAsia="zh-CN"/>
              </w:rPr>
              <w:t>61.80</w:t>
            </w:r>
          </w:p>
        </w:tc>
      </w:tr>
      <w:tr w14:paraId="0BC740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540F00DF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1F148B1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设备费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bottom"/>
          </w:tcPr>
          <w:p w14:paraId="525654AA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</w:tr>
      <w:tr w14:paraId="71AD69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0086DEAF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63B30FC8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业务费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bottom"/>
          </w:tcPr>
          <w:p w14:paraId="7D721263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1.78</w:t>
            </w:r>
          </w:p>
        </w:tc>
      </w:tr>
      <w:tr w14:paraId="0014DC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6D8DA33A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67DE61B3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场地使用费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7CD50CAD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</w:tr>
      <w:tr w14:paraId="014FD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26188E68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2B14E1D5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专家咨询费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5FB2D922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</w:tr>
      <w:tr w14:paraId="05DC46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7908DAFA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3ACA0382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间接费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286A9B88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</w:tr>
      <w:tr w14:paraId="68BD7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1DB1FDFE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1877DD8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外委支出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040AC3AE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</w:tr>
      <w:tr w14:paraId="0167FD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bottom"/>
          </w:tcPr>
          <w:p w14:paraId="5F05B620">
            <w:pPr>
              <w:numPr>
                <w:ilvl w:val="0"/>
                <w:numId w:val="4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6990B4BF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税金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0671D59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3.708</w:t>
            </w:r>
          </w:p>
        </w:tc>
      </w:tr>
      <w:tr w14:paraId="66E3EC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84" w:hRule="atLeast"/>
        </w:trPr>
        <w:tc>
          <w:tcPr>
            <w:tcW w:w="6464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5CBEAA7A">
            <w:pPr>
              <w:snapToGrid w:val="0"/>
              <w:ind w:firstLine="422" w:firstLineChars="200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合计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5A6673F8">
            <w:pPr>
              <w:snapToGrid w:val="0"/>
              <w:ind w:firstLine="422" w:firstLineChars="200"/>
              <w:jc w:val="center"/>
              <w:rPr>
                <w:rFonts w:hint="default" w:ascii="仿宋_GB2312" w:hAnsi="仿宋_GB2312" w:eastAsia="仿宋_GB2312"/>
                <w:b/>
                <w:color w:val="000000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b/>
                <w:color w:val="000000"/>
                <w:lang w:val="en-US" w:eastAsia="zh-CN"/>
              </w:rPr>
              <w:t>61.80</w:t>
            </w:r>
          </w:p>
        </w:tc>
      </w:tr>
    </w:tbl>
    <w:p w14:paraId="623B1346">
      <w:pPr>
        <w:jc w:val="center"/>
        <w:rPr>
          <w:rFonts w:ascii="仿宋_GB2312" w:hAnsi="仿宋_GB2312" w:eastAsia="仿宋_GB2312"/>
          <w:b/>
          <w:color w:val="000000"/>
        </w:rPr>
      </w:pPr>
    </w:p>
    <w:p w14:paraId="5B36D0E8">
      <w:pPr>
        <w:jc w:val="center"/>
        <w:rPr>
          <w:rFonts w:hint="default" w:ascii="仿宋_GB2312" w:hAnsi="仿宋_GB2312" w:eastAsia="仿宋_GB2312"/>
          <w:color w:val="000000"/>
        </w:rPr>
      </w:pPr>
      <w:r>
        <w:rPr>
          <w:rFonts w:ascii="仿宋_GB2312" w:hAnsi="仿宋_GB2312" w:eastAsia="仿宋_GB2312"/>
          <w:b/>
          <w:color w:val="000000"/>
        </w:rPr>
        <w:t>分项报价表</w:t>
      </w:r>
    </w:p>
    <w:tbl>
      <w:tblPr>
        <w:tblStyle w:val="10"/>
        <w:tblW w:w="9044" w:type="dxa"/>
        <w:tblInd w:w="0" w:type="dxa"/>
        <w:tblBorders>
          <w:top w:val="single" w:color="auto" w:sz="12" w:space="0"/>
          <w:left w:val="single" w:color="auto" w:sz="12" w:space="0"/>
          <w:bottom w:val="double" w:color="auto" w:sz="4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1465"/>
        <w:gridCol w:w="2416"/>
        <w:gridCol w:w="1091"/>
        <w:gridCol w:w="726"/>
        <w:gridCol w:w="1113"/>
        <w:gridCol w:w="1466"/>
      </w:tblGrid>
      <w:tr w14:paraId="50C9BF06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767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6ADAFC26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序号</w:t>
            </w:r>
          </w:p>
        </w:tc>
        <w:tc>
          <w:tcPr>
            <w:tcW w:w="1465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19225492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项  目</w:t>
            </w:r>
          </w:p>
        </w:tc>
        <w:tc>
          <w:tcPr>
            <w:tcW w:w="2416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2D0EE58D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分项</w:t>
            </w:r>
          </w:p>
        </w:tc>
        <w:tc>
          <w:tcPr>
            <w:tcW w:w="1091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3677FB6E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单价</w:t>
            </w:r>
          </w:p>
        </w:tc>
        <w:tc>
          <w:tcPr>
            <w:tcW w:w="726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6FA95BA4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数量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771E2903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合价（万元）</w:t>
            </w:r>
          </w:p>
        </w:tc>
        <w:tc>
          <w:tcPr>
            <w:tcW w:w="1466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38ECB271">
            <w:pPr>
              <w:snapToGrid w:val="0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仿宋_GB2312" w:eastAsia="仿宋_GB2312"/>
                <w:b/>
                <w:color w:val="000000"/>
              </w:rPr>
              <w:t>计算说明</w:t>
            </w:r>
          </w:p>
        </w:tc>
      </w:tr>
      <w:tr w14:paraId="3559E29E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1198ABCD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4E38F9A3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1.人工费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1B95721D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(1)专职研究人员费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08E8A67C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default" w:ascii="仿宋_GB2312" w:hAnsi="华文仿宋" w:eastAsia="仿宋_GB2312"/>
                <w:color w:val="000000"/>
              </w:rPr>
              <w:t>2万元/人月</w:t>
            </w:r>
            <w:r>
              <w:rPr>
                <w:rFonts w:hint="eastAsia" w:ascii="仿宋_GB2312" w:hAnsi="华文仿宋" w:eastAsia="仿宋_GB2312"/>
                <w:color w:val="000000"/>
                <w:lang w:eastAsia="zh-CN"/>
              </w:rPr>
              <w:t>、</w:t>
            </w: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1.5</w:t>
            </w:r>
            <w:r>
              <w:rPr>
                <w:rFonts w:hint="default" w:ascii="仿宋_GB2312" w:hAnsi="华文仿宋" w:eastAsia="仿宋_GB2312"/>
                <w:color w:val="000000"/>
              </w:rPr>
              <w:t>万元/人月</w:t>
            </w: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785FFBF7">
            <w:pPr>
              <w:snapToGrid w:val="0"/>
              <w:jc w:val="left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30</w:t>
            </w: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373E4EA2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57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30C111A0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 w:cs="Times New Roman"/>
                <w:color w:val="000000"/>
              </w:rPr>
            </w:pPr>
            <w:r>
              <w:rPr>
                <w:rFonts w:hint="default" w:ascii="仿宋_GB2312" w:hAnsi="华文仿宋" w:eastAsia="仿宋_GB2312" w:cs="Times New Roman"/>
                <w:color w:val="000000"/>
              </w:rPr>
              <w:t>高级研究人员，标准为2万元/人月；其他研究人员，标准为1.5万元/人月。</w:t>
            </w:r>
          </w:p>
          <w:p w14:paraId="0D06CFB4">
            <w:pPr>
              <w:pStyle w:val="2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24*2+6*1.5</w:t>
            </w:r>
          </w:p>
        </w:tc>
      </w:tr>
      <w:tr w14:paraId="6C4AF0A9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49A1A729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39096E66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5C807F72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(2)临时性研究人员费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6789CC09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73B43FF7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641B0859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316124E5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7F317E44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09698C82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73815340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2.设备费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739A35D8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(1)仪器、设备试制费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495F0C07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26469621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2C17F558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62A17639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26CFB6DA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2BBF5FDC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85" w:type="dxa"/>
              <w:right w:w="85" w:type="dxa"/>
            </w:tcMar>
            <w:vAlign w:val="center"/>
          </w:tcPr>
          <w:p w14:paraId="33FA150C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253EF3BC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(2)现有仪器设备使用费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5BE1EBA6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51CA06C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2BC833C7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tcMar>
              <w:left w:w="170" w:type="dxa"/>
              <w:right w:w="85" w:type="dxa"/>
            </w:tcMar>
            <w:vAlign w:val="center"/>
          </w:tcPr>
          <w:p w14:paraId="22979A9B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313513DE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130DDF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01390C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3.业务费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226C71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(1)材料费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19A255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BD7011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1233DF8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365EFB9F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26141C6B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A7C647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16DA0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8C82F47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(2)资料费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C116AAF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CBBF3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F7BF96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17D1371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</w:tr>
      <w:tr w14:paraId="475EE7BA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C8403AF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CEA0C6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9F23DC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(3)印刷出版费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21694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1.092万元/项</w:t>
            </w: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07A698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1</w:t>
            </w: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1D9A6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1.092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7649BB01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论文发表，报告出版</w:t>
            </w:r>
          </w:p>
        </w:tc>
      </w:tr>
      <w:tr w14:paraId="4D8B97EC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5F0B7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6A75D4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636C5A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(4)专利与知识产权事务费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030117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F68725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C61FA9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5A87237C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</w:tr>
      <w:tr w14:paraId="564FE96B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93424E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C6D1FD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89A39D2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(5)会议费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B1226F3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0691295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2DF4523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0DAB9080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eastAsia="zh-CN"/>
              </w:rPr>
            </w:pPr>
          </w:p>
        </w:tc>
      </w:tr>
      <w:tr w14:paraId="0D4F063F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24A251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A776E5">
            <w:pPr>
              <w:snapToGrid w:val="0"/>
              <w:spacing w:line="24" w:lineRule="atLeast"/>
              <w:jc w:val="center"/>
              <w:rPr>
                <w:rFonts w:hint="default" w:ascii="仿宋_GB2312" w:hAnsi="仿宋_GB2312" w:eastAsia="仿宋_GB2312"/>
                <w:b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0F3E89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(6)差旅费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FAB8EFE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167BD50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358A77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595B343B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</w:p>
        </w:tc>
      </w:tr>
      <w:tr w14:paraId="4451EED4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DE9E506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9E114E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2333C99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(7)培训费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DA56172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D65956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808AAA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494733A6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7479DFA4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BCCE469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5BDF13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4.场地使用费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79B486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(1)场地物业费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E98E1A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1C8008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65C8CB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F647540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5860029B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04F54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C90EE1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7A36FCB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(2)场地使用租金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E462C8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FF04290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8D61E5B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74B56E7E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6436F35C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F70CB71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83D2D2B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5.专家咨询费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BDBA4B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专家咨询费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66EFD40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kern w:val="2"/>
                <w:sz w:val="21"/>
                <w:highlight w:val="none"/>
                <w:lang w:val="en-US" w:eastAsia="zh-CN" w:bidi="ar-SA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76024F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kern w:val="2"/>
                <w:sz w:val="21"/>
                <w:highlight w:val="none"/>
                <w:lang w:val="en-US" w:eastAsia="zh-CN" w:bidi="ar-SA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D14217A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kern w:val="2"/>
                <w:sz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华文仿宋" w:eastAsia="仿宋_GB2312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A06E7B8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kern w:val="2"/>
                <w:sz w:val="21"/>
                <w:highlight w:val="none"/>
                <w:lang w:val="en-US" w:eastAsia="zh-CN" w:bidi="ar-SA"/>
              </w:rPr>
            </w:pPr>
          </w:p>
        </w:tc>
      </w:tr>
      <w:tr w14:paraId="055A358C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076E8C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A7B976F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6.间接费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1A8DCC7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间接费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D4937C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902D1E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D6142F7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C745FE1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6BC4F055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432302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7D387C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7.外委支出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6D8B4A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(1)外委研究支出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9B2052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C8CB6B3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E5854EC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2458131D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1F94A7A9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B5A5D5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ED98011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FF5BB61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(2)仪器设备租赁费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B45E46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72598C0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071668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6480D095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768E38A9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877C70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F99E2F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5C92565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(3)外协测试试验与加工费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0E7CAF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49BC71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6EEAF94">
            <w:pPr>
              <w:snapToGrid w:val="0"/>
              <w:jc w:val="center"/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0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4F689D8B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</w:tr>
      <w:tr w14:paraId="5BC54A64">
        <w:tblPrEx>
          <w:tblBorders>
            <w:top w:val="single" w:color="auto" w:sz="12" w:space="0"/>
            <w:left w:val="single" w:color="auto" w:sz="12" w:space="0"/>
            <w:bottom w:val="double" w:color="auto" w:sz="4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767" w:type="dxa"/>
            <w:tcBorders>
              <w:top w:val="single" w:color="auto" w:sz="8" w:space="0"/>
              <w:left w:val="single" w:color="auto" w:sz="12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39C2BE17">
            <w:pPr>
              <w:numPr>
                <w:ilvl w:val="0"/>
                <w:numId w:val="5"/>
              </w:numPr>
              <w:snapToGrid w:val="0"/>
              <w:ind w:left="420" w:hanging="42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465" w:type="dxa"/>
            <w:tcBorders>
              <w:top w:val="single" w:color="auto" w:sz="8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6F8DE55F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8.税金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04DFDC29">
            <w:pPr>
              <w:snapToGrid w:val="0"/>
              <w:spacing w:line="24" w:lineRule="atLeast"/>
              <w:jc w:val="center"/>
              <w:rPr>
                <w:rFonts w:hint="default" w:ascii="仿宋_GB2312" w:hAnsi="华文仿宋" w:eastAsia="仿宋_GB2312"/>
                <w:color w:val="000000"/>
              </w:rPr>
            </w:pPr>
            <w:r>
              <w:rPr>
                <w:rFonts w:ascii="仿宋_GB2312" w:hAnsi="华文仿宋" w:eastAsia="仿宋_GB2312"/>
                <w:color w:val="000000"/>
              </w:rPr>
              <w:t>税金</w:t>
            </w:r>
          </w:p>
        </w:tc>
        <w:tc>
          <w:tcPr>
            <w:tcW w:w="1091" w:type="dxa"/>
            <w:tcBorders>
              <w:top w:val="single" w:color="auto" w:sz="8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22E7ED2D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726" w:type="dxa"/>
            <w:tcBorders>
              <w:top w:val="single" w:color="auto" w:sz="8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1D9AD9CF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</w:rPr>
            </w:pPr>
          </w:p>
        </w:tc>
        <w:tc>
          <w:tcPr>
            <w:tcW w:w="1113" w:type="dxa"/>
            <w:tcBorders>
              <w:top w:val="single" w:color="auto" w:sz="8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55B43D49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/>
                <w:color w:val="000000"/>
                <w:lang w:val="en-US" w:eastAsia="zh-CN"/>
              </w:rPr>
              <w:t>3.708</w:t>
            </w:r>
          </w:p>
        </w:tc>
        <w:tc>
          <w:tcPr>
            <w:tcW w:w="1466" w:type="dxa"/>
            <w:tcBorders>
              <w:top w:val="single" w:color="auto" w:sz="8" w:space="0"/>
              <w:left w:val="single" w:color="auto" w:sz="8" w:space="0"/>
              <w:bottom w:val="double" w:color="auto" w:sz="4" w:space="0"/>
              <w:right w:val="single" w:color="auto" w:sz="12" w:space="0"/>
            </w:tcBorders>
            <w:noWrap w:val="0"/>
            <w:vAlign w:val="center"/>
          </w:tcPr>
          <w:p w14:paraId="47349559">
            <w:pPr>
              <w:snapToGrid w:val="0"/>
              <w:jc w:val="center"/>
              <w:rPr>
                <w:rFonts w:hint="default" w:ascii="仿宋_GB2312" w:hAnsi="华文仿宋" w:eastAsia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华文仿宋" w:eastAsia="仿宋_GB2312" w:cs="Times New Roman"/>
                <w:color w:val="000000"/>
                <w:lang w:val="en-US" w:eastAsia="zh-CN"/>
              </w:rPr>
              <w:t>税率6%</w:t>
            </w:r>
          </w:p>
        </w:tc>
      </w:tr>
    </w:tbl>
    <w:p w14:paraId="62E9ACF2">
      <w:pPr>
        <w:pStyle w:val="6"/>
        <w:tabs>
          <w:tab w:val="left" w:pos="6090"/>
        </w:tabs>
        <w:spacing w:line="580" w:lineRule="exact"/>
        <w:rPr>
          <w:rFonts w:ascii="黑体" w:hAnsi="黑体" w:eastAsia="黑体"/>
          <w:color w:val="000000"/>
          <w:sz w:val="32"/>
        </w:rPr>
      </w:pPr>
    </w:p>
    <w:p w14:paraId="082445F6">
      <w:pPr>
        <w:widowControl/>
        <w:rPr>
          <w:rFonts w:hint="default" w:ascii="仿宋_GB2312" w:eastAsia="仿宋_GB2312"/>
          <w:b/>
          <w:color w:val="000000"/>
          <w:kern w:val="0"/>
          <w:sz w:val="30"/>
        </w:rPr>
      </w:pPr>
      <w:r>
        <w:rPr>
          <w:rFonts w:hint="default" w:ascii="黑体" w:hAnsi="黑体" w:eastAsia="黑体"/>
          <w:color w:val="000000"/>
          <w:sz w:val="32"/>
        </w:rPr>
        <w:br w:type="page"/>
      </w:r>
      <w:r>
        <w:rPr>
          <w:rFonts w:ascii="仿宋_GB2312" w:eastAsia="仿宋_GB2312"/>
          <w:b/>
          <w:color w:val="000000"/>
          <w:kern w:val="0"/>
          <w:sz w:val="30"/>
        </w:rPr>
        <w:t>六、项目开题审查意见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1"/>
      </w:tblGrid>
      <w:tr w14:paraId="45446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765" w:hRule="atLeast"/>
          <w:jc w:val="center"/>
        </w:trPr>
        <w:tc>
          <w:tcPr>
            <w:tcW w:w="84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8B03245">
            <w:pPr>
              <w:snapToGrid w:val="0"/>
              <w:spacing w:line="24" w:lineRule="atLeast"/>
              <w:rPr>
                <w:rFonts w:ascii="仿宋_GB2312" w:hAnsi="华文仿宋" w:eastAsia="仿宋_GB2312"/>
                <w:color w:val="000000"/>
                <w:sz w:val="24"/>
              </w:rPr>
            </w:pPr>
            <w:r>
              <w:rPr>
                <w:rFonts w:ascii="仿宋_GB2312" w:hAnsi="华文仿宋" w:eastAsia="仿宋_GB2312"/>
                <w:color w:val="000000"/>
                <w:sz w:val="24"/>
              </w:rPr>
              <w:t>（审查咨询团队成员分工、专业方向；研究的预期目标、思路方法、研究重点、研究成果、计划安排、资源保障等情况是否与项目采购谈判中双方约定一致；实施过程中的难点或风险是否有明确的解决方案；项目经费预算各项支出计划是否详细合理。）</w:t>
            </w:r>
          </w:p>
          <w:p w14:paraId="2F616660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>1.项目研究思路总体评价：</w:t>
            </w:r>
          </w:p>
          <w:p w14:paraId="5A9A0844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>项目研究思路明确，研究路径可行，预期可以按要求完成项目要求。</w:t>
            </w:r>
          </w:p>
          <w:p w14:paraId="41E85210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>2. 项目的创新点或难点突破：</w:t>
            </w:r>
          </w:p>
          <w:p w14:paraId="6B6DE952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>本项目创新点及难点突破在于：</w:t>
            </w:r>
          </w:p>
          <w:p w14:paraId="6C7C12CA">
            <w:pPr>
              <w:widowControl/>
              <w:spacing w:line="360" w:lineRule="auto"/>
              <w:ind w:firstLine="480" w:firstLineChars="200"/>
              <w:jc w:val="left"/>
              <w:rPr>
                <w:rFonts w:hint="default" w:eastAsia="仿宋_GB2312" w:cs="Times New Roman"/>
                <w:color w:val="000000"/>
                <w:sz w:val="24"/>
                <w:szCs w:val="24"/>
                <w:lang w:bidi="ar"/>
                <w:rPrChange w:id="151" w:author="许恒 [2]" w:date="2026-07-07T14:06:00Z">
                  <w:rPr>
                    <w:rFonts w:hint="default" w:eastAsia="仿宋_GB2312"/>
                    <w:color w:val="000000"/>
                    <w:sz w:val="24"/>
                    <w:szCs w:val="24"/>
                  </w:rPr>
                </w:rPrChange>
              </w:rPr>
              <w:pPrChange w:id="150" w:author="许恒 [2]" w:date="2026-07-07T14:06:00Z">
                <w:pPr>
                  <w:spacing w:line="360" w:lineRule="auto"/>
                  <w:ind w:firstLine="480" w:firstLineChars="200"/>
                </w:pPr>
              </w:pPrChange>
            </w:pPr>
            <w:r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default" w:eastAsia="仿宋_GB2312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  <w:t>）</w:t>
            </w:r>
            <w:ins w:id="152" w:author="许恒 [2]" w:date="2026-07-07T14:04:40Z">
              <w:r>
                <w:rPr>
                  <w:rFonts w:hint="eastAsia" w:eastAsia="仿宋_GB2312"/>
                  <w:color w:val="000000"/>
                  <w:sz w:val="24"/>
                  <w:szCs w:val="24"/>
                  <w:rPrChange w:id="153" w:author="许恒 [2]" w:date="2026-07-07T14:04:40Z">
                    <w:rPr>
                      <w:rFonts w:hint="eastAsia"/>
                    </w:rPr>
                  </w:rPrChange>
                </w:rPr>
                <w:t>面向徐</w:t>
              </w:r>
            </w:ins>
            <w:ins w:id="155" w:author="许恒 [2]" w:date="2026-07-07T14:04:40Z">
              <w:r>
                <w:rPr>
                  <w:rFonts w:hint="eastAsia" w:eastAsia="仿宋_GB2312"/>
                  <w:color w:val="000000"/>
                  <w:sz w:val="24"/>
                  <w:szCs w:val="24"/>
                  <w:rPrChange w:id="156" w:author="许恒 [2]" w:date="2026-07-07T14:04:40Z">
                    <w:rPr>
                      <w:rFonts w:hint="eastAsia"/>
                    </w:rPr>
                  </w:rPrChange>
                </w:rPr>
                <w:t>州真实 110 kV 高压分</w:t>
              </w:r>
            </w:ins>
            <w:ins w:id="158" w:author="许恒 [2]" w:date="2026-07-07T14:04:40Z">
              <w:r>
                <w:rPr>
                  <w:rFonts w:hint="eastAsia" w:eastAsia="仿宋_GB2312"/>
                  <w:color w:val="000000"/>
                  <w:sz w:val="24"/>
                  <w:szCs w:val="24"/>
                  <w:rPrChange w:id="159" w:author="许恒 [2]" w:date="2026-07-07T14:04:40Z">
                    <w:rPr>
                      <w:rFonts w:hint="eastAsia"/>
                    </w:rPr>
                  </w:rPrChange>
                </w:rPr>
                <w:t>区，开展正向容载</w:t>
              </w:r>
            </w:ins>
            <w:ins w:id="161" w:author="许恒 [2]" w:date="2026-07-07T14:04:40Z">
              <w:r>
                <w:rPr>
                  <w:rFonts w:hint="eastAsia" w:eastAsia="仿宋_GB2312"/>
                  <w:color w:val="000000"/>
                  <w:sz w:val="24"/>
                  <w:szCs w:val="24"/>
                  <w:rPrChange w:id="162" w:author="许恒 [2]" w:date="2026-07-07T14:04:40Z">
                    <w:rPr>
                      <w:rFonts w:hint="eastAsia"/>
                    </w:rPr>
                  </w:rPrChange>
                </w:rPr>
                <w:t>比选取、反向承载力校</w:t>
              </w:r>
            </w:ins>
            <w:ins w:id="164" w:author="许恒 [2]" w:date="2026-07-07T14:04:40Z">
              <w:r>
                <w:rPr>
                  <w:rFonts w:hint="eastAsia" w:eastAsia="仿宋_GB2312"/>
                  <w:color w:val="000000"/>
                  <w:sz w:val="24"/>
                  <w:szCs w:val="24"/>
                  <w:rPrChange w:id="165" w:author="许恒 [2]" w:date="2026-07-07T14:04:40Z">
                    <w:rPr>
                      <w:rFonts w:hint="eastAsia"/>
                    </w:rPr>
                  </w:rPrChange>
                </w:rPr>
                <w:t>核和最大供电能力分</w:t>
              </w:r>
            </w:ins>
            <w:ins w:id="167" w:author="许恒 [2]" w:date="2026-07-07T14:04:40Z">
              <w:r>
                <w:rPr>
                  <w:rFonts w:hint="eastAsia" w:eastAsia="仿宋_GB2312"/>
                  <w:color w:val="000000"/>
                  <w:sz w:val="24"/>
                  <w:szCs w:val="24"/>
                  <w:rPrChange w:id="168" w:author="许恒 [2]" w:date="2026-07-07T14:04:40Z">
                    <w:rPr>
                      <w:rFonts w:hint="eastAsia"/>
                    </w:rPr>
                  </w:rPrChange>
                </w:rPr>
                <w:t>析；</w:t>
              </w:r>
            </w:ins>
            <w:del w:id="170" w:author="许恒 [2]" w:date="2026-07-07T14:04:40Z">
              <w:r>
                <w:rPr>
                  <w:rFonts w:hint="eastAsia" w:eastAsia="仿宋_GB2312"/>
                  <w:color w:val="000000"/>
                  <w:sz w:val="24"/>
                  <w:szCs w:val="24"/>
                  <w:lang w:val="en-US" w:eastAsia="zh-CN"/>
                </w:rPr>
                <w:delText>从设计视角对工程建设的全过程进行梳理分析</w:delText>
              </w:r>
            </w:del>
            <w:del w:id="171" w:author="许恒 [2]" w:date="2026-07-07T14:04:51Z">
              <w:r>
                <w:rPr>
                  <w:rFonts w:hint="default" w:eastAsia="仿宋_GB2312"/>
                  <w:color w:val="000000"/>
                  <w:sz w:val="24"/>
                  <w:szCs w:val="24"/>
                  <w:lang w:eastAsia="zh-CN"/>
                </w:rPr>
                <w:delText>；</w:delText>
              </w:r>
            </w:del>
            <w:r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default" w:eastAsia="仿宋_GB2312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  <w:t>）</w:t>
            </w:r>
            <w:ins w:id="172" w:author="许恒 [2]" w:date="2026-07-07T14:05:12Z">
              <w:r>
                <w:rPr>
                  <w:rFonts w:hint="default" w:eastAsia="仿宋_GB2312" w:cs="Times New Roman"/>
                  <w:color w:val="000000"/>
                  <w:sz w:val="24"/>
                  <w:szCs w:val="24"/>
                  <w:rPrChange w:id="173" w:author="许恒 [2]" w:date="2026-07-07T14:05:30Z">
                    <w:rPr>
                      <w:rFonts w:hint="eastAsia"/>
                    </w:rPr>
                  </w:rPrChange>
                </w:rPr>
                <w:t>基于历史运</w:t>
              </w:r>
            </w:ins>
            <w:ins w:id="175" w:author="许恒 [2]" w:date="2026-07-07T14:05:12Z">
              <w:r>
                <w:rPr>
                  <w:rFonts w:hint="default" w:eastAsia="仿宋_GB2312" w:cs="Times New Roman"/>
                  <w:color w:val="000000"/>
                  <w:sz w:val="24"/>
                  <w:szCs w:val="24"/>
                  <w:rPrChange w:id="176" w:author="许恒 [2]" w:date="2026-07-07T14:05:30Z">
                    <w:rPr>
                      <w:rFonts w:hint="eastAsia"/>
                    </w:rPr>
                  </w:rPrChange>
                </w:rPr>
                <w:t>行数据和工程造价建立</w:t>
              </w:r>
            </w:ins>
            <w:ins w:id="178" w:author="许恒 [2]" w:date="2026-07-07T14:05:22Z">
              <w:r>
                <w:rPr>
                  <w:rFonts w:hint="eastAsia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179" w:author="许恒 [2]" w:date="2026-07-07T14:05:30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全寿命周期成本模型，</w:t>
              </w:r>
            </w:ins>
            <w:ins w:id="181" w:author="许恒 [2]" w:date="2026-07-07T14:05:22Z">
              <w:r>
                <w:rPr>
                  <w:rFonts w:hint="eastAsia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182" w:author="许恒 [2]" w:date="2026-07-07T14:05:30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量化规范基准方案与差</w:t>
              </w:r>
            </w:ins>
            <w:ins w:id="184" w:author="许恒 [2]" w:date="2026-07-07T14:05:22Z">
              <w:r>
                <w:rPr>
                  <w:rFonts w:hint="eastAsia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185" w:author="许恒 [2]" w:date="2026-07-07T14:05:30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异化方案的经济技术差</w:t>
              </w:r>
            </w:ins>
            <w:ins w:id="187" w:author="许恒 [2]" w:date="2026-07-07T14:05:22Z">
              <w:r>
                <w:rPr>
                  <w:rFonts w:hint="eastAsia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188" w:author="许恒 [2]" w:date="2026-07-07T14:05:30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异；</w:t>
              </w:r>
            </w:ins>
            <w:del w:id="190" w:author="许恒 [2]" w:date="2026-07-07T14:05:51Z">
              <w:r>
                <w:rPr>
                  <w:rFonts w:hint="default" w:eastAsia="仿宋_GB2312" w:cs="Times New Roman"/>
                  <w:color w:val="000000"/>
                  <w:sz w:val="24"/>
                  <w:szCs w:val="24"/>
                  <w:lang w:val="en-US" w:eastAsia="zh-CN" w:bidi="ar"/>
                  <w:rPrChange w:id="191" w:author="许恒 [2]" w:date="2026-07-07T14:06:00Z">
                    <w:rPr>
                      <w:rFonts w:hint="eastAsia" w:eastAsia="仿宋_GB2312"/>
                      <w:color w:val="000000"/>
                      <w:sz w:val="24"/>
                      <w:szCs w:val="24"/>
                      <w:lang w:val="en-US" w:eastAsia="zh-CN"/>
                    </w:rPr>
                  </w:rPrChange>
                </w:rPr>
                <w:delText>深入发掘设计相关因素对项目进度的影响，兼顾考虑非设计因素影响</w:delText>
              </w:r>
            </w:del>
            <w:del w:id="193" w:author="许恒 [2]" w:date="2026-07-07T14:05:52Z">
              <w:r>
                <w:rPr>
                  <w:rFonts w:hint="default" w:eastAsia="仿宋_GB2312" w:cs="Times New Roman"/>
                  <w:color w:val="000000"/>
                  <w:sz w:val="24"/>
                  <w:szCs w:val="24"/>
                  <w:lang w:eastAsia="zh-CN" w:bidi="ar"/>
                  <w:rPrChange w:id="194" w:author="许恒 [2]" w:date="2026-07-07T14:06:00Z">
                    <w:rPr>
                      <w:rFonts w:hint="default" w:eastAsia="仿宋_GB2312"/>
                      <w:color w:val="000000"/>
                      <w:sz w:val="24"/>
                      <w:szCs w:val="24"/>
                      <w:lang w:eastAsia="zh-CN"/>
                    </w:rPr>
                  </w:rPrChange>
                </w:rPr>
                <w:delText>；</w:delText>
              </w:r>
            </w:del>
            <w:r>
              <w:rPr>
                <w:rFonts w:hint="default" w:eastAsia="仿宋_GB2312" w:cs="Times New Roman"/>
                <w:color w:val="000000"/>
                <w:sz w:val="24"/>
                <w:szCs w:val="24"/>
                <w:lang w:eastAsia="zh-CN" w:bidi="ar"/>
                <w:rPrChange w:id="196" w:author="许恒 [2]" w:date="2026-07-07T14:06:00Z">
                  <w:rPr>
                    <w:rFonts w:hint="default" w:eastAsia="仿宋_GB2312"/>
                    <w:color w:val="000000"/>
                    <w:sz w:val="24"/>
                    <w:szCs w:val="24"/>
                    <w:lang w:eastAsia="zh-CN"/>
                  </w:rPr>
                </w:rPrChange>
              </w:rPr>
              <w:t>（</w:t>
            </w:r>
            <w:r>
              <w:rPr>
                <w:rFonts w:hint="default" w:eastAsia="仿宋_GB2312" w:cs="Times New Roman"/>
                <w:color w:val="000000"/>
                <w:sz w:val="24"/>
                <w:szCs w:val="24"/>
                <w:lang w:val="en-US" w:eastAsia="zh-CN" w:bidi="ar"/>
                <w:rPrChange w:id="197" w:author="许恒 [2]" w:date="2026-07-07T14:06:00Z">
                  <w:rPr>
                    <w:rFonts w:hint="default" w:eastAsia="仿宋_GB2312"/>
                    <w:color w:val="000000"/>
                    <w:sz w:val="24"/>
                    <w:szCs w:val="24"/>
                    <w:lang w:val="en-US" w:eastAsia="zh-CN"/>
                  </w:rPr>
                </w:rPrChange>
              </w:rPr>
              <w:t>3</w:t>
            </w:r>
            <w:r>
              <w:rPr>
                <w:rFonts w:hint="default" w:eastAsia="仿宋_GB2312" w:cs="Times New Roman"/>
                <w:color w:val="000000"/>
                <w:sz w:val="24"/>
                <w:szCs w:val="24"/>
                <w:lang w:eastAsia="zh-CN" w:bidi="ar"/>
                <w:rPrChange w:id="198" w:author="许恒 [2]" w:date="2026-07-07T14:06:00Z">
                  <w:rPr>
                    <w:rFonts w:hint="default" w:eastAsia="仿宋_GB2312"/>
                    <w:color w:val="000000"/>
                    <w:sz w:val="24"/>
                    <w:szCs w:val="24"/>
                    <w:lang w:eastAsia="zh-CN"/>
                  </w:rPr>
                </w:rPrChange>
              </w:rPr>
              <w:t>）</w:t>
            </w:r>
            <w:ins w:id="199" w:author="许恒 [2]" w:date="2026-07-07T14:05:48Z">
              <w:r>
                <w:rPr>
                  <w:rFonts w:hint="default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200" w:author="许恒 [2]" w:date="2026-07-07T14:06:00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形成“一片</w:t>
              </w:r>
            </w:ins>
            <w:ins w:id="202" w:author="许恒 [2]" w:date="2026-07-07T14:05:48Z">
              <w:r>
                <w:rPr>
                  <w:rFonts w:hint="default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203" w:author="许恒 [2]" w:date="2026-07-07T14:05:56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一策”的容载比推荐区</w:t>
              </w:r>
            </w:ins>
            <w:ins w:id="205" w:author="许恒 [2]" w:date="2026-07-07T14:05:48Z">
              <w:r>
                <w:rPr>
                  <w:rFonts w:hint="default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206" w:author="许恒 [2]" w:date="2026-07-07T14:05:56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间及配套技术方案，并</w:t>
              </w:r>
            </w:ins>
            <w:ins w:id="208" w:author="许恒 [2]" w:date="2026-07-07T14:05:48Z">
              <w:r>
                <w:rPr>
                  <w:rFonts w:hint="default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209" w:author="许恒 [2]" w:date="2026-07-07T14:05:56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利用历史片区数据开展</w:t>
              </w:r>
            </w:ins>
            <w:ins w:id="211" w:author="许恒 [2]" w:date="2026-07-07T14:05:48Z">
              <w:r>
                <w:rPr>
                  <w:rFonts w:hint="default" w:ascii="Times New Roman" w:hAnsi="Times New Roman" w:eastAsia="仿宋_GB2312" w:cs="Times New Roman"/>
                  <w:color w:val="000000"/>
                  <w:kern w:val="2"/>
                  <w:sz w:val="24"/>
                  <w:szCs w:val="24"/>
                  <w:lang w:val="en-US" w:eastAsia="zh-CN" w:bidi="ar"/>
                  <w:rPrChange w:id="212" w:author="许恒 [2]" w:date="2026-07-07T14:05:56Z">
                    <w:rPr>
                      <w:rFonts w:hint="eastAsia" w:ascii="宋体" w:hAnsi="宋体" w:eastAsia="宋体" w:cs="宋体"/>
                      <w:color w:val="C00000"/>
                      <w:kern w:val="0"/>
                      <w:sz w:val="22"/>
                      <w:szCs w:val="22"/>
                      <w:lang w:val="en-US" w:eastAsia="zh-CN" w:bidi="ar"/>
                    </w:rPr>
                  </w:rPrChange>
                </w:rPr>
                <w:t>回测验证。</w:t>
              </w:r>
            </w:ins>
            <w:del w:id="214" w:author="许恒 [2]" w:date="2026-07-07T14:05:48Z">
              <w:r>
                <w:rPr>
                  <w:rFonts w:hint="default" w:eastAsia="仿宋_GB2312" w:cs="Times New Roman"/>
                  <w:color w:val="000000"/>
                  <w:sz w:val="24"/>
                  <w:szCs w:val="24"/>
                  <w:lang w:val="en-US" w:eastAsia="zh-CN" w:bidi="ar"/>
                  <w:rPrChange w:id="215" w:author="许恒 [2]" w:date="2026-07-07T14:06:00Z">
                    <w:rPr>
                      <w:rFonts w:hint="eastAsia" w:eastAsia="仿宋_GB2312"/>
                      <w:color w:val="000000"/>
                      <w:sz w:val="24"/>
                      <w:szCs w:val="24"/>
                      <w:lang w:val="en-US" w:eastAsia="zh-CN"/>
                    </w:rPr>
                  </w:rPrChange>
                </w:rPr>
                <w:delText>形成提升投资完成率的措施</w:delText>
              </w:r>
            </w:del>
            <w:del w:id="217" w:author="许恒 [2]" w:date="2026-07-07T14:06:10Z">
              <w:r>
                <w:rPr>
                  <w:rFonts w:hint="default" w:eastAsia="仿宋_GB2312" w:cs="Times New Roman"/>
                  <w:color w:val="000000"/>
                  <w:sz w:val="24"/>
                  <w:szCs w:val="24"/>
                  <w:lang w:bidi="ar"/>
                  <w:rPrChange w:id="218" w:author="许恒 [2]" w:date="2026-07-07T14:06:00Z">
                    <w:rPr>
                      <w:rFonts w:hint="default" w:eastAsia="仿宋_GB2312"/>
                      <w:color w:val="000000"/>
                      <w:sz w:val="24"/>
                      <w:szCs w:val="24"/>
                    </w:rPr>
                  </w:rPrChange>
                </w:rPr>
                <w:delText>。</w:delText>
              </w:r>
            </w:del>
          </w:p>
          <w:p w14:paraId="305622DA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>3. 针对本项目研究的意见或建议：</w:t>
            </w:r>
            <w:bookmarkStart w:id="1" w:name="_GoBack"/>
            <w:bookmarkEnd w:id="1"/>
          </w:p>
          <w:p w14:paraId="10BFA3E2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  <w:t>（1）</w:t>
            </w:r>
            <w:r>
              <w:rPr>
                <w:rFonts w:hint="eastAsia" w:eastAsia="仿宋_GB2312"/>
                <w:color w:val="00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  <w:t>；（2）</w:t>
            </w:r>
            <w:r>
              <w:rPr>
                <w:rFonts w:hint="eastAsia" w:eastAsia="仿宋_GB2312"/>
                <w:color w:val="00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default" w:eastAsia="仿宋_GB2312"/>
                <w:color w:val="000000"/>
                <w:sz w:val="24"/>
                <w:szCs w:val="24"/>
                <w:lang w:eastAsia="zh-CN"/>
              </w:rPr>
              <w:t>。</w:t>
            </w:r>
          </w:p>
          <w:p w14:paraId="702A54BF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>经专家组商议决定，同意项目组按照项目开题方案确定的研究思路，并按照评审意见进一步完善后，开展后续研究工作。</w:t>
            </w:r>
          </w:p>
          <w:p w14:paraId="0AE8750F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</w:p>
          <w:p w14:paraId="6CEDFC07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</w:p>
          <w:p w14:paraId="390DDCAD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>专家组长签字：</w:t>
            </w:r>
          </w:p>
          <w:p w14:paraId="37112DCE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4"/>
                <w:szCs w:val="24"/>
              </w:rPr>
            </w:pPr>
          </w:p>
          <w:p w14:paraId="70C2D842">
            <w:pPr>
              <w:spacing w:line="360" w:lineRule="auto"/>
              <w:ind w:firstLine="480" w:firstLineChars="200"/>
              <w:rPr>
                <w:rFonts w:hint="default" w:eastAsia="仿宋_GB2312"/>
                <w:color w:val="000000"/>
                <w:sz w:val="28"/>
              </w:rPr>
            </w:pPr>
            <w:r>
              <w:rPr>
                <w:rFonts w:hint="default" w:eastAsia="仿宋_GB2312"/>
                <w:color w:val="000000"/>
                <w:sz w:val="24"/>
                <w:szCs w:val="24"/>
              </w:rPr>
              <w:t xml:space="preserve">日期：           </w:t>
            </w:r>
          </w:p>
        </w:tc>
      </w:tr>
    </w:tbl>
    <w:p w14:paraId="0984DE6F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300000000000000"/>
    <w:charset w:val="88"/>
    <w:family w:val="roman"/>
    <w:pitch w:val="default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HYa3gj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74435"/>
    <w:multiLevelType w:val="singleLevel"/>
    <w:tmpl w:val="8FB7443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F6B38F5E"/>
    <w:multiLevelType w:val="singleLevel"/>
    <w:tmpl w:val="F6B38F5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7AF38F3"/>
    <w:multiLevelType w:val="singleLevel"/>
    <w:tmpl w:val="F7AF38F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decimal"/>
      <w:suff w:val="nothing"/>
      <w:lvlText w:val="（%1）"/>
      <w:lvlJc w:val="left"/>
      <w:rPr>
        <w:rFonts w:hint="default" w:ascii="Times New Roman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default" w:ascii="Times New Roman"/>
      </w:r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425" w:hanging="425"/>
      </w:pPr>
      <w:rPr>
        <w:rFonts w:hint="default" w:ascii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1505"/>
        </w:tabs>
        <w:ind w:left="850" w:hanging="425"/>
      </w:pPr>
      <w:rPr>
        <w:rFonts w:hint="default" w:ascii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1930"/>
        </w:tabs>
        <w:ind w:left="1275" w:hanging="425"/>
      </w:pPr>
      <w:rPr>
        <w:rFonts w:hint="default" w:ascii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1700" w:hanging="425"/>
      </w:pPr>
      <w:rPr>
        <w:rFonts w:hint="default" w:ascii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2125" w:hanging="425"/>
      </w:pPr>
      <w:rPr>
        <w:rFonts w:hint="default" w:ascii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2550" w:hanging="425"/>
      </w:pPr>
      <w:rPr>
        <w:rFonts w:hint="default" w:ascii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2975" w:hanging="425"/>
      </w:pPr>
      <w:rPr>
        <w:rFonts w:hint="default" w:ascii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3400" w:hanging="425"/>
      </w:pPr>
      <w:rPr>
        <w:rFonts w:hint="default" w:ascii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许恒">
    <w15:presenceInfo w15:providerId="None" w15:userId="许恒"/>
  </w15:person>
  <w15:person w15:author="许恒 [2]">
    <w15:presenceInfo w15:providerId="WPS Office" w15:userId="121548200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ViMzc4MzQ2ZjY1Y2I3NjlkZjYwZjI1YzA3ZmM4MmQifQ=="/>
  </w:docVars>
  <w:rsids>
    <w:rsidRoot w:val="002713A4"/>
    <w:rsid w:val="00216733"/>
    <w:rsid w:val="002713A4"/>
    <w:rsid w:val="0031108F"/>
    <w:rsid w:val="003A2C0A"/>
    <w:rsid w:val="00563C12"/>
    <w:rsid w:val="005D3458"/>
    <w:rsid w:val="00647784"/>
    <w:rsid w:val="006A3EDC"/>
    <w:rsid w:val="008162B1"/>
    <w:rsid w:val="008E2F14"/>
    <w:rsid w:val="008E43EC"/>
    <w:rsid w:val="009D0991"/>
    <w:rsid w:val="00A25C80"/>
    <w:rsid w:val="00CF2ABD"/>
    <w:rsid w:val="00E42F0E"/>
    <w:rsid w:val="00FB60AC"/>
    <w:rsid w:val="01016A8D"/>
    <w:rsid w:val="015B25B6"/>
    <w:rsid w:val="01DB1EFD"/>
    <w:rsid w:val="02367383"/>
    <w:rsid w:val="02CD12D7"/>
    <w:rsid w:val="03032BFE"/>
    <w:rsid w:val="03300D99"/>
    <w:rsid w:val="033F6241"/>
    <w:rsid w:val="038B1487"/>
    <w:rsid w:val="03EC63FF"/>
    <w:rsid w:val="04403D67"/>
    <w:rsid w:val="04D06D4E"/>
    <w:rsid w:val="05627021"/>
    <w:rsid w:val="05CF1AFF"/>
    <w:rsid w:val="07267140"/>
    <w:rsid w:val="07397B77"/>
    <w:rsid w:val="09B259BF"/>
    <w:rsid w:val="0B097861"/>
    <w:rsid w:val="0B222D0C"/>
    <w:rsid w:val="0B310B6B"/>
    <w:rsid w:val="0B422D73"/>
    <w:rsid w:val="0B7A075E"/>
    <w:rsid w:val="0D68630B"/>
    <w:rsid w:val="0DE07836"/>
    <w:rsid w:val="0E2A021A"/>
    <w:rsid w:val="0F00541F"/>
    <w:rsid w:val="1047014E"/>
    <w:rsid w:val="10D1151B"/>
    <w:rsid w:val="11FA7F03"/>
    <w:rsid w:val="12F232CF"/>
    <w:rsid w:val="13213DAE"/>
    <w:rsid w:val="137B32C6"/>
    <w:rsid w:val="150A3C01"/>
    <w:rsid w:val="150C0879"/>
    <w:rsid w:val="153C7AF2"/>
    <w:rsid w:val="155633F4"/>
    <w:rsid w:val="16290DB7"/>
    <w:rsid w:val="1633051B"/>
    <w:rsid w:val="16C60CFC"/>
    <w:rsid w:val="17957055"/>
    <w:rsid w:val="1812566A"/>
    <w:rsid w:val="1840688C"/>
    <w:rsid w:val="189D65CF"/>
    <w:rsid w:val="19D258F1"/>
    <w:rsid w:val="1A316A0B"/>
    <w:rsid w:val="1A95427C"/>
    <w:rsid w:val="1AF57E02"/>
    <w:rsid w:val="1B055FFD"/>
    <w:rsid w:val="1B95622C"/>
    <w:rsid w:val="1BBE4027"/>
    <w:rsid w:val="1BED69B1"/>
    <w:rsid w:val="1C7643DA"/>
    <w:rsid w:val="1EB52AB4"/>
    <w:rsid w:val="1ED55F80"/>
    <w:rsid w:val="1F520570"/>
    <w:rsid w:val="21272ACF"/>
    <w:rsid w:val="213C1917"/>
    <w:rsid w:val="22AE0FC2"/>
    <w:rsid w:val="23080148"/>
    <w:rsid w:val="234611FA"/>
    <w:rsid w:val="234B319D"/>
    <w:rsid w:val="23A71670"/>
    <w:rsid w:val="244E4D04"/>
    <w:rsid w:val="249E6E14"/>
    <w:rsid w:val="24F51B82"/>
    <w:rsid w:val="24F55EFE"/>
    <w:rsid w:val="28CE5F2B"/>
    <w:rsid w:val="28EA2628"/>
    <w:rsid w:val="293A25F0"/>
    <w:rsid w:val="299D4E5B"/>
    <w:rsid w:val="29E654E5"/>
    <w:rsid w:val="2A187669"/>
    <w:rsid w:val="2A3E3A1A"/>
    <w:rsid w:val="2A9D0A0A"/>
    <w:rsid w:val="2D777C44"/>
    <w:rsid w:val="2DD10516"/>
    <w:rsid w:val="2E310865"/>
    <w:rsid w:val="2F304F90"/>
    <w:rsid w:val="30517B8D"/>
    <w:rsid w:val="316D029A"/>
    <w:rsid w:val="31C003CA"/>
    <w:rsid w:val="31DF5C2E"/>
    <w:rsid w:val="324F6026"/>
    <w:rsid w:val="32902492"/>
    <w:rsid w:val="33D00C20"/>
    <w:rsid w:val="33D6202B"/>
    <w:rsid w:val="346C2A8B"/>
    <w:rsid w:val="34E82CE4"/>
    <w:rsid w:val="34F767F8"/>
    <w:rsid w:val="354B17F4"/>
    <w:rsid w:val="359C26E3"/>
    <w:rsid w:val="372B09DB"/>
    <w:rsid w:val="38594E66"/>
    <w:rsid w:val="38833DC6"/>
    <w:rsid w:val="38E2016C"/>
    <w:rsid w:val="3D5C5F31"/>
    <w:rsid w:val="3F721477"/>
    <w:rsid w:val="40103FA8"/>
    <w:rsid w:val="42507548"/>
    <w:rsid w:val="427F7E2D"/>
    <w:rsid w:val="42A10C42"/>
    <w:rsid w:val="42AC710B"/>
    <w:rsid w:val="43757F79"/>
    <w:rsid w:val="4423026D"/>
    <w:rsid w:val="445D353B"/>
    <w:rsid w:val="44B21193"/>
    <w:rsid w:val="44CE0BF8"/>
    <w:rsid w:val="455D41DA"/>
    <w:rsid w:val="45F87702"/>
    <w:rsid w:val="46787DE4"/>
    <w:rsid w:val="489460BF"/>
    <w:rsid w:val="494C34BB"/>
    <w:rsid w:val="4C1F7AD9"/>
    <w:rsid w:val="4D4663B4"/>
    <w:rsid w:val="4E967B6B"/>
    <w:rsid w:val="4EAC4E43"/>
    <w:rsid w:val="4FC00184"/>
    <w:rsid w:val="50FD4D3F"/>
    <w:rsid w:val="512779D9"/>
    <w:rsid w:val="51B178D7"/>
    <w:rsid w:val="51BC4136"/>
    <w:rsid w:val="51CE66DB"/>
    <w:rsid w:val="530B6619"/>
    <w:rsid w:val="53E2021C"/>
    <w:rsid w:val="546658DD"/>
    <w:rsid w:val="54890697"/>
    <w:rsid w:val="54B8447E"/>
    <w:rsid w:val="553E76D4"/>
    <w:rsid w:val="55D818D6"/>
    <w:rsid w:val="57623B4D"/>
    <w:rsid w:val="5778595E"/>
    <w:rsid w:val="586A6AEE"/>
    <w:rsid w:val="58944362"/>
    <w:rsid w:val="594D6137"/>
    <w:rsid w:val="5ADC3C17"/>
    <w:rsid w:val="5B8322E4"/>
    <w:rsid w:val="5C205D85"/>
    <w:rsid w:val="5D253393"/>
    <w:rsid w:val="5D9B5A9B"/>
    <w:rsid w:val="5DBC3E03"/>
    <w:rsid w:val="5E673ABA"/>
    <w:rsid w:val="5EF326A3"/>
    <w:rsid w:val="5F24108E"/>
    <w:rsid w:val="5F976163"/>
    <w:rsid w:val="614B5D49"/>
    <w:rsid w:val="621A47ED"/>
    <w:rsid w:val="623B56C7"/>
    <w:rsid w:val="6263077A"/>
    <w:rsid w:val="63C846FB"/>
    <w:rsid w:val="66CC4465"/>
    <w:rsid w:val="67A413D4"/>
    <w:rsid w:val="68482BE7"/>
    <w:rsid w:val="684B418A"/>
    <w:rsid w:val="69D361E5"/>
    <w:rsid w:val="6B1116BB"/>
    <w:rsid w:val="6B2B3DFF"/>
    <w:rsid w:val="6BEF66D2"/>
    <w:rsid w:val="6EAB14B0"/>
    <w:rsid w:val="6F392F8E"/>
    <w:rsid w:val="70EF67B2"/>
    <w:rsid w:val="7205184D"/>
    <w:rsid w:val="734050F1"/>
    <w:rsid w:val="734800D8"/>
    <w:rsid w:val="740C6A4E"/>
    <w:rsid w:val="74191A2E"/>
    <w:rsid w:val="74642A05"/>
    <w:rsid w:val="78561DD2"/>
    <w:rsid w:val="789111B3"/>
    <w:rsid w:val="7A2B65C8"/>
    <w:rsid w:val="7B090EAC"/>
    <w:rsid w:val="7B907329"/>
    <w:rsid w:val="7D5176F5"/>
    <w:rsid w:val="7D727007"/>
    <w:rsid w:val="7D891584"/>
    <w:rsid w:val="7E3643BE"/>
    <w:rsid w:val="7E4D6442"/>
    <w:rsid w:val="7F0E79E6"/>
    <w:rsid w:val="7F8C1C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nhideWhenUsed="0" w:uiPriority="99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hint="eastAsia" w:ascii="Times New Roman" w:hAnsi="Times New Roman"/>
      <w:kern w:val="2"/>
      <w:sz w:val="21"/>
      <w:lang w:val="en-US" w:eastAsia="zh-CN" w:bidi="ar-SA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3">
    <w:name w:val="Document Map"/>
    <w:basedOn w:val="1"/>
    <w:link w:val="12"/>
    <w:unhideWhenUsed/>
    <w:uiPriority w:val="99"/>
    <w:rPr>
      <w:rFonts w:ascii="宋体"/>
      <w:sz w:val="18"/>
      <w:szCs w:val="18"/>
    </w:rPr>
  </w:style>
  <w:style w:type="paragraph" w:styleId="4">
    <w:name w:val="annotation text"/>
    <w:basedOn w:val="1"/>
    <w:unhideWhenUsed/>
    <w:uiPriority w:val="99"/>
    <w:pPr>
      <w:jc w:val="left"/>
    </w:pPr>
  </w:style>
  <w:style w:type="paragraph" w:styleId="5">
    <w:name w:val="Body Text"/>
    <w:basedOn w:val="1"/>
    <w:link w:val="13"/>
    <w:uiPriority w:val="0"/>
    <w:pPr>
      <w:ind w:firstLine="200" w:firstLineChars="200"/>
      <w:jc w:val="left"/>
    </w:pPr>
    <w:rPr>
      <w:rFonts w:ascii="黑体" w:hAnsi="黑体" w:eastAsia="PMingLiU"/>
      <w:sz w:val="24"/>
      <w:szCs w:val="22"/>
      <w:lang w:eastAsia="en-US"/>
    </w:rPr>
  </w:style>
  <w:style w:type="paragraph" w:styleId="6">
    <w:name w:val="Plain Text"/>
    <w:basedOn w:val="1"/>
    <w:link w:val="14"/>
    <w:uiPriority w:val="99"/>
    <w:rPr>
      <w:rFonts w:hint="default" w:ascii="宋体" w:hAnsi="Courier New"/>
      <w:kern w:val="0"/>
      <w:sz w:val="20"/>
    </w:rPr>
  </w:style>
  <w:style w:type="paragraph" w:styleId="7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uiPriority w:val="99"/>
    <w:rPr>
      <w:sz w:val="24"/>
    </w:rPr>
  </w:style>
  <w:style w:type="character" w:customStyle="1" w:styleId="12">
    <w:name w:val="文档结构图 Char"/>
    <w:basedOn w:val="11"/>
    <w:link w:val="3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3">
    <w:name w:val="正文文本 Char"/>
    <w:basedOn w:val="11"/>
    <w:link w:val="5"/>
    <w:uiPriority w:val="0"/>
    <w:rPr>
      <w:rFonts w:ascii="黑体" w:hAnsi="黑体" w:eastAsia="PMingLiU" w:cs="Times New Roman"/>
      <w:sz w:val="24"/>
      <w:lang w:eastAsia="en-US"/>
    </w:rPr>
  </w:style>
  <w:style w:type="character" w:customStyle="1" w:styleId="14">
    <w:name w:val="纯文本 Char"/>
    <w:basedOn w:val="11"/>
    <w:link w:val="6"/>
    <w:uiPriority w:val="99"/>
    <w:rPr>
      <w:rFonts w:ascii="宋体" w:hAnsi="Courier New"/>
    </w:rPr>
  </w:style>
  <w:style w:type="character" w:customStyle="1" w:styleId="15">
    <w:name w:val="页脚 Char"/>
    <w:basedOn w:val="11"/>
    <w:link w:val="7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眉 Char"/>
    <w:basedOn w:val="11"/>
    <w:link w:val="8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纯文本 Char1"/>
    <w:basedOn w:val="11"/>
    <w:semiHidden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正文文本 Char1"/>
    <w:basedOn w:val="11"/>
    <w:semiHidden/>
    <w:uiPriority w:val="99"/>
    <w:rPr>
      <w:rFonts w:ascii="Times New Roman" w:hAnsi="Times New Roman" w:eastAsia="宋体" w:cs="Times New Roman"/>
      <w:szCs w:val="20"/>
    </w:rPr>
  </w:style>
  <w:style w:type="paragraph" w:customStyle="1" w:styleId="19">
    <w:name w:val="p0"/>
    <w:basedOn w:val="1"/>
    <w:uiPriority w:val="0"/>
    <w:pPr>
      <w:widowControl/>
    </w:p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13</Pages>
  <Words>2617</Words>
  <Characters>2783</Characters>
  <Lines>9</Lines>
  <Paragraphs>2</Paragraphs>
  <TotalTime>12</TotalTime>
  <ScaleCrop>false</ScaleCrop>
  <LinksUpToDate>false</LinksUpToDate>
  <CharactersWithSpaces>2829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2018-04-20T08:21:00Z</dcterms:created>
  <dc:creator>微软用户</dc:creator>
  <cp:lastModifiedBy>许恒</cp:lastModifiedBy>
  <cp:lastPrinted>2026-05-28T09:19:05Z</cp:lastPrinted>
  <dcterms:modified xsi:type="dcterms:W3CDTF">2026-07-07T06:10:30Z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3BFC3C4E9BC44346B9FDAAABCBC00B26_13</vt:lpwstr>
  </property>
  <property fmtid="{D5CDD505-2E9C-101B-9397-08002B2CF9AE}" pid="4" name="KSOTemplateDocerSaveRecord">
    <vt:lpwstr>eyJoZGlkIjoiODViY2JkMjU3NGYzZTEwMzZmMGFkZWViYmNkYWU3NDIiLCJ1c2VySWQiOiIxMzk5MjQ5MDE5In0=</vt:lpwstr>
  </property>
</Properties>
</file>