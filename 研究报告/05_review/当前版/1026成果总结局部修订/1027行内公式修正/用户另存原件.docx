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60F25">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4622B4DF">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r>
        <w:rPr>
          <w:rFonts w:hint="eastAsia" w:ascii="方正楷体_GBK" w:hAnsi="方正楷体_GBK" w:eastAsia="方正楷体_GBK" w:cs="方正楷体_GBK"/>
          <w:b/>
          <w:bCs/>
          <w:sz w:val="32"/>
          <w:szCs w:val="32"/>
          <w:lang w:val="en-US" w:eastAsia="zh"/>
          <w:woUserID w:val="1"/>
        </w:rPr>
        <w:t>、徐州勘测设计分公司</w:t>
      </w:r>
      <w:r>
        <w:rPr>
          <w:rFonts w:hint="eastAsia" w:ascii="方正楷体_GBK" w:hAnsi="方正楷体_GBK" w:eastAsia="方正楷体_GBK" w:cs="方正楷体_GBK"/>
          <w:b/>
          <w:bCs/>
          <w:sz w:val="32"/>
          <w:szCs w:val="32"/>
          <w:lang w:val="en-US" w:eastAsia="zh-CN"/>
        </w:rPr>
        <w:t>）</w:t>
      </w:r>
    </w:p>
    <w:p w14:paraId="62957E4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w:t>
      </w:r>
      <w:ins w:id="0" w:author="白日梦想家" w:date="2026-10-23T11:02:51Z">
        <w:r>
          <w:rPr>
            <w:rFonts w:hint="eastAsia" w:ascii="方正仿宋_GBK" w:hAnsi="方正仿宋_GBK" w:eastAsia="方正仿宋_GBK" w:cs="Times New Roman"/>
            <w:sz w:val="32"/>
            <w:szCs w:val="32"/>
            <w:lang w:eastAsia="zh"/>
            <w:woUserID w:val="1"/>
          </w:rPr>
          <w:t>年</w:t>
        </w:r>
      </w:ins>
      <w:ins w:id="1" w:author="白日梦想家" w:date="2026-10-23T11:02:52Z">
        <w:r>
          <w:rPr>
            <w:rFonts w:hint="eastAsia" w:ascii="方正仿宋_GBK" w:hAnsi="方正仿宋_GBK" w:eastAsia="方正仿宋_GBK" w:cs="Times New Roman"/>
            <w:sz w:val="32"/>
            <w:szCs w:val="32"/>
            <w:lang w:eastAsia="zh"/>
            <w:woUserID w:val="1"/>
          </w:rPr>
          <w:t>最大</w:t>
        </w:r>
      </w:ins>
      <w:ins w:id="2" w:author="白日梦想家" w:date="2026-10-23T11:02:56Z">
        <w:r>
          <w:rPr>
            <w:rFonts w:hint="eastAsia" w:ascii="方正仿宋_GBK" w:hAnsi="方正仿宋_GBK" w:eastAsia="方正仿宋_GBK" w:cs="Times New Roman"/>
            <w:sz w:val="32"/>
            <w:szCs w:val="32"/>
            <w:lang w:eastAsia="zh"/>
            <w:woUserID w:val="1"/>
          </w:rPr>
          <w:t>净</w:t>
        </w:r>
      </w:ins>
      <w:ins w:id="3" w:author="白日梦想家" w:date="2026-10-23T11:02:57Z">
        <w:r>
          <w:rPr>
            <w:rFonts w:hint="eastAsia" w:ascii="方正仿宋_GBK" w:hAnsi="方正仿宋_GBK" w:eastAsia="方正仿宋_GBK" w:cs="Times New Roman"/>
            <w:sz w:val="32"/>
            <w:szCs w:val="32"/>
            <w:lang w:eastAsia="zh"/>
            <w:woUserID w:val="1"/>
          </w:rPr>
          <w:t>负荷</w:t>
        </w:r>
      </w:ins>
      <w:ins w:id="4" w:author="白日梦想家" w:date="2026-10-23T11:03:00Z">
        <w:r>
          <w:rPr>
            <w:rFonts w:hint="eastAsia" w:ascii="方正仿宋_GBK" w:hAnsi="方正仿宋_GBK" w:eastAsia="方正仿宋_GBK" w:cs="Times New Roman"/>
            <w:sz w:val="32"/>
            <w:szCs w:val="32"/>
            <w:lang w:eastAsia="zh"/>
            <w:woUserID w:val="1"/>
          </w:rPr>
          <w:t>平均</w:t>
        </w:r>
      </w:ins>
      <w:ins w:id="5" w:author="白日梦想家" w:date="2026-10-23T11:03:02Z">
        <w:r>
          <w:rPr>
            <w:rFonts w:hint="eastAsia" w:ascii="方正仿宋_GBK" w:hAnsi="方正仿宋_GBK" w:eastAsia="方正仿宋_GBK" w:cs="Times New Roman"/>
            <w:sz w:val="32"/>
            <w:szCs w:val="32"/>
            <w:lang w:eastAsia="zh"/>
            <w:woUserID w:val="1"/>
          </w:rPr>
          <w:t>增长率</w:t>
        </w:r>
      </w:ins>
      <w:del w:id="6" w:author="白日梦想家" w:date="2026-10-23T11:02:16Z">
        <w:r>
          <w:rPr>
            <w:rFonts w:hint="eastAsia" w:ascii="方正仿宋_GBK" w:hAnsi="方正仿宋_GBK" w:eastAsia="方正仿宋_GBK" w:cs="Times New Roman"/>
            <w:sz w:val="32"/>
            <w:szCs w:val="32"/>
          </w:rPr>
          <w:delText>区域</w:delText>
        </w:r>
      </w:del>
      <w:del w:id="7" w:author="白日梦想家" w:date="2026-10-23T11:03:19Z">
        <w:r>
          <w:rPr>
            <w:rFonts w:hint="eastAsia" w:ascii="方正仿宋_GBK" w:hAnsi="方正仿宋_GBK" w:eastAsia="方正仿宋_GBK" w:cs="Times New Roman"/>
            <w:sz w:val="32"/>
            <w:szCs w:val="32"/>
          </w:rPr>
          <w:delText>容载比</w:delText>
        </w:r>
      </w:del>
      <w:r>
        <w:rPr>
          <w:rFonts w:hint="eastAsia" w:ascii="方正仿宋_GBK" w:hAnsi="方正仿宋_GBK" w:eastAsia="方正仿宋_GBK" w:cs="Times New Roman"/>
          <w:sz w:val="32"/>
          <w:szCs w:val="32"/>
        </w:rPr>
        <w:t>难以判断</w:t>
      </w:r>
      <w:ins w:id="8" w:author="白日梦想家" w:date="2026-10-23T11:03:34Z">
        <w:r>
          <w:rPr>
            <w:rFonts w:hint="eastAsia" w:ascii="方正仿宋_GBK" w:hAnsi="方正仿宋_GBK" w:eastAsia="方正仿宋_GBK" w:cs="Times New Roman"/>
            <w:sz w:val="32"/>
            <w:szCs w:val="32"/>
            <w:lang w:eastAsia="zh"/>
            <w:woUserID w:val="1"/>
          </w:rPr>
          <w:t>区域</w:t>
        </w:r>
      </w:ins>
      <w:ins w:id="9" w:author="白日梦想家" w:date="2026-10-23T11:03:21Z">
        <w:r>
          <w:rPr>
            <w:rFonts w:hint="eastAsia" w:ascii="方正仿宋_GBK" w:hAnsi="方正仿宋_GBK" w:eastAsia="方正仿宋_GBK" w:cs="Times New Roman"/>
            <w:sz w:val="32"/>
            <w:szCs w:val="32"/>
            <w:woUserID w:val="1"/>
          </w:rPr>
          <w:t>容载比</w:t>
        </w:r>
      </w:ins>
      <w:ins w:id="10" w:author="白日梦想家" w:date="2026-10-23T11:04:05Z">
        <w:r>
          <w:rPr>
            <w:rFonts w:hint="eastAsia" w:ascii="方正仿宋_GBK" w:hAnsi="方正仿宋_GBK" w:eastAsia="方正仿宋_GBK" w:cs="Times New Roman"/>
            <w:sz w:val="32"/>
            <w:szCs w:val="32"/>
            <w:lang w:eastAsia="zh"/>
            <w:woUserID w:val="1"/>
          </w:rPr>
          <w:t>指标</w:t>
        </w:r>
      </w:ins>
      <w:del w:id="11" w:author="白日梦想家" w:date="2026-10-23T11:03:21Z">
        <w:r>
          <w:rPr>
            <w:rFonts w:hint="eastAsia" w:ascii="方正仿宋_GBK" w:hAnsi="方正仿宋_GBK" w:eastAsia="方正仿宋_GBK" w:cs="Times New Roman"/>
            <w:sz w:val="32"/>
            <w:szCs w:val="32"/>
            <w:woUserID w:val="1"/>
          </w:rPr>
          <w:delText>各站的增容需求</w:delText>
        </w:r>
      </w:del>
      <w:r>
        <w:rPr>
          <w:rFonts w:hint="eastAsia" w:ascii="方正仿宋_GBK" w:hAnsi="方正仿宋_GBK" w:eastAsia="方正仿宋_GBK" w:cs="Times New Roman"/>
          <w:sz w:val="32"/>
          <w:szCs w:val="32"/>
        </w:rPr>
        <w:t>。围绕徐州地区分布式新能源高渗透率条件下的容量规划问题，本研究选取邳州和市区开展对比，联合比选主变、储能和10千伏联络，分析具体设备组合及费用变化，并提取五项</w:t>
      </w:r>
      <w:r>
        <w:rPr>
          <w:rFonts w:hint="eastAsia" w:ascii="方正仿宋_GBK" w:hAnsi="方正仿宋_GBK" w:eastAsia="方正仿宋_GBK" w:cs="Times New Roman"/>
          <w:sz w:val="32"/>
          <w:szCs w:val="32"/>
          <w:lang w:eastAsia="zh"/>
          <w:woUserID w:val="1"/>
        </w:rPr>
        <w:t>关键</w:t>
      </w:r>
      <w:r>
        <w:rPr>
          <w:rFonts w:hint="eastAsia" w:ascii="方正仿宋_GBK" w:hAnsi="方正仿宋_GBK" w:eastAsia="方正仿宋_GBK" w:cs="Times New Roman"/>
          <w:sz w:val="32"/>
          <w:szCs w:val="32"/>
        </w:rPr>
        <w:t>参数，形成</w:t>
      </w:r>
      <w:ins w:id="12" w:author="白日梦想家" w:date="2026-10-23T11:01:39Z">
        <w:r>
          <w:rPr>
            <w:rFonts w:hint="eastAsia" w:ascii="方正仿宋_GBK" w:hAnsi="方正仿宋_GBK" w:eastAsia="方正仿宋_GBK" w:cs="Times New Roman"/>
            <w:sz w:val="32"/>
            <w:szCs w:val="32"/>
            <w:lang w:eastAsia="zh"/>
            <w:woUserID w:val="1"/>
          </w:rPr>
          <w:t>多参数</w:t>
        </w:r>
      </w:ins>
      <w:ins w:id="13" w:author="白日梦想家" w:date="2026-10-23T11:01:42Z">
        <w:r>
          <w:rPr>
            <w:rFonts w:hint="eastAsia" w:ascii="方正仿宋_GBK" w:hAnsi="方正仿宋_GBK" w:eastAsia="方正仿宋_GBK" w:cs="Times New Roman"/>
            <w:sz w:val="32"/>
            <w:szCs w:val="32"/>
            <w:lang w:eastAsia="zh"/>
            <w:woUserID w:val="1"/>
          </w:rPr>
          <w:t>弹性</w:t>
        </w:r>
      </w:ins>
      <w:del w:id="14" w:author="白日梦想家" w:date="2026-10-23T11:01:37Z">
        <w:r>
          <w:rPr>
            <w:rFonts w:hint="eastAsia" w:ascii="方正仿宋_GBK" w:hAnsi="方正仿宋_GBK" w:eastAsia="方正仿宋_GBK" w:cs="Times New Roman"/>
            <w:sz w:val="32"/>
            <w:szCs w:val="32"/>
          </w:rPr>
          <w:delText>分片区</w:delText>
        </w:r>
      </w:del>
      <w:r>
        <w:rPr>
          <w:rFonts w:hint="eastAsia" w:ascii="方正仿宋_GBK" w:hAnsi="方正仿宋_GBK" w:eastAsia="方正仿宋_GBK" w:cs="Times New Roman"/>
          <w:sz w:val="32"/>
          <w:szCs w:val="32"/>
        </w:rPr>
        <w:t>容载比推荐矩阵，为“一片一策”规划提供依据。</w:t>
      </w:r>
    </w:p>
    <w:p w14:paraId="780E78AE">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sz w:val="36"/>
          <w:szCs w:val="36"/>
          <w:highlight w:val="none"/>
          <w:rPrChange w:id="16" w:author="白日梦想家" w:date="2026-10-26T14:25:02Z">
            <w:rPr>
              <w:rFonts w:hint="eastAsia" w:ascii="方正黑体_GBK" w:hAnsi="方正黑体_GBK" w:eastAsia="方正黑体_GBK" w:cs="方正黑体_GBK"/>
              <w:highlight w:val="none"/>
              <w14:ligatures w14:val="standardContextual"/>
            </w:rPr>
          </w:rPrChange>
          <w14:ligatures w14:val="standardContextual"/>
        </w:rPr>
        <w:pPrChange w:id="15" w:author="白日梦想家" w:date="2026-10-26T14:26:3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7" w:author="白日梦想家" w:date="2026-10-26T14:25:02Z">
            <w:rPr>
              <w:rFonts w:hint="eastAsia" w:ascii="方正黑体_GBK" w:hAnsi="方正黑体_GBK" w:eastAsia="方正黑体_GBK" w:cs="方正黑体_GBK"/>
              <w:b/>
              <w:bCs/>
              <w:sz w:val="36"/>
              <w:szCs w:val="36"/>
            </w:rPr>
          </w:rPrChange>
        </w:rPr>
        <w:t>一、现状形势</w:t>
      </w:r>
      <w:ins w:id="18" w:author="xh" w:date="2026-10-23T13:15:13Z">
        <w:r>
          <w:rPr>
            <w:rFonts w:hint="default" w:ascii="Times New Roman" w:hAnsi="Times New Roman" w:eastAsia="方正黑体_GBK" w:cs="Times New Roman"/>
            <w:b w:val="0"/>
            <w:bCs w:val="0"/>
            <w:i w:val="0"/>
            <w:iCs w:val="0"/>
            <w:sz w:val="36"/>
            <w:szCs w:val="36"/>
            <w:rPrChange w:id="19" w:author="白日梦想家" w:date="2026-10-26T14:25:02Z">
              <w:rPr>
                <w:rFonts w:hint="eastAsia" w:ascii="方正黑体_GBK" w:hAnsi="方正黑体_GBK" w:eastAsia="方正黑体_GBK" w:cs="方正黑体_GBK"/>
                <w:b/>
                <w:bCs/>
                <w:sz w:val="36"/>
                <w:szCs w:val="36"/>
              </w:rPr>
            </w:rPrChange>
          </w:rPr>
          <w:t>与规划需求</w:t>
        </w:r>
      </w:ins>
      <w:del w:id="20" w:author="xh" w:date="2026-10-23T13:15:13Z">
        <w:r>
          <w:rPr>
            <w:rFonts w:hint="eastAsia" w:ascii="方正黑体_GBK" w:hAnsi="方正黑体_GBK" w:eastAsia="方正黑体_GBK" w:cs="方正黑体_GBK"/>
            <w:sz w:val="36"/>
            <w:szCs w:val="36"/>
            <w:rPrChange w:id="21" w:author="白日梦想家" w:date="2026-10-26T14:25:02Z">
              <w:rPr>
                <w:rFonts w:hint="eastAsia" w:ascii="方正黑体_GBK" w:hAnsi="方正黑体_GBK" w:eastAsia="方正黑体_GBK" w:cs="方正黑体_GBK"/>
              </w:rPr>
            </w:rPrChange>
          </w:rPr>
          <w:delText>分析</w:delText>
        </w:r>
      </w:del>
    </w:p>
    <w:p w14:paraId="31FDB198">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2" w:author="xh" w:date="2026-10-23T13:18:38Z">
            <w:rPr>
              <w:rFonts w:hint="eastAsia" w:ascii="方正楷体_GBK" w:hAnsi="方正楷体_GBK" w:eastAsia="方正楷体_GBK" w:cs="方正楷体_GBK"/>
              <w:b/>
              <w:bCs/>
              <w:sz w:val="32"/>
              <w:szCs w:val="32"/>
            </w:rPr>
          </w:rPrChange>
        </w:rPr>
        <w:t>（一）新能源增长</w:t>
      </w:r>
      <w:ins w:id="23" w:author="xh" w:date="2026-10-23T13:18:38Z">
        <w:r>
          <w:rPr>
            <w:rFonts w:hint="default" w:ascii="Times New Roman" w:hAnsi="Times New Roman" w:eastAsia="方正楷体_GBK" w:cs="Times New Roman"/>
            <w:b/>
            <w:bCs/>
            <w:i w:val="0"/>
            <w:iCs w:val="0"/>
            <w:sz w:val="32"/>
            <w:szCs w:val="32"/>
            <w:rPrChange w:id="24" w:author="xh" w:date="2026-10-23T13:18:38Z">
              <w:rPr>
                <w:rFonts w:hint="eastAsia" w:ascii="方正楷体_GBK" w:hAnsi="方正楷体_GBK" w:eastAsia="方正楷体_GBK" w:cs="方正楷体_GBK"/>
                <w:b/>
                <w:bCs/>
                <w:sz w:val="32"/>
                <w:szCs w:val="32"/>
              </w:rPr>
            </w:rPrChange>
          </w:rPr>
          <w:t>使容量规划面临</w:t>
        </w:r>
      </w:ins>
      <w:del w:id="25" w:author="xh" w:date="2026-10-23T13:18:38Z">
        <w:r>
          <w:rPr>
            <w:rFonts w:hint="eastAsia" w:ascii="方正楷体_GBK" w:hAnsi="方正楷体_GBK" w:eastAsia="方正楷体_GBK" w:cs="方正楷体_GBK"/>
            <w:b/>
            <w:bCs/>
            <w:sz w:val="32"/>
            <w:szCs w:val="32"/>
          </w:rPr>
          <w:delText>改变主变</w:delText>
        </w:r>
      </w:del>
      <w:r>
        <w:rPr>
          <w:rFonts w:hint="default" w:ascii="Times New Roman" w:hAnsi="Times New Roman" w:eastAsia="方正楷体_GBK" w:cs="Times New Roman"/>
          <w:b/>
          <w:bCs/>
          <w:i w:val="0"/>
          <w:iCs w:val="0"/>
          <w:sz w:val="32"/>
          <w:szCs w:val="32"/>
          <w:rPrChange w:id="26" w:author="xh" w:date="2026-10-23T13:18:38Z">
            <w:rPr>
              <w:rFonts w:hint="eastAsia" w:ascii="方正楷体_GBK" w:hAnsi="方正楷体_GBK" w:eastAsia="方正楷体_GBK" w:cs="方正楷体_GBK"/>
              <w:b/>
              <w:bCs/>
              <w:sz w:val="32"/>
              <w:szCs w:val="32"/>
            </w:rPr>
          </w:rPrChange>
        </w:rPr>
        <w:t>双向</w:t>
      </w:r>
      <w:ins w:id="27" w:author="xh" w:date="2026-10-23T13:18:38Z">
        <w:r>
          <w:rPr>
            <w:rFonts w:hint="default" w:ascii="Times New Roman" w:hAnsi="Times New Roman" w:eastAsia="方正楷体_GBK" w:cs="Times New Roman"/>
            <w:b/>
            <w:bCs/>
            <w:i w:val="0"/>
            <w:iCs w:val="0"/>
            <w:sz w:val="32"/>
            <w:szCs w:val="32"/>
            <w:rPrChange w:id="28" w:author="xh" w:date="2026-10-23T13:18:38Z">
              <w:rPr>
                <w:rFonts w:hint="eastAsia" w:ascii="方正楷体_GBK" w:hAnsi="方正楷体_GBK" w:eastAsia="方正楷体_GBK" w:cs="方正楷体_GBK"/>
                <w:b/>
                <w:bCs/>
                <w:sz w:val="32"/>
                <w:szCs w:val="32"/>
              </w:rPr>
            </w:rPrChange>
          </w:rPr>
          <w:t>供电</w:t>
        </w:r>
      </w:ins>
      <w:del w:id="29" w:author="xh" w:date="2026-10-23T13:18:38Z">
        <w:r>
          <w:rPr>
            <w:rFonts w:hint="eastAsia" w:ascii="方正楷体_GBK" w:hAnsi="方正楷体_GBK" w:eastAsia="方正楷体_GBK" w:cs="方正楷体_GBK"/>
            <w:b/>
            <w:bCs/>
            <w:sz w:val="32"/>
            <w:szCs w:val="32"/>
          </w:rPr>
          <w:delText>承载</w:delText>
        </w:r>
      </w:del>
      <w:r>
        <w:rPr>
          <w:rFonts w:hint="default" w:ascii="Times New Roman" w:hAnsi="Times New Roman" w:eastAsia="方正楷体_GBK" w:cs="Times New Roman"/>
          <w:b/>
          <w:bCs/>
          <w:i w:val="0"/>
          <w:iCs w:val="0"/>
          <w:sz w:val="32"/>
          <w:szCs w:val="32"/>
          <w:rPrChange w:id="30" w:author="xh" w:date="2026-10-23T13:18:38Z">
            <w:rPr>
              <w:rFonts w:hint="eastAsia" w:ascii="方正楷体_GBK" w:hAnsi="方正楷体_GBK" w:eastAsia="方正楷体_GBK" w:cs="方正楷体_GBK"/>
              <w:b/>
              <w:bCs/>
              <w:sz w:val="32"/>
              <w:szCs w:val="32"/>
            </w:rPr>
          </w:rPrChange>
        </w:rPr>
        <w:t>任务</w:t>
      </w:r>
    </w:p>
    <w:p w14:paraId="2BAED4BE">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commentRangeStart w:id="0"/>
      <w:r>
        <w:rPr>
          <w:rFonts w:hint="default" w:ascii="Times New Roman" w:hAnsi="Times New Roman" w:eastAsia="方正楷体_GBK" w:cs="Times New Roman"/>
          <w:b/>
          <w:bCs/>
          <w:i w:val="0"/>
          <w:iCs w:val="0"/>
          <w:sz w:val="32"/>
          <w:szCs w:val="32"/>
          <w:rPrChange w:id="31" w:author="xh" w:date="2026-10-23T13:22:02Z">
            <w:rPr>
              <w:rFonts w:hint="eastAsia" w:ascii="方正楷体_GBK" w:hAnsi="方正楷体_GBK" w:eastAsia="方正楷体_GBK" w:cs="方正楷体_GBK"/>
              <w:b/>
              <w:sz w:val="32"/>
              <w:szCs w:val="32"/>
            </w:rPr>
          </w:rPrChange>
        </w:rPr>
        <w:t>一是</w:t>
      </w:r>
      <w:ins w:id="32" w:author="xh" w:date="2026-10-23T13:22:02Z">
        <w:r>
          <w:rPr>
            <w:rFonts w:hint="default" w:ascii="Times New Roman" w:hAnsi="Times New Roman" w:eastAsia="方正楷体_GBK" w:cs="Times New Roman"/>
            <w:b/>
            <w:bCs/>
            <w:i w:val="0"/>
            <w:iCs w:val="0"/>
            <w:sz w:val="32"/>
            <w:szCs w:val="32"/>
            <w:rPrChange w:id="33" w:author="xh" w:date="2026-10-23T13:22:02Z">
              <w:rPr>
                <w:rFonts w:hint="eastAsia" w:ascii="方正楷体_GBK" w:hAnsi="方正楷体_GBK" w:eastAsia="方正楷体_GBK" w:cs="方正楷体_GBK"/>
                <w:b/>
                <w:sz w:val="32"/>
                <w:szCs w:val="32"/>
              </w:rPr>
            </w:rPrChange>
          </w:rPr>
          <w:t>分布式</w:t>
        </w:r>
      </w:ins>
      <w:del w:id="34" w:author="xh" w:date="2026-10-23T13:22:02Z">
        <w:r>
          <w:rPr>
            <w:rFonts w:hint="eastAsia" w:ascii="方正楷体_GBK" w:hAnsi="方正楷体_GBK" w:eastAsia="方正楷体_GBK" w:cs="方正楷体_GBK"/>
            <w:b/>
            <w:sz w:val="32"/>
            <w:szCs w:val="32"/>
          </w:rPr>
          <w:delText>县域</w:delText>
        </w:r>
      </w:del>
      <w:r>
        <w:rPr>
          <w:rFonts w:hint="default" w:ascii="Times New Roman" w:hAnsi="Times New Roman" w:eastAsia="方正楷体_GBK" w:cs="Times New Roman"/>
          <w:b/>
          <w:bCs/>
          <w:i w:val="0"/>
          <w:iCs w:val="0"/>
          <w:sz w:val="32"/>
          <w:szCs w:val="32"/>
          <w:rPrChange w:id="35" w:author="xh" w:date="2026-10-23T13:22:02Z">
            <w:rPr>
              <w:rFonts w:hint="eastAsia" w:ascii="方正楷体_GBK" w:hAnsi="方正楷体_GBK" w:eastAsia="方正楷体_GBK" w:cs="方正楷体_GBK"/>
              <w:b/>
              <w:sz w:val="32"/>
              <w:szCs w:val="32"/>
            </w:rPr>
          </w:rPrChange>
        </w:rPr>
        <w:t>光伏规模</w:t>
      </w:r>
      <w:ins w:id="36" w:author="xh" w:date="2026-10-23T13:22:02Z">
        <w:r>
          <w:rPr>
            <w:rFonts w:hint="default" w:ascii="Times New Roman" w:hAnsi="Times New Roman" w:eastAsia="方正楷体_GBK" w:cs="Times New Roman"/>
            <w:b/>
            <w:bCs/>
            <w:i w:val="0"/>
            <w:iCs w:val="0"/>
            <w:sz w:val="32"/>
            <w:szCs w:val="32"/>
            <w:rPrChange w:id="37" w:author="xh" w:date="2026-10-23T13:22:02Z">
              <w:rPr>
                <w:rFonts w:hint="eastAsia" w:ascii="方正楷体_GBK" w:hAnsi="方正楷体_GBK" w:eastAsia="方正楷体_GBK" w:cs="方正楷体_GBK"/>
                <w:b/>
                <w:sz w:val="32"/>
                <w:szCs w:val="32"/>
              </w:rPr>
            </w:rPrChange>
          </w:rPr>
          <w:t>快速</w:t>
        </w:r>
      </w:ins>
      <w:r>
        <w:rPr>
          <w:rFonts w:hint="default" w:ascii="Times New Roman" w:hAnsi="Times New Roman" w:eastAsia="方正楷体_GBK" w:cs="Times New Roman"/>
          <w:b/>
          <w:bCs/>
          <w:i w:val="0"/>
          <w:iCs w:val="0"/>
          <w:sz w:val="32"/>
          <w:szCs w:val="32"/>
          <w:rPrChange w:id="38" w:author="xh" w:date="2026-10-23T13:22:02Z">
            <w:rPr>
              <w:rFonts w:hint="eastAsia" w:ascii="方正楷体_GBK" w:hAnsi="方正楷体_GBK" w:eastAsia="方正楷体_GBK" w:cs="方正楷体_GBK"/>
              <w:b/>
              <w:sz w:val="32"/>
              <w:szCs w:val="32"/>
            </w:rPr>
          </w:rPrChange>
        </w:rPr>
        <w:t>增长</w:t>
      </w:r>
      <w:del w:id="39" w:author="xh" w:date="2026-10-23T13:22:02Z">
        <w:r>
          <w:rPr>
            <w:rFonts w:hint="eastAsia" w:ascii="方正楷体_GBK" w:hAnsi="方正楷体_GBK" w:eastAsia="方正楷体_GBK" w:cs="方正楷体_GBK"/>
            <w:b/>
            <w:sz w:val="32"/>
            <w:szCs w:val="32"/>
          </w:rPr>
          <w:delText>较快</w:delText>
        </w:r>
      </w:del>
      <w:r>
        <w:rPr>
          <w:rFonts w:hint="default" w:ascii="Times New Roman" w:hAnsi="Times New Roman" w:eastAsia="方正楷体_GBK" w:cs="Times New Roman"/>
          <w:b/>
          <w:bCs/>
          <w:i w:val="0"/>
          <w:iCs w:val="0"/>
          <w:sz w:val="32"/>
          <w:szCs w:val="32"/>
          <w:rPrChange w:id="40" w:author="xh" w:date="2026-10-23T13:22:02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41" w:author="xh" w:date="2026-10-23T13:22:02Z">
            <w:rPr>
              <w:rFonts w:hint="eastAsia" w:ascii="方正仿宋_GBK" w:hAnsi="方正仿宋_GBK" w:eastAsia="方正仿宋_GBK" w:cs="Times New Roman"/>
              <w:sz w:val="32"/>
              <w:szCs w:val="32"/>
            </w:rPr>
          </w:rPrChange>
        </w:rPr>
        <w:t>邳州年末分布式光伏装机由2023年的564.70 MW增</w:t>
      </w:r>
      <w:del w:id="42"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3" w:author="xh" w:date="2026-10-23T13:22:02Z">
            <w:rPr>
              <w:rFonts w:hint="eastAsia" w:ascii="方正仿宋_GBK" w:hAnsi="方正仿宋_GBK" w:eastAsia="方正仿宋_GBK" w:cs="Times New Roman"/>
              <w:sz w:val="32"/>
              <w:szCs w:val="32"/>
            </w:rPr>
          </w:rPrChange>
        </w:rPr>
        <w:t>至2025年的1559.64 MW，市区同期由253.68 MW增</w:t>
      </w:r>
      <w:del w:id="44"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5" w:author="xh" w:date="2026-10-23T13:22:02Z">
            <w:rPr>
              <w:rFonts w:hint="eastAsia" w:ascii="方正仿宋_GBK" w:hAnsi="方正仿宋_GBK" w:eastAsia="方正仿宋_GBK" w:cs="Times New Roman"/>
              <w:sz w:val="32"/>
              <w:szCs w:val="32"/>
            </w:rPr>
          </w:rPrChange>
        </w:rPr>
        <w:t>至491.18 MW。</w:t>
      </w:r>
      <w:ins w:id="46" w:author="xh" w:date="2026-10-23T13:22:02Z">
        <w:r>
          <w:rPr>
            <w:rFonts w:hint="default" w:ascii="Times New Roman" w:hAnsi="Times New Roman" w:eastAsia="方正仿宋_GBK" w:cs="Times New Roman"/>
            <w:b w:val="0"/>
            <w:bCs w:val="0"/>
            <w:i w:val="0"/>
            <w:iCs w:val="0"/>
            <w:sz w:val="32"/>
            <w:szCs w:val="32"/>
            <w:rPrChange w:id="47" w:author="xh" w:date="2026-10-23T13:22:02Z">
              <w:rPr>
                <w:rFonts w:hint="eastAsia" w:ascii="方正仿宋_GBK" w:hAnsi="方正仿宋_GBK" w:eastAsia="方正仿宋_GBK" w:cs="Times New Roman"/>
                <w:sz w:val="32"/>
                <w:szCs w:val="32"/>
              </w:rPr>
            </w:rPrChange>
          </w:rPr>
          <w:t>两地</w:t>
        </w:r>
      </w:ins>
      <w:del w:id="48" w:author="xh" w:date="2026-10-23T13:22:02Z">
        <w:r>
          <w:rPr>
            <w:rFonts w:hint="eastAsia" w:ascii="方正仿宋_GBK" w:hAnsi="方正仿宋_GBK" w:eastAsia="方正仿宋_GBK" w:cs="Times New Roman"/>
            <w:sz w:val="32"/>
            <w:szCs w:val="32"/>
          </w:rPr>
          <w:delText>分布式电源装机渗透率为同范围并网装机与用户最大负荷之比，无量纲[1]。按典型场景估计用户最大负荷，2025年邳州和市</w:delText>
        </w:r>
      </w:del>
      <w:r>
        <w:rPr>
          <w:rFonts w:hint="default" w:ascii="Times New Roman" w:hAnsi="Times New Roman" w:eastAsia="方正仿宋_GBK" w:cs="Times New Roman"/>
          <w:b w:val="0"/>
          <w:bCs w:val="0"/>
          <w:i w:val="0"/>
          <w:iCs w:val="0"/>
          <w:sz w:val="32"/>
          <w:szCs w:val="32"/>
          <w:rPrChange w:id="49" w:author="xh" w:date="2026-10-23T13:22:02Z">
            <w:rPr>
              <w:rFonts w:hint="eastAsia" w:ascii="方正仿宋_GBK" w:hAnsi="方正仿宋_GBK" w:eastAsia="方正仿宋_GBK" w:cs="Times New Roman"/>
              <w:sz w:val="32"/>
              <w:szCs w:val="32"/>
            </w:rPr>
          </w:rPrChange>
        </w:rPr>
        <w:t>区</w:t>
      </w:r>
      <w:del w:id="50" w:author="xh" w:date="2026-10-23T13:22:02Z">
        <w:r>
          <w:rPr>
            <w:rFonts w:hint="eastAsia" w:ascii="方正仿宋_GBK" w:hAnsi="方正仿宋_GBK" w:eastAsia="方正仿宋_GBK" w:cs="Times New Roman"/>
            <w:sz w:val="32"/>
            <w:szCs w:val="32"/>
          </w:rPr>
          <w:delText>该指标</w:delText>
        </w:r>
      </w:del>
      <w:r>
        <w:rPr>
          <w:rFonts w:hint="default" w:ascii="Times New Roman" w:hAnsi="Times New Roman" w:eastAsia="方正仿宋_GBK" w:cs="Times New Roman"/>
          <w:b w:val="0"/>
          <w:bCs w:val="0"/>
          <w:i w:val="0"/>
          <w:iCs w:val="0"/>
          <w:sz w:val="32"/>
          <w:szCs w:val="32"/>
          <w:rPrChange w:id="51" w:author="xh" w:date="2026-10-23T13:22:02Z">
            <w:rPr>
              <w:rFonts w:hint="eastAsia" w:ascii="方正仿宋_GBK" w:hAnsi="方正仿宋_GBK" w:eastAsia="方正仿宋_GBK" w:cs="Times New Roman"/>
              <w:sz w:val="32"/>
              <w:szCs w:val="32"/>
            </w:rPr>
          </w:rPrChange>
        </w:rPr>
        <w:t>分别</w:t>
      </w:r>
      <w:ins w:id="52" w:author="xh" w:date="2026-10-23T13:22:02Z">
        <w:r>
          <w:rPr>
            <w:rFonts w:hint="default" w:ascii="Times New Roman" w:hAnsi="Times New Roman" w:eastAsia="方正仿宋_GBK" w:cs="Times New Roman"/>
            <w:b w:val="0"/>
            <w:bCs w:val="0"/>
            <w:i w:val="0"/>
            <w:iCs w:val="0"/>
            <w:sz w:val="32"/>
            <w:szCs w:val="32"/>
            <w:rPrChange w:id="53" w:author="xh" w:date="2026-10-23T13:22:02Z">
              <w:rPr>
                <w:rFonts w:hint="eastAsia" w:ascii="方正仿宋_GBK" w:hAnsi="方正仿宋_GBK" w:eastAsia="方正仿宋_GBK" w:cs="Times New Roman"/>
                <w:sz w:val="32"/>
                <w:szCs w:val="32"/>
              </w:rPr>
            </w:rPrChange>
          </w:rPr>
          <w:t>代表</w:t>
        </w:r>
      </w:ins>
      <w:del w:id="54" w:author="xh" w:date="2026-10-23T13:22:02Z">
        <w:r>
          <w:rPr>
            <w:rFonts w:hint="eastAsia" w:ascii="方正仿宋_GBK" w:hAnsi="方正仿宋_GBK" w:eastAsia="方正仿宋_GBK" w:cs="Times New Roman"/>
            <w:sz w:val="32"/>
            <w:szCs w:val="32"/>
          </w:rPr>
          <w:delText>为1.63和0.32，分别体现</w:delText>
        </w:r>
      </w:del>
      <w:r>
        <w:rPr>
          <w:rFonts w:hint="default" w:ascii="Times New Roman" w:hAnsi="Times New Roman" w:eastAsia="方正仿宋_GBK" w:cs="Times New Roman"/>
          <w:b w:val="0"/>
          <w:bCs w:val="0"/>
          <w:i w:val="0"/>
          <w:iCs w:val="0"/>
          <w:sz w:val="32"/>
          <w:szCs w:val="32"/>
          <w:rPrChange w:id="55" w:author="xh" w:date="2026-10-23T13:22:02Z">
            <w:rPr>
              <w:rFonts w:hint="eastAsia" w:ascii="方正仿宋_GBK" w:hAnsi="方正仿宋_GBK" w:eastAsia="方正仿宋_GBK" w:cs="Times New Roman"/>
              <w:sz w:val="32"/>
              <w:szCs w:val="32"/>
            </w:rPr>
          </w:rPrChange>
        </w:rPr>
        <w:t>光伏规模较大的县域</w:t>
      </w:r>
      <w:ins w:id="56" w:author="xh" w:date="2026-10-23T13:22:02Z">
        <w:r>
          <w:rPr>
            <w:rFonts w:hint="default" w:ascii="Times New Roman" w:hAnsi="Times New Roman" w:eastAsia="方正仿宋_GBK" w:cs="Times New Roman"/>
            <w:b w:val="0"/>
            <w:bCs w:val="0"/>
            <w:i w:val="0"/>
            <w:iCs w:val="0"/>
            <w:sz w:val="32"/>
            <w:szCs w:val="32"/>
            <w:rPrChange w:id="57" w:author="xh" w:date="2026-10-23T13:22:02Z">
              <w:rPr>
                <w:rFonts w:hint="eastAsia" w:ascii="方正仿宋_GBK" w:hAnsi="方正仿宋_GBK" w:eastAsia="方正仿宋_GBK" w:cs="Times New Roman"/>
                <w:sz w:val="32"/>
                <w:szCs w:val="32"/>
              </w:rPr>
            </w:rPrChange>
          </w:rPr>
          <w:t>和</w:t>
        </w:r>
      </w:ins>
      <w:del w:id="58" w:author="xh" w:date="2026-10-23T13:22:02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59" w:author="xh" w:date="2026-10-23T13:22:02Z">
            <w:rPr>
              <w:rFonts w:hint="eastAsia" w:ascii="方正仿宋_GBK" w:hAnsi="方正仿宋_GBK" w:eastAsia="方正仿宋_GBK" w:cs="Times New Roman"/>
              <w:sz w:val="32"/>
              <w:szCs w:val="32"/>
            </w:rPr>
          </w:rPrChange>
        </w:rPr>
        <w:t>负荷较集中的城区</w:t>
      </w:r>
      <w:ins w:id="60" w:author="xh" w:date="2026-10-23T13:22:02Z">
        <w:r>
          <w:rPr>
            <w:rFonts w:hint="default" w:ascii="Times New Roman" w:hAnsi="Times New Roman" w:eastAsia="方正仿宋_GBK" w:cs="Times New Roman"/>
            <w:b w:val="0"/>
            <w:bCs w:val="0"/>
            <w:i w:val="0"/>
            <w:iCs w:val="0"/>
            <w:sz w:val="32"/>
            <w:szCs w:val="32"/>
            <w:rPrChange w:id="61" w:author="xh" w:date="2026-10-23T13:22:02Z">
              <w:rPr>
                <w:rFonts w:hint="eastAsia" w:ascii="方正仿宋_GBK" w:hAnsi="方正仿宋_GBK" w:eastAsia="方正仿宋_GBK" w:cs="Times New Roman"/>
                <w:sz w:val="32"/>
                <w:szCs w:val="32"/>
              </w:rPr>
            </w:rPrChange>
          </w:rPr>
          <w:t>，为比较不同源荷条件下的容量安排提供了实际基础</w:t>
        </w:r>
      </w:ins>
      <w:del w:id="62" w:author="xh" w:date="2026-10-23T13:22:02Z">
        <w:r>
          <w:rPr>
            <w:rFonts w:hint="eastAsia" w:ascii="方正仿宋_GBK" w:hAnsi="方正仿宋_GBK" w:eastAsia="方正仿宋_GBK" w:cs="Times New Roman"/>
            <w:sz w:val="32"/>
            <w:szCs w:val="32"/>
          </w:rPr>
          <w:delText>特征</w:delText>
        </w:r>
      </w:del>
      <w:r>
        <w:rPr>
          <w:rFonts w:hint="default" w:ascii="Times New Roman" w:hAnsi="Times New Roman" w:eastAsia="方正仿宋_GBK" w:cs="Times New Roman"/>
          <w:b w:val="0"/>
          <w:bCs w:val="0"/>
          <w:i w:val="0"/>
          <w:iCs w:val="0"/>
          <w:sz w:val="32"/>
          <w:szCs w:val="32"/>
          <w:rPrChange w:id="63" w:author="xh" w:date="2026-10-23T13:22:02Z">
            <w:rPr>
              <w:rFonts w:hint="eastAsia" w:ascii="方正仿宋_GBK" w:hAnsi="方正仿宋_GBK" w:eastAsia="方正仿宋_GBK" w:cs="Times New Roman"/>
              <w:sz w:val="32"/>
              <w:szCs w:val="32"/>
            </w:rPr>
          </w:rPrChange>
        </w:rPr>
        <w:t>。</w:t>
      </w:r>
      <w:commentRangeEnd w:id="0"/>
      <w:r>
        <w:rPr>
          <w:woUserID w:val="1"/>
        </w:rPr>
        <w:commentReference w:id="0"/>
      </w:r>
    </w:p>
    <w:p w14:paraId="204598C1">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64" w:author="xh" w:date="2026-10-23T13:25:27Z">
            <w:rPr>
              <w:rFonts w:hint="eastAsia" w:ascii="方正楷体_GBK" w:hAnsi="方正楷体_GBK" w:eastAsia="方正楷体_GBK" w:cs="方正楷体_GBK"/>
              <w:b/>
              <w:sz w:val="32"/>
              <w:szCs w:val="32"/>
            </w:rPr>
          </w:rPrChange>
        </w:rPr>
        <w:t>二是</w:t>
      </w:r>
      <w:ins w:id="65" w:author="xh" w:date="2026-10-23T13:25:27Z">
        <w:r>
          <w:rPr>
            <w:rFonts w:hint="default" w:ascii="Times New Roman" w:hAnsi="Times New Roman" w:eastAsia="方正楷体_GBK" w:cs="Times New Roman"/>
            <w:b/>
            <w:bCs/>
            <w:i w:val="0"/>
            <w:iCs w:val="0"/>
            <w:sz w:val="32"/>
            <w:szCs w:val="32"/>
            <w:rPrChange w:id="66" w:author="xh" w:date="2026-10-23T13:25:27Z">
              <w:rPr>
                <w:rFonts w:hint="eastAsia" w:ascii="方正楷体_GBK" w:hAnsi="方正楷体_GBK" w:eastAsia="方正楷体_GBK" w:cs="方正楷体_GBK"/>
                <w:b/>
                <w:sz w:val="32"/>
                <w:szCs w:val="32"/>
              </w:rPr>
            </w:rPrChange>
          </w:rPr>
          <w:t>主变承担的</w:t>
        </w:r>
      </w:ins>
      <w:del w:id="67" w:author="xh" w:date="2026-10-23T13:25:27Z">
        <w:r>
          <w:rPr>
            <w:rFonts w:hint="eastAsia" w:ascii="方正楷体_GBK" w:hAnsi="方正楷体_GBK" w:eastAsia="方正楷体_GBK" w:cs="方正楷体_GBK"/>
            <w:b/>
            <w:sz w:val="32"/>
            <w:szCs w:val="32"/>
          </w:rPr>
          <w:delText>年度</w:delText>
        </w:r>
      </w:del>
      <w:r>
        <w:rPr>
          <w:rFonts w:hint="default" w:ascii="Times New Roman" w:hAnsi="Times New Roman" w:eastAsia="方正楷体_GBK" w:cs="Times New Roman"/>
          <w:b/>
          <w:bCs/>
          <w:i w:val="0"/>
          <w:iCs w:val="0"/>
          <w:sz w:val="32"/>
          <w:szCs w:val="32"/>
          <w:rPrChange w:id="68" w:author="xh" w:date="2026-10-23T13:25:27Z">
            <w:rPr>
              <w:rFonts w:hint="eastAsia" w:ascii="方正楷体_GBK" w:hAnsi="方正楷体_GBK" w:eastAsia="方正楷体_GBK" w:cs="方正楷体_GBK"/>
              <w:b/>
              <w:sz w:val="32"/>
              <w:szCs w:val="32"/>
            </w:rPr>
          </w:rPrChange>
        </w:rPr>
        <w:t>供</w:t>
      </w:r>
      <w:del w:id="69" w:author="xh" w:date="2026-10-23T13:25:27Z">
        <w:r>
          <w:rPr>
            <w:rFonts w:hint="eastAsia" w:ascii="方正楷体_GBK" w:hAnsi="方正楷体_GBK" w:eastAsia="方正楷体_GBK" w:cs="方正楷体_GBK"/>
            <w:b/>
            <w:sz w:val="32"/>
            <w:szCs w:val="32"/>
          </w:rPr>
          <w:delText>能与峰时容量需求存在时段差异。</w:delText>
        </w:r>
      </w:del>
      <w:del w:id="70" w:author="xh" w:date="2026-10-23T13:25:27Z">
        <w:r>
          <w:rPr>
            <w:rFonts w:hint="eastAsia" w:ascii="方正仿宋_GBK" w:hAnsi="方正仿宋_GBK" w:eastAsia="方正仿宋_GBK" w:cs="Times New Roman"/>
            <w:sz w:val="32"/>
            <w:szCs w:val="32"/>
          </w:rPr>
          <w:delText>分布式</w:delText>
        </w:r>
      </w:del>
      <w:r>
        <w:rPr>
          <w:rFonts w:hint="default" w:ascii="Times New Roman" w:hAnsi="Times New Roman" w:eastAsia="方正楷体_GBK" w:cs="Times New Roman"/>
          <w:b/>
          <w:bCs/>
          <w:i w:val="0"/>
          <w:iCs w:val="0"/>
          <w:sz w:val="32"/>
          <w:szCs w:val="32"/>
          <w:rPrChange w:id="71" w:author="xh" w:date="2026-10-23T13:25:27Z">
            <w:rPr>
              <w:rFonts w:hint="eastAsia" w:ascii="方正仿宋_GBK" w:hAnsi="方正仿宋_GBK" w:eastAsia="方正仿宋_GBK" w:cs="Times New Roman"/>
              <w:sz w:val="32"/>
              <w:szCs w:val="32"/>
            </w:rPr>
          </w:rPrChange>
        </w:rPr>
        <w:t>电</w:t>
      </w:r>
      <w:ins w:id="72" w:author="xh" w:date="2026-10-23T13:25:27Z">
        <w:r>
          <w:rPr>
            <w:rFonts w:hint="default" w:ascii="Times New Roman" w:hAnsi="Times New Roman" w:eastAsia="方正楷体_GBK" w:cs="Times New Roman"/>
            <w:b/>
            <w:bCs/>
            <w:i w:val="0"/>
            <w:iCs w:val="0"/>
            <w:sz w:val="32"/>
            <w:szCs w:val="32"/>
            <w:rPrChange w:id="73" w:author="xh" w:date="2026-10-23T13:25:27Z">
              <w:rPr>
                <w:rFonts w:hint="eastAsia" w:ascii="方正仿宋_GBK" w:hAnsi="方正仿宋_GBK" w:eastAsia="方正仿宋_GBK" w:cs="Times New Roman"/>
                <w:sz w:val="32"/>
                <w:szCs w:val="32"/>
              </w:rPr>
            </w:rPrChange>
          </w:rPr>
          <w:t>任务</w:t>
        </w:r>
      </w:ins>
      <w:del w:id="74" w:author="xh" w:date="2026-10-23T13:25:27Z">
        <w:r>
          <w:rPr>
            <w:rFonts w:hint="eastAsia" w:ascii="方正仿宋_GBK" w:hAnsi="方正仿宋_GBK" w:eastAsia="方正仿宋_GBK" w:cs="Times New Roman"/>
            <w:sz w:val="32"/>
            <w:szCs w:val="32"/>
          </w:rPr>
          <w:delText>源电量渗透率为同范围年</w:delText>
        </w:r>
      </w:del>
      <w:r>
        <w:rPr>
          <w:rFonts w:hint="default" w:ascii="Times New Roman" w:hAnsi="Times New Roman" w:eastAsia="方正楷体_GBK" w:cs="Times New Roman"/>
          <w:b/>
          <w:bCs/>
          <w:i w:val="0"/>
          <w:iCs w:val="0"/>
          <w:sz w:val="32"/>
          <w:szCs w:val="32"/>
          <w:rPrChange w:id="75" w:author="xh" w:date="2026-10-23T13:25:27Z">
            <w:rPr>
              <w:rFonts w:hint="eastAsia" w:ascii="方正仿宋_GBK" w:hAnsi="方正仿宋_GBK" w:eastAsia="方正仿宋_GBK" w:cs="Times New Roman"/>
              <w:sz w:val="32"/>
              <w:szCs w:val="32"/>
            </w:rPr>
          </w:rPrChange>
        </w:rPr>
        <w:t>发</w:t>
      </w:r>
      <w:ins w:id="76" w:author="xh" w:date="2026-10-23T13:25:27Z">
        <w:r>
          <w:rPr>
            <w:rFonts w:hint="default" w:ascii="Times New Roman" w:hAnsi="Times New Roman" w:eastAsia="方正楷体_GBK" w:cs="Times New Roman"/>
            <w:b/>
            <w:bCs/>
            <w:i w:val="0"/>
            <w:iCs w:val="0"/>
            <w:sz w:val="32"/>
            <w:szCs w:val="32"/>
            <w:rPrChange w:id="77" w:author="xh" w:date="2026-10-23T13:25:27Z">
              <w:rPr>
                <w:rFonts w:hint="eastAsia" w:ascii="方正仿宋_GBK" w:hAnsi="方正仿宋_GBK" w:eastAsia="方正仿宋_GBK" w:cs="Times New Roman"/>
                <w:sz w:val="32"/>
                <w:szCs w:val="32"/>
              </w:rPr>
            </w:rPrChange>
          </w:rPr>
          <w:t>生变化</w:t>
        </w:r>
      </w:ins>
      <w:del w:id="78" w:author="xh" w:date="2026-10-23T13:25:27Z">
        <w:r>
          <w:rPr>
            <w:rFonts w:hint="eastAsia" w:ascii="方正仿宋_GBK" w:hAnsi="方正仿宋_GBK" w:eastAsia="方正仿宋_GBK" w:cs="Times New Roman"/>
            <w:sz w:val="32"/>
            <w:szCs w:val="32"/>
          </w:rPr>
          <w:delText>电量与用户年用电量之比，以百分比表示[1]。结合月末装机、典型出力曲线及净交换电量估计，2025年邳州约为40%，市区约为9%</w:delText>
        </w:r>
      </w:del>
      <w:r>
        <w:rPr>
          <w:rFonts w:hint="default" w:ascii="Times New Roman" w:hAnsi="Times New Roman" w:eastAsia="方正楷体_GBK" w:cs="Times New Roman"/>
          <w:b/>
          <w:bCs/>
          <w:i w:val="0"/>
          <w:iCs w:val="0"/>
          <w:sz w:val="32"/>
          <w:szCs w:val="32"/>
          <w:rPrChange w:id="79" w:author="xh" w:date="2026-10-23T13:25:27Z">
            <w:rPr>
              <w:rFonts w:hint="eastAsia" w:ascii="方正仿宋_GBK" w:hAnsi="方正仿宋_GBK" w:eastAsia="方正仿宋_GBK" w:cs="Times New Roman"/>
              <w:sz w:val="32"/>
              <w:szCs w:val="32"/>
            </w:rPr>
          </w:rPrChange>
        </w:rPr>
        <w:t>。</w:t>
      </w:r>
      <w:r>
        <w:rPr>
          <w:rFonts w:hint="default" w:ascii="Times New Roman" w:hAnsi="Times New Roman" w:eastAsia="方正仿宋_GBK" w:cs="Times New Roman"/>
          <w:b w:val="0"/>
          <w:bCs w:val="0"/>
          <w:i w:val="0"/>
          <w:iCs w:val="0"/>
          <w:sz w:val="32"/>
          <w:szCs w:val="32"/>
          <w:rPrChange w:id="80" w:author="xh" w:date="2026-10-23T13:25:27Z">
            <w:rPr>
              <w:rFonts w:hint="eastAsia" w:ascii="方正仿宋_GBK" w:hAnsi="方正仿宋_GBK" w:eastAsia="方正仿宋_GBK" w:cs="Times New Roman"/>
              <w:sz w:val="32"/>
              <w:szCs w:val="32"/>
            </w:rPr>
          </w:rPrChange>
        </w:rPr>
        <w:t>光伏</w:t>
      </w:r>
      <w:ins w:id="81" w:author="xh" w:date="2026-10-23T13:25:27Z">
        <w:r>
          <w:rPr>
            <w:rFonts w:hint="default" w:ascii="Times New Roman" w:hAnsi="Times New Roman" w:eastAsia="方正仿宋_GBK" w:cs="Times New Roman"/>
            <w:b w:val="0"/>
            <w:bCs w:val="0"/>
            <w:i w:val="0"/>
            <w:iCs w:val="0"/>
            <w:sz w:val="32"/>
            <w:szCs w:val="32"/>
            <w:rPrChange w:id="82" w:author="xh" w:date="2026-10-23T13:25:27Z">
              <w:rPr>
                <w:rFonts w:hint="eastAsia" w:ascii="方正仿宋_GBK" w:hAnsi="方正仿宋_GBK" w:eastAsia="方正仿宋_GBK" w:cs="Times New Roman"/>
                <w:sz w:val="32"/>
                <w:szCs w:val="32"/>
              </w:rPr>
            </w:rPrChange>
          </w:rPr>
          <w:t>集中出力</w:t>
        </w:r>
      </w:ins>
      <w:del w:id="83" w:author="xh" w:date="2026-10-23T13:25:27Z">
        <w:r>
          <w:rPr>
            <w:rFonts w:hint="eastAsia" w:ascii="方正仿宋_GBK" w:hAnsi="方正仿宋_GBK" w:eastAsia="方正仿宋_GBK" w:cs="Times New Roman"/>
            <w:sz w:val="32"/>
            <w:szCs w:val="32"/>
          </w:rPr>
          <w:delText>发电增加可</w:delText>
        </w:r>
      </w:del>
      <w:r>
        <w:rPr>
          <w:rFonts w:hint="default" w:ascii="Times New Roman" w:hAnsi="Times New Roman" w:eastAsia="方正仿宋_GBK" w:cs="Times New Roman"/>
          <w:b w:val="0"/>
          <w:bCs w:val="0"/>
          <w:i w:val="0"/>
          <w:iCs w:val="0"/>
          <w:sz w:val="32"/>
          <w:szCs w:val="32"/>
          <w:rPrChange w:id="84" w:author="xh" w:date="2026-10-23T13:25:27Z">
            <w:rPr>
              <w:rFonts w:hint="eastAsia" w:ascii="方正仿宋_GBK" w:hAnsi="方正仿宋_GBK" w:eastAsia="方正仿宋_GBK" w:cs="Times New Roman"/>
              <w:sz w:val="32"/>
              <w:szCs w:val="32"/>
            </w:rPr>
          </w:rPrChange>
        </w:rPr>
        <w:t>降低日间受电</w:t>
      </w:r>
      <w:ins w:id="85" w:author="xh" w:date="2026-10-23T13:25:27Z">
        <w:r>
          <w:rPr>
            <w:rFonts w:hint="default" w:ascii="Times New Roman" w:hAnsi="Times New Roman" w:eastAsia="方正仿宋_GBK" w:cs="Times New Roman"/>
            <w:b w:val="0"/>
            <w:bCs w:val="0"/>
            <w:i w:val="0"/>
            <w:iCs w:val="0"/>
            <w:sz w:val="32"/>
            <w:szCs w:val="32"/>
            <w:rPrChange w:id="86" w:author="xh" w:date="2026-10-23T13:25:27Z">
              <w:rPr>
                <w:rFonts w:hint="eastAsia" w:ascii="方正仿宋_GBK" w:hAnsi="方正仿宋_GBK" w:eastAsia="方正仿宋_GBK" w:cs="Times New Roman"/>
                <w:sz w:val="32"/>
                <w:szCs w:val="32"/>
              </w:rPr>
            </w:rPrChange>
          </w:rPr>
          <w:t>需求</w:t>
        </w:r>
      </w:ins>
      <w:del w:id="87" w:author="xh" w:date="2026-10-23T13:25:27Z">
        <w:r>
          <w:rPr>
            <w:rFonts w:hint="eastAsia" w:ascii="方正仿宋_GBK" w:hAnsi="方正仿宋_GBK" w:eastAsia="方正仿宋_GBK" w:cs="Times New Roman"/>
            <w:sz w:val="32"/>
            <w:szCs w:val="32"/>
          </w:rPr>
          <w:delText>量</w:delText>
        </w:r>
      </w:del>
      <w:r>
        <w:rPr>
          <w:rFonts w:hint="default" w:ascii="Times New Roman" w:hAnsi="Times New Roman" w:eastAsia="方正仿宋_GBK" w:cs="Times New Roman"/>
          <w:b w:val="0"/>
          <w:bCs w:val="0"/>
          <w:i w:val="0"/>
          <w:iCs w:val="0"/>
          <w:sz w:val="32"/>
          <w:szCs w:val="32"/>
          <w:rPrChange w:id="88" w:author="xh" w:date="2026-10-23T13:25:27Z">
            <w:rPr>
              <w:rFonts w:hint="eastAsia" w:ascii="方正仿宋_GBK" w:hAnsi="方正仿宋_GBK" w:eastAsia="方正仿宋_GBK" w:cs="Times New Roman"/>
              <w:sz w:val="32"/>
              <w:szCs w:val="32"/>
            </w:rPr>
          </w:rPrChange>
        </w:rPr>
        <w:t>，</w:t>
      </w:r>
      <w:ins w:id="89" w:author="xh" w:date="2026-10-23T13:25:27Z">
        <w:r>
          <w:rPr>
            <w:rFonts w:hint="default" w:ascii="Times New Roman" w:hAnsi="Times New Roman" w:eastAsia="方正仿宋_GBK" w:cs="Times New Roman"/>
            <w:b w:val="0"/>
            <w:bCs w:val="0"/>
            <w:i w:val="0"/>
            <w:iCs w:val="0"/>
            <w:sz w:val="32"/>
            <w:szCs w:val="32"/>
            <w:rPrChange w:id="90" w:author="xh" w:date="2026-10-23T13:25:27Z">
              <w:rPr>
                <w:rFonts w:hint="eastAsia" w:ascii="方正仿宋_GBK" w:hAnsi="方正仿宋_GBK" w:eastAsia="方正仿宋_GBK" w:cs="Times New Roman"/>
                <w:sz w:val="32"/>
                <w:szCs w:val="32"/>
              </w:rPr>
            </w:rPrChange>
          </w:rPr>
          <w:t>部分站点</w:t>
        </w:r>
      </w:ins>
      <w:del w:id="91" w:author="xh" w:date="2026-10-23T13:25:27Z">
        <w:r>
          <w:rPr>
            <w:rFonts w:hint="eastAsia" w:ascii="方正仿宋_GBK" w:hAnsi="方正仿宋_GBK" w:eastAsia="方正仿宋_GBK" w:cs="Times New Roman"/>
            <w:sz w:val="32"/>
            <w:szCs w:val="32"/>
          </w:rPr>
          <w:delText>集中</w:delText>
        </w:r>
      </w:del>
      <w:r>
        <w:rPr>
          <w:rFonts w:hint="default" w:ascii="Times New Roman" w:hAnsi="Times New Roman" w:eastAsia="方正仿宋_GBK" w:cs="Times New Roman"/>
          <w:b w:val="0"/>
          <w:bCs w:val="0"/>
          <w:i w:val="0"/>
          <w:iCs w:val="0"/>
          <w:sz w:val="32"/>
          <w:szCs w:val="32"/>
          <w:rPrChange w:id="92" w:author="xh" w:date="2026-10-23T13:25:27Z">
            <w:rPr>
              <w:rFonts w:hint="eastAsia" w:ascii="方正仿宋_GBK" w:hAnsi="方正仿宋_GBK" w:eastAsia="方正仿宋_GBK" w:cs="Times New Roman"/>
              <w:sz w:val="32"/>
              <w:szCs w:val="32"/>
            </w:rPr>
          </w:rPrChange>
        </w:rPr>
        <w:t>出</w:t>
      </w:r>
      <w:ins w:id="93" w:author="xh" w:date="2026-10-23T13:25:27Z">
        <w:r>
          <w:rPr>
            <w:rFonts w:hint="default" w:ascii="Times New Roman" w:hAnsi="Times New Roman" w:eastAsia="方正仿宋_GBK" w:cs="Times New Roman"/>
            <w:b w:val="0"/>
            <w:bCs w:val="0"/>
            <w:i w:val="0"/>
            <w:iCs w:val="0"/>
            <w:sz w:val="32"/>
            <w:szCs w:val="32"/>
            <w:rPrChange w:id="94" w:author="xh" w:date="2026-10-23T13:25:27Z">
              <w:rPr>
                <w:rFonts w:hint="eastAsia" w:ascii="方正仿宋_GBK" w:hAnsi="方正仿宋_GBK" w:eastAsia="方正仿宋_GBK" w:cs="Times New Roman"/>
                <w:sz w:val="32"/>
                <w:szCs w:val="32"/>
              </w:rPr>
            </w:rPrChange>
          </w:rPr>
          <w:t>现反</w:t>
        </w:r>
      </w:ins>
      <w:del w:id="95" w:author="xh" w:date="2026-10-23T13:25:27Z">
        <w:r>
          <w:rPr>
            <w:rFonts w:hint="eastAsia" w:ascii="方正仿宋_GBK" w:hAnsi="方正仿宋_GBK" w:eastAsia="方正仿宋_GBK" w:cs="Times New Roman"/>
            <w:sz w:val="32"/>
            <w:szCs w:val="32"/>
          </w:rPr>
          <w:delText>力时还可能形</w:delText>
        </w:r>
      </w:del>
      <w:r>
        <w:rPr>
          <w:rFonts w:hint="default" w:ascii="Times New Roman" w:hAnsi="Times New Roman" w:eastAsia="方正仿宋_GBK" w:cs="Times New Roman"/>
          <w:b w:val="0"/>
          <w:bCs w:val="0"/>
          <w:i w:val="0"/>
          <w:iCs w:val="0"/>
          <w:sz w:val="32"/>
          <w:szCs w:val="32"/>
          <w:rPrChange w:id="96" w:author="xh" w:date="2026-10-23T13:25:27Z">
            <w:rPr>
              <w:rFonts w:hint="eastAsia" w:ascii="方正仿宋_GBK" w:hAnsi="方正仿宋_GBK" w:eastAsia="方正仿宋_GBK" w:cs="Times New Roman"/>
              <w:sz w:val="32"/>
              <w:szCs w:val="32"/>
            </w:rPr>
          </w:rPrChange>
        </w:rPr>
        <w:t>向输送</w:t>
      </w:r>
      <w:ins w:id="97" w:author="xh" w:date="2026-10-23T13:25:27Z">
        <w:r>
          <w:rPr>
            <w:rFonts w:hint="default" w:ascii="Times New Roman" w:hAnsi="Times New Roman" w:eastAsia="方正仿宋_GBK" w:cs="Times New Roman"/>
            <w:b w:val="0"/>
            <w:bCs w:val="0"/>
            <w:i w:val="0"/>
            <w:iCs w:val="0"/>
            <w:sz w:val="32"/>
            <w:szCs w:val="32"/>
            <w:rPrChange w:id="98" w:author="xh" w:date="2026-10-23T13:25:27Z">
              <w:rPr>
                <w:rFonts w:hint="eastAsia" w:ascii="方正仿宋_GBK" w:hAnsi="方正仿宋_GBK" w:eastAsia="方正仿宋_GBK" w:cs="Times New Roman"/>
                <w:sz w:val="32"/>
                <w:szCs w:val="32"/>
              </w:rPr>
            </w:rPrChange>
          </w:rPr>
          <w:t>，晚间仍需由电网承担正向供电</w:t>
        </w:r>
      </w:ins>
      <w:r>
        <w:rPr>
          <w:rFonts w:hint="default" w:ascii="Times New Roman" w:hAnsi="Times New Roman" w:eastAsia="方正仿宋_GBK" w:cs="Times New Roman"/>
          <w:b w:val="0"/>
          <w:bCs w:val="0"/>
          <w:i w:val="0"/>
          <w:iCs w:val="0"/>
          <w:sz w:val="32"/>
          <w:szCs w:val="32"/>
          <w:rPrChange w:id="99" w:author="xh" w:date="2026-10-23T13:25:27Z">
            <w:rPr>
              <w:rFonts w:hint="eastAsia" w:ascii="方正仿宋_GBK" w:hAnsi="方正仿宋_GBK" w:eastAsia="方正仿宋_GBK" w:cs="Times New Roman"/>
              <w:sz w:val="32"/>
              <w:szCs w:val="32"/>
            </w:rPr>
          </w:rPrChange>
        </w:rPr>
        <w:t>。</w:t>
      </w:r>
      <w:ins w:id="100" w:author="xh" w:date="2026-10-23T13:25:27Z">
        <w:r>
          <w:rPr>
            <w:rFonts w:hint="default" w:ascii="Times New Roman" w:hAnsi="Times New Roman" w:eastAsia="方正仿宋_GBK" w:cs="Times New Roman"/>
            <w:b w:val="0"/>
            <w:bCs w:val="0"/>
            <w:i w:val="0"/>
            <w:iCs w:val="0"/>
            <w:sz w:val="32"/>
            <w:szCs w:val="32"/>
            <w:rPrChange w:id="101" w:author="xh" w:date="2026-10-23T13:25:27Z">
              <w:rPr>
                <w:rFonts w:hint="eastAsia" w:ascii="方正仿宋_GBK" w:hAnsi="方正仿宋_GBK" w:eastAsia="方正仿宋_GBK" w:cs="Times New Roman"/>
                <w:sz w:val="32"/>
                <w:szCs w:val="32"/>
              </w:rPr>
            </w:rPrChange>
          </w:rPr>
          <w:t>日间反送与晚间高峰发生在不同时段，</w:t>
        </w:r>
      </w:ins>
      <w:r>
        <w:rPr>
          <w:rFonts w:hint="default" w:ascii="Times New Roman" w:hAnsi="Times New Roman" w:eastAsia="方正仿宋_GBK" w:cs="Times New Roman"/>
          <w:b w:val="0"/>
          <w:bCs w:val="0"/>
          <w:i w:val="0"/>
          <w:iCs w:val="0"/>
          <w:sz w:val="32"/>
          <w:szCs w:val="32"/>
          <w:rPrChange w:id="102" w:author="xh" w:date="2026-10-23T13:25:27Z">
            <w:rPr>
              <w:rFonts w:hint="eastAsia" w:ascii="方正仿宋_GBK" w:hAnsi="方正仿宋_GBK" w:eastAsia="方正仿宋_GBK" w:cs="Times New Roman"/>
              <w:sz w:val="32"/>
              <w:szCs w:val="32"/>
            </w:rPr>
          </w:rPrChange>
        </w:rPr>
        <w:t>主变容量需同时满足</w:t>
      </w:r>
      <w:ins w:id="103" w:author="xh" w:date="2026-10-23T13:25:27Z">
        <w:r>
          <w:rPr>
            <w:rFonts w:hint="default" w:ascii="Times New Roman" w:hAnsi="Times New Roman" w:eastAsia="方正仿宋_GBK" w:cs="Times New Roman"/>
            <w:b w:val="0"/>
            <w:bCs w:val="0"/>
            <w:i w:val="0"/>
            <w:iCs w:val="0"/>
            <w:sz w:val="32"/>
            <w:szCs w:val="32"/>
            <w:rPrChange w:id="104" w:author="xh" w:date="2026-10-23T13:25:27Z">
              <w:rPr>
                <w:rFonts w:hint="eastAsia" w:ascii="方正仿宋_GBK" w:hAnsi="方正仿宋_GBK" w:eastAsia="方正仿宋_GBK" w:cs="Times New Roman"/>
                <w:sz w:val="32"/>
                <w:szCs w:val="32"/>
              </w:rPr>
            </w:rPrChange>
          </w:rPr>
          <w:t>两类任务</w:t>
        </w:r>
      </w:ins>
      <w:del w:id="105" w:author="xh" w:date="2026-10-23T13:25:27Z">
        <w:r>
          <w:rPr>
            <w:rFonts w:hint="eastAsia" w:ascii="方正仿宋_GBK" w:hAnsi="方正仿宋_GBK" w:eastAsia="方正仿宋_GBK" w:cs="Times New Roman"/>
            <w:sz w:val="32"/>
            <w:szCs w:val="32"/>
          </w:rPr>
          <w:delText>正向高峰和反向高峰</w:delText>
        </w:r>
      </w:del>
      <w:r>
        <w:rPr>
          <w:rFonts w:hint="default" w:ascii="Times New Roman" w:hAnsi="Times New Roman" w:eastAsia="方正仿宋_GBK" w:cs="Times New Roman"/>
          <w:b w:val="0"/>
          <w:bCs w:val="0"/>
          <w:i w:val="0"/>
          <w:iCs w:val="0"/>
          <w:sz w:val="32"/>
          <w:szCs w:val="32"/>
          <w:rPrChange w:id="106" w:author="xh" w:date="2026-10-23T13:25:27Z">
            <w:rPr>
              <w:rFonts w:hint="eastAsia" w:ascii="方正仿宋_GBK" w:hAnsi="方正仿宋_GBK" w:eastAsia="方正仿宋_GBK" w:cs="Times New Roman"/>
              <w:sz w:val="32"/>
              <w:szCs w:val="32"/>
            </w:rPr>
          </w:rPrChange>
        </w:rPr>
        <w:t>，</w:t>
      </w:r>
      <w:ins w:id="107" w:author="xh" w:date="2026-10-23T13:25:27Z">
        <w:r>
          <w:rPr>
            <w:rFonts w:hint="default" w:ascii="Times New Roman" w:hAnsi="Times New Roman" w:eastAsia="方正仿宋_GBK" w:cs="Times New Roman"/>
            <w:b w:val="0"/>
            <w:bCs w:val="0"/>
            <w:i w:val="0"/>
            <w:iCs w:val="0"/>
            <w:sz w:val="32"/>
            <w:szCs w:val="32"/>
            <w:rPrChange w:id="108" w:author="xh" w:date="2026-10-23T13:25:27Z">
              <w:rPr>
                <w:rFonts w:hint="eastAsia" w:ascii="方正仿宋_GBK" w:hAnsi="方正仿宋_GBK" w:eastAsia="方正仿宋_GBK" w:cs="Times New Roman"/>
                <w:sz w:val="32"/>
                <w:szCs w:val="32"/>
              </w:rPr>
            </w:rPrChange>
          </w:rPr>
          <w:t>新增光伏的</w:t>
        </w:r>
      </w:ins>
      <w:r>
        <w:rPr>
          <w:rFonts w:hint="default" w:ascii="Times New Roman" w:hAnsi="Times New Roman" w:eastAsia="方正仿宋_GBK" w:cs="Times New Roman"/>
          <w:b w:val="0"/>
          <w:bCs w:val="0"/>
          <w:i w:val="0"/>
          <w:iCs w:val="0"/>
          <w:sz w:val="32"/>
          <w:szCs w:val="32"/>
          <w:rPrChange w:id="109" w:author="xh" w:date="2026-10-23T13:25:27Z">
            <w:rPr>
              <w:rFonts w:hint="eastAsia" w:ascii="方正仿宋_GBK" w:hAnsi="方正仿宋_GBK" w:eastAsia="方正仿宋_GBK" w:cs="Times New Roman"/>
              <w:sz w:val="32"/>
              <w:szCs w:val="32"/>
            </w:rPr>
          </w:rPrChange>
        </w:rPr>
        <w:t>年度</w:t>
      </w:r>
      <w:ins w:id="110" w:author="xh" w:date="2026-10-23T13:25:27Z">
        <w:r>
          <w:rPr>
            <w:rFonts w:hint="default" w:ascii="Times New Roman" w:hAnsi="Times New Roman" w:eastAsia="方正仿宋_GBK" w:cs="Times New Roman"/>
            <w:b w:val="0"/>
            <w:bCs w:val="0"/>
            <w:i w:val="0"/>
            <w:iCs w:val="0"/>
            <w:sz w:val="32"/>
            <w:szCs w:val="32"/>
            <w:rPrChange w:id="111" w:author="xh" w:date="2026-10-23T13:25:27Z">
              <w:rPr>
                <w:rFonts w:hint="eastAsia" w:ascii="方正仿宋_GBK" w:hAnsi="方正仿宋_GBK" w:eastAsia="方正仿宋_GBK" w:cs="Times New Roman"/>
                <w:sz w:val="32"/>
                <w:szCs w:val="32"/>
              </w:rPr>
            </w:rPrChange>
          </w:rPr>
          <w:t>发</w:t>
        </w:r>
      </w:ins>
      <w:r>
        <w:rPr>
          <w:rFonts w:hint="default" w:ascii="Times New Roman" w:hAnsi="Times New Roman" w:eastAsia="方正仿宋_GBK" w:cs="Times New Roman"/>
          <w:b w:val="0"/>
          <w:bCs w:val="0"/>
          <w:i w:val="0"/>
          <w:iCs w:val="0"/>
          <w:sz w:val="32"/>
          <w:szCs w:val="32"/>
          <w:rPrChange w:id="112" w:author="xh" w:date="2026-10-23T13:25:27Z">
            <w:rPr>
              <w:rFonts w:hint="eastAsia" w:ascii="方正仿宋_GBK" w:hAnsi="方正仿宋_GBK" w:eastAsia="方正仿宋_GBK" w:cs="Times New Roman"/>
              <w:sz w:val="32"/>
              <w:szCs w:val="32"/>
            </w:rPr>
          </w:rPrChange>
        </w:rPr>
        <w:t>电量</w:t>
      </w:r>
      <w:del w:id="113" w:author="xh" w:date="2026-10-23T13:25:27Z">
        <w:r>
          <w:rPr>
            <w:rFonts w:hint="eastAsia" w:ascii="方正仿宋_GBK" w:hAnsi="方正仿宋_GBK" w:eastAsia="方正仿宋_GBK" w:cs="Times New Roman"/>
            <w:sz w:val="32"/>
            <w:szCs w:val="32"/>
          </w:rPr>
          <w:delText>变化需</w:delText>
        </w:r>
      </w:del>
      <w:r>
        <w:rPr>
          <w:rFonts w:hint="default" w:ascii="Times New Roman" w:hAnsi="Times New Roman" w:eastAsia="方正仿宋_GBK" w:cs="Times New Roman"/>
          <w:b w:val="0"/>
          <w:bCs w:val="0"/>
          <w:i w:val="0"/>
          <w:iCs w:val="0"/>
          <w:sz w:val="32"/>
          <w:szCs w:val="32"/>
          <w:rPrChange w:id="114" w:author="xh" w:date="2026-10-23T13:25:27Z">
            <w:rPr>
              <w:rFonts w:hint="eastAsia" w:ascii="方正仿宋_GBK" w:hAnsi="方正仿宋_GBK" w:eastAsia="方正仿宋_GBK" w:cs="Times New Roman"/>
              <w:sz w:val="32"/>
              <w:szCs w:val="32"/>
            </w:rPr>
          </w:rPrChange>
        </w:rPr>
        <w:t>与峰时</w:t>
      </w:r>
      <w:ins w:id="115" w:author="xh" w:date="2026-10-23T13:25:27Z">
        <w:r>
          <w:rPr>
            <w:rFonts w:hint="default" w:ascii="Times New Roman" w:hAnsi="Times New Roman" w:eastAsia="方正仿宋_GBK" w:cs="Times New Roman"/>
            <w:b w:val="0"/>
            <w:bCs w:val="0"/>
            <w:i w:val="0"/>
            <w:iCs w:val="0"/>
            <w:sz w:val="32"/>
            <w:szCs w:val="32"/>
            <w:rPrChange w:id="116" w:author="xh" w:date="2026-10-23T13:25:27Z">
              <w:rPr>
                <w:rFonts w:hint="eastAsia" w:ascii="方正仿宋_GBK" w:hAnsi="方正仿宋_GBK" w:eastAsia="方正仿宋_GBK" w:cs="Times New Roman"/>
                <w:sz w:val="32"/>
                <w:szCs w:val="32"/>
              </w:rPr>
            </w:rPrChange>
          </w:rPr>
          <w:t>容量需求应结合</w:t>
        </w:r>
      </w:ins>
      <w:del w:id="117" w:author="xh" w:date="2026-10-23T13:25:27Z">
        <w:r>
          <w:rPr>
            <w:rFonts w:hint="eastAsia" w:ascii="方正仿宋_GBK" w:hAnsi="方正仿宋_GBK" w:eastAsia="方正仿宋_GBK" w:cs="Times New Roman"/>
            <w:sz w:val="32"/>
            <w:szCs w:val="32"/>
          </w:rPr>
          <w:delText>功率共同</w:delText>
        </w:r>
      </w:del>
      <w:r>
        <w:rPr>
          <w:rFonts w:hint="default" w:ascii="Times New Roman" w:hAnsi="Times New Roman" w:eastAsia="方正仿宋_GBK" w:cs="Times New Roman"/>
          <w:b w:val="0"/>
          <w:bCs w:val="0"/>
          <w:i w:val="0"/>
          <w:iCs w:val="0"/>
          <w:sz w:val="32"/>
          <w:szCs w:val="32"/>
          <w:rPrChange w:id="118" w:author="xh" w:date="2026-10-23T13:25:27Z">
            <w:rPr>
              <w:rFonts w:hint="eastAsia" w:ascii="方正仿宋_GBK" w:hAnsi="方正仿宋_GBK" w:eastAsia="方正仿宋_GBK" w:cs="Times New Roman"/>
              <w:sz w:val="32"/>
              <w:szCs w:val="32"/>
            </w:rPr>
          </w:rPrChange>
        </w:rPr>
        <w:t>分析。</w:t>
      </w:r>
    </w:p>
    <w:p w14:paraId="6E36C93A">
      <w:pPr>
        <w:widowControl/>
        <w:adjustRightInd w:val="0"/>
        <w:snapToGrid w:val="0"/>
        <w:spacing w:line="560" w:lineRule="exact"/>
        <w:ind w:firstLine="643" w:firstLineChars="200"/>
        <w:rPr>
          <w:del w:id="119" w:author="白日梦想家" w:date="2026-10-23T11:16:10Z"/>
          <w:rFonts w:hint="eastAsia" w:ascii="方正仿宋_GBK" w:hAnsi="方正仿宋_GBK" w:eastAsia="方正仿宋_GBK" w:cs="Times New Roman"/>
          <w:sz w:val="32"/>
          <w:szCs w:val="32"/>
          <w:highlight w:val="none"/>
          <w14:ligatures w14:val="standardContextual"/>
        </w:rPr>
      </w:pPr>
      <w:del w:id="120" w:author="白日梦想家" w:date="2026-10-23T11:16:10Z">
        <w:r>
          <w:rPr>
            <w:rFonts w:hint="eastAsia" w:ascii="方正楷体_GBK" w:hAnsi="方正楷体_GBK" w:eastAsia="方正楷体_GBK" w:cs="方正楷体_GBK"/>
            <w:b/>
            <w:sz w:val="32"/>
            <w:szCs w:val="32"/>
          </w:rPr>
          <w:delText>三是两地区负荷发展阶段和波动特征不同。</w:delText>
        </w:r>
      </w:del>
      <w:del w:id="121" w:author="白日梦想家" w:date="2026-10-23T11:16:10Z">
        <w:r>
          <w:rPr>
            <w:rFonts w:hint="eastAsia" w:ascii="方正仿宋_GBK" w:hAnsi="方正仿宋_GBK" w:eastAsia="方正仿宋_GBK" w:cs="Times New Roman"/>
            <w:sz w:val="32"/>
            <w:szCs w:val="32"/>
          </w:rPr>
          <w:delTex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delText>
        </w:r>
      </w:del>
    </w:p>
    <w:p w14:paraId="1D2A0DDF">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22" w:author="xh" w:date="2026-10-23T13:32:16Z">
            <w:rPr>
              <w:rFonts w:hint="eastAsia" w:ascii="方正楷体_GBK" w:hAnsi="方正楷体_GBK" w:eastAsia="方正楷体_GBK" w:cs="方正楷体_GBK"/>
              <w:b/>
              <w:bCs/>
              <w:sz w:val="32"/>
              <w:szCs w:val="32"/>
            </w:rPr>
          </w:rPrChange>
        </w:rPr>
        <w:t>（二）区域容量储备与</w:t>
      </w:r>
      <w:ins w:id="123" w:author="xh" w:date="2026-10-23T13:32:16Z">
        <w:r>
          <w:rPr>
            <w:rFonts w:hint="default" w:ascii="Times New Roman" w:hAnsi="Times New Roman" w:eastAsia="方正楷体_GBK" w:cs="Times New Roman"/>
            <w:b/>
            <w:bCs/>
            <w:i w:val="0"/>
            <w:iCs w:val="0"/>
            <w:sz w:val="32"/>
            <w:szCs w:val="32"/>
            <w:rPrChange w:id="124" w:author="xh" w:date="2026-10-23T13:32:16Z">
              <w:rPr>
                <w:rFonts w:hint="eastAsia" w:ascii="方正楷体_GBK" w:hAnsi="方正楷体_GBK" w:eastAsia="方正楷体_GBK" w:cs="方正楷体_GBK"/>
                <w:b/>
                <w:bCs/>
                <w:sz w:val="32"/>
                <w:szCs w:val="32"/>
              </w:rPr>
            </w:rPrChange>
          </w:rPr>
          <w:t>局部</w:t>
        </w:r>
      </w:ins>
      <w:del w:id="125" w:author="xh" w:date="2026-10-23T13:32:16Z">
        <w:r>
          <w:rPr>
            <w:rFonts w:hint="eastAsia" w:ascii="方正楷体_GBK" w:hAnsi="方正楷体_GBK" w:eastAsia="方正楷体_GBK" w:cs="方正楷体_GBK"/>
            <w:b/>
            <w:bCs/>
            <w:sz w:val="32"/>
            <w:szCs w:val="32"/>
          </w:rPr>
          <w:delText>站级</w:delText>
        </w:r>
      </w:del>
      <w:r>
        <w:rPr>
          <w:rFonts w:hint="default" w:ascii="Times New Roman" w:hAnsi="Times New Roman" w:eastAsia="方正楷体_GBK" w:cs="Times New Roman"/>
          <w:b/>
          <w:bCs/>
          <w:i w:val="0"/>
          <w:iCs w:val="0"/>
          <w:sz w:val="32"/>
          <w:szCs w:val="32"/>
          <w:rPrChange w:id="126" w:author="xh" w:date="2026-10-23T13:32:16Z">
            <w:rPr>
              <w:rFonts w:hint="eastAsia" w:ascii="方正楷体_GBK" w:hAnsi="方正楷体_GBK" w:eastAsia="方正楷体_GBK" w:cs="方正楷体_GBK"/>
              <w:b/>
              <w:bCs/>
              <w:sz w:val="32"/>
              <w:szCs w:val="32"/>
            </w:rPr>
          </w:rPrChange>
        </w:rPr>
        <w:t>供电压力并存</w:t>
      </w:r>
    </w:p>
    <w:p w14:paraId="392A6FE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27" w:author="白日梦想家" w:date="2026-10-23T11:06:50Z">
        <w:r>
          <w:rPr>
            <w:rFonts w:hint="eastAsia" w:ascii="方正仿宋_GBK" w:hAnsi="方正仿宋_GBK" w:eastAsia="方正仿宋_GBK" w:cs="Times New Roman"/>
            <w:sz w:val="32"/>
            <w:szCs w:val="32"/>
          </w:rPr>
          <w:delText>容载比为同范围公用主变总容量与年网供最大负荷之比，容量单位为MVA，负荷单位为MW[1]。</w:delText>
        </w:r>
      </w:del>
      <w:r>
        <w:rPr>
          <w:rFonts w:hint="default" w:ascii="Times New Roman" w:hAnsi="Times New Roman" w:eastAsia="方正仿宋_GBK" w:cs="Times New Roman"/>
          <w:b w:val="0"/>
          <w:bCs w:val="0"/>
          <w:i w:val="0"/>
          <w:iCs w:val="0"/>
          <w:sz w:val="32"/>
          <w:szCs w:val="32"/>
          <w:rPrChange w:id="128" w:author="xh" w:date="2026-10-23T13:35:40Z">
            <w:rPr>
              <w:rFonts w:hint="eastAsia" w:ascii="方正仿宋_GBK" w:hAnsi="方正仿宋_GBK" w:eastAsia="方正仿宋_GBK" w:cs="Times New Roman"/>
              <w:sz w:val="32"/>
              <w:szCs w:val="32"/>
            </w:rPr>
          </w:rPrChange>
        </w:rPr>
        <w:t>2025年邳州实际主变容量2139.50 MVA、年网供最大负荷956.45 MW，容载比2.24；市区分别为3701.00 MVA、1528.82 MW和2.42。两地区</w:t>
      </w:r>
      <w:ins w:id="129" w:author="xh" w:date="2026-10-23T13:35:40Z">
        <w:r>
          <w:rPr>
            <w:rFonts w:hint="default" w:ascii="Times New Roman" w:hAnsi="Times New Roman" w:eastAsia="方正仿宋_GBK" w:cs="Times New Roman"/>
            <w:b w:val="0"/>
            <w:bCs w:val="0"/>
            <w:i w:val="0"/>
            <w:iCs w:val="0"/>
            <w:sz w:val="32"/>
            <w:szCs w:val="32"/>
            <w:rPrChange w:id="130" w:author="xh" w:date="2026-10-23T13:35:40Z">
              <w:rPr>
                <w:rFonts w:hint="eastAsia" w:ascii="方正仿宋_GBK" w:hAnsi="方正仿宋_GBK" w:eastAsia="方正仿宋_GBK" w:cs="Times New Roman"/>
                <w:sz w:val="32"/>
                <w:szCs w:val="32"/>
              </w:rPr>
            </w:rPrChange>
          </w:rPr>
          <w:t>总体</w:t>
        </w:r>
      </w:ins>
      <w:del w:id="131" w:author="xh" w:date="2026-10-23T13:35:40Z">
        <w:r>
          <w:rPr>
            <w:rFonts w:hint="eastAsia" w:ascii="方正仿宋_GBK" w:hAnsi="方正仿宋_GBK" w:eastAsia="方正仿宋_GBK" w:cs="Times New Roman"/>
            <w:sz w:val="32"/>
            <w:szCs w:val="32"/>
          </w:rPr>
          <w:delText>区域</w:delText>
        </w:r>
      </w:del>
      <w:r>
        <w:rPr>
          <w:rFonts w:hint="default" w:ascii="Times New Roman" w:hAnsi="Times New Roman" w:eastAsia="方正仿宋_GBK" w:cs="Times New Roman"/>
          <w:b w:val="0"/>
          <w:bCs w:val="0"/>
          <w:i w:val="0"/>
          <w:iCs w:val="0"/>
          <w:sz w:val="32"/>
          <w:szCs w:val="32"/>
          <w:rPrChange w:id="132" w:author="xh" w:date="2026-10-23T13:35:40Z">
            <w:rPr>
              <w:rFonts w:hint="eastAsia" w:ascii="方正仿宋_GBK" w:hAnsi="方正仿宋_GBK" w:eastAsia="方正仿宋_GBK" w:cs="Times New Roman"/>
              <w:sz w:val="32"/>
              <w:szCs w:val="32"/>
            </w:rPr>
          </w:rPrChange>
        </w:rPr>
        <w:t>容量储备较充足，</w:t>
      </w:r>
      <w:ins w:id="133" w:author="xh" w:date="2026-10-23T13:35:40Z">
        <w:r>
          <w:rPr>
            <w:rFonts w:hint="default" w:ascii="Times New Roman" w:hAnsi="Times New Roman" w:eastAsia="方正仿宋_GBK" w:cs="Times New Roman"/>
            <w:b w:val="0"/>
            <w:bCs w:val="0"/>
            <w:i w:val="0"/>
            <w:iCs w:val="0"/>
            <w:sz w:val="32"/>
            <w:szCs w:val="32"/>
            <w:rPrChange w:id="134" w:author="xh" w:date="2026-10-23T13:35:40Z">
              <w:rPr>
                <w:rFonts w:hint="eastAsia" w:ascii="方正仿宋_GBK" w:hAnsi="方正仿宋_GBK" w:eastAsia="方正仿宋_GBK" w:cs="Times New Roman"/>
                <w:sz w:val="32"/>
                <w:szCs w:val="32"/>
              </w:rPr>
            </w:rPrChange>
          </w:rPr>
          <w:t>但</w:t>
        </w:r>
      </w:ins>
      <w:del w:id="135" w:author="xh" w:date="2026-10-23T13:35:40Z">
        <w:r>
          <w:rPr>
            <w:rFonts w:hint="eastAsia" w:ascii="方正仿宋_GBK" w:hAnsi="方正仿宋_GBK" w:eastAsia="方正仿宋_GBK" w:cs="Times New Roman"/>
            <w:sz w:val="32"/>
            <w:szCs w:val="32"/>
          </w:rPr>
          <w:delText>站级</w:delText>
        </w:r>
      </w:del>
      <w:r>
        <w:rPr>
          <w:rFonts w:hint="default" w:ascii="Times New Roman" w:hAnsi="Times New Roman" w:eastAsia="方正仿宋_GBK" w:cs="Times New Roman"/>
          <w:b w:val="0"/>
          <w:bCs w:val="0"/>
          <w:i w:val="0"/>
          <w:iCs w:val="0"/>
          <w:sz w:val="32"/>
          <w:szCs w:val="32"/>
          <w:rPrChange w:id="136" w:author="xh" w:date="2026-10-23T13:35:40Z">
            <w:rPr>
              <w:rFonts w:hint="eastAsia" w:ascii="方正仿宋_GBK" w:hAnsi="方正仿宋_GBK" w:eastAsia="方正仿宋_GBK" w:cs="Times New Roman"/>
              <w:sz w:val="32"/>
              <w:szCs w:val="32"/>
            </w:rPr>
          </w:rPrChange>
        </w:rPr>
        <w:t>设备</w:t>
      </w:r>
      <w:ins w:id="137" w:author="xh" w:date="2026-10-23T13:35:40Z">
        <w:r>
          <w:rPr>
            <w:rFonts w:hint="default" w:ascii="Times New Roman" w:hAnsi="Times New Roman" w:eastAsia="方正仿宋_GBK" w:cs="Times New Roman"/>
            <w:b w:val="0"/>
            <w:bCs w:val="0"/>
            <w:i w:val="0"/>
            <w:iCs w:val="0"/>
            <w:sz w:val="32"/>
            <w:szCs w:val="32"/>
            <w:rPrChange w:id="138" w:author="xh" w:date="2026-10-23T13:35:40Z">
              <w:rPr>
                <w:rFonts w:hint="eastAsia" w:ascii="方正仿宋_GBK" w:hAnsi="方正仿宋_GBK" w:eastAsia="方正仿宋_GBK" w:cs="Times New Roman"/>
                <w:sz w:val="32"/>
                <w:szCs w:val="32"/>
              </w:rPr>
            </w:rPrChange>
          </w:rPr>
          <w:t>统计中</w:t>
        </w:r>
      </w:ins>
      <w:del w:id="139" w:author="xh" w:date="2026-10-23T13:35:40Z">
        <w:r>
          <w:rPr>
            <w:rFonts w:hint="eastAsia" w:ascii="方正仿宋_GBK" w:hAnsi="方正仿宋_GBK" w:eastAsia="方正仿宋_GBK" w:cs="Times New Roman"/>
            <w:sz w:val="32"/>
            <w:szCs w:val="32"/>
          </w:rPr>
          <w:delText>利用状况</w:delText>
        </w:r>
      </w:del>
      <w:r>
        <w:rPr>
          <w:rFonts w:hint="default" w:ascii="Times New Roman" w:hAnsi="Times New Roman" w:eastAsia="方正仿宋_GBK" w:cs="Times New Roman"/>
          <w:b w:val="0"/>
          <w:bCs w:val="0"/>
          <w:i w:val="0"/>
          <w:iCs w:val="0"/>
          <w:sz w:val="32"/>
          <w:szCs w:val="32"/>
          <w:rPrChange w:id="140" w:author="xh" w:date="2026-10-23T13:35:40Z">
            <w:rPr>
              <w:rFonts w:hint="eastAsia" w:ascii="方正仿宋_GBK" w:hAnsi="方正仿宋_GBK" w:eastAsia="方正仿宋_GBK" w:cs="Times New Roman"/>
              <w:sz w:val="32"/>
              <w:szCs w:val="32"/>
            </w:rPr>
          </w:rPrChange>
        </w:rPr>
        <w:t>仍</w:t>
      </w:r>
      <w:ins w:id="141" w:author="xh" w:date="2026-10-23T13:35:40Z">
        <w:r>
          <w:rPr>
            <w:rFonts w:hint="default" w:ascii="Times New Roman" w:hAnsi="Times New Roman" w:eastAsia="方正仿宋_GBK" w:cs="Times New Roman"/>
            <w:b w:val="0"/>
            <w:bCs w:val="0"/>
            <w:i w:val="0"/>
            <w:iCs w:val="0"/>
            <w:sz w:val="32"/>
            <w:szCs w:val="32"/>
            <w:rPrChange w:id="142" w:author="xh" w:date="2026-10-23T13:35:40Z">
              <w:rPr>
                <w:rFonts w:hint="eastAsia" w:ascii="方正仿宋_GBK" w:hAnsi="方正仿宋_GBK" w:eastAsia="方正仿宋_GBK" w:cs="Times New Roman"/>
                <w:sz w:val="32"/>
                <w:szCs w:val="32"/>
              </w:rPr>
            </w:rPrChange>
          </w:rPr>
          <w:t>各有7台110千伏主变实测年最大负载率达到80%及以上，区域指标与局部供电压力需共同分析</w:t>
        </w:r>
      </w:ins>
      <w:del w:id="143" w:author="xh" w:date="2026-10-23T13:35:40Z">
        <w:r>
          <w:rPr>
            <w:rFonts w:hint="eastAsia" w:ascii="方正仿宋_GBK" w:hAnsi="方正仿宋_GBK" w:eastAsia="方正仿宋_GBK" w:cs="Times New Roman"/>
            <w:sz w:val="32"/>
            <w:szCs w:val="32"/>
          </w:rPr>
          <w:delText>存在差异</w:delText>
        </w:r>
      </w:del>
      <w:r>
        <w:rPr>
          <w:rFonts w:hint="default" w:ascii="Times New Roman" w:hAnsi="Times New Roman" w:eastAsia="方正仿宋_GBK" w:cs="Times New Roman"/>
          <w:b w:val="0"/>
          <w:bCs w:val="0"/>
          <w:i w:val="0"/>
          <w:iCs w:val="0"/>
          <w:sz w:val="32"/>
          <w:szCs w:val="32"/>
          <w:rPrChange w:id="144" w:author="xh" w:date="2026-10-23T13:35:40Z">
            <w:rPr>
              <w:rFonts w:hint="eastAsia" w:ascii="方正仿宋_GBK" w:hAnsi="方正仿宋_GBK" w:eastAsia="方正仿宋_GBK" w:cs="Times New Roman"/>
              <w:sz w:val="32"/>
              <w:szCs w:val="32"/>
            </w:rPr>
          </w:rPrChange>
        </w:rPr>
        <w:t>。</w:t>
      </w:r>
    </w:p>
    <w:p w14:paraId="1C77AF7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45" w:author="xh" w:date="2026-10-23T13:39:05Z">
        <w:r>
          <w:rPr>
            <w:rFonts w:hint="default" w:ascii="Times New Roman" w:hAnsi="Times New Roman" w:eastAsia="方正仿宋_GBK" w:cs="Times New Roman"/>
            <w:b w:val="0"/>
            <w:bCs w:val="0"/>
            <w:i w:val="0"/>
            <w:iCs w:val="0"/>
            <w:sz w:val="32"/>
            <w:szCs w:val="32"/>
            <w:rPrChange w:id="146" w:author="xh" w:date="2026-10-23T13:39:05Z">
              <w:rPr>
                <w:rFonts w:hint="eastAsia" w:ascii="方正仿宋_GBK" w:hAnsi="方正仿宋_GBK" w:eastAsia="方正仿宋_GBK" w:cs="Times New Roman"/>
                <w:sz w:val="32"/>
                <w:szCs w:val="32"/>
              </w:rPr>
            </w:rPrChange>
          </w:rPr>
          <w:t>相同总容量下</w:t>
        </w:r>
      </w:ins>
      <w:del w:id="147" w:author="xh" w:date="2026-10-23T13:39:05Z">
        <w:r>
          <w:rPr>
            <w:rFonts w:hint="eastAsia" w:ascii="方正仿宋_GBK" w:hAnsi="方正仿宋_GBK" w:eastAsia="方正仿宋_GBK" w:cs="Times New Roman"/>
            <w:sz w:val="32"/>
            <w:szCs w:val="32"/>
          </w:rPr>
          <w:delText>项目设备统计中</w:delText>
        </w:r>
      </w:del>
      <w:r>
        <w:rPr>
          <w:rFonts w:hint="default" w:ascii="Times New Roman" w:hAnsi="Times New Roman" w:eastAsia="方正仿宋_GBK" w:cs="Times New Roman"/>
          <w:b w:val="0"/>
          <w:bCs w:val="0"/>
          <w:i w:val="0"/>
          <w:iCs w:val="0"/>
          <w:sz w:val="32"/>
          <w:szCs w:val="32"/>
          <w:rPrChange w:id="148" w:author="xh" w:date="2026-10-23T13:39:05Z">
            <w:rPr>
              <w:rFonts w:hint="eastAsia" w:ascii="方正仿宋_GBK" w:hAnsi="方正仿宋_GBK" w:eastAsia="方正仿宋_GBK" w:cs="Times New Roman"/>
              <w:sz w:val="32"/>
              <w:szCs w:val="32"/>
            </w:rPr>
          </w:rPrChange>
        </w:rPr>
        <w:t>，</w:t>
      </w:r>
      <w:del w:id="149" w:author="xh" w:date="2026-10-23T13:39:05Z">
        <w:r>
          <w:rPr>
            <w:rFonts w:hint="eastAsia" w:ascii="方正仿宋_GBK" w:hAnsi="方正仿宋_GBK" w:eastAsia="方正仿宋_GBK" w:cs="Times New Roman"/>
            <w:sz w:val="32"/>
            <w:szCs w:val="32"/>
          </w:rPr>
          <w:delText>邳州40台、市区61台110千伏</w:delText>
        </w:r>
      </w:del>
      <w:r>
        <w:rPr>
          <w:rFonts w:hint="default" w:ascii="Times New Roman" w:hAnsi="Times New Roman" w:eastAsia="方正仿宋_GBK" w:cs="Times New Roman"/>
          <w:b w:val="0"/>
          <w:bCs w:val="0"/>
          <w:i w:val="0"/>
          <w:iCs w:val="0"/>
          <w:sz w:val="32"/>
          <w:szCs w:val="32"/>
          <w:rPrChange w:id="150" w:author="xh" w:date="2026-10-23T13:39:05Z">
            <w:rPr>
              <w:rFonts w:hint="eastAsia" w:ascii="方正仿宋_GBK" w:hAnsi="方正仿宋_GBK" w:eastAsia="方正仿宋_GBK" w:cs="Times New Roman"/>
              <w:sz w:val="32"/>
              <w:szCs w:val="32"/>
            </w:rPr>
          </w:rPrChange>
        </w:rPr>
        <w:t>主变</w:t>
      </w:r>
      <w:ins w:id="151" w:author="xh" w:date="2026-10-23T13:39:05Z">
        <w:r>
          <w:rPr>
            <w:rFonts w:hint="default" w:ascii="Times New Roman" w:hAnsi="Times New Roman" w:eastAsia="方正仿宋_GBK" w:cs="Times New Roman"/>
            <w:b w:val="0"/>
            <w:bCs w:val="0"/>
            <w:i w:val="0"/>
            <w:iCs w:val="0"/>
            <w:sz w:val="32"/>
            <w:szCs w:val="32"/>
            <w:rPrChange w:id="152" w:author="xh" w:date="2026-10-23T13:39:05Z">
              <w:rPr>
                <w:rFonts w:hint="eastAsia" w:ascii="方正仿宋_GBK" w:hAnsi="方正仿宋_GBK" w:eastAsia="方正仿宋_GBK" w:cs="Times New Roman"/>
                <w:sz w:val="32"/>
                <w:szCs w:val="32"/>
              </w:rPr>
            </w:rPrChange>
          </w:rPr>
          <w:t>台数和容量组合影响</w:t>
        </w:r>
      </w:ins>
      <w:del w:id="153" w:author="xh" w:date="2026-10-23T13:39:05Z">
        <w:r>
          <w:rPr>
            <w:rFonts w:hint="eastAsia" w:ascii="方正仿宋_GBK" w:hAnsi="方正仿宋_GBK" w:eastAsia="方正仿宋_GBK" w:cs="Times New Roman"/>
            <w:sz w:val="32"/>
            <w:szCs w:val="32"/>
          </w:rPr>
          <w:delText>的实测年</w:delText>
        </w:r>
      </w:del>
      <w:r>
        <w:rPr>
          <w:rFonts w:hint="default" w:ascii="Times New Roman" w:hAnsi="Times New Roman" w:eastAsia="方正仿宋_GBK" w:cs="Times New Roman"/>
          <w:b w:val="0"/>
          <w:bCs w:val="0"/>
          <w:i w:val="0"/>
          <w:iCs w:val="0"/>
          <w:sz w:val="32"/>
          <w:szCs w:val="32"/>
          <w:rPrChange w:id="154" w:author="xh" w:date="2026-10-23T13:39:05Z">
            <w:rPr>
              <w:rFonts w:hint="eastAsia" w:ascii="方正仿宋_GBK" w:hAnsi="方正仿宋_GBK" w:eastAsia="方正仿宋_GBK" w:cs="Times New Roman"/>
              <w:sz w:val="32"/>
              <w:szCs w:val="32"/>
            </w:rPr>
          </w:rPrChange>
        </w:rPr>
        <w:t>最大</w:t>
      </w:r>
      <w:ins w:id="155" w:author="xh" w:date="2026-10-23T13:39:05Z">
        <w:r>
          <w:rPr>
            <w:rFonts w:hint="default" w:ascii="Times New Roman" w:hAnsi="Times New Roman" w:eastAsia="方正仿宋_GBK" w:cs="Times New Roman"/>
            <w:b w:val="0"/>
            <w:bCs w:val="0"/>
            <w:i w:val="0"/>
            <w:iCs w:val="0"/>
            <w:sz w:val="32"/>
            <w:szCs w:val="32"/>
            <w:rPrChange w:id="156" w:author="xh" w:date="2026-10-23T13:39:05Z">
              <w:rPr>
                <w:rFonts w:hint="eastAsia" w:ascii="方正仿宋_GBK" w:hAnsi="方正仿宋_GBK" w:eastAsia="方正仿宋_GBK" w:cs="Times New Roman"/>
                <w:sz w:val="32"/>
                <w:szCs w:val="32"/>
              </w:rPr>
            </w:rPrChange>
          </w:rPr>
          <w:t>单</w:t>
        </w:r>
      </w:ins>
      <w:del w:id="157" w:author="xh" w:date="2026-10-23T13:39:05Z">
        <w:r>
          <w:rPr>
            <w:rFonts w:hint="eastAsia" w:ascii="方正仿宋_GBK" w:hAnsi="方正仿宋_GBK" w:eastAsia="方正仿宋_GBK" w:cs="Times New Roman"/>
            <w:sz w:val="32"/>
            <w:szCs w:val="32"/>
          </w:rPr>
          <w:delText>负载率中位数分别为53%和55%，两地区均有7台达到80%及以上。各</w:delText>
        </w:r>
      </w:del>
      <w:r>
        <w:rPr>
          <w:rFonts w:hint="default" w:ascii="Times New Roman" w:hAnsi="Times New Roman" w:eastAsia="方正仿宋_GBK" w:cs="Times New Roman"/>
          <w:b w:val="0"/>
          <w:bCs w:val="0"/>
          <w:i w:val="0"/>
          <w:iCs w:val="0"/>
          <w:sz w:val="32"/>
          <w:szCs w:val="32"/>
          <w:rPrChange w:id="158" w:author="xh" w:date="2026-10-23T13:39:05Z">
            <w:rPr>
              <w:rFonts w:hint="eastAsia" w:ascii="方正仿宋_GBK" w:hAnsi="方正仿宋_GBK" w:eastAsia="方正仿宋_GBK" w:cs="Times New Roman"/>
              <w:sz w:val="32"/>
              <w:szCs w:val="32"/>
            </w:rPr>
          </w:rPrChange>
        </w:rPr>
        <w:t>台主变</w:t>
      </w:r>
      <w:ins w:id="159" w:author="xh" w:date="2026-10-23T13:39:05Z">
        <w:r>
          <w:rPr>
            <w:rFonts w:hint="default" w:ascii="Times New Roman" w:hAnsi="Times New Roman" w:eastAsia="方正仿宋_GBK" w:cs="Times New Roman"/>
            <w:b w:val="0"/>
            <w:bCs w:val="0"/>
            <w:i w:val="0"/>
            <w:iCs w:val="0"/>
            <w:sz w:val="32"/>
            <w:szCs w:val="32"/>
            <w:rPrChange w:id="160" w:author="xh" w:date="2026-10-23T13:39:05Z">
              <w:rPr>
                <w:rFonts w:hint="eastAsia" w:ascii="方正仿宋_GBK" w:hAnsi="方正仿宋_GBK" w:eastAsia="方正仿宋_GBK" w:cs="Times New Roman"/>
                <w:sz w:val="32"/>
                <w:szCs w:val="32"/>
              </w:rPr>
            </w:rPrChange>
          </w:rPr>
          <w:t>退出运行后</w:t>
        </w:r>
      </w:ins>
      <w:r>
        <w:rPr>
          <w:rFonts w:hint="default" w:ascii="Times New Roman" w:hAnsi="Times New Roman" w:eastAsia="方正仿宋_GBK" w:cs="Times New Roman"/>
          <w:b w:val="0"/>
          <w:bCs w:val="0"/>
          <w:i w:val="0"/>
          <w:iCs w:val="0"/>
          <w:sz w:val="32"/>
          <w:szCs w:val="32"/>
          <w:rPrChange w:id="161" w:author="xh" w:date="2026-10-23T13:39:05Z">
            <w:rPr>
              <w:rFonts w:hint="eastAsia" w:ascii="方正仿宋_GBK" w:hAnsi="方正仿宋_GBK" w:eastAsia="方正仿宋_GBK" w:cs="Times New Roman"/>
              <w:sz w:val="32"/>
              <w:szCs w:val="32"/>
            </w:rPr>
          </w:rPrChange>
        </w:rPr>
        <w:t>的</w:t>
      </w:r>
      <w:ins w:id="162" w:author="xh" w:date="2026-10-23T13:39:05Z">
        <w:r>
          <w:rPr>
            <w:rFonts w:hint="default" w:ascii="Times New Roman" w:hAnsi="Times New Roman" w:eastAsia="方正仿宋_GBK" w:cs="Times New Roman"/>
            <w:b w:val="0"/>
            <w:bCs w:val="0"/>
            <w:i w:val="0"/>
            <w:iCs w:val="0"/>
            <w:sz w:val="32"/>
            <w:szCs w:val="32"/>
            <w:rPrChange w:id="163" w:author="xh" w:date="2026-10-23T13:39:05Z">
              <w:rPr>
                <w:rFonts w:hint="eastAsia" w:ascii="方正仿宋_GBK" w:hAnsi="方正仿宋_GBK" w:eastAsia="方正仿宋_GBK" w:cs="Times New Roman"/>
                <w:sz w:val="32"/>
                <w:szCs w:val="32"/>
              </w:rPr>
            </w:rPrChange>
          </w:rPr>
          <w:t>剩余供电能力，站间联络则决定邻站余量能够支援到何处</w:t>
        </w:r>
      </w:ins>
      <w:del w:id="164" w:author="xh" w:date="2026-10-23T13:39:05Z">
        <w:r>
          <w:rPr>
            <w:rFonts w:hint="eastAsia" w:ascii="方正仿宋_GBK" w:hAnsi="方正仿宋_GBK" w:eastAsia="方正仿宋_GBK" w:cs="Times New Roman"/>
            <w:sz w:val="32"/>
            <w:szCs w:val="32"/>
          </w:rPr>
          <w:delText>年度最大值对应各自发生时刻</w:delText>
        </w:r>
      </w:del>
      <w:r>
        <w:rPr>
          <w:rFonts w:hint="default" w:ascii="Times New Roman" w:hAnsi="Times New Roman" w:eastAsia="方正仿宋_GBK" w:cs="Times New Roman"/>
          <w:b w:val="0"/>
          <w:bCs w:val="0"/>
          <w:i w:val="0"/>
          <w:iCs w:val="0"/>
          <w:sz w:val="32"/>
          <w:szCs w:val="32"/>
          <w:rPrChange w:id="165" w:author="xh" w:date="2026-10-23T13:39:05Z">
            <w:rPr>
              <w:rFonts w:hint="eastAsia" w:ascii="方正仿宋_GBK" w:hAnsi="方正仿宋_GBK" w:eastAsia="方正仿宋_GBK" w:cs="Times New Roman"/>
              <w:sz w:val="32"/>
              <w:szCs w:val="32"/>
            </w:rPr>
          </w:rPrChange>
        </w:rPr>
        <w:t>。</w:t>
      </w:r>
      <w:ins w:id="166" w:author="xh" w:date="2026-10-23T13:39:05Z">
        <w:r>
          <w:rPr>
            <w:rFonts w:hint="default" w:ascii="Times New Roman" w:hAnsi="Times New Roman" w:eastAsia="方正仿宋_GBK" w:cs="Times New Roman"/>
            <w:b w:val="0"/>
            <w:bCs w:val="0"/>
            <w:i w:val="0"/>
            <w:iCs w:val="0"/>
            <w:sz w:val="32"/>
            <w:szCs w:val="32"/>
            <w:rPrChange w:id="167" w:author="xh" w:date="2026-10-23T13:39:05Z">
              <w:rPr>
                <w:rFonts w:hint="eastAsia" w:ascii="方正仿宋_GBK" w:hAnsi="方正仿宋_GBK" w:eastAsia="方正仿宋_GBK" w:cs="Times New Roman"/>
                <w:sz w:val="32"/>
                <w:szCs w:val="32"/>
              </w:rPr>
            </w:rPrChange>
          </w:rPr>
          <w:t>区域容量安排需要落实到具体</w:t>
        </w:r>
      </w:ins>
      <w:del w:id="168" w:author="xh" w:date="2026-10-23T13:39:05Z">
        <w:r>
          <w:rPr>
            <w:rFonts w:hint="eastAsia" w:ascii="方正仿宋_GBK" w:hAnsi="方正仿宋_GBK" w:eastAsia="方正仿宋_GBK" w:cs="Times New Roman"/>
            <w:sz w:val="32"/>
            <w:szCs w:val="32"/>
          </w:rPr>
          <w:delText>规划计算另以</w:delText>
        </w:r>
      </w:del>
      <w:r>
        <w:rPr>
          <w:rFonts w:hint="default" w:ascii="Times New Roman" w:hAnsi="Times New Roman" w:eastAsia="方正仿宋_GBK" w:cs="Times New Roman"/>
          <w:b w:val="0"/>
          <w:bCs w:val="0"/>
          <w:i w:val="0"/>
          <w:iCs w:val="0"/>
          <w:sz w:val="32"/>
          <w:szCs w:val="32"/>
          <w:rPrChange w:id="169" w:author="xh" w:date="2026-10-23T13:39:05Z">
            <w:rPr>
              <w:rFonts w:hint="eastAsia" w:ascii="方正仿宋_GBK" w:hAnsi="方正仿宋_GBK" w:eastAsia="方正仿宋_GBK" w:cs="Times New Roman"/>
              <w:sz w:val="32"/>
              <w:szCs w:val="32"/>
            </w:rPr>
          </w:rPrChange>
        </w:rPr>
        <w:t>站</w:t>
      </w:r>
      <w:ins w:id="170" w:author="xh" w:date="2026-10-23T13:39:05Z">
        <w:r>
          <w:rPr>
            <w:rFonts w:hint="default" w:ascii="Times New Roman" w:hAnsi="Times New Roman" w:eastAsia="方正仿宋_GBK" w:cs="Times New Roman"/>
            <w:b w:val="0"/>
            <w:bCs w:val="0"/>
            <w:i w:val="0"/>
            <w:iCs w:val="0"/>
            <w:sz w:val="32"/>
            <w:szCs w:val="32"/>
            <w:rPrChange w:id="171" w:author="xh" w:date="2026-10-23T13:39:05Z">
              <w:rPr>
                <w:rFonts w:hint="eastAsia" w:ascii="方正仿宋_GBK" w:hAnsi="方正仿宋_GBK" w:eastAsia="方正仿宋_GBK" w:cs="Times New Roman"/>
                <w:sz w:val="32"/>
                <w:szCs w:val="32"/>
              </w:rPr>
            </w:rPrChange>
          </w:rPr>
          <w:t>点，结合双向功率、设备条件和可转</w:t>
        </w:r>
      </w:ins>
      <w:del w:id="172" w:author="xh" w:date="2026-10-23T13:39:05Z">
        <w:r>
          <w:rPr>
            <w:rFonts w:hint="eastAsia" w:ascii="方正仿宋_GBK" w:hAnsi="方正仿宋_GBK" w:eastAsia="方正仿宋_GBK" w:cs="Times New Roman"/>
            <w:sz w:val="32"/>
            <w:szCs w:val="32"/>
          </w:rPr>
          <w:delText>级净</w:delText>
        </w:r>
      </w:del>
      <w:r>
        <w:rPr>
          <w:rFonts w:hint="default" w:ascii="Times New Roman" w:hAnsi="Times New Roman" w:eastAsia="方正仿宋_GBK" w:cs="Times New Roman"/>
          <w:b w:val="0"/>
          <w:bCs w:val="0"/>
          <w:i w:val="0"/>
          <w:iCs w:val="0"/>
          <w:sz w:val="32"/>
          <w:szCs w:val="32"/>
          <w:rPrChange w:id="173" w:author="xh" w:date="2026-10-23T13:39:05Z">
            <w:rPr>
              <w:rFonts w:hint="eastAsia" w:ascii="方正仿宋_GBK" w:hAnsi="方正仿宋_GBK" w:eastAsia="方正仿宋_GBK" w:cs="Times New Roman"/>
              <w:sz w:val="32"/>
              <w:szCs w:val="32"/>
            </w:rPr>
          </w:rPrChange>
        </w:rPr>
        <w:t>负荷</w:t>
      </w:r>
      <w:ins w:id="174" w:author="xh" w:date="2026-10-23T13:39:05Z">
        <w:r>
          <w:rPr>
            <w:rFonts w:hint="default" w:ascii="Times New Roman" w:hAnsi="Times New Roman" w:eastAsia="方正仿宋_GBK" w:cs="Times New Roman"/>
            <w:b w:val="0"/>
            <w:bCs w:val="0"/>
            <w:i w:val="0"/>
            <w:iCs w:val="0"/>
            <w:sz w:val="32"/>
            <w:szCs w:val="32"/>
            <w:rPrChange w:id="175" w:author="xh" w:date="2026-10-23T13:39:05Z">
              <w:rPr>
                <w:rFonts w:hint="eastAsia" w:ascii="方正仿宋_GBK" w:hAnsi="方正仿宋_GBK" w:eastAsia="方正仿宋_GBK" w:cs="Times New Roman"/>
                <w:sz w:val="32"/>
                <w:szCs w:val="32"/>
              </w:rPr>
            </w:rPrChange>
          </w:rPr>
          <w:t>判断补强需求</w:t>
        </w:r>
      </w:ins>
      <w:del w:id="176" w:author="xh" w:date="2026-10-23T13:39:05Z">
        <w:r>
          <w:rPr>
            <w:rFonts w:hint="eastAsia" w:ascii="方正仿宋_GBK" w:hAnsi="方正仿宋_GBK" w:eastAsia="方正仿宋_GBK" w:cs="Times New Roman"/>
            <w:sz w:val="32"/>
            <w:szCs w:val="32"/>
          </w:rPr>
          <w:delText>绝对峰值除以本站初始主变容量与0.95功率因数的乘积，形成站级负载率，分析局部双向承载压力</w:delText>
        </w:r>
      </w:del>
      <w:r>
        <w:rPr>
          <w:rFonts w:hint="default" w:ascii="Times New Roman" w:hAnsi="Times New Roman" w:eastAsia="方正仿宋_GBK" w:cs="Times New Roman"/>
          <w:b w:val="0"/>
          <w:bCs w:val="0"/>
          <w:i w:val="0"/>
          <w:iCs w:val="0"/>
          <w:sz w:val="32"/>
          <w:szCs w:val="32"/>
          <w:rPrChange w:id="177" w:author="xh" w:date="2026-10-23T13:39:05Z">
            <w:rPr>
              <w:rFonts w:hint="eastAsia" w:ascii="方正仿宋_GBK" w:hAnsi="方正仿宋_GBK" w:eastAsia="方正仿宋_GBK" w:cs="Times New Roman"/>
              <w:sz w:val="32"/>
              <w:szCs w:val="32"/>
            </w:rPr>
          </w:rPrChange>
        </w:rPr>
        <w:t>。</w:t>
      </w:r>
    </w:p>
    <w:p w14:paraId="3E85D3B2">
      <w:pPr>
        <w:widowControl/>
        <w:adjustRightInd w:val="0"/>
        <w:snapToGrid w:val="0"/>
        <w:spacing w:line="560" w:lineRule="exact"/>
        <w:ind w:firstLine="640" w:firstLineChars="200"/>
        <w:rPr>
          <w:del w:id="178" w:author="xh" w:date="2026-10-23T13:42:30Z"/>
          <w:rFonts w:hint="eastAsia" w:ascii="方正仿宋_GBK" w:hAnsi="方正仿宋_GBK" w:eastAsia="方正仿宋_GBK" w:cs="Times New Roman"/>
          <w:sz w:val="32"/>
          <w:szCs w:val="32"/>
          <w:highlight w:val="none"/>
          <w14:ligatures w14:val="standardContextual"/>
        </w:rPr>
      </w:pPr>
      <w:del w:id="179" w:author="xh" w:date="2026-10-23T13:42:30Z">
        <w:r>
          <w:rPr>
            <w:rFonts w:hint="eastAsia" w:ascii="方正仿宋_GBK" w:hAnsi="方正仿宋_GBK" w:eastAsia="方正仿宋_GBK" w:cs="Times New Roman"/>
            <w:sz w:val="32"/>
            <w:szCs w:val="32"/>
          </w:rPr>
          <w:delText>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delText>
        </w:r>
      </w:del>
    </w:p>
    <w:p w14:paraId="5152A9B7">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80" w:author="xh" w:date="2026-10-23T13:45:54Z">
            <w:rPr>
              <w:rFonts w:hint="eastAsia" w:ascii="方正楷体_GBK" w:hAnsi="方正楷体_GBK" w:eastAsia="方正楷体_GBK" w:cs="方正楷体_GBK"/>
              <w:b/>
              <w:bCs/>
              <w:sz w:val="32"/>
              <w:szCs w:val="32"/>
            </w:rPr>
          </w:rPrChange>
        </w:rPr>
        <w:t>（三）</w:t>
      </w:r>
      <w:del w:id="181" w:author="xh" w:date="2026-10-23T13:45:54Z">
        <w:r>
          <w:rPr>
            <w:rFonts w:hint="eastAsia" w:ascii="方正楷体_GBK" w:hAnsi="方正楷体_GBK" w:eastAsia="方正楷体_GBK" w:cs="方正楷体_GBK"/>
            <w:b/>
            <w:bCs/>
            <w:sz w:val="32"/>
            <w:szCs w:val="32"/>
          </w:rPr>
          <w:delText>导则要求为</w:delText>
        </w:r>
      </w:del>
      <w:r>
        <w:rPr>
          <w:rFonts w:hint="default" w:ascii="Times New Roman" w:hAnsi="Times New Roman" w:eastAsia="方正楷体_GBK" w:cs="Times New Roman"/>
          <w:b/>
          <w:bCs/>
          <w:i w:val="0"/>
          <w:iCs w:val="0"/>
          <w:sz w:val="32"/>
          <w:szCs w:val="32"/>
          <w:rPrChange w:id="182" w:author="xh" w:date="2026-10-23T13:45:54Z">
            <w:rPr>
              <w:rFonts w:hint="eastAsia" w:ascii="方正楷体_GBK" w:hAnsi="方正楷体_GBK" w:eastAsia="方正楷体_GBK" w:cs="方正楷体_GBK"/>
              <w:b/>
              <w:bCs/>
              <w:sz w:val="32"/>
              <w:szCs w:val="32"/>
            </w:rPr>
          </w:rPrChange>
        </w:rPr>
        <w:t>分片区</w:t>
      </w:r>
      <w:ins w:id="183" w:author="xh" w:date="2026-10-23T13:45:54Z">
        <w:r>
          <w:rPr>
            <w:rFonts w:hint="default" w:ascii="Times New Roman" w:hAnsi="Times New Roman" w:eastAsia="方正楷体_GBK" w:cs="Times New Roman"/>
            <w:b/>
            <w:bCs/>
            <w:i w:val="0"/>
            <w:iCs w:val="0"/>
            <w:sz w:val="32"/>
            <w:szCs w:val="32"/>
            <w:rPrChange w:id="184" w:author="xh" w:date="2026-10-23T13:45:54Z">
              <w:rPr>
                <w:rFonts w:hint="eastAsia" w:ascii="方正楷体_GBK" w:hAnsi="方正楷体_GBK" w:eastAsia="方正楷体_GBK" w:cs="方正楷体_GBK"/>
                <w:b/>
                <w:bCs/>
                <w:sz w:val="32"/>
                <w:szCs w:val="32"/>
              </w:rPr>
            </w:rPrChange>
          </w:rPr>
          <w:t>规划需要兼顾</w:t>
        </w:r>
      </w:ins>
      <w:del w:id="185" w:author="xh" w:date="2026-10-23T13:45:54Z">
        <w:r>
          <w:rPr>
            <w:rFonts w:hint="eastAsia" w:ascii="方正楷体_GBK" w:hAnsi="方正楷体_GBK" w:eastAsia="方正楷体_GBK" w:cs="方正楷体_GBK"/>
            <w:b/>
            <w:bCs/>
            <w:sz w:val="32"/>
            <w:szCs w:val="32"/>
          </w:rPr>
          <w:delText>容量比选提</w:delText>
        </w:r>
      </w:del>
      <w:r>
        <w:rPr>
          <w:rFonts w:hint="default" w:ascii="Times New Roman" w:hAnsi="Times New Roman" w:eastAsia="方正楷体_GBK" w:cs="Times New Roman"/>
          <w:b/>
          <w:bCs/>
          <w:i w:val="0"/>
          <w:iCs w:val="0"/>
          <w:sz w:val="32"/>
          <w:szCs w:val="32"/>
          <w:rPrChange w:id="186" w:author="xh" w:date="2026-10-23T13:45:54Z">
            <w:rPr>
              <w:rFonts w:hint="eastAsia" w:ascii="方正楷体_GBK" w:hAnsi="方正楷体_GBK" w:eastAsia="方正楷体_GBK" w:cs="方正楷体_GBK"/>
              <w:b/>
              <w:bCs/>
              <w:sz w:val="32"/>
              <w:szCs w:val="32"/>
            </w:rPr>
          </w:rPrChange>
        </w:rPr>
        <w:t>供</w:t>
      </w:r>
      <w:ins w:id="187" w:author="xh" w:date="2026-10-23T13:45:54Z">
        <w:r>
          <w:rPr>
            <w:rFonts w:hint="default" w:ascii="Times New Roman" w:hAnsi="Times New Roman" w:eastAsia="方正楷体_GBK" w:cs="Times New Roman"/>
            <w:b/>
            <w:bCs/>
            <w:i w:val="0"/>
            <w:iCs w:val="0"/>
            <w:sz w:val="32"/>
            <w:szCs w:val="32"/>
            <w:rPrChange w:id="188" w:author="xh" w:date="2026-10-23T13:45:54Z">
              <w:rPr>
                <w:rFonts w:hint="eastAsia" w:ascii="方正楷体_GBK" w:hAnsi="方正楷体_GBK" w:eastAsia="方正楷体_GBK" w:cs="方正楷体_GBK"/>
                <w:b/>
                <w:bCs/>
                <w:sz w:val="32"/>
                <w:szCs w:val="32"/>
              </w:rPr>
            </w:rPrChange>
          </w:rPr>
          <w:t>电安全与工程费用</w:t>
        </w:r>
      </w:ins>
      <w:del w:id="189" w:author="xh" w:date="2026-10-23T13:45:54Z">
        <w:r>
          <w:rPr>
            <w:rFonts w:hint="eastAsia" w:ascii="方正楷体_GBK" w:hAnsi="方正楷体_GBK" w:eastAsia="方正楷体_GBK" w:cs="方正楷体_GBK"/>
            <w:b/>
            <w:bCs/>
            <w:sz w:val="32"/>
            <w:szCs w:val="32"/>
          </w:rPr>
          <w:delText>依据</w:delText>
        </w:r>
      </w:del>
    </w:p>
    <w:p w14:paraId="396E41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90" w:author="白日梦想家" w:date="2026-10-23T11:14:50Z">
        <w:r>
          <w:rPr>
            <w:rFonts w:hint="eastAsia" w:ascii="方正仿宋_GBK" w:hAnsi="方正仿宋_GBK" w:eastAsia="方正仿宋_GBK" w:cs="Times New Roman"/>
            <w:sz w:val="32"/>
            <w:szCs w:val="32"/>
          </w:rPr>
          <w:delText>2025年4月</w:delText>
        </w:r>
      </w:del>
      <w:r>
        <w:rPr>
          <w:rFonts w:hint="default" w:ascii="Times New Roman" w:hAnsi="Times New Roman" w:eastAsia="方正仿宋_GBK" w:cs="Times New Roman"/>
          <w:b w:val="0"/>
          <w:bCs w:val="0"/>
          <w:i w:val="0"/>
          <w:iCs w:val="0"/>
          <w:sz w:val="32"/>
          <w:szCs w:val="32"/>
          <w:rPrChange w:id="191" w:author="xh" w:date="2026-10-23T13:49:19Z">
            <w:rPr>
              <w:rFonts w:hint="eastAsia" w:ascii="方正仿宋_GBK" w:hAnsi="方正仿宋_GBK" w:eastAsia="方正仿宋_GBK" w:cs="Times New Roman"/>
              <w:sz w:val="32"/>
              <w:szCs w:val="32"/>
            </w:rPr>
          </w:rPrChange>
        </w:rPr>
        <w:t>《配电网规划设计技术导则（修订稿）》</w:t>
      </w:r>
      <w:ins w:id="192" w:author="白日梦想家" w:date="2026-10-26T11:44:00Z">
        <w:r>
          <w:rPr>
            <w:rFonts w:hint="eastAsia" w:ascii="Times New Roman" w:hAnsi="Times New Roman" w:eastAsia="方正仿宋_GBK" w:cs="Times New Roman"/>
            <w:b w:val="0"/>
            <w:bCs w:val="0"/>
            <w:i w:val="0"/>
            <w:iCs w:val="0"/>
            <w:sz w:val="32"/>
            <w:szCs w:val="32"/>
            <w:lang w:eastAsia="zh"/>
            <w:woUserID w:val="2"/>
          </w:rPr>
          <w:t>中</w:t>
        </w:r>
      </w:ins>
      <w:ins w:id="193" w:author="白日梦想家" w:date="2026-10-26T11:44:01Z">
        <w:r>
          <w:rPr>
            <w:rFonts w:hint="eastAsia" w:ascii="Times New Roman" w:hAnsi="Times New Roman" w:eastAsia="方正仿宋_GBK" w:cs="Times New Roman"/>
            <w:b w:val="0"/>
            <w:bCs w:val="0"/>
            <w:i w:val="0"/>
            <w:iCs w:val="0"/>
            <w:sz w:val="32"/>
            <w:szCs w:val="32"/>
            <w:lang w:eastAsia="zh"/>
            <w:woUserID w:val="2"/>
          </w:rPr>
          <w:t>：</w:t>
        </w:r>
      </w:ins>
      <w:del w:id="194" w:author="白日梦想家" w:date="2026-10-26T11:43:59Z">
        <w:r>
          <w:rPr>
            <w:rFonts w:hint="default" w:ascii="Times New Roman" w:hAnsi="Times New Roman" w:eastAsia="方正仿宋_GBK" w:cs="Times New Roman"/>
            <w:b w:val="0"/>
            <w:bCs w:val="0"/>
            <w:i w:val="0"/>
            <w:iCs w:val="0"/>
            <w:sz w:val="32"/>
            <w:szCs w:val="32"/>
            <w:rPrChange w:id="195" w:author="xh" w:date="2026-10-23T13:49:19Z">
              <w:rPr>
                <w:rFonts w:hint="eastAsia" w:ascii="方正仿宋_GBK" w:hAnsi="方正仿宋_GBK" w:eastAsia="方正仿宋_GBK" w:cs="Times New Roman"/>
                <w:sz w:val="32"/>
                <w:szCs w:val="32"/>
              </w:rPr>
            </w:rPrChange>
          </w:rPr>
          <w:delText>提出，</w:delText>
        </w:r>
      </w:del>
      <w:r>
        <w:rPr>
          <w:rFonts w:hint="default" w:ascii="Times New Roman" w:hAnsi="Times New Roman" w:eastAsia="方正仿宋_GBK" w:cs="Times New Roman"/>
          <w:b w:val="0"/>
          <w:bCs w:val="0"/>
          <w:i w:val="0"/>
          <w:iCs w:val="0"/>
          <w:sz w:val="32"/>
          <w:szCs w:val="32"/>
          <w:rPrChange w:id="196" w:author="xh" w:date="2026-10-23T13:49:19Z">
            <w:rPr>
              <w:rFonts w:hint="eastAsia" w:ascii="方正仿宋_GBK" w:hAnsi="方正仿宋_GBK" w:eastAsia="方正仿宋_GBK" w:cs="Times New Roman"/>
              <w:sz w:val="32"/>
              <w:szCs w:val="32"/>
            </w:rPr>
          </w:rPrChange>
        </w:rPr>
        <w:t>容载比总体控制在1.5～2.0，并按年最大净负荷平均增长率</w:t>
      </w:r>
      <w:ins w:id="197" w:author="xh" w:date="2026-10-23T13:49:19Z">
        <w:r>
          <w:rPr>
            <w:rFonts w:hint="default" w:ascii="Times New Roman" w:hAnsi="Times New Roman" w:eastAsia="方正仿宋_GBK" w:cs="Times New Roman"/>
            <w:b w:val="0"/>
            <w:bCs w:val="0"/>
            <w:i w:val="0"/>
            <w:iCs w:val="0"/>
            <w:sz w:val="32"/>
            <w:szCs w:val="32"/>
            <w:rPrChange w:id="198" w:author="xh" w:date="2026-10-23T13:49:19Z">
              <w:rPr>
                <w:rFonts w:hint="eastAsia" w:ascii="方正仿宋_GBK" w:hAnsi="方正仿宋_GBK" w:eastAsia="方正仿宋_GBK" w:cs="Times New Roman"/>
                <w:sz w:val="32"/>
                <w:szCs w:val="32"/>
              </w:rPr>
            </w:rPrChange>
          </w:rPr>
          <w:t>区</w:t>
        </w:r>
      </w:ins>
      <w:del w:id="199" w:author="xh" w:date="2026-10-23T13:49:19Z">
        <w:r>
          <w:rPr>
            <w:rFonts w:hint="eastAsia" w:ascii="方正仿宋_GBK" w:hAnsi="方正仿宋_GBK" w:eastAsia="方正仿宋_GBK" w:cs="Times New Roman"/>
            <w:sz w:val="32"/>
            <w:szCs w:val="32"/>
          </w:rPr>
          <w:delText>划</w:delText>
        </w:r>
      </w:del>
      <w:r>
        <w:rPr>
          <w:rFonts w:hint="default" w:ascii="Times New Roman" w:hAnsi="Times New Roman" w:eastAsia="方正仿宋_GBK" w:cs="Times New Roman"/>
          <w:b w:val="0"/>
          <w:bCs w:val="0"/>
          <w:i w:val="0"/>
          <w:iCs w:val="0"/>
          <w:sz w:val="32"/>
          <w:szCs w:val="32"/>
          <w:rPrChange w:id="200" w:author="xh" w:date="2026-10-23T13:49:19Z">
            <w:rPr>
              <w:rFonts w:hint="eastAsia" w:ascii="方正仿宋_GBK" w:hAnsi="方正仿宋_GBK" w:eastAsia="方正仿宋_GBK" w:cs="Times New Roman"/>
              <w:sz w:val="32"/>
              <w:szCs w:val="32"/>
            </w:rPr>
          </w:rPrChange>
        </w:rPr>
        <w:t>分发展阶段</w:t>
      </w:r>
      <w:del w:id="201" w:author="xh" w:date="2026-10-23T13:49:19Z">
        <w:r>
          <w:rPr>
            <w:rFonts w:hint="eastAsia" w:ascii="方正仿宋_GBK" w:hAnsi="方正仿宋_GBK" w:eastAsia="方正仿宋_GBK" w:cs="Times New Roman"/>
            <w:sz w:val="32"/>
            <w:szCs w:val="32"/>
          </w:rPr>
          <w:delText>[1]</w:delText>
        </w:r>
      </w:del>
      <w:r>
        <w:rPr>
          <w:rFonts w:hint="default" w:ascii="Times New Roman" w:hAnsi="Times New Roman" w:eastAsia="方正仿宋_GBK" w:cs="Times New Roman"/>
          <w:b w:val="0"/>
          <w:bCs w:val="0"/>
          <w:i w:val="0"/>
          <w:iCs w:val="0"/>
          <w:sz w:val="32"/>
          <w:szCs w:val="32"/>
          <w:rPrChange w:id="202" w:author="xh" w:date="2026-10-23T13:49:19Z">
            <w:rPr>
              <w:rFonts w:hint="eastAsia" w:ascii="方正仿宋_GBK" w:hAnsi="方正仿宋_GBK" w:eastAsia="方正仿宋_GBK" w:cs="Times New Roman"/>
              <w:sz w:val="32"/>
              <w:szCs w:val="32"/>
            </w:rPr>
          </w:rPrChange>
        </w:rPr>
        <w:t>。</w:t>
      </w:r>
      <w:ins w:id="203" w:author="xh" w:date="2026-10-23T13:49:19Z">
        <w:r>
          <w:rPr>
            <w:rFonts w:hint="default" w:ascii="Times New Roman" w:hAnsi="Times New Roman" w:eastAsia="方正仿宋_GBK" w:cs="Times New Roman"/>
            <w:b w:val="0"/>
            <w:bCs w:val="0"/>
            <w:i w:val="0"/>
            <w:iCs w:val="0"/>
            <w:sz w:val="32"/>
            <w:szCs w:val="32"/>
            <w:rPrChange w:id="204" w:author="xh" w:date="2026-10-23T13:49:19Z">
              <w:rPr>
                <w:rFonts w:hint="eastAsia" w:ascii="方正仿宋_GBK" w:hAnsi="方正仿宋_GBK" w:eastAsia="方正仿宋_GBK" w:cs="Times New Roman"/>
                <w:sz w:val="32"/>
                <w:szCs w:val="32"/>
              </w:rPr>
            </w:rPrChange>
          </w:rPr>
          <w:t>在</w:t>
        </w:r>
      </w:ins>
      <w:del w:id="205" w:author="xh" w:date="2026-10-23T13:49:19Z">
        <w:r>
          <w:rPr>
            <w:rFonts w:hint="eastAsia" w:ascii="方正仿宋_GBK" w:hAnsi="方正仿宋_GBK" w:eastAsia="方正仿宋_GBK" w:cs="Times New Roman"/>
            <w:sz w:val="32"/>
            <w:szCs w:val="32"/>
          </w:rPr>
          <w:delText>饱和期、较慢增长、中等增长及较快增长分别对应不超过2%、(2%,4%]、(4%,7%]和超过7%的增长水平，</w:delText>
        </w:r>
      </w:del>
      <w:r>
        <w:rPr>
          <w:rFonts w:hint="default" w:ascii="Times New Roman" w:hAnsi="Times New Roman" w:eastAsia="方正仿宋_GBK" w:cs="Times New Roman"/>
          <w:b w:val="0"/>
          <w:bCs w:val="0"/>
          <w:i w:val="0"/>
          <w:iCs w:val="0"/>
          <w:sz w:val="32"/>
          <w:szCs w:val="32"/>
          <w:rPrChange w:id="206" w:author="xh" w:date="2026-10-23T13:49:19Z">
            <w:rPr>
              <w:rFonts w:hint="eastAsia" w:ascii="方正仿宋_GBK" w:hAnsi="方正仿宋_GBK" w:eastAsia="方正仿宋_GBK" w:cs="Times New Roman"/>
              <w:sz w:val="32"/>
              <w:szCs w:val="32"/>
            </w:rPr>
          </w:rPrChange>
        </w:rPr>
        <w:t>建议范围</w:t>
      </w:r>
      <w:ins w:id="207" w:author="xh" w:date="2026-10-23T13:49:19Z">
        <w:r>
          <w:rPr>
            <w:rFonts w:hint="default" w:ascii="Times New Roman" w:hAnsi="Times New Roman" w:eastAsia="方正仿宋_GBK" w:cs="Times New Roman"/>
            <w:b w:val="0"/>
            <w:bCs w:val="0"/>
            <w:i w:val="0"/>
            <w:iCs w:val="0"/>
            <w:sz w:val="32"/>
            <w:szCs w:val="32"/>
            <w:rPrChange w:id="208" w:author="xh" w:date="2026-10-23T13:49:19Z">
              <w:rPr>
                <w:rFonts w:hint="eastAsia" w:ascii="方正仿宋_GBK" w:hAnsi="方正仿宋_GBK" w:eastAsia="方正仿宋_GBK" w:cs="Times New Roman"/>
                <w:sz w:val="32"/>
                <w:szCs w:val="32"/>
              </w:rPr>
            </w:rPrChange>
          </w:rPr>
          <w:t>内无法满足供电安全准则时，可结合实际适当提高容载比，同时加强中压联络</w:t>
        </w:r>
      </w:ins>
      <w:del w:id="209" w:author="xh" w:date="2026-10-23T13:49:19Z">
        <w:r>
          <w:rPr>
            <w:rFonts w:hint="eastAsia" w:ascii="方正仿宋_GBK" w:hAnsi="方正仿宋_GBK" w:eastAsia="方正仿宋_GBK" w:cs="Times New Roman"/>
            <w:sz w:val="32"/>
            <w:szCs w:val="32"/>
          </w:rPr>
          <w:delText>分别为1.5～1.7</w:delText>
        </w:r>
      </w:del>
      <w:r>
        <w:rPr>
          <w:rFonts w:hint="default" w:ascii="Times New Roman" w:hAnsi="Times New Roman" w:eastAsia="方正仿宋_GBK" w:cs="Times New Roman"/>
          <w:b w:val="0"/>
          <w:bCs w:val="0"/>
          <w:i w:val="0"/>
          <w:iCs w:val="0"/>
          <w:sz w:val="32"/>
          <w:szCs w:val="32"/>
          <w:rPrChange w:id="210" w:author="xh" w:date="2026-10-23T13:49:19Z">
            <w:rPr>
              <w:rFonts w:hint="eastAsia" w:ascii="方正仿宋_GBK" w:hAnsi="方正仿宋_GBK" w:eastAsia="方正仿宋_GBK" w:cs="Times New Roman"/>
              <w:sz w:val="32"/>
              <w:szCs w:val="32"/>
            </w:rPr>
          </w:rPrChange>
        </w:rPr>
        <w:t>、</w:t>
      </w:r>
      <w:ins w:id="211" w:author="xh" w:date="2026-10-23T13:49:19Z">
        <w:r>
          <w:rPr>
            <w:rFonts w:hint="default" w:ascii="Times New Roman" w:hAnsi="Times New Roman" w:eastAsia="方正仿宋_GBK" w:cs="Times New Roman"/>
            <w:b w:val="0"/>
            <w:bCs w:val="0"/>
            <w:i w:val="0"/>
            <w:iCs w:val="0"/>
            <w:sz w:val="32"/>
            <w:szCs w:val="32"/>
            <w:rPrChange w:id="212" w:author="xh" w:date="2026-10-23T13:49:19Z">
              <w:rPr>
                <w:rFonts w:hint="eastAsia" w:ascii="方正仿宋_GBK" w:hAnsi="方正仿宋_GBK" w:eastAsia="方正仿宋_GBK" w:cs="Times New Roman"/>
                <w:sz w:val="32"/>
                <w:szCs w:val="32"/>
              </w:rPr>
            </w:rPrChange>
          </w:rPr>
          <w:t>利用转供能力合理确定区域容量</w:t>
        </w:r>
      </w:ins>
      <w:del w:id="213" w:author="xh" w:date="2026-10-23T13:49:19Z">
        <w:r>
          <w:rPr>
            <w:rFonts w:hint="eastAsia" w:ascii="方正仿宋_GBK" w:hAnsi="方正仿宋_GBK" w:eastAsia="方正仿宋_GBK" w:cs="Times New Roman"/>
            <w:sz w:val="32"/>
            <w:szCs w:val="32"/>
          </w:rPr>
          <w:delText>1.6～1.8、1.7～1.9和1.8～2.0</w:delText>
        </w:r>
      </w:del>
      <w:r>
        <w:rPr>
          <w:rFonts w:hint="default" w:ascii="Times New Roman" w:hAnsi="Times New Roman" w:eastAsia="方正仿宋_GBK" w:cs="Times New Roman"/>
          <w:b w:val="0"/>
          <w:bCs w:val="0"/>
          <w:i w:val="0"/>
          <w:iCs w:val="0"/>
          <w:sz w:val="32"/>
          <w:szCs w:val="32"/>
          <w:rPrChange w:id="214" w:author="xh" w:date="2026-10-23T13:49:19Z">
            <w:rPr>
              <w:rFonts w:hint="eastAsia" w:ascii="方正仿宋_GBK" w:hAnsi="方正仿宋_GBK" w:eastAsia="方正仿宋_GBK" w:cs="Times New Roman"/>
              <w:sz w:val="32"/>
              <w:szCs w:val="32"/>
            </w:rPr>
          </w:rPrChange>
        </w:rPr>
        <w:t>。</w:t>
      </w:r>
    </w:p>
    <w:p w14:paraId="397BE72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15" w:author="xh" w:date="2026-10-23T13:52:43Z">
        <w:r>
          <w:rPr>
            <w:rFonts w:hint="default" w:ascii="Times New Roman" w:hAnsi="Times New Roman" w:eastAsia="方正仿宋_GBK" w:cs="Times New Roman"/>
            <w:b w:val="0"/>
            <w:bCs w:val="0"/>
            <w:i w:val="0"/>
            <w:iCs w:val="0"/>
            <w:sz w:val="32"/>
            <w:szCs w:val="32"/>
            <w:lang w:eastAsia="zh"/>
            <w:rPrChange w:id="216" w:author="xh" w:date="2026-10-23T13:52:43Z">
              <w:rPr>
                <w:rFonts w:hint="eastAsia" w:ascii="方正仿宋_GBK" w:hAnsi="方正仿宋_GBK" w:eastAsia="方正仿宋_GBK" w:cs="Times New Roman"/>
                <w:sz w:val="32"/>
                <w:szCs w:val="32"/>
                <w:lang w:eastAsia="zh"/>
                <w:woUserID w:val="1"/>
              </w:rPr>
            </w:rPrChange>
            <w:woUserID w:val="1"/>
          </w:rPr>
          <w:t>本研究围绕上述规划要求，比较主变增容、储能和10千伏联络的工程组合，分析多项源荷及网络条件共</w:t>
        </w:r>
      </w:ins>
      <w:del w:id="217" w:author="xh" w:date="2026-10-23T13:52:43Z">
        <w:r>
          <w:rPr>
            <w:rFonts w:hint="eastAsia" w:ascii="方正仿宋_GBK" w:hAnsi="方正仿宋_GBK" w:eastAsia="方正仿宋_GBK" w:cs="Times New Roman"/>
            <w:sz w:val="32"/>
            <w:szCs w:val="32"/>
            <w:lang w:eastAsia="zh"/>
            <w:woUserID w:val="1"/>
          </w:rPr>
          <w:delText>导则</w:delText>
        </w:r>
      </w:del>
      <w:del w:id="218" w:author="白日梦想家" w:date="2026-10-23T11:15:06Z">
        <w:r>
          <w:rPr>
            <w:rFonts w:hint="eastAsia" w:ascii="方正仿宋_GBK" w:hAnsi="方正仿宋_GBK" w:eastAsia="方正仿宋_GBK" w:cs="Times New Roman"/>
            <w:sz w:val="32"/>
            <w:szCs w:val="32"/>
          </w:rPr>
          <w:delText>第6.2.2.1条</w:delText>
        </w:r>
      </w:del>
      <w:r>
        <w:rPr>
          <w:rFonts w:hint="default" w:ascii="Times New Roman" w:hAnsi="Times New Roman" w:eastAsia="方正仿宋_GBK" w:cs="Times New Roman"/>
          <w:b w:val="0"/>
          <w:bCs w:val="0"/>
          <w:i w:val="0"/>
          <w:iCs w:val="0"/>
          <w:sz w:val="32"/>
          <w:szCs w:val="32"/>
          <w:rPrChange w:id="219" w:author="xh" w:date="2026-10-23T13:52:43Z">
            <w:rPr>
              <w:rFonts w:hint="eastAsia" w:ascii="方正仿宋_GBK" w:hAnsi="方正仿宋_GBK" w:eastAsia="方正仿宋_GBK" w:cs="Times New Roman"/>
              <w:sz w:val="32"/>
              <w:szCs w:val="32"/>
            </w:rPr>
          </w:rPrChange>
        </w:rPr>
        <w:t>同</w:t>
      </w:r>
      <w:ins w:id="220" w:author="xh" w:date="2026-10-23T13:52:43Z">
        <w:r>
          <w:rPr>
            <w:rFonts w:hint="default" w:ascii="Times New Roman" w:hAnsi="Times New Roman" w:eastAsia="方正仿宋_GBK" w:cs="Times New Roman"/>
            <w:b w:val="0"/>
            <w:bCs w:val="0"/>
            <w:i w:val="0"/>
            <w:iCs w:val="0"/>
            <w:sz w:val="32"/>
            <w:szCs w:val="32"/>
            <w:rPrChange w:id="221" w:author="xh" w:date="2026-10-23T13:52:43Z">
              <w:rPr>
                <w:rFonts w:hint="eastAsia" w:ascii="方正仿宋_GBK" w:hAnsi="方正仿宋_GBK" w:eastAsia="方正仿宋_GBK" w:cs="Times New Roman"/>
                <w:sz w:val="32"/>
                <w:szCs w:val="32"/>
              </w:rPr>
            </w:rPrChange>
          </w:rPr>
          <w:t>作用下的容量需求</w:t>
        </w:r>
      </w:ins>
      <w:del w:id="222" w:author="xh" w:date="2026-10-23T13:52:43Z">
        <w:r>
          <w:rPr>
            <w:rFonts w:hint="eastAsia" w:ascii="方正仿宋_GBK" w:hAnsi="方正仿宋_GBK" w:eastAsia="方正仿宋_GBK" w:cs="Times New Roman"/>
            <w:sz w:val="32"/>
            <w:szCs w:val="32"/>
          </w:rPr>
          <w:delText>时提出</w:delText>
        </w:r>
      </w:del>
      <w:r>
        <w:rPr>
          <w:rFonts w:hint="default" w:ascii="Times New Roman" w:hAnsi="Times New Roman" w:eastAsia="方正仿宋_GBK" w:cs="Times New Roman"/>
          <w:b w:val="0"/>
          <w:bCs w:val="0"/>
          <w:i w:val="0"/>
          <w:iCs w:val="0"/>
          <w:sz w:val="32"/>
          <w:szCs w:val="32"/>
          <w:rPrChange w:id="223" w:author="xh" w:date="2026-10-23T13:52:43Z">
            <w:rPr>
              <w:rFonts w:hint="eastAsia" w:ascii="方正仿宋_GBK" w:hAnsi="方正仿宋_GBK" w:eastAsia="方正仿宋_GBK" w:cs="Times New Roman"/>
              <w:sz w:val="32"/>
              <w:szCs w:val="32"/>
            </w:rPr>
          </w:rPrChange>
        </w:rPr>
        <w:t>，</w:t>
      </w:r>
      <w:ins w:id="224" w:author="xh" w:date="2026-10-23T13:52:43Z">
        <w:r>
          <w:rPr>
            <w:rFonts w:hint="default" w:ascii="Times New Roman" w:hAnsi="Times New Roman" w:eastAsia="方正仿宋_GBK" w:cs="Times New Roman"/>
            <w:b w:val="0"/>
            <w:bCs w:val="0"/>
            <w:i w:val="0"/>
            <w:iCs w:val="0"/>
            <w:sz w:val="32"/>
            <w:szCs w:val="32"/>
            <w:rPrChange w:id="225" w:author="xh" w:date="2026-10-23T13:52:43Z">
              <w:rPr>
                <w:rFonts w:hint="eastAsia" w:ascii="方正仿宋_GBK" w:hAnsi="方正仿宋_GBK" w:eastAsia="方正仿宋_GBK" w:cs="Times New Roman"/>
                <w:sz w:val="32"/>
                <w:szCs w:val="32"/>
              </w:rPr>
            </w:rPrChange>
          </w:rPr>
          <w:t>为</w:t>
        </w:r>
      </w:ins>
      <w:del w:id="226" w:author="xh" w:date="2026-10-23T13:52:43Z">
        <w:r>
          <w:rPr>
            <w:rFonts w:hint="eastAsia" w:ascii="方正仿宋_GBK" w:hAnsi="方正仿宋_GBK" w:eastAsia="方正仿宋_GBK" w:cs="Times New Roman"/>
            <w:sz w:val="32"/>
            <w:szCs w:val="32"/>
          </w:rPr>
          <w:delText>在建议范围内无法满足供电安全准则时，可结合实际情况适当提</w:delText>
        </w:r>
      </w:del>
      <w:r>
        <w:rPr>
          <w:rFonts w:hint="default" w:ascii="Times New Roman" w:hAnsi="Times New Roman" w:eastAsia="方正仿宋_GBK" w:cs="Times New Roman"/>
          <w:b w:val="0"/>
          <w:bCs w:val="0"/>
          <w:i w:val="0"/>
          <w:iCs w:val="0"/>
          <w:sz w:val="32"/>
          <w:szCs w:val="32"/>
          <w:rPrChange w:id="227" w:author="xh" w:date="2026-10-23T13:52:43Z">
            <w:rPr>
              <w:rFonts w:hint="eastAsia" w:ascii="方正仿宋_GBK" w:hAnsi="方正仿宋_GBK" w:eastAsia="方正仿宋_GBK" w:cs="Times New Roman"/>
              <w:sz w:val="32"/>
              <w:szCs w:val="32"/>
            </w:rPr>
          </w:rPrChange>
        </w:rPr>
        <w:t>高</w:t>
      </w:r>
      <w:ins w:id="228" w:author="xh" w:date="2026-10-23T13:52:43Z">
        <w:r>
          <w:rPr>
            <w:rFonts w:hint="default" w:ascii="Times New Roman" w:hAnsi="Times New Roman" w:eastAsia="方正仿宋_GBK" w:cs="Times New Roman"/>
            <w:b w:val="0"/>
            <w:bCs w:val="0"/>
            <w:i w:val="0"/>
            <w:iCs w:val="0"/>
            <w:sz w:val="32"/>
            <w:szCs w:val="32"/>
            <w:rPrChange w:id="229" w:author="xh" w:date="2026-10-23T13:52:43Z">
              <w:rPr>
                <w:rFonts w:hint="eastAsia" w:ascii="方正仿宋_GBK" w:hAnsi="方正仿宋_GBK" w:eastAsia="方正仿宋_GBK" w:cs="Times New Roman"/>
                <w:sz w:val="32"/>
                <w:szCs w:val="32"/>
              </w:rPr>
            </w:rPrChange>
          </w:rPr>
          <w:t>渗透率片区确定</w:t>
        </w:r>
      </w:ins>
      <w:r>
        <w:rPr>
          <w:rFonts w:hint="default" w:ascii="Times New Roman" w:hAnsi="Times New Roman" w:eastAsia="方正仿宋_GBK" w:cs="Times New Roman"/>
          <w:b w:val="0"/>
          <w:bCs w:val="0"/>
          <w:i w:val="0"/>
          <w:iCs w:val="0"/>
          <w:sz w:val="32"/>
          <w:szCs w:val="32"/>
          <w:rPrChange w:id="230" w:author="xh" w:date="2026-10-23T13:52:43Z">
            <w:rPr>
              <w:rFonts w:hint="eastAsia" w:ascii="方正仿宋_GBK" w:hAnsi="方正仿宋_GBK" w:eastAsia="方正仿宋_GBK" w:cs="Times New Roman"/>
              <w:sz w:val="32"/>
              <w:szCs w:val="32"/>
            </w:rPr>
          </w:rPrChange>
        </w:rPr>
        <w:t>容载比</w:t>
      </w:r>
      <w:del w:id="231" w:author="xh" w:date="2026-10-23T13:52:43Z">
        <w:r>
          <w:rPr>
            <w:rFonts w:hint="eastAsia" w:ascii="方正仿宋_GBK" w:hAnsi="方正仿宋_GBK" w:eastAsia="方正仿宋_GBK" w:cs="Times New Roman"/>
            <w:sz w:val="32"/>
            <w:szCs w:val="32"/>
          </w:rPr>
          <w:delText>，并要求加强中压联络</w:delText>
        </w:r>
      </w:del>
      <w:r>
        <w:rPr>
          <w:rFonts w:hint="default" w:ascii="Times New Roman" w:hAnsi="Times New Roman" w:eastAsia="方正仿宋_GBK" w:cs="Times New Roman"/>
          <w:b w:val="0"/>
          <w:bCs w:val="0"/>
          <w:i w:val="0"/>
          <w:iCs w:val="0"/>
          <w:sz w:val="32"/>
          <w:szCs w:val="32"/>
          <w:rPrChange w:id="232" w:author="xh" w:date="2026-10-23T13:52:43Z">
            <w:rPr>
              <w:rFonts w:hint="eastAsia" w:ascii="方正仿宋_GBK" w:hAnsi="方正仿宋_GBK" w:eastAsia="方正仿宋_GBK" w:cs="Times New Roman"/>
              <w:sz w:val="32"/>
              <w:szCs w:val="32"/>
            </w:rPr>
          </w:rPrChange>
        </w:rPr>
        <w:t>、</w:t>
      </w:r>
      <w:ins w:id="233" w:author="xh" w:date="2026-10-23T13:52:43Z">
        <w:r>
          <w:rPr>
            <w:rFonts w:hint="default" w:ascii="Times New Roman" w:hAnsi="Times New Roman" w:eastAsia="方正仿宋_GBK" w:cs="Times New Roman"/>
            <w:b w:val="0"/>
            <w:bCs w:val="0"/>
            <w:i w:val="0"/>
            <w:iCs w:val="0"/>
            <w:sz w:val="32"/>
            <w:szCs w:val="32"/>
            <w:rPrChange w:id="234" w:author="xh" w:date="2026-10-23T13:52:43Z">
              <w:rPr>
                <w:rFonts w:hint="eastAsia" w:ascii="方正仿宋_GBK" w:hAnsi="方正仿宋_GBK" w:eastAsia="方正仿宋_GBK" w:cs="Times New Roman"/>
                <w:sz w:val="32"/>
                <w:szCs w:val="32"/>
              </w:rPr>
            </w:rPrChange>
          </w:rPr>
          <w:t>安排建设项目提</w:t>
        </w:r>
      </w:ins>
      <w:del w:id="235" w:author="xh" w:date="2026-10-23T13:52:43Z">
        <w:r>
          <w:rPr>
            <w:rFonts w:hint="eastAsia" w:ascii="方正仿宋_GBK" w:hAnsi="方正仿宋_GBK" w:eastAsia="方正仿宋_GBK" w:cs="Times New Roman"/>
            <w:sz w:val="32"/>
            <w:szCs w:val="32"/>
          </w:rPr>
          <w:delText>结合转</w:delText>
        </w:r>
      </w:del>
      <w:r>
        <w:rPr>
          <w:rFonts w:hint="default" w:ascii="Times New Roman" w:hAnsi="Times New Roman" w:eastAsia="方正仿宋_GBK" w:cs="Times New Roman"/>
          <w:b w:val="0"/>
          <w:bCs w:val="0"/>
          <w:i w:val="0"/>
          <w:iCs w:val="0"/>
          <w:sz w:val="32"/>
          <w:szCs w:val="32"/>
          <w:rPrChange w:id="236" w:author="xh" w:date="2026-10-23T13:52:43Z">
            <w:rPr>
              <w:rFonts w:hint="eastAsia" w:ascii="方正仿宋_GBK" w:hAnsi="方正仿宋_GBK" w:eastAsia="方正仿宋_GBK" w:cs="Times New Roman"/>
              <w:sz w:val="32"/>
              <w:szCs w:val="32"/>
            </w:rPr>
          </w:rPrChange>
        </w:rPr>
        <w:t>供</w:t>
      </w:r>
      <w:ins w:id="237" w:author="xh" w:date="2026-10-23T13:52:43Z">
        <w:r>
          <w:rPr>
            <w:rFonts w:hint="default" w:ascii="Times New Roman" w:hAnsi="Times New Roman" w:eastAsia="方正仿宋_GBK" w:cs="Times New Roman"/>
            <w:b w:val="0"/>
            <w:bCs w:val="0"/>
            <w:i w:val="0"/>
            <w:iCs w:val="0"/>
            <w:sz w:val="32"/>
            <w:szCs w:val="32"/>
            <w:rPrChange w:id="238" w:author="xh" w:date="2026-10-23T13:52:43Z">
              <w:rPr>
                <w:rFonts w:hint="eastAsia" w:ascii="方正仿宋_GBK" w:hAnsi="方正仿宋_GBK" w:eastAsia="方正仿宋_GBK" w:cs="Times New Roman"/>
                <w:sz w:val="32"/>
                <w:szCs w:val="32"/>
              </w:rPr>
            </w:rPrChange>
          </w:rPr>
          <w:t>依据</w:t>
        </w:r>
      </w:ins>
      <w:del w:id="239" w:author="xh" w:date="2026-10-23T13:52:43Z">
        <w:r>
          <w:rPr>
            <w:rFonts w:hint="eastAsia" w:ascii="方正仿宋_GBK" w:hAnsi="方正仿宋_GBK" w:eastAsia="方正仿宋_GBK" w:cs="Times New Roman"/>
            <w:sz w:val="32"/>
            <w:szCs w:val="32"/>
          </w:rPr>
          <w:delText>能力合理确定规划区域容量[1]</w:delText>
        </w:r>
      </w:del>
      <w:r>
        <w:rPr>
          <w:rFonts w:hint="default" w:ascii="Times New Roman" w:hAnsi="Times New Roman" w:eastAsia="方正仿宋_GBK" w:cs="Times New Roman"/>
          <w:b w:val="0"/>
          <w:bCs w:val="0"/>
          <w:i w:val="0"/>
          <w:iCs w:val="0"/>
          <w:sz w:val="32"/>
          <w:szCs w:val="32"/>
          <w:rPrChange w:id="240" w:author="xh" w:date="2026-10-23T13:52:43Z">
            <w:rPr>
              <w:rFonts w:hint="eastAsia" w:ascii="方正仿宋_GBK" w:hAnsi="方正仿宋_GBK" w:eastAsia="方正仿宋_GBK" w:cs="Times New Roman"/>
              <w:sz w:val="32"/>
              <w:szCs w:val="32"/>
            </w:rPr>
          </w:rPrChange>
        </w:rPr>
        <w:t>。</w:t>
      </w:r>
      <w:del w:id="241" w:author="xh" w:date="2026-10-23T13:52:43Z">
        <w:r>
          <w:rPr>
            <w:rFonts w:hint="eastAsia" w:ascii="方正仿宋_GBK" w:hAnsi="方正仿宋_GBK" w:eastAsia="方正仿宋_GBK" w:cs="Times New Roman"/>
            <w:sz w:val="32"/>
            <w:szCs w:val="32"/>
          </w:rPr>
          <w:delText>本研究据此比较相同源荷和供电约束下的具体设备方案，分析容量、储能及联络如何共同满足供电要求，以设备配置及费用支持容载比取值。</w:delText>
        </w:r>
      </w:del>
    </w:p>
    <w:p w14:paraId="6885FB6F">
      <w:pPr>
        <w:pStyle w:val="3"/>
        <w:keepNext/>
        <w:widowControl/>
        <w:adjustRightInd w:val="0"/>
        <w:snapToGrid w:val="0"/>
        <w:spacing w:before="0" w:after="0" w:line="560" w:lineRule="exact"/>
        <w:ind w:firstLine="720" w:firstLineChars="200"/>
        <w:outlineLvl w:val="9"/>
        <w:rPr>
          <w:rFonts w:hint="default" w:ascii="Times New Roman" w:hAnsi="Times New Roman" w:eastAsia="方正黑体_GBK" w:cs="Times New Roman"/>
          <w:b w:val="0"/>
          <w:bCs w:val="0"/>
          <w:sz w:val="36"/>
          <w:szCs w:val="36"/>
          <w:highlight w:val="none"/>
          <w:rPrChange w:id="243" w:author="白日梦想家" w:date="2026-10-26T14:26:39Z">
            <w:rPr>
              <w:rFonts w:hint="eastAsia" w:ascii="方正黑体_GBK" w:hAnsi="方正黑体_GBK" w:eastAsia="方正黑体_GBK" w:cs="方正黑体_GBK"/>
              <w:b/>
              <w:bCs/>
              <w:sz w:val="36"/>
              <w:szCs w:val="36"/>
              <w:highlight w:val="none"/>
              <w14:ligatures w14:val="standardContextual"/>
            </w:rPr>
          </w:rPrChange>
          <w14:ligatures w14:val="none"/>
        </w:rPr>
        <w:pPrChange w:id="242" w:author="白日梦想家" w:date="2026-10-26T14:27:1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244" w:author="白日梦想家" w:date="2026-10-26T14:26:39Z">
            <w:rPr>
              <w:rFonts w:hint="eastAsia" w:ascii="方正黑体_GBK" w:hAnsi="方正黑体_GBK" w:eastAsia="方正黑体_GBK" w:cs="方正黑体_GBK"/>
              <w:b/>
              <w:bCs/>
              <w:sz w:val="36"/>
              <w:szCs w:val="36"/>
            </w:rPr>
          </w:rPrChange>
        </w:rPr>
        <w:t>二、</w:t>
      </w:r>
      <w:del w:id="245" w:author="xh" w:date="2026-10-23T13:56:08Z">
        <w:r>
          <w:rPr>
            <w:rFonts w:hint="default" w:ascii="Times New Roman" w:hAnsi="Times New Roman" w:eastAsia="方正黑体_GBK" w:cs="Times New Roman"/>
            <w:b w:val="0"/>
            <w:bCs w:val="0"/>
            <w:sz w:val="36"/>
            <w:szCs w:val="36"/>
            <w:rPrChange w:id="246" w:author="白日梦想家" w:date="2026-10-26T14:26:39Z">
              <w:rPr>
                <w:rFonts w:hint="eastAsia" w:ascii="方正黑体_GBK" w:hAnsi="方正黑体_GBK" w:eastAsia="方正黑体_GBK" w:cs="方正黑体_GBK"/>
                <w:b/>
                <w:bCs/>
                <w:sz w:val="36"/>
                <w:szCs w:val="36"/>
              </w:rPr>
            </w:rPrChange>
          </w:rPr>
          <w:delText>关键问题与</w:delText>
        </w:r>
      </w:del>
      <w:r>
        <w:rPr>
          <w:rFonts w:hint="default" w:ascii="Times New Roman" w:hAnsi="Times New Roman" w:eastAsia="方正黑体_GBK" w:cs="Times New Roman"/>
          <w:b w:val="0"/>
          <w:bCs w:val="0"/>
          <w:i w:val="0"/>
          <w:iCs w:val="0"/>
          <w:sz w:val="36"/>
          <w:szCs w:val="36"/>
          <w:rPrChange w:id="247" w:author="白日梦想家" w:date="2026-10-26T14:26:39Z">
            <w:rPr>
              <w:rFonts w:hint="eastAsia" w:ascii="方正黑体_GBK" w:hAnsi="方正黑体_GBK" w:eastAsia="方正黑体_GBK" w:cs="方正黑体_GBK"/>
              <w:b/>
              <w:bCs/>
              <w:sz w:val="36"/>
              <w:szCs w:val="36"/>
            </w:rPr>
          </w:rPrChange>
        </w:rPr>
        <w:t>研究</w:t>
      </w:r>
      <w:ins w:id="248" w:author="xh" w:date="2026-10-23T13:56:08Z">
        <w:r>
          <w:rPr>
            <w:rFonts w:hint="default" w:ascii="Times New Roman" w:hAnsi="Times New Roman" w:eastAsia="方正黑体_GBK" w:cs="Times New Roman"/>
            <w:b w:val="0"/>
            <w:bCs w:val="0"/>
            <w:i w:val="0"/>
            <w:iCs w:val="0"/>
            <w:sz w:val="36"/>
            <w:szCs w:val="36"/>
            <w:rPrChange w:id="249" w:author="白日梦想家" w:date="2026-10-26T14:26:39Z">
              <w:rPr>
                <w:rFonts w:hint="eastAsia" w:ascii="方正黑体_GBK" w:hAnsi="方正黑体_GBK" w:eastAsia="方正黑体_GBK" w:cs="方正黑体_GBK"/>
                <w:b/>
                <w:bCs/>
                <w:sz w:val="36"/>
                <w:szCs w:val="36"/>
              </w:rPr>
            </w:rPrChange>
          </w:rPr>
          <w:t>思路与技术</w:t>
        </w:r>
      </w:ins>
      <w:r>
        <w:rPr>
          <w:rFonts w:hint="default" w:ascii="Times New Roman" w:hAnsi="Times New Roman" w:eastAsia="方正黑体_GBK" w:cs="Times New Roman"/>
          <w:b w:val="0"/>
          <w:bCs w:val="0"/>
          <w:i w:val="0"/>
          <w:iCs w:val="0"/>
          <w:sz w:val="36"/>
          <w:szCs w:val="36"/>
          <w:rPrChange w:id="250" w:author="白日梦想家" w:date="2026-10-26T14:26:39Z">
            <w:rPr>
              <w:rFonts w:hint="eastAsia" w:ascii="方正黑体_GBK" w:hAnsi="方正黑体_GBK" w:eastAsia="方正黑体_GBK" w:cs="方正黑体_GBK"/>
              <w:b/>
              <w:bCs/>
              <w:sz w:val="36"/>
              <w:szCs w:val="36"/>
            </w:rPr>
          </w:rPrChange>
        </w:rPr>
        <w:t>方法</w:t>
      </w:r>
    </w:p>
    <w:p w14:paraId="7D656055">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51" w:author="xh" w:date="2026-10-23T13:59:32Z">
            <w:rPr>
              <w:rFonts w:hint="eastAsia" w:ascii="方正楷体_GBK" w:hAnsi="方正楷体_GBK" w:eastAsia="方正楷体_GBK" w:cs="方正楷体_GBK"/>
              <w:b/>
              <w:bCs/>
              <w:sz w:val="32"/>
              <w:szCs w:val="32"/>
            </w:rPr>
          </w:rPrChange>
        </w:rPr>
        <w:t>（一）</w:t>
      </w:r>
      <w:ins w:id="252" w:author="xh" w:date="2026-10-23T13:59:32Z">
        <w:r>
          <w:rPr>
            <w:rFonts w:hint="default" w:ascii="Times New Roman" w:hAnsi="Times New Roman" w:eastAsia="方正楷体_GBK" w:cs="Times New Roman"/>
            <w:b/>
            <w:bCs/>
            <w:i w:val="0"/>
            <w:iCs w:val="0"/>
            <w:sz w:val="32"/>
            <w:szCs w:val="32"/>
            <w:rPrChange w:id="253" w:author="xh" w:date="2026-10-23T13:59:32Z">
              <w:rPr>
                <w:rFonts w:hint="eastAsia" w:ascii="方正楷体_GBK" w:hAnsi="方正楷体_GBK" w:eastAsia="方正楷体_GBK" w:cs="方正楷体_GBK"/>
                <w:b/>
                <w:bCs/>
                <w:sz w:val="32"/>
                <w:szCs w:val="32"/>
              </w:rPr>
            </w:rPrChange>
          </w:rPr>
          <w:t>以实际源荷为基础开展</w:t>
        </w:r>
      </w:ins>
      <w:ins w:id="254" w:author="xh" w:date="2026-10-23T13:59:32Z">
        <w:del w:id="255" w:author="白日梦想家" w:date="2026-10-26T11:45:31Z">
          <w:r>
            <w:rPr>
              <w:rFonts w:hint="default" w:ascii="Times New Roman" w:hAnsi="Times New Roman" w:eastAsia="方正楷体_GBK" w:cs="Times New Roman"/>
              <w:b/>
              <w:bCs/>
              <w:i w:val="0"/>
              <w:iCs w:val="0"/>
              <w:sz w:val="32"/>
              <w:szCs w:val="32"/>
              <w:rPrChange w:id="256" w:author="xh" w:date="2026-10-23T13:59:32Z">
                <w:rPr>
                  <w:rFonts w:hint="eastAsia" w:ascii="方正楷体_GBK" w:hAnsi="方正楷体_GBK" w:eastAsia="方正楷体_GBK" w:cs="方正楷体_GBK"/>
                  <w:b/>
                  <w:bCs/>
                  <w:sz w:val="32"/>
                  <w:szCs w:val="32"/>
                </w:rPr>
              </w:rPrChange>
            </w:rPr>
            <w:delText>两地区</w:delText>
          </w:r>
        </w:del>
      </w:ins>
      <w:del w:id="257" w:author="xh" w:date="2026-10-23T13:59:32Z">
        <w:r>
          <w:rPr>
            <w:rFonts w:hint="eastAsia" w:ascii="方正楷体_GBK" w:hAnsi="方正楷体_GBK" w:eastAsia="方正楷体_GBK" w:cs="方正楷体_GBK"/>
            <w:b/>
            <w:bCs/>
            <w:sz w:val="32"/>
            <w:szCs w:val="32"/>
          </w:rPr>
          <w:delText>建立同一起点、逐年承接的</w:delText>
        </w:r>
      </w:del>
      <w:ins w:id="258" w:author="白日梦想家" w:date="2026-10-26T11:45:26Z">
        <w:r>
          <w:rPr>
            <w:rFonts w:hint="eastAsia" w:ascii="方正楷体_GBK" w:hAnsi="方正楷体_GBK" w:eastAsia="方正楷体_GBK" w:cs="方正楷体_GBK"/>
            <w:b/>
            <w:bCs/>
            <w:sz w:val="32"/>
            <w:szCs w:val="32"/>
            <w:lang w:eastAsia="zh"/>
            <w:woUserID w:val="2"/>
          </w:rPr>
          <w:t>容载比</w:t>
        </w:r>
      </w:ins>
      <w:r>
        <w:rPr>
          <w:rFonts w:hint="default" w:ascii="Times New Roman" w:hAnsi="Times New Roman" w:eastAsia="方正楷体_GBK" w:cs="Times New Roman"/>
          <w:b/>
          <w:bCs/>
          <w:i w:val="0"/>
          <w:iCs w:val="0"/>
          <w:sz w:val="32"/>
          <w:szCs w:val="32"/>
          <w:rPrChange w:id="259" w:author="xh" w:date="2026-10-23T13:59:32Z">
            <w:rPr>
              <w:rFonts w:hint="eastAsia" w:ascii="方正楷体_GBK" w:hAnsi="方正楷体_GBK" w:eastAsia="方正楷体_GBK" w:cs="方正楷体_GBK"/>
              <w:b/>
              <w:bCs/>
              <w:sz w:val="32"/>
              <w:szCs w:val="32"/>
            </w:rPr>
          </w:rPrChange>
        </w:rPr>
        <w:t>方案比</w:t>
      </w:r>
      <w:ins w:id="260" w:author="xh" w:date="2026-10-23T13:59:32Z">
        <w:r>
          <w:rPr>
            <w:rFonts w:hint="default" w:ascii="Times New Roman" w:hAnsi="Times New Roman" w:eastAsia="方正楷体_GBK" w:cs="Times New Roman"/>
            <w:b/>
            <w:bCs/>
            <w:i w:val="0"/>
            <w:iCs w:val="0"/>
            <w:sz w:val="32"/>
            <w:szCs w:val="32"/>
            <w:rPrChange w:id="261" w:author="xh" w:date="2026-10-23T13:59:32Z">
              <w:rPr>
                <w:rFonts w:hint="eastAsia" w:ascii="方正楷体_GBK" w:hAnsi="方正楷体_GBK" w:eastAsia="方正楷体_GBK" w:cs="方正楷体_GBK"/>
                <w:b/>
                <w:bCs/>
                <w:sz w:val="32"/>
                <w:szCs w:val="32"/>
              </w:rPr>
            </w:rPrChange>
          </w:rPr>
          <w:t>选</w:t>
        </w:r>
      </w:ins>
      <w:del w:id="262" w:author="xh" w:date="2026-10-23T13:59:32Z">
        <w:r>
          <w:rPr>
            <w:rFonts w:hint="eastAsia" w:ascii="方正楷体_GBK" w:hAnsi="方正楷体_GBK" w:eastAsia="方正楷体_GBK" w:cs="方正楷体_GBK"/>
            <w:b/>
            <w:bCs/>
            <w:sz w:val="32"/>
            <w:szCs w:val="32"/>
          </w:rPr>
          <w:delText>较方法</w:delText>
        </w:r>
      </w:del>
    </w:p>
    <w:p w14:paraId="1E7BCB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63" w:author="xh" w:date="2026-10-23T14:02:57Z">
        <w:r>
          <w:rPr>
            <w:rFonts w:hint="default" w:ascii="Times New Roman" w:hAnsi="Times New Roman" w:eastAsia="方正仿宋_GBK" w:cs="Times New Roman"/>
            <w:b w:val="0"/>
            <w:bCs w:val="0"/>
            <w:i w:val="0"/>
            <w:iCs w:val="0"/>
            <w:sz w:val="32"/>
            <w:szCs w:val="32"/>
            <w:rPrChange w:id="264" w:author="xh" w:date="2026-10-23T14:02:57Z">
              <w:rPr>
                <w:rFonts w:hint="eastAsia" w:ascii="方正仿宋_GBK" w:hAnsi="方正仿宋_GBK" w:eastAsia="方正仿宋_GBK" w:cs="Times New Roman"/>
                <w:sz w:val="32"/>
                <w:szCs w:val="32"/>
              </w:rPr>
            </w:rPrChange>
          </w:rPr>
          <w:t>研究覆盖邳州20座、市区26座具有设备对应资料的变电站，以</w:t>
        </w:r>
      </w:ins>
      <w:r>
        <w:rPr>
          <w:rFonts w:hint="default" w:ascii="Times New Roman" w:hAnsi="Times New Roman" w:eastAsia="方正仿宋_GBK" w:cs="Times New Roman"/>
          <w:b w:val="0"/>
          <w:bCs w:val="0"/>
          <w:i w:val="0"/>
          <w:iCs w:val="0"/>
          <w:sz w:val="32"/>
          <w:szCs w:val="32"/>
          <w:rPrChange w:id="265" w:author="xh" w:date="2026-10-23T14:02:57Z">
            <w:rPr>
              <w:rFonts w:hint="eastAsia" w:ascii="方正仿宋_GBK" w:hAnsi="方正仿宋_GBK" w:eastAsia="方正仿宋_GBK" w:cs="Times New Roman"/>
              <w:sz w:val="32"/>
              <w:szCs w:val="32"/>
            </w:rPr>
          </w:rPrChange>
        </w:rPr>
        <w:t>两地区</w:t>
      </w:r>
      <w:ins w:id="266" w:author="白日梦想家" w:date="2026-10-23T11:15:27Z">
        <w:del w:id="267" w:author="xh" w:date="2026-10-23T14:02:57Z">
          <w:r>
            <w:rPr>
              <w:rFonts w:hint="eastAsia" w:ascii="方正仿宋_GBK" w:hAnsi="方正仿宋_GBK" w:eastAsia="方正仿宋_GBK" w:cs="Times New Roman"/>
              <w:sz w:val="32"/>
              <w:szCs w:val="32"/>
              <w:lang w:eastAsia="zh"/>
              <w:woUserID w:val="1"/>
            </w:rPr>
            <w:delText>以</w:delText>
          </w:r>
        </w:del>
      </w:ins>
      <w:del w:id="268" w:author="白日梦想家" w:date="2026-10-23T11:15:24Z">
        <w:r>
          <w:rPr>
            <w:rFonts w:hint="eastAsia" w:ascii="方正仿宋_GBK" w:hAnsi="方正仿宋_GBK" w:eastAsia="方正仿宋_GBK" w:cs="Times New Roman"/>
            <w:sz w:val="32"/>
            <w:szCs w:val="32"/>
          </w:rPr>
          <w:delText>均保留</w:delText>
        </w:r>
      </w:del>
      <w:r>
        <w:rPr>
          <w:rFonts w:hint="default" w:ascii="Times New Roman" w:hAnsi="Times New Roman" w:eastAsia="方正仿宋_GBK" w:cs="Times New Roman"/>
          <w:b w:val="0"/>
          <w:bCs w:val="0"/>
          <w:i w:val="0"/>
          <w:iCs w:val="0"/>
          <w:sz w:val="32"/>
          <w:szCs w:val="32"/>
          <w:rPrChange w:id="269" w:author="xh" w:date="2026-10-23T14:02:57Z">
            <w:rPr>
              <w:rFonts w:hint="eastAsia" w:ascii="方正仿宋_GBK" w:hAnsi="方正仿宋_GBK" w:eastAsia="方正仿宋_GBK" w:cs="Times New Roman"/>
              <w:sz w:val="32"/>
              <w:szCs w:val="32"/>
            </w:rPr>
          </w:rPrChange>
        </w:rPr>
        <w:t>2021</w:t>
      </w:r>
      <w:del w:id="270" w:author="白日梦想家" w:date="2026-10-23T11:15:34Z">
        <w:r>
          <w:rPr>
            <w:rFonts w:hint="eastAsia" w:ascii="方正仿宋_GBK" w:hAnsi="方正仿宋_GBK" w:eastAsia="方正仿宋_GBK" w:cs="Times New Roman"/>
            <w:sz w:val="32"/>
            <w:szCs w:val="32"/>
          </w:rPr>
          <w:delText>年实际地区容量，邳州为2027.00 MVA，市区为3113.50 MVA。2022</w:delText>
        </w:r>
      </w:del>
      <w:r>
        <w:rPr>
          <w:rFonts w:hint="default" w:ascii="Times New Roman" w:hAnsi="Times New Roman" w:eastAsia="方正仿宋_GBK" w:cs="Times New Roman"/>
          <w:b w:val="0"/>
          <w:bCs w:val="0"/>
          <w:i w:val="0"/>
          <w:iCs w:val="0"/>
          <w:sz w:val="32"/>
          <w:szCs w:val="32"/>
          <w:rPrChange w:id="271" w:author="xh" w:date="2026-10-23T14:02:57Z">
            <w:rPr>
              <w:rFonts w:hint="eastAsia" w:ascii="方正仿宋_GBK" w:hAnsi="方正仿宋_GBK" w:eastAsia="方正仿宋_GBK" w:cs="Times New Roman"/>
              <w:sz w:val="32"/>
              <w:szCs w:val="32"/>
            </w:rPr>
          </w:rPrChange>
        </w:rPr>
        <w:t>—2025年</w:t>
      </w:r>
      <w:del w:id="272" w:author="xh" w:date="2026-10-23T14:02:57Z">
        <w:r>
          <w:rPr>
            <w:rFonts w:hint="eastAsia" w:ascii="方正仿宋_GBK" w:hAnsi="方正仿宋_GBK" w:eastAsia="方正仿宋_GBK" w:cs="Times New Roman"/>
            <w:sz w:val="32"/>
            <w:szCs w:val="32"/>
          </w:rPr>
          <w:delText>采用实际年度</w:delText>
        </w:r>
      </w:del>
      <w:r>
        <w:rPr>
          <w:rFonts w:hint="default" w:ascii="Times New Roman" w:hAnsi="Times New Roman" w:eastAsia="方正仿宋_GBK" w:cs="Times New Roman"/>
          <w:b w:val="0"/>
          <w:bCs w:val="0"/>
          <w:i w:val="0"/>
          <w:iCs w:val="0"/>
          <w:sz w:val="32"/>
          <w:szCs w:val="32"/>
          <w:rPrChange w:id="273" w:author="xh" w:date="2026-10-23T14:02:57Z">
            <w:rPr>
              <w:rFonts w:hint="eastAsia" w:ascii="方正仿宋_GBK" w:hAnsi="方正仿宋_GBK" w:eastAsia="方正仿宋_GBK" w:cs="Times New Roman"/>
              <w:sz w:val="32"/>
              <w:szCs w:val="32"/>
            </w:rPr>
          </w:rPrChange>
        </w:rPr>
        <w:t>负荷和光伏</w:t>
      </w:r>
      <w:ins w:id="274" w:author="xh" w:date="2026-10-23T14:02:57Z">
        <w:r>
          <w:rPr>
            <w:rFonts w:hint="default" w:ascii="Times New Roman" w:hAnsi="Times New Roman" w:eastAsia="方正仿宋_GBK" w:cs="Times New Roman"/>
            <w:b w:val="0"/>
            <w:bCs w:val="0"/>
            <w:i w:val="0"/>
            <w:iCs w:val="0"/>
            <w:sz w:val="32"/>
            <w:szCs w:val="32"/>
            <w:rPrChange w:id="275" w:author="xh" w:date="2026-10-23T14:02:57Z">
              <w:rPr>
                <w:rFonts w:hint="eastAsia" w:ascii="方正仿宋_GBK" w:hAnsi="方正仿宋_GBK" w:eastAsia="方正仿宋_GBK" w:cs="Times New Roman"/>
                <w:sz w:val="32"/>
                <w:szCs w:val="32"/>
              </w:rPr>
            </w:rPrChange>
          </w:rPr>
          <w:t>资料为基础</w:t>
        </w:r>
      </w:ins>
      <w:del w:id="276" w:author="xh" w:date="2026-10-23T14:02:57Z">
        <w:r>
          <w:rPr>
            <w:rFonts w:hint="eastAsia" w:ascii="方正仿宋_GBK" w:hAnsi="方正仿宋_GBK" w:eastAsia="方正仿宋_GBK" w:cs="Times New Roman"/>
            <w:sz w:val="32"/>
            <w:szCs w:val="32"/>
          </w:rPr>
          <w:delText>规模</w:delText>
        </w:r>
      </w:del>
      <w:r>
        <w:rPr>
          <w:rFonts w:hint="default" w:ascii="Times New Roman" w:hAnsi="Times New Roman" w:eastAsia="方正仿宋_GBK" w:cs="Times New Roman"/>
          <w:b w:val="0"/>
          <w:bCs w:val="0"/>
          <w:i w:val="0"/>
          <w:iCs w:val="0"/>
          <w:sz w:val="32"/>
          <w:szCs w:val="32"/>
          <w:rPrChange w:id="277" w:author="xh" w:date="2026-10-23T14:02:57Z">
            <w:rPr>
              <w:rFonts w:hint="eastAsia" w:ascii="方正仿宋_GBK" w:hAnsi="方正仿宋_GBK" w:eastAsia="方正仿宋_GBK" w:cs="Times New Roman"/>
              <w:sz w:val="32"/>
              <w:szCs w:val="32"/>
            </w:rPr>
          </w:rPrChange>
        </w:rPr>
        <w:t>开展</w:t>
      </w:r>
      <w:del w:id="278" w:author="xh" w:date="2026-10-23T14:02:57Z">
        <w:r>
          <w:rPr>
            <w:rFonts w:hint="eastAsia" w:ascii="方正仿宋_GBK" w:hAnsi="方正仿宋_GBK" w:eastAsia="方正仿宋_GBK" w:cs="Times New Roman"/>
            <w:sz w:val="32"/>
            <w:szCs w:val="32"/>
          </w:rPr>
          <w:delText>模板</w:delText>
        </w:r>
      </w:del>
      <w:r>
        <w:rPr>
          <w:rFonts w:hint="default" w:ascii="Times New Roman" w:hAnsi="Times New Roman" w:eastAsia="方正仿宋_GBK" w:cs="Times New Roman"/>
          <w:b w:val="0"/>
          <w:bCs w:val="0"/>
          <w:i w:val="0"/>
          <w:iCs w:val="0"/>
          <w:sz w:val="32"/>
          <w:szCs w:val="32"/>
          <w:rPrChange w:id="279" w:author="xh" w:date="2026-10-23T14:02:57Z">
            <w:rPr>
              <w:rFonts w:hint="eastAsia" w:ascii="方正仿宋_GBK" w:hAnsi="方正仿宋_GBK" w:eastAsia="方正仿宋_GBK" w:cs="Times New Roman"/>
              <w:sz w:val="32"/>
              <w:szCs w:val="32"/>
            </w:rPr>
          </w:rPrChange>
        </w:rPr>
        <w:t>回算，2026—203</w:t>
      </w:r>
      <w:ins w:id="280" w:author="xh" w:date="2026-10-26T18:14:59Z">
        <w:r>
          <w:rPr>
            <w:rFonts w:hint="default" w:ascii="Times New Roman" w:hAnsi="Times New Roman" w:eastAsia="方正仿宋_GBK" w:cs="Times New Roman"/>
            <w:b w:val="0"/>
            <w:bCs w:val="0"/>
            <w:i w:val="0"/>
            <w:iCs w:val="0"/>
            <w:sz w:val="32"/>
            <w:szCs w:val="32"/>
          </w:rPr>
          <w:t>0</w:t>
        </w:r>
      </w:ins>
      <w:del w:id="281" w:author="xh" w:date="2026-10-26T18:14:5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年按区域负荷预测</w:t>
      </w:r>
      <w:ins w:id="282" w:author="xh" w:date="2026-10-23T14:02:57Z">
        <w:r>
          <w:rPr>
            <w:rFonts w:hint="default" w:ascii="Times New Roman" w:hAnsi="Times New Roman" w:eastAsia="方正仿宋_GBK" w:cs="Times New Roman"/>
            <w:b w:val="0"/>
            <w:bCs w:val="0"/>
            <w:i w:val="0"/>
            <w:iCs w:val="0"/>
            <w:sz w:val="32"/>
            <w:szCs w:val="32"/>
            <w:rPrChange w:id="283" w:author="xh" w:date="2026-10-23T14:02:57Z">
              <w:rPr>
                <w:rFonts w:hint="eastAsia" w:ascii="方正仿宋_GBK" w:hAnsi="方正仿宋_GBK" w:eastAsia="方正仿宋_GBK" w:cs="Times New Roman"/>
                <w:sz w:val="32"/>
                <w:szCs w:val="32"/>
              </w:rPr>
            </w:rPrChange>
          </w:rPr>
          <w:t>和</w:t>
        </w:r>
      </w:ins>
      <w:del w:id="284" w:author="xh" w:date="2026-10-23T14:02:57Z">
        <w:r>
          <w:rPr>
            <w:rFonts w:hint="eastAsia" w:ascii="方正仿宋_GBK" w:hAnsi="方正仿宋_GBK" w:eastAsia="方正仿宋_GBK" w:cs="Times New Roman"/>
            <w:sz w:val="32"/>
            <w:szCs w:val="32"/>
          </w:rPr>
          <w:delText>及全市</w:delText>
        </w:r>
      </w:del>
      <w:r>
        <w:rPr>
          <w:rFonts w:hint="default" w:ascii="Times New Roman" w:hAnsi="Times New Roman" w:eastAsia="方正仿宋_GBK" w:cs="Times New Roman"/>
          <w:b w:val="0"/>
          <w:bCs w:val="0"/>
          <w:i w:val="0"/>
          <w:iCs w:val="0"/>
          <w:sz w:val="32"/>
          <w:szCs w:val="32"/>
          <w:rPrChange w:id="285" w:author="xh" w:date="2026-10-23T14:02:57Z">
            <w:rPr>
              <w:rFonts w:hint="eastAsia" w:ascii="方正仿宋_GBK" w:hAnsi="方正仿宋_GBK" w:eastAsia="方正仿宋_GBK" w:cs="Times New Roman"/>
              <w:sz w:val="32"/>
              <w:szCs w:val="32"/>
            </w:rPr>
          </w:rPrChange>
        </w:rPr>
        <w:t>光伏</w:t>
      </w:r>
      <w:ins w:id="286" w:author="xh" w:date="2026-10-23T14:02:57Z">
        <w:r>
          <w:rPr>
            <w:rFonts w:hint="default" w:ascii="Times New Roman" w:hAnsi="Times New Roman" w:eastAsia="方正仿宋_GBK" w:cs="Times New Roman"/>
            <w:b w:val="0"/>
            <w:bCs w:val="0"/>
            <w:i w:val="0"/>
            <w:iCs w:val="0"/>
            <w:sz w:val="32"/>
            <w:szCs w:val="32"/>
            <w:rPrChange w:id="287" w:author="xh" w:date="2026-10-23T14:02:57Z">
              <w:rPr>
                <w:rFonts w:hint="eastAsia" w:ascii="方正仿宋_GBK" w:hAnsi="方正仿宋_GBK" w:eastAsia="方正仿宋_GBK" w:cs="Times New Roman"/>
                <w:sz w:val="32"/>
                <w:szCs w:val="32"/>
              </w:rPr>
            </w:rPrChange>
          </w:rPr>
          <w:t>发展</w:t>
        </w:r>
      </w:ins>
      <w:del w:id="288" w:author="xh" w:date="2026-10-23T14:02:57Z">
        <w:r>
          <w:rPr>
            <w:rFonts w:hint="eastAsia" w:ascii="方正仿宋_GBK" w:hAnsi="方正仿宋_GBK" w:eastAsia="方正仿宋_GBK" w:cs="Times New Roman"/>
            <w:sz w:val="32"/>
            <w:szCs w:val="32"/>
          </w:rPr>
          <w:delText>装机相对2025年的比例构造规划</w:delText>
        </w:r>
      </w:del>
      <w:r>
        <w:rPr>
          <w:rFonts w:hint="default" w:ascii="Times New Roman" w:hAnsi="Times New Roman" w:eastAsia="方正仿宋_GBK" w:cs="Times New Roman"/>
          <w:b w:val="0"/>
          <w:bCs w:val="0"/>
          <w:i w:val="0"/>
          <w:iCs w:val="0"/>
          <w:sz w:val="32"/>
          <w:szCs w:val="32"/>
          <w:rPrChange w:id="289" w:author="xh" w:date="2026-10-23T14:02:57Z">
            <w:rPr>
              <w:rFonts w:hint="eastAsia" w:ascii="方正仿宋_GBK" w:hAnsi="方正仿宋_GBK" w:eastAsia="方正仿宋_GBK" w:cs="Times New Roman"/>
              <w:sz w:val="32"/>
              <w:szCs w:val="32"/>
            </w:rPr>
          </w:rPrChange>
        </w:rPr>
        <w:t>情景</w:t>
      </w:r>
      <w:ins w:id="290" w:author="xh" w:date="2026-10-23T14:02:57Z">
        <w:r>
          <w:rPr>
            <w:rFonts w:hint="default" w:ascii="Times New Roman" w:hAnsi="Times New Roman" w:eastAsia="方正仿宋_GBK" w:cs="Times New Roman"/>
            <w:b w:val="0"/>
            <w:bCs w:val="0"/>
            <w:i w:val="0"/>
            <w:iCs w:val="0"/>
            <w:sz w:val="32"/>
            <w:szCs w:val="32"/>
            <w:rPrChange w:id="291" w:author="xh" w:date="2026-10-23T14:02:57Z">
              <w:rPr>
                <w:rFonts w:hint="eastAsia" w:ascii="方正仿宋_GBK" w:hAnsi="方正仿宋_GBK" w:eastAsia="方正仿宋_GBK" w:cs="Times New Roman"/>
                <w:sz w:val="32"/>
                <w:szCs w:val="32"/>
              </w:rPr>
            </w:rPrChange>
          </w:rPr>
          <w:t>推演</w:t>
        </w:r>
      </w:ins>
      <w:ins w:id="292" w:author="白日梦想家" w:date="2026-10-26T11:45:54Z">
        <w:r>
          <w:rPr>
            <w:rFonts w:hint="eastAsia" w:ascii="Times New Roman" w:hAnsi="Times New Roman" w:eastAsia="方正仿宋_GBK" w:cs="Times New Roman"/>
            <w:b w:val="0"/>
            <w:bCs w:val="0"/>
            <w:i w:val="0"/>
            <w:iCs w:val="0"/>
            <w:sz w:val="32"/>
            <w:szCs w:val="32"/>
            <w:lang w:eastAsia="zh"/>
            <w:woUserID w:val="2"/>
          </w:rPr>
          <w:t>容载比</w:t>
        </w:r>
      </w:ins>
      <w:ins w:id="293" w:author="xh" w:date="2026-10-23T14:02:57Z">
        <w:r>
          <w:rPr>
            <w:rFonts w:hint="default" w:ascii="Times New Roman" w:hAnsi="Times New Roman" w:eastAsia="方正仿宋_GBK" w:cs="Times New Roman"/>
            <w:b w:val="0"/>
            <w:bCs w:val="0"/>
            <w:i w:val="0"/>
            <w:iCs w:val="0"/>
            <w:sz w:val="32"/>
            <w:szCs w:val="32"/>
            <w:rPrChange w:id="294" w:author="xh" w:date="2026-10-23T14:02:57Z">
              <w:rPr>
                <w:rFonts w:hint="eastAsia" w:ascii="方正仿宋_GBK" w:hAnsi="方正仿宋_GBK" w:eastAsia="方正仿宋_GBK" w:cs="Times New Roman"/>
                <w:sz w:val="32"/>
                <w:szCs w:val="32"/>
              </w:rPr>
            </w:rPrChange>
          </w:rPr>
          <w:t>。</w:t>
        </w:r>
      </w:ins>
      <w:ins w:id="295" w:author="白日梦想家" w:date="2026-10-26T11:46:00Z">
        <w:r>
          <w:rPr>
            <w:rFonts w:hint="eastAsia" w:ascii="Times New Roman" w:hAnsi="Times New Roman" w:eastAsia="方正仿宋_GBK" w:cs="Times New Roman"/>
            <w:b w:val="0"/>
            <w:bCs w:val="0"/>
            <w:i w:val="0"/>
            <w:iCs w:val="0"/>
            <w:sz w:val="32"/>
            <w:szCs w:val="32"/>
            <w:lang w:eastAsia="zh"/>
            <w:woUserID w:val="2"/>
          </w:rPr>
          <w:t>每个</w:t>
        </w:r>
      </w:ins>
      <w:ins w:id="296" w:author="白日梦想家" w:date="2026-10-26T11:46:02Z">
        <w:r>
          <w:rPr>
            <w:rFonts w:hint="eastAsia" w:ascii="Times New Roman" w:hAnsi="Times New Roman" w:eastAsia="方正仿宋_GBK" w:cs="Times New Roman"/>
            <w:b w:val="0"/>
            <w:bCs w:val="0"/>
            <w:i w:val="0"/>
            <w:iCs w:val="0"/>
            <w:sz w:val="32"/>
            <w:szCs w:val="32"/>
            <w:lang w:eastAsia="zh"/>
            <w:woUserID w:val="2"/>
          </w:rPr>
          <w:t>地区</w:t>
        </w:r>
      </w:ins>
      <w:ins w:id="297" w:author="白日梦想家" w:date="2026-10-26T11:46:03Z">
        <w:r>
          <w:rPr>
            <w:rFonts w:hint="eastAsia" w:ascii="Times New Roman" w:hAnsi="Times New Roman" w:eastAsia="方正仿宋_GBK" w:cs="Times New Roman"/>
            <w:b w:val="0"/>
            <w:bCs w:val="0"/>
            <w:i w:val="0"/>
            <w:iCs w:val="0"/>
            <w:sz w:val="32"/>
            <w:szCs w:val="32"/>
            <w:lang w:eastAsia="zh"/>
            <w:woUserID w:val="2"/>
          </w:rPr>
          <w:t>均</w:t>
        </w:r>
      </w:ins>
      <w:ins w:id="298" w:author="白日梦想家" w:date="2026-10-26T11:46:04Z">
        <w:r>
          <w:rPr>
            <w:rFonts w:hint="eastAsia" w:ascii="Times New Roman" w:hAnsi="Times New Roman" w:eastAsia="方正仿宋_GBK" w:cs="Times New Roman"/>
            <w:b w:val="0"/>
            <w:bCs w:val="0"/>
            <w:i w:val="0"/>
            <w:iCs w:val="0"/>
            <w:sz w:val="32"/>
            <w:szCs w:val="32"/>
            <w:lang w:eastAsia="zh"/>
            <w:woUserID w:val="2"/>
          </w:rPr>
          <w:t>采用</w:t>
        </w:r>
      </w:ins>
      <w:ins w:id="299" w:author="白日梦想家" w:date="2026-10-26T11:46:07Z">
        <w:r>
          <w:rPr>
            <w:rFonts w:hint="eastAsia" w:ascii="Times New Roman" w:hAnsi="Times New Roman" w:eastAsia="方正仿宋_GBK" w:cs="Times New Roman"/>
            <w:b w:val="0"/>
            <w:bCs w:val="0"/>
            <w:i w:val="0"/>
            <w:iCs w:val="0"/>
            <w:sz w:val="32"/>
            <w:szCs w:val="32"/>
            <w:lang w:eastAsia="zh"/>
            <w:woUserID w:val="2"/>
          </w:rPr>
          <w:t>刚性和</w:t>
        </w:r>
      </w:ins>
      <w:ins w:id="300" w:author="白日梦想家" w:date="2026-10-26T11:46:09Z">
        <w:r>
          <w:rPr>
            <w:rFonts w:hint="eastAsia" w:ascii="Times New Roman" w:hAnsi="Times New Roman" w:eastAsia="方正仿宋_GBK" w:cs="Times New Roman"/>
            <w:b w:val="0"/>
            <w:bCs w:val="0"/>
            <w:i w:val="0"/>
            <w:iCs w:val="0"/>
            <w:sz w:val="32"/>
            <w:szCs w:val="32"/>
            <w:lang w:eastAsia="zh"/>
            <w:woUserID w:val="2"/>
          </w:rPr>
          <w:t>弹性</w:t>
        </w:r>
      </w:ins>
      <w:ins w:id="301" w:author="xh" w:date="2026-10-23T14:02:57Z">
        <w:r>
          <w:rPr>
            <w:rFonts w:hint="default" w:ascii="Times New Roman" w:hAnsi="Times New Roman" w:eastAsia="方正仿宋_GBK" w:cs="Times New Roman"/>
            <w:b w:val="0"/>
            <w:bCs w:val="0"/>
            <w:i w:val="0"/>
            <w:iCs w:val="0"/>
            <w:sz w:val="32"/>
            <w:szCs w:val="32"/>
            <w:rPrChange w:id="302" w:author="xh" w:date="2026-10-23T14:02:57Z">
              <w:rPr>
                <w:rFonts w:hint="eastAsia" w:ascii="方正仿宋_GBK" w:hAnsi="方正仿宋_GBK" w:eastAsia="方正仿宋_GBK" w:cs="Times New Roman"/>
                <w:sz w:val="32"/>
                <w:szCs w:val="32"/>
              </w:rPr>
            </w:rPrChange>
          </w:rPr>
          <w:t>两</w:t>
        </w:r>
      </w:ins>
      <w:ins w:id="303" w:author="白日梦想家" w:date="2026-10-26T11:46:15Z">
        <w:r>
          <w:rPr>
            <w:rFonts w:hint="eastAsia" w:ascii="Times New Roman" w:hAnsi="Times New Roman" w:eastAsia="方正仿宋_GBK" w:cs="Times New Roman"/>
            <w:b w:val="0"/>
            <w:bCs w:val="0"/>
            <w:i w:val="0"/>
            <w:iCs w:val="0"/>
            <w:sz w:val="32"/>
            <w:szCs w:val="32"/>
            <w:lang w:eastAsia="zh"/>
            <w:woUserID w:val="2"/>
          </w:rPr>
          <w:t>种</w:t>
        </w:r>
      </w:ins>
      <w:ins w:id="304" w:author="白日梦想家" w:date="2026-10-26T11:46:18Z">
        <w:r>
          <w:rPr>
            <w:rFonts w:hint="eastAsia" w:ascii="Times New Roman" w:hAnsi="Times New Roman" w:eastAsia="方正仿宋_GBK" w:cs="Times New Roman"/>
            <w:b w:val="0"/>
            <w:bCs w:val="0"/>
            <w:i w:val="0"/>
            <w:iCs w:val="0"/>
            <w:sz w:val="32"/>
            <w:szCs w:val="32"/>
            <w:lang w:eastAsia="zh"/>
            <w:woUserID w:val="2"/>
          </w:rPr>
          <w:t>容载比的</w:t>
        </w:r>
      </w:ins>
      <w:ins w:id="305" w:author="白日梦想家" w:date="2026-10-26T11:46:20Z">
        <w:r>
          <w:rPr>
            <w:rFonts w:hint="eastAsia" w:ascii="Times New Roman" w:hAnsi="Times New Roman" w:eastAsia="方正仿宋_GBK" w:cs="Times New Roman"/>
            <w:b w:val="0"/>
            <w:bCs w:val="0"/>
            <w:i w:val="0"/>
            <w:iCs w:val="0"/>
            <w:sz w:val="32"/>
            <w:szCs w:val="32"/>
            <w:lang w:eastAsia="zh"/>
            <w:woUserID w:val="2"/>
          </w:rPr>
          <w:t>规划</w:t>
        </w:r>
      </w:ins>
      <w:ins w:id="306" w:author="白日梦想家" w:date="2026-10-26T11:46:23Z">
        <w:r>
          <w:rPr>
            <w:rFonts w:hint="eastAsia" w:ascii="Times New Roman" w:hAnsi="Times New Roman" w:eastAsia="方正仿宋_GBK" w:cs="Times New Roman"/>
            <w:b w:val="0"/>
            <w:bCs w:val="0"/>
            <w:i w:val="0"/>
            <w:iCs w:val="0"/>
            <w:sz w:val="32"/>
            <w:szCs w:val="32"/>
            <w:lang w:eastAsia="zh"/>
            <w:woUserID w:val="2"/>
          </w:rPr>
          <w:t>思路</w:t>
        </w:r>
      </w:ins>
      <w:ins w:id="307" w:author="白日梦想家" w:date="2026-10-26T11:46:29Z">
        <w:r>
          <w:rPr>
            <w:rFonts w:hint="eastAsia" w:ascii="Times New Roman" w:hAnsi="Times New Roman" w:eastAsia="方正仿宋_GBK" w:cs="Times New Roman"/>
            <w:b w:val="0"/>
            <w:bCs w:val="0"/>
            <w:i w:val="0"/>
            <w:iCs w:val="0"/>
            <w:sz w:val="32"/>
            <w:szCs w:val="32"/>
            <w:lang w:eastAsia="zh"/>
            <w:woUserID w:val="2"/>
          </w:rPr>
          <w:t>，</w:t>
        </w:r>
      </w:ins>
      <w:ins w:id="308" w:author="白日梦想家" w:date="2026-10-26T11:46:30Z">
        <w:r>
          <w:rPr>
            <w:rFonts w:hint="eastAsia" w:ascii="Times New Roman" w:hAnsi="Times New Roman" w:eastAsia="方正仿宋_GBK" w:cs="Times New Roman"/>
            <w:b w:val="0"/>
            <w:bCs w:val="0"/>
            <w:i w:val="0"/>
            <w:iCs w:val="0"/>
            <w:sz w:val="32"/>
            <w:szCs w:val="32"/>
            <w:lang w:eastAsia="zh"/>
            <w:woUserID w:val="2"/>
          </w:rPr>
          <w:t>在</w:t>
        </w:r>
      </w:ins>
      <w:ins w:id="309" w:author="xh" w:date="2026-10-23T14:02:57Z">
        <w:del w:id="310" w:author="白日梦想家" w:date="2026-10-26T11:46:22Z">
          <w:r>
            <w:rPr>
              <w:rFonts w:hint="default" w:ascii="Times New Roman" w:hAnsi="Times New Roman" w:eastAsia="方正仿宋_GBK" w:cs="Times New Roman"/>
              <w:b w:val="0"/>
              <w:bCs w:val="0"/>
              <w:i w:val="0"/>
              <w:iCs w:val="0"/>
              <w:sz w:val="32"/>
              <w:szCs w:val="32"/>
              <w:rPrChange w:id="311" w:author="xh" w:date="2026-10-23T14:02:57Z">
                <w:rPr>
                  <w:rFonts w:hint="eastAsia" w:ascii="方正仿宋_GBK" w:hAnsi="方正仿宋_GBK" w:eastAsia="方正仿宋_GBK" w:cs="Times New Roman"/>
                  <w:sz w:val="32"/>
                  <w:szCs w:val="32"/>
                </w:rPr>
              </w:rPrChange>
            </w:rPr>
            <w:delText>方案</w:delText>
          </w:r>
        </w:del>
      </w:ins>
      <w:ins w:id="312" w:author="白日梦想家" w:date="2026-10-26T11:46:57Z">
        <w:r>
          <w:rPr>
            <w:rFonts w:hint="eastAsia" w:ascii="Times New Roman" w:hAnsi="Times New Roman" w:eastAsia="方正仿宋_GBK" w:cs="Times New Roman"/>
            <w:b w:val="0"/>
            <w:bCs w:val="0"/>
            <w:i w:val="0"/>
            <w:iCs w:val="0"/>
            <w:sz w:val="32"/>
            <w:szCs w:val="32"/>
            <w:lang w:eastAsia="zh"/>
            <w:woUserID w:val="2"/>
          </w:rPr>
          <w:t>相同</w:t>
        </w:r>
      </w:ins>
      <w:ins w:id="313" w:author="白日梦想家" w:date="2026-10-26T11:47:06Z">
        <w:r>
          <w:rPr>
            <w:rFonts w:hint="eastAsia" w:ascii="Times New Roman" w:hAnsi="Times New Roman" w:eastAsia="方正仿宋_GBK" w:cs="Times New Roman"/>
            <w:b w:val="0"/>
            <w:bCs w:val="0"/>
            <w:i w:val="0"/>
            <w:iCs w:val="0"/>
            <w:sz w:val="32"/>
            <w:szCs w:val="32"/>
            <w:lang w:eastAsia="zh"/>
            <w:woUserID w:val="2"/>
          </w:rPr>
          <w:t>规划</w:t>
        </w:r>
      </w:ins>
      <w:ins w:id="314" w:author="白日梦想家" w:date="2026-10-26T11:46:59Z">
        <w:r>
          <w:rPr>
            <w:rFonts w:hint="eastAsia" w:ascii="Times New Roman" w:hAnsi="Times New Roman" w:eastAsia="方正仿宋_GBK" w:cs="Times New Roman"/>
            <w:b w:val="0"/>
            <w:bCs w:val="0"/>
            <w:i w:val="0"/>
            <w:iCs w:val="0"/>
            <w:sz w:val="32"/>
            <w:szCs w:val="32"/>
            <w:lang w:eastAsia="zh"/>
            <w:woUserID w:val="2"/>
          </w:rPr>
          <w:t>边界</w:t>
        </w:r>
      </w:ins>
      <w:ins w:id="315" w:author="白日梦想家" w:date="2026-10-26T11:47:08Z">
        <w:r>
          <w:rPr>
            <w:rFonts w:hint="eastAsia" w:ascii="Times New Roman" w:hAnsi="Times New Roman" w:eastAsia="方正仿宋_GBK" w:cs="Times New Roman"/>
            <w:b w:val="0"/>
            <w:bCs w:val="0"/>
            <w:i w:val="0"/>
            <w:iCs w:val="0"/>
            <w:sz w:val="32"/>
            <w:szCs w:val="32"/>
            <w:lang w:eastAsia="zh"/>
            <w:woUserID w:val="2"/>
          </w:rPr>
          <w:t>下</w:t>
        </w:r>
      </w:ins>
      <w:ins w:id="316" w:author="xh" w:date="2026-10-23T14:02:57Z">
        <w:del w:id="317" w:author="白日梦想家" w:date="2026-10-26T11:46:56Z">
          <w:r>
            <w:rPr>
              <w:rFonts w:hint="default" w:ascii="Times New Roman" w:hAnsi="Times New Roman" w:eastAsia="方正仿宋_GBK" w:cs="Times New Roman"/>
              <w:b w:val="0"/>
              <w:bCs w:val="0"/>
              <w:i w:val="0"/>
              <w:iCs w:val="0"/>
              <w:sz w:val="32"/>
              <w:szCs w:val="32"/>
              <w:rPrChange w:id="318" w:author="xh" w:date="2026-10-23T14:02:57Z">
                <w:rPr>
                  <w:rFonts w:hint="eastAsia" w:ascii="方正仿宋_GBK" w:hAnsi="方正仿宋_GBK" w:eastAsia="方正仿宋_GBK" w:cs="Times New Roman"/>
                  <w:sz w:val="32"/>
                  <w:szCs w:val="32"/>
                </w:rPr>
              </w:rPrChange>
            </w:rPr>
            <w:delText>共</w:delText>
          </w:r>
        </w:del>
      </w:ins>
      <w:ins w:id="319" w:author="xh" w:date="2026-10-23T14:02:57Z">
        <w:del w:id="320" w:author="白日梦想家" w:date="2026-10-26T11:46:56Z">
          <w:r>
            <w:rPr>
              <w:rFonts w:hint="default" w:ascii="Times New Roman" w:hAnsi="Times New Roman" w:eastAsia="方正仿宋_GBK" w:cs="Times New Roman"/>
              <w:b w:val="0"/>
              <w:bCs w:val="0"/>
              <w:i w:val="0"/>
              <w:iCs w:val="0"/>
              <w:sz w:val="32"/>
              <w:szCs w:val="32"/>
              <w:rPrChange w:id="321" w:author="xh" w:date="2026-10-23T14:02:57Z">
                <w:rPr>
                  <w:rFonts w:hint="eastAsia" w:ascii="方正仿宋_GBK" w:hAnsi="方正仿宋_GBK" w:eastAsia="方正仿宋_GBK" w:cs="Times New Roman"/>
                  <w:sz w:val="32"/>
                  <w:szCs w:val="32"/>
                </w:rPr>
              </w:rPrChange>
            </w:rPr>
            <w:delText>用</w:delText>
          </w:r>
        </w:del>
      </w:ins>
      <w:ins w:id="322" w:author="xh" w:date="2026-10-23T14:02:57Z">
        <w:del w:id="323" w:author="白日梦想家" w:date="2026-10-26T11:46:56Z">
          <w:r>
            <w:rPr>
              <w:rFonts w:hint="default" w:ascii="Times New Roman" w:hAnsi="Times New Roman" w:eastAsia="方正仿宋_GBK" w:cs="Times New Roman"/>
              <w:b w:val="0"/>
              <w:bCs w:val="0"/>
              <w:i w:val="0"/>
              <w:iCs w:val="0"/>
              <w:sz w:val="32"/>
              <w:szCs w:val="32"/>
              <w:rPrChange w:id="324" w:author="xh" w:date="2026-10-23T14:02:57Z">
                <w:rPr>
                  <w:rFonts w:hint="eastAsia" w:ascii="方正仿宋_GBK" w:hAnsi="方正仿宋_GBK" w:eastAsia="方正仿宋_GBK" w:cs="Times New Roman"/>
                  <w:sz w:val="32"/>
                  <w:szCs w:val="32"/>
                </w:rPr>
              </w:rPrChange>
            </w:rPr>
            <w:delText>年度源荷、工程价格及</w:delText>
          </w:r>
        </w:del>
      </w:ins>
      <w:ins w:id="325" w:author="xh" w:date="2026-10-23T14:02:57Z">
        <w:del w:id="326" w:author="白日梦想家" w:date="2026-10-26T11:46:56Z">
          <w:r>
            <w:rPr>
              <w:rFonts w:hint="default" w:ascii="Times New Roman" w:hAnsi="Times New Roman" w:eastAsia="方正仿宋_GBK" w:cs="Times New Roman"/>
              <w:b w:val="0"/>
              <w:bCs w:val="0"/>
              <w:i w:val="0"/>
              <w:iCs w:val="0"/>
              <w:sz w:val="32"/>
              <w:szCs w:val="32"/>
              <w:rPrChange w:id="327" w:author="xh" w:date="2026-10-23T14:02:57Z">
                <w:rPr>
                  <w:rFonts w:hint="eastAsia" w:ascii="方正仿宋_GBK" w:hAnsi="方正仿宋_GBK" w:eastAsia="方正仿宋_GBK" w:cs="Times New Roman"/>
                  <w:sz w:val="32"/>
                  <w:szCs w:val="32"/>
                </w:rPr>
              </w:rPrChange>
            </w:rPr>
            <w:delText>候选</w:delText>
          </w:r>
        </w:del>
      </w:ins>
      <w:ins w:id="328" w:author="xh" w:date="2026-10-23T14:02:57Z">
        <w:del w:id="329" w:author="白日梦想家" w:date="2026-10-26T11:46:56Z">
          <w:r>
            <w:rPr>
              <w:rFonts w:hint="default" w:ascii="Times New Roman" w:hAnsi="Times New Roman" w:eastAsia="方正仿宋_GBK" w:cs="Times New Roman"/>
              <w:b w:val="0"/>
              <w:bCs w:val="0"/>
              <w:i w:val="0"/>
              <w:iCs w:val="0"/>
              <w:sz w:val="32"/>
              <w:szCs w:val="32"/>
              <w:rPrChange w:id="330" w:author="xh" w:date="2026-10-23T14:02:57Z">
                <w:rPr>
                  <w:rFonts w:hint="eastAsia" w:ascii="方正仿宋_GBK" w:hAnsi="方正仿宋_GBK" w:eastAsia="方正仿宋_GBK" w:cs="Times New Roman"/>
                  <w:sz w:val="32"/>
                  <w:szCs w:val="32"/>
                </w:rPr>
              </w:rPrChange>
            </w:rPr>
            <w:delText>网络</w:delText>
          </w:r>
        </w:del>
      </w:ins>
      <w:r>
        <w:rPr>
          <w:rFonts w:hint="default" w:ascii="Times New Roman" w:hAnsi="Times New Roman" w:eastAsia="方正仿宋_GBK" w:cs="Times New Roman"/>
          <w:b w:val="0"/>
          <w:bCs w:val="0"/>
          <w:i w:val="0"/>
          <w:iCs w:val="0"/>
          <w:sz w:val="32"/>
          <w:szCs w:val="32"/>
          <w:rPrChange w:id="331" w:author="xh" w:date="2026-10-23T14:02:57Z">
            <w:rPr>
              <w:rFonts w:hint="eastAsia" w:ascii="方正仿宋_GBK" w:hAnsi="方正仿宋_GBK" w:eastAsia="方正仿宋_GBK" w:cs="Times New Roman"/>
              <w:sz w:val="32"/>
              <w:szCs w:val="32"/>
            </w:rPr>
          </w:rPrChange>
        </w:rPr>
        <w:t>，</w:t>
      </w:r>
      <w:ins w:id="332" w:author="xh" w:date="2026-10-23T14:02:57Z">
        <w:r>
          <w:rPr>
            <w:rFonts w:hint="default" w:ascii="Times New Roman" w:hAnsi="Times New Roman" w:eastAsia="方正仿宋_GBK" w:cs="Times New Roman"/>
            <w:b w:val="0"/>
            <w:bCs w:val="0"/>
            <w:i w:val="0"/>
            <w:iCs w:val="0"/>
            <w:sz w:val="32"/>
            <w:szCs w:val="32"/>
            <w:rPrChange w:id="333" w:author="xh" w:date="2026-10-23T14:02:57Z">
              <w:rPr>
                <w:rFonts w:hint="eastAsia" w:ascii="方正仿宋_GBK" w:hAnsi="方正仿宋_GBK" w:eastAsia="方正仿宋_GBK" w:cs="Times New Roman"/>
                <w:sz w:val="32"/>
                <w:szCs w:val="32"/>
              </w:rPr>
            </w:rPrChange>
          </w:rPr>
          <w:t>比较</w:t>
        </w:r>
      </w:ins>
      <w:ins w:id="334" w:author="白日梦想家" w:date="2026-10-26T11:47:28Z">
        <w:r>
          <w:rPr>
            <w:rFonts w:hint="eastAsia" w:ascii="Times New Roman" w:hAnsi="Times New Roman" w:eastAsia="方正仿宋_GBK" w:cs="Times New Roman"/>
            <w:b w:val="0"/>
            <w:bCs w:val="0"/>
            <w:i w:val="0"/>
            <w:iCs w:val="0"/>
            <w:sz w:val="32"/>
            <w:szCs w:val="32"/>
            <w:lang w:eastAsia="zh"/>
            <w:woUserID w:val="2"/>
          </w:rPr>
          <w:t>方案</w:t>
        </w:r>
      </w:ins>
      <w:ins w:id="335" w:author="白日梦想家" w:date="2026-10-26T11:47:31Z">
        <w:r>
          <w:rPr>
            <w:rFonts w:hint="eastAsia" w:ascii="Times New Roman" w:hAnsi="Times New Roman" w:eastAsia="方正仿宋_GBK" w:cs="Times New Roman"/>
            <w:b w:val="0"/>
            <w:bCs w:val="0"/>
            <w:i w:val="0"/>
            <w:iCs w:val="0"/>
            <w:sz w:val="32"/>
            <w:szCs w:val="32"/>
            <w:lang w:eastAsia="zh"/>
            <w:woUserID w:val="2"/>
          </w:rPr>
          <w:t>经济性</w:t>
        </w:r>
      </w:ins>
      <w:ins w:id="336" w:author="xh" w:date="2026-10-23T14:02:57Z">
        <w:del w:id="337" w:author="白日梦想家" w:date="2026-10-26T11:47:28Z">
          <w:r>
            <w:rPr>
              <w:rFonts w:hint="default" w:ascii="Times New Roman" w:hAnsi="Times New Roman" w:eastAsia="方正仿宋_GBK" w:cs="Times New Roman"/>
              <w:b w:val="0"/>
              <w:bCs w:val="0"/>
              <w:i w:val="0"/>
              <w:iCs w:val="0"/>
              <w:sz w:val="32"/>
              <w:szCs w:val="32"/>
              <w:rPrChange w:id="338" w:author="xh" w:date="2026-10-23T14:02:57Z">
                <w:rPr>
                  <w:rFonts w:hint="eastAsia" w:ascii="方正仿宋_GBK" w:hAnsi="方正仿宋_GBK" w:eastAsia="方正仿宋_GBK" w:cs="Times New Roman"/>
                  <w:sz w:val="32"/>
                  <w:szCs w:val="32"/>
                </w:rPr>
              </w:rPrChange>
            </w:rPr>
            <w:delText>同一供电任务下的</w:delText>
          </w:r>
        </w:del>
      </w:ins>
      <w:ins w:id="339" w:author="xh" w:date="2026-10-23T14:02:57Z">
        <w:del w:id="340" w:author="白日梦想家" w:date="2026-10-26T11:47:28Z">
          <w:r>
            <w:rPr>
              <w:rFonts w:hint="default" w:ascii="Times New Roman" w:hAnsi="Times New Roman" w:eastAsia="方正仿宋_GBK" w:cs="Times New Roman"/>
              <w:b w:val="0"/>
              <w:bCs w:val="0"/>
              <w:i w:val="0"/>
              <w:iCs w:val="0"/>
              <w:sz w:val="32"/>
              <w:szCs w:val="32"/>
              <w:rPrChange w:id="341" w:author="xh" w:date="2026-10-23T14:02:57Z">
                <w:rPr>
                  <w:rFonts w:hint="eastAsia" w:ascii="方正仿宋_GBK" w:hAnsi="方正仿宋_GBK" w:eastAsia="方正仿宋_GBK" w:cs="Times New Roman"/>
                  <w:sz w:val="32"/>
                  <w:szCs w:val="32"/>
                </w:rPr>
              </w:rPrChange>
            </w:rPr>
            <w:delText>设备配置与费用</w:delText>
          </w:r>
        </w:del>
      </w:ins>
      <w:ins w:id="342" w:author="xh" w:date="2026-10-23T14:02:57Z">
        <w:r>
          <w:rPr>
            <w:rFonts w:hint="default" w:ascii="Times New Roman" w:hAnsi="Times New Roman" w:eastAsia="方正仿宋_GBK" w:cs="Times New Roman"/>
            <w:b w:val="0"/>
            <w:bCs w:val="0"/>
            <w:i w:val="0"/>
            <w:iCs w:val="0"/>
            <w:sz w:val="32"/>
            <w:szCs w:val="32"/>
            <w:rPrChange w:id="343" w:author="xh" w:date="2026-10-23T14:02:57Z">
              <w:rPr>
                <w:rFonts w:hint="eastAsia" w:ascii="方正仿宋_GBK" w:hAnsi="方正仿宋_GBK" w:eastAsia="方正仿宋_GBK" w:cs="Times New Roman"/>
                <w:sz w:val="32"/>
                <w:szCs w:val="32"/>
              </w:rPr>
            </w:rPrChange>
          </w:rPr>
          <w:t>。</w:t>
        </w:r>
      </w:ins>
      <w:ins w:id="344" w:author="xh" w:date="2026-10-23T14:02:57Z">
        <w:del w:id="345" w:author="白日梦想家" w:date="2026-10-26T11:47:38Z">
          <w:r>
            <w:rPr>
              <w:rFonts w:hint="default" w:ascii="Times New Roman" w:hAnsi="Times New Roman" w:eastAsia="方正仿宋_GBK" w:cs="Times New Roman"/>
              <w:b w:val="0"/>
              <w:bCs w:val="0"/>
              <w:i w:val="0"/>
              <w:iCs w:val="0"/>
              <w:sz w:val="32"/>
              <w:szCs w:val="32"/>
              <w:rPrChange w:id="346" w:author="xh" w:date="2026-10-23T14:02:57Z">
                <w:rPr>
                  <w:rFonts w:hint="eastAsia" w:ascii="方正仿宋_GBK" w:hAnsi="方正仿宋_GBK" w:eastAsia="方正仿宋_GBK" w:cs="Times New Roman"/>
                  <w:sz w:val="32"/>
                  <w:szCs w:val="32"/>
                </w:rPr>
              </w:rPrChange>
            </w:rPr>
            <w:delText>历史回算及未来预测均按既定</w:delText>
          </w:r>
        </w:del>
      </w:ins>
      <w:del w:id="347" w:author="白日梦想家" w:date="2026-10-26T11:47:38Z">
        <w:r>
          <w:rPr>
            <w:rFonts w:hint="default" w:ascii="Times New Roman" w:hAnsi="Times New Roman" w:eastAsia="方正仿宋_GBK" w:cs="Times New Roman"/>
            <w:b w:val="0"/>
            <w:bCs w:val="0"/>
            <w:i w:val="0"/>
            <w:iCs w:val="0"/>
            <w:sz w:val="32"/>
            <w:szCs w:val="32"/>
            <w:rPrChange w:id="348" w:author="xh" w:date="2026-10-23T14:02:57Z">
              <w:rPr>
                <w:rFonts w:hint="eastAsia" w:ascii="方正仿宋_GBK" w:hAnsi="方正仿宋_GBK" w:eastAsia="方正仿宋_GBK" w:cs="Times New Roman"/>
                <w:sz w:val="32"/>
                <w:szCs w:val="32"/>
              </w:rPr>
            </w:rPrChange>
          </w:rPr>
          <w:delText>站级空间分</w:delText>
        </w:r>
      </w:del>
      <w:ins w:id="349" w:author="xh" w:date="2026-10-23T14:02:57Z">
        <w:del w:id="350" w:author="白日梦想家" w:date="2026-10-26T11:47:38Z">
          <w:r>
            <w:rPr>
              <w:rFonts w:hint="default" w:ascii="Times New Roman" w:hAnsi="Times New Roman" w:eastAsia="方正仿宋_GBK" w:cs="Times New Roman"/>
              <w:b w:val="0"/>
              <w:bCs w:val="0"/>
              <w:i w:val="0"/>
              <w:iCs w:val="0"/>
              <w:sz w:val="32"/>
              <w:szCs w:val="32"/>
              <w:rPrChange w:id="351" w:author="xh" w:date="2026-10-23T14:02:57Z">
                <w:rPr>
                  <w:rFonts w:hint="eastAsia" w:ascii="方正仿宋_GBK" w:hAnsi="方正仿宋_GBK" w:eastAsia="方正仿宋_GBK" w:cs="Times New Roman"/>
                  <w:sz w:val="32"/>
                  <w:szCs w:val="32"/>
                </w:rPr>
              </w:rPrChange>
            </w:rPr>
            <w:delText>布构造</w:delText>
          </w:r>
        </w:del>
      </w:ins>
      <w:del w:id="352" w:author="白日梦想家" w:date="2026-10-26T11:47:38Z">
        <w:r>
          <w:rPr>
            <w:rFonts w:hint="eastAsia" w:ascii="方正仿宋_GBK" w:hAnsi="方正仿宋_GBK" w:eastAsia="方正仿宋_GBK" w:cs="Times New Roman"/>
            <w:sz w:val="32"/>
            <w:szCs w:val="32"/>
          </w:rPr>
          <w:delText>配继承2025年模板</w:delText>
        </w:r>
      </w:del>
      <w:del w:id="353" w:author="白日梦想家" w:date="2026-10-26T11:47:38Z">
        <w:r>
          <w:rPr>
            <w:rFonts w:hint="default" w:ascii="Times New Roman" w:hAnsi="Times New Roman" w:eastAsia="方正仿宋_GBK" w:cs="Times New Roman"/>
            <w:b w:val="0"/>
            <w:bCs w:val="0"/>
            <w:i w:val="0"/>
            <w:iCs w:val="0"/>
            <w:sz w:val="32"/>
            <w:szCs w:val="32"/>
            <w:rPrChange w:id="354" w:author="xh" w:date="2026-10-23T14:02:57Z">
              <w:rPr>
                <w:rFonts w:hint="eastAsia" w:ascii="方正仿宋_GBK" w:hAnsi="方正仿宋_GBK" w:eastAsia="方正仿宋_GBK" w:cs="Times New Roman"/>
                <w:sz w:val="32"/>
                <w:szCs w:val="32"/>
              </w:rPr>
            </w:rPrChange>
          </w:rPr>
          <w:delText>。</w:delText>
        </w:r>
      </w:del>
      <w:del w:id="355" w:author="xh" w:date="2026-10-23T14:02:57Z">
        <w:r>
          <w:rPr>
            <w:rFonts w:hint="eastAsia" w:ascii="方正仿宋_GBK" w:hAnsi="方正仿宋_GBK" w:eastAsia="方正仿宋_GBK" w:cs="Times New Roman"/>
            <w:sz w:val="32"/>
            <w:szCs w:val="32"/>
          </w:rPr>
          <w:delText>2025—2030年、2030—2035年负荷预测对应的年最大净负荷平均增长率，邳州分别为4.14%、3.77%，市区分别为3.83%、3.82%。这些结果为共同条件下的规划计算值。</w:delText>
        </w:r>
      </w:del>
    </w:p>
    <w:p w14:paraId="3E77E2BB">
      <w:pPr>
        <w:widowControl/>
        <w:adjustRightInd w:val="0"/>
        <w:snapToGrid w:val="0"/>
        <w:spacing w:line="560" w:lineRule="exact"/>
        <w:ind w:firstLine="640" w:firstLineChars="200"/>
        <w:rPr>
          <w:del w:id="356" w:author="白日梦想家" w:date="2026-10-26T11:48:25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357" w:author="xh" w:date="2026-10-23T14:06:21Z">
            <w:rPr>
              <w:rFonts w:hint="eastAsia" w:ascii="方正仿宋_GBK" w:hAnsi="方正仿宋_GBK" w:eastAsia="方正仿宋_GBK" w:cs="Times New Roman"/>
              <w:sz w:val="32"/>
              <w:szCs w:val="32"/>
            </w:rPr>
          </w:rPrChange>
        </w:rPr>
        <w:t>刚性</w:t>
      </w:r>
      <w:ins w:id="358" w:author="白日梦想家" w:date="2026-10-26T11:47:42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359" w:author="xh" w:date="2026-10-23T14:06:21Z">
            <w:rPr>
              <w:rFonts w:hint="eastAsia" w:ascii="方正仿宋_GBK" w:hAnsi="方正仿宋_GBK" w:eastAsia="方正仿宋_GBK" w:cs="Times New Roman"/>
              <w:sz w:val="32"/>
              <w:szCs w:val="32"/>
            </w:rPr>
          </w:rPrChange>
        </w:rPr>
        <w:t>方案新增扩容</w:t>
      </w:r>
      <w:ins w:id="360" w:author="白日梦想家" w:date="2026-10-26T11:47:56Z">
        <w:r>
          <w:rPr>
            <w:rFonts w:hint="eastAsia" w:ascii="Times New Roman" w:hAnsi="Times New Roman" w:eastAsia="方正仿宋_GBK" w:cs="Times New Roman"/>
            <w:b w:val="0"/>
            <w:bCs w:val="0"/>
            <w:i w:val="0"/>
            <w:iCs w:val="0"/>
            <w:sz w:val="32"/>
            <w:szCs w:val="32"/>
            <w:lang w:eastAsia="zh"/>
            <w:woUserID w:val="2"/>
          </w:rPr>
          <w:t>按</w:t>
        </w:r>
      </w:ins>
      <w:ins w:id="361" w:author="白日梦想家" w:date="2026-10-26T11:47:59Z">
        <w:r>
          <w:rPr>
            <w:rFonts w:hint="eastAsia" w:ascii="Times New Roman" w:hAnsi="Times New Roman" w:eastAsia="方正仿宋_GBK" w:cs="Times New Roman"/>
            <w:b w:val="0"/>
            <w:bCs w:val="0"/>
            <w:i w:val="0"/>
            <w:iCs w:val="0"/>
            <w:sz w:val="32"/>
            <w:szCs w:val="32"/>
            <w:lang w:eastAsia="zh"/>
            <w:woUserID w:val="2"/>
          </w:rPr>
          <w:t>容载比</w:t>
        </w:r>
      </w:ins>
      <w:ins w:id="362" w:author="白日梦想家" w:date="2026-10-26T11:48:02Z">
        <w:r>
          <w:rPr>
            <w:rFonts w:hint="eastAsia" w:ascii="Times New Roman" w:hAnsi="Times New Roman" w:eastAsia="方正仿宋_GBK" w:cs="Times New Roman"/>
            <w:b w:val="0"/>
            <w:bCs w:val="0"/>
            <w:i w:val="0"/>
            <w:iCs w:val="0"/>
            <w:sz w:val="32"/>
            <w:szCs w:val="32"/>
            <w:lang w:eastAsia="zh"/>
            <w:woUserID w:val="2"/>
          </w:rPr>
          <w:t>上限</w:t>
        </w:r>
      </w:ins>
      <w:del w:id="363" w:author="白日梦想家" w:date="2026-10-26T11:47:54Z">
        <w:r>
          <w:rPr>
            <w:rFonts w:hint="default" w:ascii="Times New Roman" w:hAnsi="Times New Roman" w:eastAsia="方正仿宋_GBK" w:cs="Times New Roman"/>
            <w:b w:val="0"/>
            <w:bCs w:val="0"/>
            <w:i w:val="0"/>
            <w:iCs w:val="0"/>
            <w:sz w:val="32"/>
            <w:szCs w:val="32"/>
            <w:rPrChange w:id="364" w:author="xh" w:date="2026-10-23T14:06:21Z">
              <w:rPr>
                <w:rFonts w:hint="eastAsia" w:ascii="方正仿宋_GBK" w:hAnsi="方正仿宋_GBK" w:eastAsia="方正仿宋_GBK" w:cs="Times New Roman"/>
                <w:sz w:val="32"/>
                <w:szCs w:val="32"/>
              </w:rPr>
            </w:rPrChange>
          </w:rPr>
          <w:delText>以当年网供最大负荷的</w:delText>
        </w:r>
      </w:del>
      <w:r>
        <w:rPr>
          <w:rFonts w:hint="default" w:ascii="Times New Roman" w:hAnsi="Times New Roman" w:eastAsia="方正仿宋_GBK" w:cs="Times New Roman"/>
          <w:b w:val="0"/>
          <w:bCs w:val="0"/>
          <w:i w:val="0"/>
          <w:iCs w:val="0"/>
          <w:sz w:val="32"/>
          <w:szCs w:val="32"/>
          <w:rPrChange w:id="365" w:author="xh" w:date="2026-10-23T14:06:21Z">
            <w:rPr>
              <w:rFonts w:hint="eastAsia" w:ascii="方正仿宋_GBK" w:hAnsi="方正仿宋_GBK" w:eastAsia="方正仿宋_GBK" w:cs="Times New Roman"/>
              <w:sz w:val="32"/>
              <w:szCs w:val="32"/>
            </w:rPr>
          </w:rPrChange>
        </w:rPr>
        <w:t>2.0倍控制，</w:t>
      </w:r>
      <w:del w:id="366" w:author="白日梦想家" w:date="2026-10-23T11:17:07Z">
        <w:r>
          <w:rPr>
            <w:rFonts w:hint="eastAsia" w:ascii="方正仿宋_GBK" w:hAnsi="方正仿宋_GBK" w:eastAsia="方正仿宋_GBK" w:cs="Times New Roman"/>
            <w:sz w:val="32"/>
            <w:szCs w:val="32"/>
          </w:rPr>
          <w:delText>既有容量已超过该值时保留上一年度在役设备</w:delText>
        </w:r>
      </w:del>
      <w:del w:id="367" w:author="白日梦想家" w:date="2026-10-23T11:17:09Z">
        <w:r>
          <w:rPr>
            <w:rFonts w:hint="eastAsia" w:ascii="方正仿宋_GBK" w:hAnsi="方正仿宋_GBK" w:eastAsia="方正仿宋_GBK" w:cs="Times New Roman"/>
            <w:sz w:val="32"/>
            <w:szCs w:val="32"/>
          </w:rPr>
          <w:delText>。</w:delText>
        </w:r>
      </w:del>
      <w:ins w:id="368" w:author="xh" w:date="2026-10-26T18:15:45Z">
        <w:r>
          <w:rPr>
            <w:rFonts w:hint="default" w:ascii="Times New Roman" w:hAnsi="Times New Roman" w:eastAsia="方正仿宋_GBK" w:cs="Times New Roman"/>
            <w:b w:val="0"/>
            <w:bCs w:val="0"/>
            <w:i w:val="0"/>
            <w:iCs w:val="0"/>
            <w:sz w:val="32"/>
            <w:szCs w:val="32"/>
          </w:rPr>
          <w:t>并保留上年在役容量。</w:t>
        </w:r>
      </w:ins>
      <w:r>
        <w:rPr>
          <w:rFonts w:hint="default" w:ascii="Times New Roman" w:hAnsi="Times New Roman" w:eastAsia="方正仿宋_GBK" w:cs="Times New Roman"/>
          <w:b w:val="0"/>
          <w:bCs w:val="0"/>
          <w:i w:val="0"/>
          <w:iCs w:val="0"/>
          <w:sz w:val="32"/>
          <w:szCs w:val="32"/>
          <w:rPrChange w:id="369" w:author="xh" w:date="2026-10-23T14:06:21Z">
            <w:rPr>
              <w:rFonts w:hint="eastAsia" w:ascii="方正仿宋_GBK" w:hAnsi="方正仿宋_GBK" w:eastAsia="方正仿宋_GBK" w:cs="Times New Roman"/>
              <w:sz w:val="32"/>
              <w:szCs w:val="32"/>
            </w:rPr>
          </w:rPrChange>
        </w:rPr>
        <w:t>弹性</w:t>
      </w:r>
      <w:ins w:id="370" w:author="白日梦想家" w:date="2026-10-26T11:48:07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371" w:author="xh" w:date="2026-10-23T14:06:21Z">
            <w:rPr>
              <w:rFonts w:hint="eastAsia" w:ascii="方正仿宋_GBK" w:hAnsi="方正仿宋_GBK" w:eastAsia="方正仿宋_GBK" w:cs="Times New Roman"/>
              <w:sz w:val="32"/>
              <w:szCs w:val="32"/>
            </w:rPr>
          </w:rPrChange>
        </w:rPr>
        <w:t>方案</w:t>
      </w:r>
      <w:ins w:id="372" w:author="白日梦想家" w:date="2026-10-23T11:17:17Z">
        <w:r>
          <w:rPr>
            <w:rFonts w:hint="default" w:ascii="Times New Roman" w:hAnsi="Times New Roman" w:eastAsia="方正仿宋_GBK" w:cs="Times New Roman"/>
            <w:b w:val="0"/>
            <w:bCs w:val="0"/>
            <w:i w:val="0"/>
            <w:iCs w:val="0"/>
            <w:sz w:val="32"/>
            <w:szCs w:val="32"/>
            <w:lang w:eastAsia="zh"/>
            <w:rPrChange w:id="373" w:author="xh" w:date="2026-10-23T14:06:21Z">
              <w:rPr>
                <w:rFonts w:hint="eastAsia" w:ascii="方正仿宋_GBK" w:hAnsi="方正仿宋_GBK" w:eastAsia="方正仿宋_GBK" w:cs="Times New Roman"/>
                <w:sz w:val="32"/>
                <w:szCs w:val="32"/>
                <w:lang w:eastAsia="zh"/>
                <w:woUserID w:val="1"/>
              </w:rPr>
            </w:rPrChange>
            <w:woUserID w:val="1"/>
          </w:rPr>
          <w:t>不设</w:t>
        </w:r>
      </w:ins>
      <w:del w:id="374" w:author="白日梦想家" w:date="2026-10-23T11:17:15Z">
        <w:r>
          <w:rPr>
            <w:rFonts w:hint="eastAsia" w:ascii="方正仿宋_GBK" w:hAnsi="方正仿宋_GBK" w:eastAsia="方正仿宋_GBK" w:cs="Times New Roman"/>
            <w:sz w:val="32"/>
            <w:szCs w:val="32"/>
          </w:rPr>
          <w:delText>取消这一新增</w:delText>
        </w:r>
      </w:del>
      <w:ins w:id="375" w:author="xh" w:date="2026-10-23T14:06:21Z">
        <w:r>
          <w:rPr>
            <w:rFonts w:hint="default" w:ascii="Times New Roman" w:hAnsi="Times New Roman" w:eastAsia="方正仿宋_GBK" w:cs="Times New Roman"/>
            <w:b w:val="0"/>
            <w:bCs w:val="0"/>
            <w:i w:val="0"/>
            <w:iCs w:val="0"/>
            <w:sz w:val="32"/>
            <w:szCs w:val="32"/>
            <w:rPrChange w:id="376" w:author="xh" w:date="2026-10-23T14:06:21Z">
              <w:rPr>
                <w:rFonts w:hint="eastAsia" w:ascii="方正仿宋_GBK" w:hAnsi="方正仿宋_GBK" w:eastAsia="方正仿宋_GBK" w:cs="Times New Roman"/>
                <w:sz w:val="32"/>
                <w:szCs w:val="32"/>
              </w:rPr>
            </w:rPrChange>
          </w:rPr>
          <w:t>这一</w:t>
        </w:r>
      </w:ins>
      <w:r>
        <w:rPr>
          <w:rFonts w:hint="default" w:ascii="Times New Roman" w:hAnsi="Times New Roman" w:eastAsia="方正仿宋_GBK" w:cs="Times New Roman"/>
          <w:b w:val="0"/>
          <w:bCs w:val="0"/>
          <w:i w:val="0"/>
          <w:iCs w:val="0"/>
          <w:sz w:val="32"/>
          <w:szCs w:val="32"/>
          <w:rPrChange w:id="377" w:author="xh" w:date="2026-10-23T14:06:21Z">
            <w:rPr>
              <w:rFonts w:hint="eastAsia" w:ascii="方正仿宋_GBK" w:hAnsi="方正仿宋_GBK" w:eastAsia="方正仿宋_GBK" w:cs="Times New Roman"/>
              <w:sz w:val="32"/>
              <w:szCs w:val="32"/>
            </w:rPr>
          </w:rPrChange>
        </w:rPr>
        <w:t>容量上限，</w:t>
      </w:r>
      <w:ins w:id="378" w:author="xh" w:date="2026-10-26T18:15:45Z">
        <w:r>
          <w:rPr>
            <w:rFonts w:hint="default" w:ascii="Times New Roman" w:hAnsi="Times New Roman" w:eastAsia="方正仿宋_GBK" w:cs="Times New Roman"/>
            <w:b w:val="0"/>
            <w:bCs w:val="0"/>
            <w:i w:val="0"/>
            <w:iCs w:val="0"/>
            <w:sz w:val="32"/>
            <w:szCs w:val="32"/>
          </w:rPr>
          <w:t>先比较新增储能与联络费用，在配套费用参考值20%范围内优先减少联络，再比较总费用。</w:t>
        </w:r>
      </w:ins>
      <w:del w:id="379" w:author="白日梦想家" w:date="2026-10-26T11:48:25Z">
        <w:r>
          <w:rPr>
            <w:rFonts w:hint="default" w:ascii="Times New Roman" w:hAnsi="Times New Roman" w:eastAsia="方正仿宋_GBK" w:cs="Times New Roman"/>
            <w:b w:val="0"/>
            <w:bCs w:val="0"/>
            <w:i w:val="0"/>
            <w:iCs w:val="0"/>
            <w:sz w:val="32"/>
            <w:szCs w:val="32"/>
            <w:rPrChange w:id="380" w:author="xh" w:date="2026-10-23T14:06:21Z">
              <w:rPr>
                <w:rFonts w:hint="eastAsia" w:ascii="方正仿宋_GBK" w:hAnsi="方正仿宋_GBK" w:eastAsia="方正仿宋_GBK" w:cs="Times New Roman"/>
                <w:sz w:val="32"/>
                <w:szCs w:val="32"/>
              </w:rPr>
            </w:rPrChange>
          </w:rPr>
          <w:delText>在相同年度容载比下限和供电约束下</w:delText>
        </w:r>
      </w:del>
      <w:ins w:id="381" w:author="xh" w:date="2026-10-23T14:06:21Z">
        <w:del w:id="382" w:author="白日梦想家" w:date="2026-10-26T11:48:25Z">
          <w:r>
            <w:rPr>
              <w:rFonts w:hint="default" w:ascii="Times New Roman" w:hAnsi="Times New Roman" w:eastAsia="方正仿宋_GBK" w:cs="Times New Roman"/>
              <w:b w:val="0"/>
              <w:bCs w:val="0"/>
              <w:i w:val="0"/>
              <w:iCs w:val="0"/>
              <w:sz w:val="32"/>
              <w:szCs w:val="32"/>
              <w:rPrChange w:id="383" w:author="xh" w:date="2026-10-23T14:06:21Z">
                <w:rPr>
                  <w:rFonts w:hint="eastAsia" w:ascii="方正仿宋_GBK" w:hAnsi="方正仿宋_GBK" w:eastAsia="方正仿宋_GBK" w:cs="Times New Roman"/>
                  <w:sz w:val="32"/>
                  <w:szCs w:val="32"/>
                </w:rPr>
              </w:rPrChange>
            </w:rPr>
            <w:delText>选择</w:delText>
          </w:r>
        </w:del>
      </w:ins>
      <w:del w:id="384" w:author="白日梦想家" w:date="2026-10-26T11:48:25Z">
        <w:r>
          <w:rPr>
            <w:rFonts w:hint="eastAsia" w:ascii="方正仿宋_GBK" w:hAnsi="方正仿宋_GBK" w:eastAsia="方正仿宋_GBK" w:cs="Times New Roman"/>
            <w:sz w:val="32"/>
            <w:szCs w:val="32"/>
          </w:rPr>
          <w:delText>，按允许</w:delText>
        </w:r>
      </w:del>
      <w:del w:id="385" w:author="白日梦想家" w:date="2026-10-26T11:48:25Z">
        <w:r>
          <w:rPr>
            <w:rFonts w:hint="default" w:ascii="Times New Roman" w:hAnsi="Times New Roman" w:eastAsia="方正仿宋_GBK" w:cs="Times New Roman"/>
            <w:b w:val="0"/>
            <w:bCs w:val="0"/>
            <w:i w:val="0"/>
            <w:iCs w:val="0"/>
            <w:sz w:val="32"/>
            <w:szCs w:val="32"/>
            <w:rPrChange w:id="386" w:author="xh" w:date="2026-10-23T14:06:21Z">
              <w:rPr>
                <w:rFonts w:hint="eastAsia" w:ascii="方正仿宋_GBK" w:hAnsi="方正仿宋_GBK" w:eastAsia="方正仿宋_GBK" w:cs="Times New Roman"/>
                <w:sz w:val="32"/>
                <w:szCs w:val="32"/>
              </w:rPr>
            </w:rPrChange>
          </w:rPr>
          <w:delText>设备</w:delText>
        </w:r>
      </w:del>
      <w:ins w:id="387" w:author="xh" w:date="2026-10-23T14:06:21Z">
        <w:del w:id="388" w:author="白日梦想家" w:date="2026-10-26T11:48:25Z">
          <w:r>
            <w:rPr>
              <w:rFonts w:hint="default" w:ascii="Times New Roman" w:hAnsi="Times New Roman" w:eastAsia="方正仿宋_GBK" w:cs="Times New Roman"/>
              <w:b w:val="0"/>
              <w:bCs w:val="0"/>
              <w:i w:val="0"/>
              <w:iCs w:val="0"/>
              <w:sz w:val="32"/>
              <w:szCs w:val="32"/>
              <w:rPrChange w:id="389" w:author="xh" w:date="2026-10-23T14:06:21Z">
                <w:rPr>
                  <w:rFonts w:hint="eastAsia" w:ascii="方正仿宋_GBK" w:hAnsi="方正仿宋_GBK" w:eastAsia="方正仿宋_GBK" w:cs="Times New Roman"/>
                  <w:sz w:val="32"/>
                  <w:szCs w:val="32"/>
                </w:rPr>
              </w:rPrChange>
            </w:rPr>
            <w:delText>。各年承接已投运主变、储能和联络，结合当年需求安排新增工程，形成连续的</w:delText>
          </w:r>
        </w:del>
      </w:ins>
      <w:del w:id="390" w:author="白日梦想家" w:date="2026-10-26T11:48:25Z">
        <w:r>
          <w:rPr>
            <w:rFonts w:hint="eastAsia" w:ascii="方正仿宋_GBK" w:hAnsi="方正仿宋_GBK" w:eastAsia="方正仿宋_GBK" w:cs="Times New Roman"/>
            <w:sz w:val="32"/>
            <w:szCs w:val="32"/>
          </w:rPr>
          <w:delText>及扩</w:delText>
        </w:r>
      </w:del>
      <w:del w:id="391" w:author="白日梦想家" w:date="2026-10-26T11:48:25Z">
        <w:r>
          <w:rPr>
            <w:rFonts w:hint="default" w:ascii="Times New Roman" w:hAnsi="Times New Roman" w:eastAsia="方正仿宋_GBK" w:cs="Times New Roman"/>
            <w:b w:val="0"/>
            <w:bCs w:val="0"/>
            <w:i w:val="0"/>
            <w:iCs w:val="0"/>
            <w:sz w:val="32"/>
            <w:szCs w:val="32"/>
            <w:rPrChange w:id="392" w:author="xh" w:date="2026-10-23T14:06:21Z">
              <w:rPr>
                <w:rFonts w:hint="eastAsia" w:ascii="方正仿宋_GBK" w:hAnsi="方正仿宋_GBK" w:eastAsia="方正仿宋_GBK" w:cs="Times New Roman"/>
                <w:sz w:val="32"/>
                <w:szCs w:val="32"/>
              </w:rPr>
            </w:rPrChange>
          </w:rPr>
          <w:delText>建</w:delText>
        </w:r>
      </w:del>
      <w:ins w:id="393" w:author="xh" w:date="2026-10-23T14:06:21Z">
        <w:del w:id="394" w:author="白日梦想家" w:date="2026-10-26T11:48:25Z">
          <w:r>
            <w:rPr>
              <w:rFonts w:hint="default" w:ascii="Times New Roman" w:hAnsi="Times New Roman" w:eastAsia="方正仿宋_GBK" w:cs="Times New Roman"/>
              <w:b w:val="0"/>
              <w:bCs w:val="0"/>
              <w:i w:val="0"/>
              <w:iCs w:val="0"/>
              <w:sz w:val="32"/>
              <w:szCs w:val="32"/>
              <w:rPrChange w:id="395" w:author="xh" w:date="2026-10-23T14:06:21Z">
                <w:rPr>
                  <w:rFonts w:hint="eastAsia" w:ascii="方正仿宋_GBK" w:hAnsi="方正仿宋_GBK" w:eastAsia="方正仿宋_GBK" w:cs="Times New Roman"/>
                  <w:sz w:val="32"/>
                  <w:szCs w:val="32"/>
                </w:rPr>
              </w:rPrChange>
            </w:rPr>
            <w:delText>设</w:delText>
          </w:r>
        </w:del>
      </w:ins>
      <w:del w:id="396" w:author="白日梦想家" w:date="2026-10-26T11:48:25Z">
        <w:r>
          <w:rPr>
            <w:rFonts w:hint="eastAsia" w:ascii="方正仿宋_GBK" w:hAnsi="方正仿宋_GBK" w:eastAsia="方正仿宋_GBK" w:cs="Times New Roman"/>
            <w:sz w:val="32"/>
            <w:szCs w:val="32"/>
          </w:rPr>
          <w:delText>条件确定容量。两</w:delText>
        </w:r>
      </w:del>
      <w:del w:id="397" w:author="白日梦想家" w:date="2026-10-26T11:48:25Z">
        <w:r>
          <w:rPr>
            <w:rFonts w:hint="default" w:ascii="Times New Roman" w:hAnsi="Times New Roman" w:eastAsia="方正仿宋_GBK" w:cs="Times New Roman"/>
            <w:b w:val="0"/>
            <w:bCs w:val="0"/>
            <w:i w:val="0"/>
            <w:iCs w:val="0"/>
            <w:sz w:val="32"/>
            <w:szCs w:val="32"/>
            <w:rPrChange w:id="398" w:author="xh" w:date="2026-10-23T14:06:21Z">
              <w:rPr>
                <w:rFonts w:hint="eastAsia" w:ascii="方正仿宋_GBK" w:hAnsi="方正仿宋_GBK" w:eastAsia="方正仿宋_GBK" w:cs="Times New Roman"/>
                <w:sz w:val="32"/>
                <w:szCs w:val="32"/>
              </w:rPr>
            </w:rPrChange>
          </w:rPr>
          <w:delText>方案</w:delText>
        </w:r>
      </w:del>
      <w:del w:id="399" w:author="白日梦想家" w:date="2026-10-26T11:48:25Z">
        <w:r>
          <w:rPr>
            <w:rFonts w:hint="eastAsia" w:ascii="方正仿宋_GBK" w:hAnsi="方正仿宋_GBK" w:eastAsia="方正仿宋_GBK" w:cs="Times New Roman"/>
            <w:sz w:val="32"/>
            <w:szCs w:val="32"/>
          </w:rPr>
          <w:delText>共用同地区年度源荷、工程价格及候选网络，逐年承接已投运主变、储能和联络，新增措施按当年需求安排</w:delText>
        </w:r>
      </w:del>
      <w:del w:id="400" w:author="白日梦想家" w:date="2026-10-26T11:48:25Z">
        <w:r>
          <w:rPr>
            <w:rFonts w:hint="default" w:ascii="Times New Roman" w:hAnsi="Times New Roman" w:eastAsia="方正仿宋_GBK" w:cs="Times New Roman"/>
            <w:b w:val="0"/>
            <w:bCs w:val="0"/>
            <w:i w:val="0"/>
            <w:iCs w:val="0"/>
            <w:sz w:val="32"/>
            <w:szCs w:val="32"/>
            <w:rPrChange w:id="401" w:author="xh" w:date="2026-10-23T14:06:21Z">
              <w:rPr>
                <w:rFonts w:hint="eastAsia" w:ascii="方正仿宋_GBK" w:hAnsi="方正仿宋_GBK" w:eastAsia="方正仿宋_GBK" w:cs="Times New Roman"/>
                <w:sz w:val="32"/>
                <w:szCs w:val="32"/>
              </w:rPr>
            </w:rPrChange>
          </w:rPr>
          <w:delText>。</w:delText>
        </w:r>
      </w:del>
    </w:p>
    <w:p w14:paraId="60D0F9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402" w:author="xh" w:date="2026-10-23T14:09:46Z">
        <w:r>
          <w:rPr>
            <w:rFonts w:hint="eastAsia" w:ascii="方正仿宋_GBK" w:hAnsi="方正仿宋_GBK" w:eastAsia="方正仿宋_GBK" w:cs="Times New Roman"/>
            <w:sz w:val="32"/>
            <w:szCs w:val="32"/>
          </w:rPr>
          <w:delText>主表弹性</w:delText>
        </w:r>
      </w:del>
      <w:r>
        <w:rPr>
          <w:rFonts w:hint="default" w:ascii="Times New Roman" w:hAnsi="Times New Roman" w:eastAsia="方正仿宋_GBK" w:cs="Times New Roman"/>
          <w:b w:val="0"/>
          <w:bCs w:val="0"/>
          <w:i w:val="0"/>
          <w:iCs w:val="0"/>
          <w:sz w:val="32"/>
          <w:szCs w:val="32"/>
          <w:rPrChange w:id="403" w:author="xh" w:date="2026-10-23T14:09:46Z">
            <w:rPr>
              <w:rFonts w:hint="eastAsia" w:ascii="方正仿宋_GBK" w:hAnsi="方正仿宋_GBK" w:eastAsia="方正仿宋_GBK" w:cs="Times New Roman"/>
              <w:sz w:val="32"/>
              <w:szCs w:val="32"/>
            </w:rPr>
          </w:rPrChange>
        </w:rPr>
        <w:t>方案</w:t>
      </w:r>
      <w:del w:id="404" w:author="xh" w:date="2026-10-23T14:09:46Z">
        <w:r>
          <w:rPr>
            <w:rFonts w:hint="eastAsia" w:ascii="方正仿宋_GBK" w:hAnsi="方正仿宋_GBK" w:eastAsia="方正仿宋_GBK" w:cs="Times New Roman"/>
            <w:sz w:val="32"/>
            <w:szCs w:val="32"/>
          </w:rPr>
          <w:delText>先</w:delText>
        </w:r>
      </w:del>
      <w:r>
        <w:rPr>
          <w:rFonts w:hint="default" w:ascii="Times New Roman" w:hAnsi="Times New Roman" w:eastAsia="方正仿宋_GBK" w:cs="Times New Roman"/>
          <w:b w:val="0"/>
          <w:bCs w:val="0"/>
          <w:i w:val="0"/>
          <w:iCs w:val="0"/>
          <w:sz w:val="32"/>
          <w:szCs w:val="32"/>
          <w:rPrChange w:id="405" w:author="xh" w:date="2026-10-23T14:09:46Z">
            <w:rPr>
              <w:rFonts w:hint="eastAsia" w:ascii="方正仿宋_GBK" w:hAnsi="方正仿宋_GBK" w:eastAsia="方正仿宋_GBK" w:cs="Times New Roman"/>
              <w:sz w:val="32"/>
              <w:szCs w:val="32"/>
            </w:rPr>
          </w:rPrChange>
        </w:rPr>
        <w:t>比</w:t>
      </w:r>
      <w:ins w:id="406" w:author="xh" w:date="2026-10-23T14:09:46Z">
        <w:r>
          <w:rPr>
            <w:rFonts w:hint="default" w:ascii="Times New Roman" w:hAnsi="Times New Roman" w:eastAsia="方正仿宋_GBK" w:cs="Times New Roman"/>
            <w:b w:val="0"/>
            <w:bCs w:val="0"/>
            <w:i w:val="0"/>
            <w:iCs w:val="0"/>
            <w:sz w:val="32"/>
            <w:szCs w:val="32"/>
            <w:rPrChange w:id="407" w:author="xh" w:date="2026-10-23T14:09:46Z">
              <w:rPr>
                <w:rFonts w:hint="eastAsia" w:ascii="方正仿宋_GBK" w:hAnsi="方正仿宋_GBK" w:eastAsia="方正仿宋_GBK" w:cs="Times New Roman"/>
                <w:sz w:val="32"/>
                <w:szCs w:val="32"/>
              </w:rPr>
            </w:rPrChange>
          </w:rPr>
          <w:t>选将站内补强与</w:t>
        </w:r>
      </w:ins>
      <w:ins w:id="408"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09" w:author="白日梦想家" w:date="2026-10-26T11:48:46Z">
        <w:r>
          <w:rPr>
            <w:rFonts w:hint="eastAsia" w:ascii="Times New Roman" w:hAnsi="Times New Roman" w:eastAsia="方正仿宋_GBK" w:cs="Times New Roman"/>
            <w:b w:val="0"/>
            <w:bCs w:val="0"/>
            <w:i w:val="0"/>
            <w:iCs w:val="0"/>
            <w:sz w:val="32"/>
            <w:szCs w:val="32"/>
            <w:lang w:eastAsia="zh"/>
            <w:woUserID w:val="2"/>
          </w:rPr>
          <w:t>联络</w:t>
        </w:r>
      </w:ins>
      <w:ins w:id="410" w:author="xh" w:date="2026-10-23T14:09:46Z">
        <w:del w:id="411" w:author="白日梦想家" w:date="2026-10-26T11:48:45Z">
          <w:r>
            <w:rPr>
              <w:rFonts w:hint="default" w:ascii="Times New Roman" w:hAnsi="Times New Roman" w:eastAsia="方正仿宋_GBK" w:cs="Times New Roman"/>
              <w:b w:val="0"/>
              <w:bCs w:val="0"/>
              <w:i w:val="0"/>
              <w:iCs w:val="0"/>
              <w:sz w:val="32"/>
              <w:szCs w:val="32"/>
              <w:rPrChange w:id="412" w:author="xh" w:date="2026-10-23T14:09:46Z">
                <w:rPr>
                  <w:rFonts w:hint="eastAsia" w:ascii="方正仿宋_GBK" w:hAnsi="方正仿宋_GBK" w:eastAsia="方正仿宋_GBK" w:cs="Times New Roman"/>
                  <w:sz w:val="32"/>
                  <w:szCs w:val="32"/>
                </w:rPr>
              </w:rPrChange>
            </w:rPr>
            <w:delText>网络支援</w:delText>
          </w:r>
        </w:del>
      </w:ins>
      <w:ins w:id="413" w:author="xh" w:date="2026-10-23T14:09:46Z">
        <w:r>
          <w:rPr>
            <w:rFonts w:hint="default" w:ascii="Times New Roman" w:hAnsi="Times New Roman" w:eastAsia="方正仿宋_GBK" w:cs="Times New Roman"/>
            <w:b w:val="0"/>
            <w:bCs w:val="0"/>
            <w:i w:val="0"/>
            <w:iCs w:val="0"/>
            <w:sz w:val="32"/>
            <w:szCs w:val="32"/>
            <w:rPrChange w:id="414" w:author="xh" w:date="2026-10-23T14:09:46Z">
              <w:rPr>
                <w:rFonts w:hint="eastAsia" w:ascii="方正仿宋_GBK" w:hAnsi="方正仿宋_GBK" w:eastAsia="方正仿宋_GBK" w:cs="Times New Roman"/>
                <w:sz w:val="32"/>
                <w:szCs w:val="32"/>
              </w:rPr>
            </w:rPrChange>
          </w:rPr>
          <w:t>共同考虑。主变</w:t>
        </w:r>
      </w:ins>
      <w:del w:id="415" w:author="xh" w:date="2026-10-23T14:09:46Z">
        <w:r>
          <w:rPr>
            <w:rFonts w:hint="eastAsia" w:ascii="方正仿宋_GBK" w:hAnsi="方正仿宋_GBK" w:eastAsia="方正仿宋_GBK" w:cs="Times New Roman"/>
            <w:sz w:val="32"/>
            <w:szCs w:val="32"/>
          </w:rPr>
          <w:delText>较新</w:delText>
        </w:r>
      </w:del>
      <w:r>
        <w:rPr>
          <w:rFonts w:hint="default" w:ascii="Times New Roman" w:hAnsi="Times New Roman" w:eastAsia="方正仿宋_GBK" w:cs="Times New Roman"/>
          <w:b w:val="0"/>
          <w:bCs w:val="0"/>
          <w:i w:val="0"/>
          <w:iCs w:val="0"/>
          <w:sz w:val="32"/>
          <w:szCs w:val="32"/>
          <w:rPrChange w:id="416" w:author="xh" w:date="2026-10-23T14:09:46Z">
            <w:rPr>
              <w:rFonts w:hint="eastAsia" w:ascii="方正仿宋_GBK" w:hAnsi="方正仿宋_GBK" w:eastAsia="方正仿宋_GBK" w:cs="Times New Roman"/>
              <w:sz w:val="32"/>
              <w:szCs w:val="32"/>
            </w:rPr>
          </w:rPrChange>
        </w:rPr>
        <w:t>增</w:t>
      </w:r>
      <w:ins w:id="417" w:author="xh" w:date="2026-10-23T14:09:46Z">
        <w:r>
          <w:rPr>
            <w:rFonts w:hint="default" w:ascii="Times New Roman" w:hAnsi="Times New Roman" w:eastAsia="方正仿宋_GBK" w:cs="Times New Roman"/>
            <w:b w:val="0"/>
            <w:bCs w:val="0"/>
            <w:i w:val="0"/>
            <w:iCs w:val="0"/>
            <w:sz w:val="32"/>
            <w:szCs w:val="32"/>
            <w:rPrChange w:id="418" w:author="xh" w:date="2026-10-23T14:09:46Z">
              <w:rPr>
                <w:rFonts w:hint="eastAsia" w:ascii="方正仿宋_GBK" w:hAnsi="方正仿宋_GBK" w:eastAsia="方正仿宋_GBK" w:cs="Times New Roman"/>
                <w:sz w:val="32"/>
                <w:szCs w:val="32"/>
              </w:rPr>
            </w:rPrChange>
          </w:rPr>
          <w:t>容</w:t>
        </w:r>
      </w:ins>
      <w:ins w:id="419" w:author="白日梦想家" w:date="2026-10-26T11:48:57Z">
        <w:r>
          <w:rPr>
            <w:rFonts w:hint="eastAsia" w:ascii="Times New Roman" w:hAnsi="Times New Roman" w:eastAsia="方正仿宋_GBK" w:cs="Times New Roman"/>
            <w:b w:val="0"/>
            <w:bCs w:val="0"/>
            <w:i w:val="0"/>
            <w:iCs w:val="0"/>
            <w:sz w:val="32"/>
            <w:szCs w:val="32"/>
            <w:lang w:eastAsia="zh"/>
            <w:woUserID w:val="2"/>
          </w:rPr>
          <w:t>直接</w:t>
        </w:r>
      </w:ins>
      <w:ins w:id="420" w:author="白日梦想家" w:date="2026-10-26T11:49:08Z">
        <w:r>
          <w:rPr>
            <w:rFonts w:hint="eastAsia" w:ascii="Times New Roman" w:hAnsi="Times New Roman" w:eastAsia="方正仿宋_GBK" w:cs="Times New Roman"/>
            <w:b w:val="0"/>
            <w:bCs w:val="0"/>
            <w:i w:val="0"/>
            <w:iCs w:val="0"/>
            <w:sz w:val="32"/>
            <w:szCs w:val="32"/>
            <w:lang w:eastAsia="zh"/>
            <w:woUserID w:val="2"/>
          </w:rPr>
          <w:t>提高</w:t>
        </w:r>
      </w:ins>
      <w:ins w:id="421" w:author="白日梦想家" w:date="2026-10-26T11:49:10Z">
        <w:r>
          <w:rPr>
            <w:rFonts w:hint="eastAsia" w:ascii="Times New Roman" w:hAnsi="Times New Roman" w:eastAsia="方正仿宋_GBK" w:cs="Times New Roman"/>
            <w:b w:val="0"/>
            <w:bCs w:val="0"/>
            <w:i w:val="0"/>
            <w:iCs w:val="0"/>
            <w:sz w:val="32"/>
            <w:szCs w:val="32"/>
            <w:lang w:eastAsia="zh"/>
            <w:woUserID w:val="2"/>
          </w:rPr>
          <w:t>变电站</w:t>
        </w:r>
      </w:ins>
      <w:ins w:id="422" w:author="xh" w:date="2026-10-23T14:09:46Z">
        <w:del w:id="423" w:author="白日梦想家" w:date="2026-10-26T11:48:56Z">
          <w:r>
            <w:rPr>
              <w:rFonts w:hint="default" w:ascii="Times New Roman" w:hAnsi="Times New Roman" w:eastAsia="方正仿宋_GBK" w:cs="Times New Roman"/>
              <w:b w:val="0"/>
              <w:bCs w:val="0"/>
              <w:i w:val="0"/>
              <w:iCs w:val="0"/>
              <w:sz w:val="32"/>
              <w:szCs w:val="32"/>
              <w:rPrChange w:id="424" w:author="xh" w:date="2026-10-23T14:09:46Z">
                <w:rPr>
                  <w:rFonts w:hint="eastAsia" w:ascii="方正仿宋_GBK" w:hAnsi="方正仿宋_GBK" w:eastAsia="方正仿宋_GBK" w:cs="Times New Roman"/>
                  <w:sz w:val="32"/>
                  <w:szCs w:val="32"/>
                </w:rPr>
              </w:rPrChange>
            </w:rPr>
            <w:delText>提高</w:delText>
          </w:r>
        </w:del>
      </w:ins>
      <w:ins w:id="425" w:author="xh" w:date="2026-10-23T14:09:46Z">
        <w:del w:id="426" w:author="白日梦想家" w:date="2026-10-26T11:48:55Z">
          <w:r>
            <w:rPr>
              <w:rFonts w:hint="default" w:ascii="Times New Roman" w:hAnsi="Times New Roman" w:eastAsia="方正仿宋_GBK" w:cs="Times New Roman"/>
              <w:b w:val="0"/>
              <w:bCs w:val="0"/>
              <w:i w:val="0"/>
              <w:iCs w:val="0"/>
              <w:sz w:val="32"/>
              <w:szCs w:val="32"/>
              <w:rPrChange w:id="427" w:author="xh" w:date="2026-10-23T14:09:46Z">
                <w:rPr>
                  <w:rFonts w:hint="eastAsia" w:ascii="方正仿宋_GBK" w:hAnsi="方正仿宋_GBK" w:eastAsia="方正仿宋_GBK" w:cs="Times New Roman"/>
                  <w:sz w:val="32"/>
                  <w:szCs w:val="32"/>
                </w:rPr>
              </w:rPrChange>
            </w:rPr>
            <w:delText>本地</w:delText>
          </w:r>
        </w:del>
      </w:ins>
      <w:ins w:id="428" w:author="xh" w:date="2026-10-23T14:09:46Z">
        <w:r>
          <w:rPr>
            <w:rFonts w:hint="default" w:ascii="Times New Roman" w:hAnsi="Times New Roman" w:eastAsia="方正仿宋_GBK" w:cs="Times New Roman"/>
            <w:b w:val="0"/>
            <w:bCs w:val="0"/>
            <w:i w:val="0"/>
            <w:iCs w:val="0"/>
            <w:sz w:val="32"/>
            <w:szCs w:val="32"/>
            <w:rPrChange w:id="429" w:author="xh" w:date="2026-10-23T14:09:46Z">
              <w:rPr>
                <w:rFonts w:hint="eastAsia" w:ascii="方正仿宋_GBK" w:hAnsi="方正仿宋_GBK" w:eastAsia="方正仿宋_GBK" w:cs="Times New Roman"/>
                <w:sz w:val="32"/>
                <w:szCs w:val="32"/>
              </w:rPr>
            </w:rPrChange>
          </w:rPr>
          <w:t>承载能力，</w:t>
        </w:r>
      </w:ins>
      <w:ins w:id="430"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31" w:author="xh" w:date="2026-10-23T14:09:46Z">
        <w:r>
          <w:rPr>
            <w:rFonts w:hint="default" w:ascii="Times New Roman" w:hAnsi="Times New Roman" w:eastAsia="方正仿宋_GBK" w:cs="Times New Roman"/>
            <w:b w:val="0"/>
            <w:bCs w:val="0"/>
            <w:i w:val="0"/>
            <w:iCs w:val="0"/>
            <w:sz w:val="32"/>
            <w:szCs w:val="32"/>
            <w:rPrChange w:id="432" w:author="xh" w:date="2026-10-23T14:09:46Z">
              <w:rPr>
                <w:rFonts w:hint="eastAsia" w:ascii="方正仿宋_GBK" w:hAnsi="方正仿宋_GBK" w:eastAsia="方正仿宋_GBK" w:cs="Times New Roman"/>
                <w:sz w:val="32"/>
                <w:szCs w:val="32"/>
              </w:rPr>
            </w:rPrChange>
          </w:rPr>
          <w:t>联络建设</w:t>
        </w:r>
      </w:ins>
      <w:ins w:id="433" w:author="白日梦想家" w:date="2026-10-26T11:49:19Z">
        <w:r>
          <w:rPr>
            <w:rFonts w:hint="eastAsia" w:ascii="Times New Roman" w:hAnsi="Times New Roman" w:eastAsia="方正仿宋_GBK" w:cs="Times New Roman"/>
            <w:b w:val="0"/>
            <w:bCs w:val="0"/>
            <w:i w:val="0"/>
            <w:iCs w:val="0"/>
            <w:sz w:val="32"/>
            <w:szCs w:val="32"/>
            <w:lang w:eastAsia="zh"/>
            <w:woUserID w:val="2"/>
          </w:rPr>
          <w:t>则可</w:t>
        </w:r>
      </w:ins>
      <w:ins w:id="434" w:author="xh" w:date="2026-10-23T14:09:46Z">
        <w:r>
          <w:rPr>
            <w:rFonts w:hint="default" w:ascii="Times New Roman" w:hAnsi="Times New Roman" w:eastAsia="方正仿宋_GBK" w:cs="Times New Roman"/>
            <w:b w:val="0"/>
            <w:bCs w:val="0"/>
            <w:i w:val="0"/>
            <w:iCs w:val="0"/>
            <w:sz w:val="32"/>
            <w:szCs w:val="32"/>
            <w:rPrChange w:id="435" w:author="xh" w:date="2026-10-23T14:09:46Z">
              <w:rPr>
                <w:rFonts w:hint="eastAsia" w:ascii="方正仿宋_GBK" w:hAnsi="方正仿宋_GBK" w:eastAsia="方正仿宋_GBK" w:cs="Times New Roman"/>
                <w:sz w:val="32"/>
                <w:szCs w:val="32"/>
              </w:rPr>
            </w:rPrChange>
          </w:rPr>
          <w:t>调用邻站余量，</w:t>
        </w:r>
      </w:ins>
      <w:r>
        <w:rPr>
          <w:rFonts w:hint="default" w:ascii="Times New Roman" w:hAnsi="Times New Roman" w:eastAsia="方正仿宋_GBK" w:cs="Times New Roman"/>
          <w:b w:val="0"/>
          <w:bCs w:val="0"/>
          <w:i w:val="0"/>
          <w:iCs w:val="0"/>
          <w:sz w:val="32"/>
          <w:szCs w:val="32"/>
          <w:rPrChange w:id="436" w:author="xh" w:date="2026-10-23T14:09:46Z">
            <w:rPr>
              <w:rFonts w:hint="eastAsia" w:ascii="方正仿宋_GBK" w:hAnsi="方正仿宋_GBK" w:eastAsia="方正仿宋_GBK" w:cs="Times New Roman"/>
              <w:sz w:val="32"/>
              <w:szCs w:val="32"/>
            </w:rPr>
          </w:rPrChange>
        </w:rPr>
        <w:t>储能</w:t>
      </w:r>
      <w:ins w:id="437" w:author="xh" w:date="2026-10-23T14:09:46Z">
        <w:r>
          <w:rPr>
            <w:rFonts w:hint="default" w:ascii="Times New Roman" w:hAnsi="Times New Roman" w:eastAsia="方正仿宋_GBK" w:cs="Times New Roman"/>
            <w:b w:val="0"/>
            <w:bCs w:val="0"/>
            <w:i w:val="0"/>
            <w:iCs w:val="0"/>
            <w:sz w:val="32"/>
            <w:szCs w:val="32"/>
            <w:rPrChange w:id="438" w:author="xh" w:date="2026-10-23T14:09:46Z">
              <w:rPr>
                <w:rFonts w:hint="eastAsia" w:ascii="方正仿宋_GBK" w:hAnsi="方正仿宋_GBK" w:eastAsia="方正仿宋_GBK" w:cs="Times New Roman"/>
                <w:sz w:val="32"/>
                <w:szCs w:val="32"/>
              </w:rPr>
            </w:rPrChange>
          </w:rPr>
          <w:t>在规定时间内补充功率缺口，三类措施按各自工程条件和</w:t>
        </w:r>
      </w:ins>
      <w:del w:id="439" w:author="xh" w:date="2026-10-23T14:09:46Z">
        <w:r>
          <w:rPr>
            <w:rFonts w:hint="eastAsia" w:ascii="方正仿宋_GBK" w:hAnsi="方正仿宋_GBK" w:eastAsia="方正仿宋_GBK" w:cs="Times New Roman"/>
            <w:sz w:val="32"/>
            <w:szCs w:val="32"/>
          </w:rPr>
          <w:delText>与联络</w:delText>
        </w:r>
      </w:del>
      <w:r>
        <w:rPr>
          <w:rFonts w:hint="default" w:ascii="Times New Roman" w:hAnsi="Times New Roman" w:eastAsia="方正仿宋_GBK" w:cs="Times New Roman"/>
          <w:b w:val="0"/>
          <w:bCs w:val="0"/>
          <w:i w:val="0"/>
          <w:iCs w:val="0"/>
          <w:sz w:val="32"/>
          <w:szCs w:val="32"/>
          <w:rPrChange w:id="440" w:author="xh" w:date="2026-10-23T14:09:46Z">
            <w:rPr>
              <w:rFonts w:hint="eastAsia" w:ascii="方正仿宋_GBK" w:hAnsi="方正仿宋_GBK" w:eastAsia="方正仿宋_GBK" w:cs="Times New Roman"/>
              <w:sz w:val="32"/>
              <w:szCs w:val="32"/>
            </w:rPr>
          </w:rPrChange>
        </w:rPr>
        <w:t>费用</w:t>
      </w:r>
      <w:ins w:id="441" w:author="xh" w:date="2026-10-23T14:09:46Z">
        <w:r>
          <w:rPr>
            <w:rFonts w:hint="default" w:ascii="Times New Roman" w:hAnsi="Times New Roman" w:eastAsia="方正仿宋_GBK" w:cs="Times New Roman"/>
            <w:b w:val="0"/>
            <w:bCs w:val="0"/>
            <w:i w:val="0"/>
            <w:iCs w:val="0"/>
            <w:sz w:val="32"/>
            <w:szCs w:val="32"/>
            <w:rPrChange w:id="442" w:author="xh" w:date="2026-10-23T14:09:46Z">
              <w:rPr>
                <w:rFonts w:hint="eastAsia" w:ascii="方正仿宋_GBK" w:hAnsi="方正仿宋_GBK" w:eastAsia="方正仿宋_GBK" w:cs="Times New Roman"/>
                <w:sz w:val="32"/>
                <w:szCs w:val="32"/>
              </w:rPr>
            </w:rPrChange>
          </w:rPr>
          <w:t>组合</w:t>
        </w:r>
      </w:ins>
      <w:del w:id="443" w:author="xh" w:date="2026-10-23T14:09:46Z">
        <w:r>
          <w:rPr>
            <w:rFonts w:hint="eastAsia" w:ascii="方正仿宋_GBK" w:hAnsi="方正仿宋_GBK" w:eastAsia="方正仿宋_GBK" w:cs="Times New Roman"/>
            <w:sz w:val="32"/>
            <w:szCs w:val="32"/>
          </w:rPr>
          <w:delText>，在配套费用参考值20%范围内优先减少联络，再比较总费用。由此形成兼顾容量</w:delText>
        </w:r>
      </w:del>
      <w:r>
        <w:rPr>
          <w:rFonts w:hint="default" w:ascii="Times New Roman" w:hAnsi="Times New Roman" w:eastAsia="方正仿宋_GBK" w:cs="Times New Roman"/>
          <w:b w:val="0"/>
          <w:bCs w:val="0"/>
          <w:i w:val="0"/>
          <w:iCs w:val="0"/>
          <w:sz w:val="32"/>
          <w:szCs w:val="32"/>
          <w:rPrChange w:id="444" w:author="xh" w:date="2026-10-23T14:09:46Z">
            <w:rPr>
              <w:rFonts w:hint="eastAsia" w:ascii="方正仿宋_GBK" w:hAnsi="方正仿宋_GBK" w:eastAsia="方正仿宋_GBK" w:cs="Times New Roman"/>
              <w:sz w:val="32"/>
              <w:szCs w:val="32"/>
            </w:rPr>
          </w:rPrChange>
        </w:rPr>
        <w:t>配置</w:t>
      </w:r>
      <w:del w:id="445" w:author="xh" w:date="2026-10-23T14:09:46Z">
        <w:r>
          <w:rPr>
            <w:rFonts w:hint="eastAsia" w:ascii="方正仿宋_GBK" w:hAnsi="方正仿宋_GBK" w:eastAsia="方正仿宋_GBK" w:cs="Times New Roman"/>
            <w:sz w:val="32"/>
            <w:szCs w:val="32"/>
          </w:rPr>
          <w:delText>与联络工程简化的可行建设方案</w:delText>
        </w:r>
      </w:del>
      <w:r>
        <w:rPr>
          <w:rFonts w:hint="default" w:ascii="Times New Roman" w:hAnsi="Times New Roman" w:eastAsia="方正仿宋_GBK" w:cs="Times New Roman"/>
          <w:b w:val="0"/>
          <w:bCs w:val="0"/>
          <w:i w:val="0"/>
          <w:iCs w:val="0"/>
          <w:sz w:val="32"/>
          <w:szCs w:val="32"/>
          <w:rPrChange w:id="446" w:author="xh" w:date="2026-10-23T14:09:46Z">
            <w:rPr>
              <w:rFonts w:hint="eastAsia" w:ascii="方正仿宋_GBK" w:hAnsi="方正仿宋_GBK" w:eastAsia="方正仿宋_GBK" w:cs="Times New Roman"/>
              <w:sz w:val="32"/>
              <w:szCs w:val="32"/>
            </w:rPr>
          </w:rPrChange>
        </w:rPr>
        <w:t>。</w:t>
      </w:r>
    </w:p>
    <w:p w14:paraId="6C0769C5">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47" w:author="xh" w:date="2026-10-23T14:13:10Z">
            <w:rPr>
              <w:rFonts w:hint="eastAsia" w:ascii="方正楷体_GBK" w:hAnsi="方正楷体_GBK" w:eastAsia="方正楷体_GBK" w:cs="方正楷体_GBK"/>
              <w:b/>
              <w:bCs/>
              <w:sz w:val="32"/>
              <w:szCs w:val="32"/>
            </w:rPr>
          </w:rPrChange>
        </w:rPr>
        <w:t>（二）</w:t>
      </w:r>
      <w:ins w:id="448" w:author="xh" w:date="2026-10-23T14:13:10Z">
        <w:r>
          <w:rPr>
            <w:rFonts w:hint="default" w:ascii="Times New Roman" w:hAnsi="Times New Roman" w:eastAsia="方正楷体_GBK" w:cs="Times New Roman"/>
            <w:b/>
            <w:bCs/>
            <w:i w:val="0"/>
            <w:iCs w:val="0"/>
            <w:sz w:val="32"/>
            <w:szCs w:val="32"/>
            <w:rPrChange w:id="449" w:author="xh" w:date="2026-10-23T14:13:10Z">
              <w:rPr>
                <w:rFonts w:hint="eastAsia" w:ascii="方正楷体_GBK" w:hAnsi="方正楷体_GBK" w:eastAsia="方正楷体_GBK" w:cs="方正楷体_GBK"/>
                <w:b/>
                <w:bCs/>
                <w:sz w:val="32"/>
                <w:szCs w:val="32"/>
              </w:rPr>
            </w:rPrChange>
          </w:rPr>
          <w:t>以正常运行和主变N-1要求校核</w:t>
        </w:r>
      </w:ins>
      <w:del w:id="450" w:author="xh" w:date="2026-10-23T14:13:10Z">
        <w:r>
          <w:rPr>
            <w:rFonts w:hint="eastAsia" w:ascii="方正楷体_GBK" w:hAnsi="方正楷体_GBK" w:eastAsia="方正楷体_GBK" w:cs="方正楷体_GBK"/>
            <w:b/>
            <w:bCs/>
            <w:sz w:val="32"/>
            <w:szCs w:val="32"/>
          </w:rPr>
          <w:delText>将转</w:delText>
        </w:r>
      </w:del>
      <w:r>
        <w:rPr>
          <w:rFonts w:hint="default" w:ascii="Times New Roman" w:hAnsi="Times New Roman" w:eastAsia="方正楷体_GBK" w:cs="Times New Roman"/>
          <w:b/>
          <w:bCs/>
          <w:i w:val="0"/>
          <w:iCs w:val="0"/>
          <w:sz w:val="32"/>
          <w:szCs w:val="32"/>
          <w:rPrChange w:id="451" w:author="xh" w:date="2026-10-23T14:13:10Z">
            <w:rPr>
              <w:rFonts w:hint="eastAsia" w:ascii="方正楷体_GBK" w:hAnsi="方正楷体_GBK" w:eastAsia="方正楷体_GBK" w:cs="方正楷体_GBK"/>
              <w:b/>
              <w:bCs/>
              <w:sz w:val="32"/>
              <w:szCs w:val="32"/>
            </w:rPr>
          </w:rPrChange>
        </w:rPr>
        <w:t>供</w:t>
      </w:r>
      <w:ins w:id="452" w:author="xh" w:date="2026-10-23T14:13:10Z">
        <w:r>
          <w:rPr>
            <w:rFonts w:hint="default" w:ascii="Times New Roman" w:hAnsi="Times New Roman" w:eastAsia="方正楷体_GBK" w:cs="Times New Roman"/>
            <w:b/>
            <w:bCs/>
            <w:i w:val="0"/>
            <w:iCs w:val="0"/>
            <w:sz w:val="32"/>
            <w:szCs w:val="32"/>
            <w:rPrChange w:id="453" w:author="xh" w:date="2026-10-23T14:13:10Z">
              <w:rPr>
                <w:rFonts w:hint="eastAsia" w:ascii="方正楷体_GBK" w:hAnsi="方正楷体_GBK" w:eastAsia="方正楷体_GBK" w:cs="方正楷体_GBK"/>
                <w:b/>
                <w:bCs/>
                <w:sz w:val="32"/>
                <w:szCs w:val="32"/>
              </w:rPr>
            </w:rPrChange>
          </w:rPr>
          <w:t>电</w:t>
        </w:r>
      </w:ins>
      <w:r>
        <w:rPr>
          <w:rFonts w:hint="default" w:ascii="Times New Roman" w:hAnsi="Times New Roman" w:eastAsia="方正楷体_GBK" w:cs="Times New Roman"/>
          <w:b/>
          <w:bCs/>
          <w:i w:val="0"/>
          <w:iCs w:val="0"/>
          <w:sz w:val="32"/>
          <w:szCs w:val="32"/>
          <w:rPrChange w:id="454" w:author="xh" w:date="2026-10-23T14:13:10Z">
            <w:rPr>
              <w:rFonts w:hint="eastAsia" w:ascii="方正楷体_GBK" w:hAnsi="方正楷体_GBK" w:eastAsia="方正楷体_GBK" w:cs="方正楷体_GBK"/>
              <w:b/>
              <w:bCs/>
              <w:sz w:val="32"/>
              <w:szCs w:val="32"/>
            </w:rPr>
          </w:rPrChange>
        </w:rPr>
        <w:t>能力</w:t>
      </w:r>
      <w:del w:id="455" w:author="xh" w:date="2026-10-23T14:13:10Z">
        <w:r>
          <w:rPr>
            <w:rFonts w:hint="eastAsia" w:ascii="方正楷体_GBK" w:hAnsi="方正楷体_GBK" w:eastAsia="方正楷体_GBK" w:cs="方正楷体_GBK"/>
            <w:b/>
            <w:bCs/>
            <w:sz w:val="32"/>
            <w:szCs w:val="32"/>
          </w:rPr>
          <w:delText>落实到通道、区段和两端设备</w:delText>
        </w:r>
      </w:del>
    </w:p>
    <w:p w14:paraId="3DE1EDE1">
      <w:pPr>
        <w:widowControl/>
        <w:adjustRightInd w:val="0"/>
        <w:snapToGrid w:val="0"/>
        <w:spacing w:line="560" w:lineRule="exact"/>
        <w:ind w:firstLine="640" w:firstLineChars="200"/>
        <w:rPr>
          <w:del w:id="456" w:author="白日梦想家" w:date="2026-10-23T11:21:12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457" w:author="xh" w:date="2026-10-23T14:16:35Z">
            <w:rPr>
              <w:rFonts w:hint="eastAsia" w:ascii="方正仿宋_GBK" w:hAnsi="方正仿宋_GBK" w:eastAsia="方正仿宋_GBK" w:cs="Times New Roman"/>
              <w:sz w:val="32"/>
              <w:szCs w:val="32"/>
            </w:rPr>
          </w:rPrChange>
        </w:rPr>
        <w:t>10千伏联络</w:t>
      </w:r>
      <w:ins w:id="458" w:author="白日梦想家" w:date="2026-10-23T11:20:31Z">
        <w:r>
          <w:rPr>
            <w:rFonts w:hint="default" w:ascii="Times New Roman" w:hAnsi="Times New Roman" w:eastAsia="方正仿宋_GBK" w:cs="Times New Roman"/>
            <w:b w:val="0"/>
            <w:bCs w:val="0"/>
            <w:i w:val="0"/>
            <w:iCs w:val="0"/>
            <w:sz w:val="32"/>
            <w:szCs w:val="32"/>
            <w:lang w:eastAsia="zh"/>
            <w:rPrChange w:id="459" w:author="xh" w:date="2026-10-23T14:16:35Z">
              <w:rPr>
                <w:rFonts w:hint="eastAsia" w:ascii="方正仿宋_GBK" w:hAnsi="方正仿宋_GBK" w:eastAsia="方正仿宋_GBK" w:cs="Times New Roman"/>
                <w:sz w:val="32"/>
                <w:szCs w:val="32"/>
                <w:lang w:eastAsia="zh"/>
                <w:woUserID w:val="1"/>
              </w:rPr>
            </w:rPrChange>
            <w:woUserID w:val="1"/>
          </w:rPr>
          <w:t>可</w:t>
        </w:r>
      </w:ins>
      <w:del w:id="460" w:author="白日梦想家" w:date="2026-10-23T11:20:30Z">
        <w:r>
          <w:rPr>
            <w:rFonts w:hint="eastAsia" w:ascii="方正仿宋_GBK" w:hAnsi="方正仿宋_GBK" w:eastAsia="方正仿宋_GBK" w:cs="Times New Roman"/>
            <w:sz w:val="32"/>
            <w:szCs w:val="32"/>
          </w:rPr>
          <w:delText>通过</w:delText>
        </w:r>
      </w:del>
      <w:r>
        <w:rPr>
          <w:rFonts w:hint="default" w:ascii="Times New Roman" w:hAnsi="Times New Roman" w:eastAsia="方正仿宋_GBK" w:cs="Times New Roman"/>
          <w:b w:val="0"/>
          <w:bCs w:val="0"/>
          <w:i w:val="0"/>
          <w:iCs w:val="0"/>
          <w:sz w:val="32"/>
          <w:szCs w:val="32"/>
          <w:rPrChange w:id="461" w:author="xh" w:date="2026-10-23T14:16:35Z">
            <w:rPr>
              <w:rFonts w:hint="eastAsia" w:ascii="方正仿宋_GBK" w:hAnsi="方正仿宋_GBK" w:eastAsia="方正仿宋_GBK" w:cs="Times New Roman"/>
              <w:sz w:val="32"/>
              <w:szCs w:val="32"/>
            </w:rPr>
          </w:rPrChange>
        </w:rPr>
        <w:t>切换供电区段</w:t>
      </w:r>
      <w:ins w:id="462" w:author="xh" w:date="2026-10-23T14:16:35Z">
        <w:r>
          <w:rPr>
            <w:rFonts w:hint="default" w:ascii="Times New Roman" w:hAnsi="Times New Roman" w:eastAsia="方正仿宋_GBK" w:cs="Times New Roman"/>
            <w:b w:val="0"/>
            <w:bCs w:val="0"/>
            <w:i w:val="0"/>
            <w:iCs w:val="0"/>
            <w:sz w:val="32"/>
            <w:szCs w:val="32"/>
            <w:rPrChange w:id="463" w:author="xh" w:date="2026-10-23T14:16:35Z">
              <w:rPr>
                <w:rFonts w:hint="eastAsia" w:ascii="方正仿宋_GBK" w:hAnsi="方正仿宋_GBK" w:eastAsia="方正仿宋_GBK" w:cs="Times New Roman"/>
                <w:sz w:val="32"/>
                <w:szCs w:val="32"/>
              </w:rPr>
            </w:rPrChange>
          </w:rPr>
          <w:t>，</w:t>
        </w:r>
      </w:ins>
      <w:r>
        <w:rPr>
          <w:rFonts w:hint="default" w:ascii="Times New Roman" w:hAnsi="Times New Roman" w:eastAsia="方正仿宋_GBK" w:cs="Times New Roman"/>
          <w:b w:val="0"/>
          <w:bCs w:val="0"/>
          <w:i w:val="0"/>
          <w:iCs w:val="0"/>
          <w:sz w:val="32"/>
          <w:szCs w:val="32"/>
          <w:rPrChange w:id="464" w:author="xh" w:date="2026-10-23T14:16:35Z">
            <w:rPr>
              <w:rFonts w:hint="eastAsia" w:ascii="方正仿宋_GBK" w:hAnsi="方正仿宋_GBK" w:eastAsia="方正仿宋_GBK" w:cs="Times New Roman"/>
              <w:sz w:val="32"/>
              <w:szCs w:val="32"/>
            </w:rPr>
          </w:rPrChange>
        </w:rPr>
        <w:t>改善负荷与容量的空间匹配</w:t>
      </w:r>
      <w:ins w:id="465" w:author="xh" w:date="2026-10-23T14:16:35Z">
        <w:r>
          <w:rPr>
            <w:rFonts w:hint="default" w:ascii="Times New Roman" w:hAnsi="Times New Roman" w:eastAsia="方正仿宋_GBK" w:cs="Times New Roman"/>
            <w:b w:val="0"/>
            <w:bCs w:val="0"/>
            <w:i w:val="0"/>
            <w:iCs w:val="0"/>
            <w:sz w:val="32"/>
            <w:szCs w:val="32"/>
            <w:rPrChange w:id="466" w:author="xh" w:date="2026-10-23T14:16:35Z">
              <w:rPr>
                <w:rFonts w:hint="eastAsia" w:ascii="方正仿宋_GBK" w:hAnsi="方正仿宋_GBK" w:eastAsia="方正仿宋_GBK" w:cs="Times New Roman"/>
                <w:sz w:val="32"/>
                <w:szCs w:val="32"/>
              </w:rPr>
            </w:rPrChange>
          </w:rPr>
          <w:t>。转接后的负荷与光伏共同计入两端主变</w:t>
        </w:r>
      </w:ins>
      <w:r>
        <w:rPr>
          <w:rFonts w:hint="default" w:ascii="Times New Roman" w:hAnsi="Times New Roman" w:eastAsia="方正仿宋_GBK" w:cs="Times New Roman"/>
          <w:b w:val="0"/>
          <w:bCs w:val="0"/>
          <w:i w:val="0"/>
          <w:iCs w:val="0"/>
          <w:sz w:val="32"/>
          <w:szCs w:val="32"/>
          <w:rPrChange w:id="467" w:author="xh" w:date="2026-10-23T14:16:35Z">
            <w:rPr>
              <w:rFonts w:hint="eastAsia" w:ascii="方正仿宋_GBK" w:hAnsi="方正仿宋_GBK" w:eastAsia="方正仿宋_GBK" w:cs="Times New Roman"/>
              <w:sz w:val="32"/>
              <w:szCs w:val="32"/>
            </w:rPr>
          </w:rPrChange>
        </w:rPr>
        <w:t>，</w:t>
      </w:r>
      <w:ins w:id="468" w:author="白日梦想家" w:date="2026-10-23T11:21:23Z">
        <w:del w:id="469" w:author="xh" w:date="2026-10-23T14:16:35Z">
          <w:r>
            <w:rPr>
              <w:rFonts w:hint="eastAsia" w:ascii="方正仿宋_GBK" w:hAnsi="方正仿宋_GBK" w:eastAsia="方正仿宋_GBK" w:cs="Times New Roman"/>
              <w:sz w:val="32"/>
              <w:szCs w:val="32"/>
              <w:lang w:eastAsia="zh"/>
              <w:woUserID w:val="1"/>
            </w:rPr>
            <w:delText>地</w:delText>
          </w:r>
        </w:del>
      </w:ins>
      <w:ins w:id="470" w:author="白日梦想家" w:date="2026-10-23T11:21:23Z">
        <w:r>
          <w:rPr>
            <w:rFonts w:hint="default" w:ascii="Times New Roman" w:hAnsi="Times New Roman" w:eastAsia="方正仿宋_GBK" w:cs="Times New Roman"/>
            <w:b w:val="0"/>
            <w:bCs w:val="0"/>
            <w:i w:val="0"/>
            <w:iCs w:val="0"/>
            <w:sz w:val="32"/>
            <w:szCs w:val="32"/>
            <w:lang w:eastAsia="zh"/>
            <w:rPrChange w:id="471" w:author="xh" w:date="2026-10-23T14:16:35Z">
              <w:rPr>
                <w:rFonts w:hint="eastAsia" w:ascii="方正仿宋_GBK" w:hAnsi="方正仿宋_GBK" w:eastAsia="方正仿宋_GBK" w:cs="Times New Roman"/>
                <w:sz w:val="32"/>
                <w:szCs w:val="32"/>
                <w:lang w:eastAsia="zh"/>
                <w:woUserID w:val="1"/>
              </w:rPr>
            </w:rPrChange>
            <w:woUserID w:val="1"/>
          </w:rPr>
          <w:t>区</w:t>
        </w:r>
      </w:ins>
      <w:ins w:id="472" w:author="xh" w:date="2026-10-23T14:16:35Z">
        <w:r>
          <w:rPr>
            <w:rFonts w:hint="default" w:ascii="Times New Roman" w:hAnsi="Times New Roman" w:eastAsia="方正仿宋_GBK" w:cs="Times New Roman"/>
            <w:b w:val="0"/>
            <w:bCs w:val="0"/>
            <w:i w:val="0"/>
            <w:iCs w:val="0"/>
            <w:sz w:val="32"/>
            <w:szCs w:val="32"/>
            <w:lang w:eastAsia="zh"/>
            <w:rPrChange w:id="473" w:author="xh" w:date="2026-10-23T14:16:35Z">
              <w:rPr>
                <w:rFonts w:hint="eastAsia" w:ascii="方正仿宋_GBK" w:hAnsi="方正仿宋_GBK" w:eastAsia="方正仿宋_GBK" w:cs="Times New Roman"/>
                <w:sz w:val="32"/>
                <w:szCs w:val="32"/>
                <w:lang w:eastAsia="zh"/>
                <w:woUserID w:val="1"/>
              </w:rPr>
            </w:rPrChange>
            <w:woUserID w:val="1"/>
          </w:rPr>
          <w:t>域内部转出与承接功率保持平衡。既有转供能力落实到具体站点，并结合可切换区段、通道容量、共享馈线和受端余量确定实际可用支援。</w:t>
        </w:r>
      </w:ins>
      <w:del w:id="474" w:author="xh" w:date="2026-10-23T14:16:35Z">
        <w:r>
          <w:rPr>
            <w:rFonts w:hint="eastAsia" w:ascii="方正仿宋_GBK" w:hAnsi="方正仿宋_GBK" w:eastAsia="方正仿宋_GBK" w:cs="Times New Roman"/>
            <w:sz w:val="32"/>
            <w:szCs w:val="32"/>
            <w:lang w:eastAsia="zh"/>
            <w:woUserID w:val="1"/>
          </w:rPr>
          <w:delText>电网</w:delText>
        </w:r>
      </w:del>
      <w:del w:id="475" w:author="白日梦想家" w:date="2026-10-23T11:21:05Z">
        <w:r>
          <w:rPr>
            <w:rFonts w:hint="eastAsia" w:ascii="方正仿宋_GBK" w:hAnsi="方正仿宋_GBK" w:eastAsia="方正仿宋_GBK" w:cs="Times New Roman"/>
            <w:sz w:val="32"/>
            <w:szCs w:val="32"/>
          </w:rPr>
          <w:delText>区段内用电负荷和光伏共同转接，按转接后的带符号净功率校核两端主变。各小时区内转出与承接合计相等，受入为正、反送为负，区域同期净负荷保持平衡</w:delText>
        </w:r>
      </w:del>
      <w:del w:id="476" w:author="白日梦想家" w:date="2026-10-23T11:21:12Z">
        <w:r>
          <w:rPr>
            <w:rFonts w:hint="eastAsia" w:ascii="方正仿宋_GBK" w:hAnsi="方正仿宋_GBK" w:eastAsia="方正仿宋_GBK" w:cs="Times New Roman"/>
            <w:sz w:val="32"/>
            <w:szCs w:val="32"/>
          </w:rPr>
          <w:delText>。</w:delText>
        </w:r>
      </w:del>
    </w:p>
    <w:p w14:paraId="6161D88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477" w:author="xh" w:date="2026-10-23T14:20:00Z">
        <w:r>
          <w:rPr>
            <w:rFonts w:hint="default" w:ascii="Times New Roman" w:hAnsi="Times New Roman" w:eastAsia="方正仿宋_GBK" w:cs="Times New Roman"/>
            <w:b w:val="0"/>
            <w:bCs w:val="0"/>
            <w:i w:val="0"/>
            <w:iCs w:val="0"/>
            <w:sz w:val="32"/>
            <w:szCs w:val="32"/>
            <w:rPrChange w:id="478" w:author="xh" w:date="2026-10-23T14:20:00Z">
              <w:rPr>
                <w:rFonts w:hint="eastAsia" w:ascii="方正仿宋_GBK" w:hAnsi="方正仿宋_GBK" w:eastAsia="方正仿宋_GBK" w:cs="Times New Roman"/>
                <w:sz w:val="32"/>
                <w:szCs w:val="32"/>
              </w:rPr>
            </w:rPrChange>
          </w:rPr>
          <w:t>储能按额定功率与可用电量共同确定</w:t>
        </w:r>
      </w:ins>
      <w:del w:id="479" w:author="xh" w:date="2026-10-23T14:20:00Z">
        <w:r>
          <w:rPr>
            <w:rFonts w:hint="eastAsia" w:ascii="方正仿宋_GBK" w:hAnsi="方正仿宋_GBK" w:eastAsia="方正仿宋_GBK" w:cs="Times New Roman"/>
            <w:sz w:val="32"/>
            <w:szCs w:val="32"/>
          </w:rPr>
          <w:delText>既</w:delText>
        </w:r>
      </w:del>
      <w:r>
        <w:rPr>
          <w:rFonts w:hint="default" w:ascii="Times New Roman" w:hAnsi="Times New Roman" w:eastAsia="方正仿宋_GBK" w:cs="Times New Roman"/>
          <w:b w:val="0"/>
          <w:bCs w:val="0"/>
          <w:i w:val="0"/>
          <w:iCs w:val="0"/>
          <w:sz w:val="32"/>
          <w:szCs w:val="32"/>
          <w:rPrChange w:id="480" w:author="xh" w:date="2026-10-23T14:20:00Z">
            <w:rPr>
              <w:rFonts w:hint="eastAsia" w:ascii="方正仿宋_GBK" w:hAnsi="方正仿宋_GBK" w:eastAsia="方正仿宋_GBK" w:cs="Times New Roman"/>
              <w:sz w:val="32"/>
              <w:szCs w:val="32"/>
            </w:rPr>
          </w:rPrChange>
        </w:rPr>
        <w:t>有</w:t>
      </w:r>
      <w:ins w:id="481" w:author="xh" w:date="2026-10-23T14:20:00Z">
        <w:r>
          <w:rPr>
            <w:rFonts w:hint="default" w:ascii="Times New Roman" w:hAnsi="Times New Roman" w:eastAsia="方正仿宋_GBK" w:cs="Times New Roman"/>
            <w:b w:val="0"/>
            <w:bCs w:val="0"/>
            <w:i w:val="0"/>
            <w:iCs w:val="0"/>
            <w:sz w:val="32"/>
            <w:szCs w:val="32"/>
            <w:rPrChange w:id="482" w:author="xh" w:date="2026-10-23T14:20:00Z">
              <w:rPr>
                <w:rFonts w:hint="eastAsia" w:ascii="方正仿宋_GBK" w:hAnsi="方正仿宋_GBK" w:eastAsia="方正仿宋_GBK" w:cs="Times New Roman"/>
                <w:sz w:val="32"/>
                <w:szCs w:val="32"/>
              </w:rPr>
            </w:rPrChange>
          </w:rPr>
          <w:t>效支撑</w:t>
        </w:r>
      </w:ins>
      <w:del w:id="483" w:author="xh" w:date="2026-10-23T14:20:00Z">
        <w:r>
          <w:rPr>
            <w:rFonts w:hint="eastAsia" w:ascii="方正仿宋_GBK" w:hAnsi="方正仿宋_GBK" w:eastAsia="方正仿宋_GBK" w:cs="Times New Roman"/>
            <w:sz w:val="32"/>
            <w:szCs w:val="32"/>
          </w:rPr>
          <w:delText>转供</w:delText>
        </w:r>
      </w:del>
      <w:r>
        <w:rPr>
          <w:rFonts w:hint="default" w:ascii="Times New Roman" w:hAnsi="Times New Roman" w:eastAsia="方正仿宋_GBK" w:cs="Times New Roman"/>
          <w:b w:val="0"/>
          <w:bCs w:val="0"/>
          <w:i w:val="0"/>
          <w:iCs w:val="0"/>
          <w:sz w:val="32"/>
          <w:szCs w:val="32"/>
          <w:rPrChange w:id="484" w:author="xh" w:date="2026-10-23T14:20:00Z">
            <w:rPr>
              <w:rFonts w:hint="eastAsia" w:ascii="方正仿宋_GBK" w:hAnsi="方正仿宋_GBK" w:eastAsia="方正仿宋_GBK" w:cs="Times New Roman"/>
              <w:sz w:val="32"/>
              <w:szCs w:val="32"/>
            </w:rPr>
          </w:rPrChange>
        </w:rPr>
        <w:t>能力</w:t>
      </w:r>
      <w:ins w:id="485" w:author="xh" w:date="2026-10-23T14:20:00Z">
        <w:r>
          <w:rPr>
            <w:rFonts w:hint="default" w:ascii="Times New Roman" w:hAnsi="Times New Roman" w:eastAsia="方正仿宋_GBK" w:cs="Times New Roman"/>
            <w:b w:val="0"/>
            <w:bCs w:val="0"/>
            <w:i w:val="0"/>
            <w:iCs w:val="0"/>
            <w:sz w:val="32"/>
            <w:szCs w:val="32"/>
            <w:rPrChange w:id="486" w:author="xh" w:date="2026-10-23T14:20:00Z">
              <w:rPr>
                <w:rFonts w:hint="eastAsia" w:ascii="方正仿宋_GBK" w:hAnsi="方正仿宋_GBK" w:eastAsia="方正仿宋_GBK" w:cs="Times New Roman"/>
                <w:sz w:val="32"/>
                <w:szCs w:val="32"/>
              </w:rPr>
            </w:rPrChange>
          </w:rPr>
          <w:t>，正向放</w:t>
        </w:r>
      </w:ins>
      <w:del w:id="487" w:author="xh" w:date="2026-10-23T14:20:00Z">
        <w:r>
          <w:rPr>
            <w:rFonts w:hint="eastAsia" w:ascii="方正仿宋_GBK" w:hAnsi="方正仿宋_GBK" w:eastAsia="方正仿宋_GBK" w:cs="Times New Roman"/>
            <w:sz w:val="32"/>
            <w:szCs w:val="32"/>
          </w:rPr>
          <w:delText>按变</w:delText>
        </w:r>
      </w:del>
      <w:r>
        <w:rPr>
          <w:rFonts w:hint="default" w:ascii="Times New Roman" w:hAnsi="Times New Roman" w:eastAsia="方正仿宋_GBK" w:cs="Times New Roman"/>
          <w:b w:val="0"/>
          <w:bCs w:val="0"/>
          <w:i w:val="0"/>
          <w:iCs w:val="0"/>
          <w:sz w:val="32"/>
          <w:szCs w:val="32"/>
          <w:rPrChange w:id="488" w:author="xh" w:date="2026-10-23T14:20:00Z">
            <w:rPr>
              <w:rFonts w:hint="eastAsia" w:ascii="方正仿宋_GBK" w:hAnsi="方正仿宋_GBK" w:eastAsia="方正仿宋_GBK" w:cs="Times New Roman"/>
              <w:sz w:val="32"/>
              <w:szCs w:val="32"/>
            </w:rPr>
          </w:rPrChange>
        </w:rPr>
        <w:t>电</w:t>
      </w:r>
      <w:ins w:id="489" w:author="xh" w:date="2026-10-23T14:20:00Z">
        <w:r>
          <w:rPr>
            <w:rFonts w:hint="default" w:ascii="Times New Roman" w:hAnsi="Times New Roman" w:eastAsia="方正仿宋_GBK" w:cs="Times New Roman"/>
            <w:b w:val="0"/>
            <w:bCs w:val="0"/>
            <w:i w:val="0"/>
            <w:iCs w:val="0"/>
            <w:sz w:val="32"/>
            <w:szCs w:val="32"/>
            <w:rPrChange w:id="490" w:author="xh" w:date="2026-10-23T14:20:00Z">
              <w:rPr>
                <w:rFonts w:hint="eastAsia" w:ascii="方正仿宋_GBK" w:hAnsi="方正仿宋_GBK" w:eastAsia="方正仿宋_GBK" w:cs="Times New Roman"/>
                <w:sz w:val="32"/>
                <w:szCs w:val="32"/>
              </w:rPr>
            </w:rPrChange>
          </w:rPr>
          <w:t>和反向吸收分别结合缺口持续时间校核。容量配置</w:t>
        </w:r>
      </w:ins>
      <w:del w:id="491" w:author="xh" w:date="2026-10-23T14:20:00Z">
        <w:r>
          <w:rPr>
            <w:rFonts w:hint="eastAsia" w:ascii="方正仿宋_GBK" w:hAnsi="方正仿宋_GBK" w:eastAsia="方正仿宋_GBK" w:cs="Times New Roman"/>
            <w:sz w:val="32"/>
            <w:szCs w:val="32"/>
          </w:rPr>
          <w:delText>站全停资料落实为逐站MW上限，</w:delText>
        </w:r>
      </w:del>
      <w:r>
        <w:rPr>
          <w:rFonts w:hint="default" w:ascii="Times New Roman" w:hAnsi="Times New Roman" w:eastAsia="方正仿宋_GBK" w:cs="Times New Roman"/>
          <w:b w:val="0"/>
          <w:bCs w:val="0"/>
          <w:i w:val="0"/>
          <w:iCs w:val="0"/>
          <w:sz w:val="32"/>
          <w:szCs w:val="32"/>
          <w:rPrChange w:id="492" w:author="xh" w:date="2026-10-23T14:20:00Z">
            <w:rPr>
              <w:rFonts w:hint="eastAsia" w:ascii="方正仿宋_GBK" w:hAnsi="方正仿宋_GBK" w:eastAsia="方正仿宋_GBK" w:cs="Times New Roman"/>
              <w:sz w:val="32"/>
              <w:szCs w:val="32"/>
            </w:rPr>
          </w:rPrChange>
        </w:rPr>
        <w:t>同时</w:t>
      </w:r>
      <w:ins w:id="493" w:author="xh" w:date="2026-10-23T14:20:00Z">
        <w:r>
          <w:rPr>
            <w:rFonts w:hint="default" w:ascii="Times New Roman" w:hAnsi="Times New Roman" w:eastAsia="方正仿宋_GBK" w:cs="Times New Roman"/>
            <w:b w:val="0"/>
            <w:bCs w:val="0"/>
            <w:i w:val="0"/>
            <w:iCs w:val="0"/>
            <w:sz w:val="32"/>
            <w:szCs w:val="32"/>
            <w:rPrChange w:id="494" w:author="xh" w:date="2026-10-23T14:20:00Z">
              <w:rPr>
                <w:rFonts w:hint="eastAsia" w:ascii="方正仿宋_GBK" w:hAnsi="方正仿宋_GBK" w:eastAsia="方正仿宋_GBK" w:cs="Times New Roman"/>
                <w:sz w:val="32"/>
                <w:szCs w:val="32"/>
              </w:rPr>
            </w:rPrChange>
          </w:rPr>
          <w:t>满足</w:t>
        </w:r>
      </w:ins>
      <w:del w:id="495" w:author="xh" w:date="2026-10-23T14:20:00Z">
        <w:r>
          <w:rPr>
            <w:rFonts w:hint="eastAsia" w:ascii="方正仿宋_GBK" w:hAnsi="方正仿宋_GBK" w:eastAsia="方正仿宋_GBK" w:cs="Times New Roman"/>
            <w:sz w:val="32"/>
            <w:szCs w:val="32"/>
          </w:rPr>
          <w:delText>受可切换区段、线路容量、共享馈线及受端主变余量限制。地区全部电压等级负荷加权转供率约为邳州67%、市区92%，110千伏案例使用匹配站点的功率上限。新增联络按具体端点和候选通道安排，</w:delText>
        </w:r>
      </w:del>
      <w:r>
        <w:rPr>
          <w:rFonts w:hint="default" w:ascii="Times New Roman" w:hAnsi="Times New Roman" w:eastAsia="方正仿宋_GBK" w:cs="Times New Roman"/>
          <w:b w:val="0"/>
          <w:bCs w:val="0"/>
          <w:i w:val="0"/>
          <w:iCs w:val="0"/>
          <w:sz w:val="32"/>
          <w:szCs w:val="32"/>
          <w:rPrChange w:id="496" w:author="xh" w:date="2026-10-23T14:20:00Z">
            <w:rPr>
              <w:rFonts w:hint="eastAsia" w:ascii="方正仿宋_GBK" w:hAnsi="方正仿宋_GBK" w:eastAsia="方正仿宋_GBK" w:cs="Times New Roman"/>
              <w:sz w:val="32"/>
              <w:szCs w:val="32"/>
            </w:rPr>
          </w:rPrChange>
        </w:rPr>
        <w:t>正常</w:t>
      </w:r>
      <w:ins w:id="497" w:author="xh" w:date="2026-10-23T14:20:00Z">
        <w:r>
          <w:rPr>
            <w:rFonts w:hint="default" w:ascii="Times New Roman" w:hAnsi="Times New Roman" w:eastAsia="方正仿宋_GBK" w:cs="Times New Roman"/>
            <w:b w:val="0"/>
            <w:bCs w:val="0"/>
            <w:i w:val="0"/>
            <w:iCs w:val="0"/>
            <w:sz w:val="32"/>
            <w:szCs w:val="32"/>
            <w:rPrChange w:id="498" w:author="xh" w:date="2026-10-23T14:20:00Z">
              <w:rPr>
                <w:rFonts w:hint="eastAsia" w:ascii="方正仿宋_GBK" w:hAnsi="方正仿宋_GBK" w:eastAsia="方正仿宋_GBK" w:cs="Times New Roman"/>
                <w:sz w:val="32"/>
                <w:szCs w:val="32"/>
              </w:rPr>
            </w:rPrChange>
          </w:rPr>
          <w:t>运行和</w:t>
        </w:r>
      </w:ins>
      <w:del w:id="499" w:author="xh" w:date="2026-10-23T14:20:00Z">
        <w:r>
          <w:rPr>
            <w:rFonts w:hint="eastAsia" w:ascii="方正仿宋_GBK" w:hAnsi="方正仿宋_GBK" w:eastAsia="方正仿宋_GBK" w:cs="Times New Roman"/>
            <w:sz w:val="32"/>
            <w:szCs w:val="32"/>
          </w:rPr>
          <w:delText>及</w:delText>
        </w:r>
      </w:del>
      <w:r>
        <w:rPr>
          <w:rFonts w:hint="default" w:ascii="Times New Roman" w:hAnsi="Times New Roman" w:eastAsia="方正仿宋_GBK" w:cs="Times New Roman"/>
          <w:b w:val="0"/>
          <w:bCs w:val="0"/>
          <w:i w:val="0"/>
          <w:iCs w:val="0"/>
          <w:sz w:val="32"/>
          <w:szCs w:val="32"/>
          <w:rPrChange w:id="500" w:author="xh" w:date="2026-10-23T14:20:00Z">
            <w:rPr>
              <w:rFonts w:hint="eastAsia" w:ascii="方正仿宋_GBK" w:hAnsi="方正仿宋_GBK" w:eastAsia="方正仿宋_GBK" w:cs="Times New Roman"/>
              <w:sz w:val="32"/>
              <w:szCs w:val="32"/>
            </w:rPr>
          </w:rPrChange>
        </w:rPr>
        <w:t>主变故障</w:t>
      </w:r>
      <w:ins w:id="501" w:author="xh" w:date="2026-10-23T14:20:00Z">
        <w:r>
          <w:rPr>
            <w:rFonts w:hint="default" w:ascii="Times New Roman" w:hAnsi="Times New Roman" w:eastAsia="方正仿宋_GBK" w:cs="Times New Roman"/>
            <w:b w:val="0"/>
            <w:bCs w:val="0"/>
            <w:i w:val="0"/>
            <w:iCs w:val="0"/>
            <w:sz w:val="32"/>
            <w:szCs w:val="32"/>
            <w:rPrChange w:id="502" w:author="xh" w:date="2026-10-23T14:20:00Z">
              <w:rPr>
                <w:rFonts w:hint="eastAsia" w:ascii="方正仿宋_GBK" w:hAnsi="方正仿宋_GBK" w:eastAsia="方正仿宋_GBK" w:cs="Times New Roman"/>
                <w:sz w:val="32"/>
                <w:szCs w:val="32"/>
              </w:rPr>
            </w:rPrChange>
          </w:rPr>
          <w:t>后</w:t>
        </w:r>
      </w:ins>
      <w:ins w:id="503" w:author="白日梦想家" w:date="2026-10-26T11:51:13Z">
        <w:r>
          <w:rPr>
            <w:rFonts w:hint="eastAsia" w:ascii="Times New Roman" w:hAnsi="Times New Roman" w:eastAsia="方正仿宋_GBK" w:cs="Times New Roman"/>
            <w:b w:val="0"/>
            <w:bCs w:val="0"/>
            <w:i w:val="0"/>
            <w:iCs w:val="0"/>
            <w:sz w:val="32"/>
            <w:szCs w:val="32"/>
            <w:lang w:eastAsia="zh"/>
            <w:woUserID w:val="2"/>
          </w:rPr>
          <w:t>的</w:t>
        </w:r>
      </w:ins>
      <w:ins w:id="504" w:author="白日梦想家" w:date="2026-10-26T11:51:14Z">
        <w:r>
          <w:rPr>
            <w:rFonts w:hint="eastAsia" w:ascii="Times New Roman" w:hAnsi="Times New Roman" w:eastAsia="方正仿宋_GBK" w:cs="Times New Roman"/>
            <w:b w:val="0"/>
            <w:bCs w:val="0"/>
            <w:i w:val="0"/>
            <w:iCs w:val="0"/>
            <w:sz w:val="32"/>
            <w:szCs w:val="32"/>
            <w:lang w:eastAsia="zh"/>
            <w:woUserID w:val="2"/>
          </w:rPr>
          <w:t>供电</w:t>
        </w:r>
      </w:ins>
      <w:ins w:id="505" w:author="xh" w:date="2026-10-23T14:20:00Z">
        <w:del w:id="506" w:author="白日梦想家" w:date="2026-10-26T11:51:13Z">
          <w:r>
            <w:rPr>
              <w:rFonts w:hint="default" w:ascii="Times New Roman" w:hAnsi="Times New Roman" w:eastAsia="方正仿宋_GBK" w:cs="Times New Roman"/>
              <w:b w:val="0"/>
              <w:bCs w:val="0"/>
              <w:i w:val="0"/>
              <w:iCs w:val="0"/>
              <w:sz w:val="32"/>
              <w:szCs w:val="32"/>
              <w:rPrChange w:id="507" w:author="xh" w:date="2026-10-23T14:20:00Z">
                <w:rPr>
                  <w:rFonts w:hint="eastAsia" w:ascii="方正仿宋_GBK" w:hAnsi="方正仿宋_GBK" w:eastAsia="方正仿宋_GBK" w:cs="Times New Roman"/>
                  <w:sz w:val="32"/>
                  <w:szCs w:val="32"/>
                </w:rPr>
              </w:rPrChange>
            </w:rPr>
            <w:delText>的承载</w:delText>
          </w:r>
        </w:del>
      </w:ins>
      <w:ins w:id="508" w:author="xh" w:date="2026-10-23T14:20:00Z">
        <w:r>
          <w:rPr>
            <w:rFonts w:hint="default" w:ascii="Times New Roman" w:hAnsi="Times New Roman" w:eastAsia="方正仿宋_GBK" w:cs="Times New Roman"/>
            <w:b w:val="0"/>
            <w:bCs w:val="0"/>
            <w:i w:val="0"/>
            <w:iCs w:val="0"/>
            <w:sz w:val="32"/>
            <w:szCs w:val="32"/>
            <w:rPrChange w:id="509" w:author="xh" w:date="2026-10-23T14:20:00Z">
              <w:rPr>
                <w:rFonts w:hint="eastAsia" w:ascii="方正仿宋_GBK" w:hAnsi="方正仿宋_GBK" w:eastAsia="方正仿宋_GBK" w:cs="Times New Roman"/>
                <w:sz w:val="32"/>
                <w:szCs w:val="32"/>
              </w:rPr>
            </w:rPrChange>
          </w:rPr>
          <w:t>要求，健康站按80%允许负载率校核，故障站扣除最大单台主变后，剩余主变按130%短时允许负载率校核</w:t>
        </w:r>
      </w:ins>
      <w:del w:id="510" w:author="xh" w:date="2026-10-23T14:20:00Z">
        <w:r>
          <w:rPr>
            <w:rFonts w:hint="eastAsia" w:ascii="方正仿宋_GBK" w:hAnsi="方正仿宋_GBK" w:eastAsia="方正仿宋_GBK" w:cs="Times New Roman"/>
            <w:sz w:val="32"/>
            <w:szCs w:val="32"/>
          </w:rPr>
          <w:delText>追加转供共用既有能力预算和相关路径</w:delText>
        </w:r>
      </w:del>
      <w:r>
        <w:rPr>
          <w:rFonts w:hint="default" w:ascii="Times New Roman" w:hAnsi="Times New Roman" w:eastAsia="方正仿宋_GBK" w:cs="Times New Roman"/>
          <w:b w:val="0"/>
          <w:bCs w:val="0"/>
          <w:i w:val="0"/>
          <w:iCs w:val="0"/>
          <w:sz w:val="32"/>
          <w:szCs w:val="32"/>
          <w:rPrChange w:id="511" w:author="xh" w:date="2026-10-23T14:20:00Z">
            <w:rPr>
              <w:rFonts w:hint="eastAsia" w:ascii="方正仿宋_GBK" w:hAnsi="方正仿宋_GBK" w:eastAsia="方正仿宋_GBK" w:cs="Times New Roman"/>
              <w:sz w:val="32"/>
              <w:szCs w:val="32"/>
            </w:rPr>
          </w:rPrChange>
        </w:rPr>
        <w:t>。</w:t>
      </w:r>
    </w:p>
    <w:p w14:paraId="2D76E11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512" w:author="白日梦想家" w:date="2026-10-23T11:24:10Z">
        <w:r>
          <w:rPr>
            <w:rFonts w:hint="default" w:ascii="Times New Roman" w:hAnsi="Times New Roman" w:eastAsia="方正仿宋_GBK" w:cs="Times New Roman"/>
            <w:b w:val="0"/>
            <w:bCs w:val="0"/>
            <w:i w:val="0"/>
            <w:iCs w:val="0"/>
            <w:sz w:val="32"/>
            <w:szCs w:val="32"/>
            <w:lang w:eastAsia="zh"/>
            <w:rPrChange w:id="513" w:author="xh" w:date="2026-10-23T14:23:24Z">
              <w:rPr>
                <w:rFonts w:hint="eastAsia" w:ascii="方正仿宋_GBK" w:hAnsi="方正仿宋_GBK" w:eastAsia="方正仿宋_GBK" w:cs="Times New Roman"/>
                <w:sz w:val="32"/>
                <w:szCs w:val="32"/>
                <w:lang w:eastAsia="zh"/>
                <w:woUserID w:val="1"/>
              </w:rPr>
            </w:rPrChange>
            <w:woUserID w:val="1"/>
          </w:rPr>
          <w:t>供电能</w:t>
        </w:r>
      </w:ins>
      <w:ins w:id="514" w:author="白日梦想家" w:date="2026-10-23T11:24:12Z">
        <w:r>
          <w:rPr>
            <w:rFonts w:hint="default" w:ascii="Times New Roman" w:hAnsi="Times New Roman" w:eastAsia="方正仿宋_GBK" w:cs="Times New Roman"/>
            <w:b w:val="0"/>
            <w:bCs w:val="0"/>
            <w:i w:val="0"/>
            <w:iCs w:val="0"/>
            <w:sz w:val="32"/>
            <w:szCs w:val="32"/>
            <w:lang w:eastAsia="zh"/>
            <w:rPrChange w:id="515" w:author="xh" w:date="2026-10-23T14:23:24Z">
              <w:rPr>
                <w:rFonts w:hint="eastAsia" w:ascii="方正仿宋_GBK" w:hAnsi="方正仿宋_GBK" w:eastAsia="方正仿宋_GBK" w:cs="Times New Roman"/>
                <w:sz w:val="32"/>
                <w:szCs w:val="32"/>
                <w:lang w:eastAsia="zh"/>
                <w:woUserID w:val="1"/>
              </w:rPr>
            </w:rPrChange>
            <w:woUserID w:val="1"/>
          </w:rPr>
          <w:t>力</w:t>
        </w:r>
      </w:ins>
      <w:ins w:id="516" w:author="白日梦想家" w:date="2026-10-23T11:24:13Z">
        <w:r>
          <w:rPr>
            <w:rFonts w:hint="default" w:ascii="Times New Roman" w:hAnsi="Times New Roman" w:eastAsia="方正仿宋_GBK" w:cs="Times New Roman"/>
            <w:b w:val="0"/>
            <w:bCs w:val="0"/>
            <w:i w:val="0"/>
            <w:iCs w:val="0"/>
            <w:sz w:val="32"/>
            <w:szCs w:val="32"/>
            <w:lang w:eastAsia="zh"/>
            <w:rPrChange w:id="517" w:author="xh" w:date="2026-10-23T14:23:24Z">
              <w:rPr>
                <w:rFonts w:hint="eastAsia" w:ascii="方正仿宋_GBK" w:hAnsi="方正仿宋_GBK" w:eastAsia="方正仿宋_GBK" w:cs="Times New Roman"/>
                <w:sz w:val="32"/>
                <w:szCs w:val="32"/>
                <w:lang w:eastAsia="zh"/>
                <w:woUserID w:val="1"/>
              </w:rPr>
            </w:rPrChange>
            <w:woUserID w:val="1"/>
          </w:rPr>
          <w:t>校核</w:t>
        </w:r>
      </w:ins>
      <w:ins w:id="518" w:author="白日梦想家" w:date="2026-10-23T11:24:15Z">
        <w:r>
          <w:rPr>
            <w:rFonts w:hint="default" w:ascii="Times New Roman" w:hAnsi="Times New Roman" w:eastAsia="方正仿宋_GBK" w:cs="Times New Roman"/>
            <w:b w:val="0"/>
            <w:bCs w:val="0"/>
            <w:i w:val="0"/>
            <w:iCs w:val="0"/>
            <w:sz w:val="32"/>
            <w:szCs w:val="32"/>
            <w:lang w:eastAsia="zh"/>
            <w:rPrChange w:id="519" w:author="xh" w:date="2026-10-23T14:23:24Z">
              <w:rPr>
                <w:rFonts w:hint="eastAsia" w:ascii="方正仿宋_GBK" w:hAnsi="方正仿宋_GBK" w:eastAsia="方正仿宋_GBK" w:cs="Times New Roman"/>
                <w:sz w:val="32"/>
                <w:szCs w:val="32"/>
                <w:lang w:eastAsia="zh"/>
                <w:woUserID w:val="1"/>
              </w:rPr>
            </w:rPrChange>
            <w:woUserID w:val="1"/>
          </w:rPr>
          <w:t>以</w:t>
        </w:r>
      </w:ins>
      <w:r>
        <w:rPr>
          <w:rFonts w:hint="default" w:ascii="Times New Roman" w:hAnsi="Times New Roman" w:eastAsia="方正仿宋_GBK" w:cs="Times New Roman"/>
          <w:b w:val="0"/>
          <w:bCs w:val="0"/>
          <w:i w:val="0"/>
          <w:iCs w:val="0"/>
          <w:sz w:val="32"/>
          <w:szCs w:val="32"/>
          <w:rPrChange w:id="520" w:author="xh" w:date="2026-10-23T14:23:24Z">
            <w:rPr>
              <w:rFonts w:hint="eastAsia" w:ascii="方正仿宋_GBK" w:hAnsi="方正仿宋_GBK" w:eastAsia="方正仿宋_GBK" w:cs="Times New Roman"/>
              <w:sz w:val="32"/>
              <w:szCs w:val="32"/>
            </w:rPr>
          </w:rPrChange>
        </w:rPr>
        <w:t>正常运行的转供方案和本站最大单台主变退出运行（N-1）后</w:t>
      </w:r>
      <w:ins w:id="521" w:author="xh" w:date="2026-10-23T14:23:24Z">
        <w:r>
          <w:rPr>
            <w:rFonts w:hint="default" w:ascii="Times New Roman" w:hAnsi="Times New Roman" w:eastAsia="方正仿宋_GBK" w:cs="Times New Roman"/>
            <w:b w:val="0"/>
            <w:bCs w:val="0"/>
            <w:i w:val="0"/>
            <w:iCs w:val="0"/>
            <w:sz w:val="32"/>
            <w:szCs w:val="32"/>
            <w:lang w:eastAsia="zh"/>
            <w:rPrChange w:id="522" w:author="xh" w:date="2026-10-23T14:23:24Z">
              <w:rPr>
                <w:rFonts w:hint="eastAsia" w:ascii="方正仿宋_GBK" w:hAnsi="方正仿宋_GBK" w:eastAsia="方正仿宋_GBK" w:cs="Times New Roman"/>
                <w:sz w:val="32"/>
                <w:szCs w:val="32"/>
                <w:lang w:eastAsia="zh"/>
                <w:woUserID w:val="1"/>
              </w:rPr>
            </w:rPrChange>
            <w:woUserID w:val="1"/>
          </w:rPr>
          <w:t>的</w:t>
        </w:r>
      </w:ins>
      <w:r>
        <w:rPr>
          <w:rFonts w:hint="default" w:ascii="Times New Roman" w:hAnsi="Times New Roman" w:eastAsia="方正仿宋_GBK" w:cs="Times New Roman"/>
          <w:b w:val="0"/>
          <w:bCs w:val="0"/>
          <w:i w:val="0"/>
          <w:iCs w:val="0"/>
          <w:sz w:val="32"/>
          <w:szCs w:val="32"/>
          <w:lang w:eastAsia="zh"/>
          <w:rPrChange w:id="523" w:author="xh" w:date="2026-10-23T14:23:24Z">
            <w:rPr>
              <w:rFonts w:hint="eastAsia" w:ascii="方正仿宋_GBK" w:hAnsi="方正仿宋_GBK" w:eastAsia="方正仿宋_GBK" w:cs="Times New Roman"/>
              <w:sz w:val="32"/>
              <w:szCs w:val="32"/>
              <w:lang w:eastAsia="zh"/>
              <w:woUserID w:val="1"/>
            </w:rPr>
          </w:rPrChange>
          <w:woUserID w:val="1"/>
        </w:rPr>
        <w:t>转供</w:t>
      </w:r>
      <w:ins w:id="524" w:author="白日梦想家" w:date="2026-10-23T11:24:33Z">
        <w:r>
          <w:rPr>
            <w:rFonts w:hint="default" w:ascii="Times New Roman" w:hAnsi="Times New Roman" w:eastAsia="方正仿宋_GBK" w:cs="Times New Roman"/>
            <w:b w:val="0"/>
            <w:bCs w:val="0"/>
            <w:i w:val="0"/>
            <w:iCs w:val="0"/>
            <w:sz w:val="32"/>
            <w:szCs w:val="32"/>
            <w:lang w:eastAsia="zh"/>
            <w:rPrChange w:id="525" w:author="xh" w:date="2026-10-23T14:23:24Z">
              <w:rPr>
                <w:rFonts w:hint="eastAsia" w:ascii="方正仿宋_GBK" w:hAnsi="方正仿宋_GBK" w:eastAsia="方正仿宋_GBK" w:cs="Times New Roman"/>
                <w:sz w:val="32"/>
                <w:szCs w:val="32"/>
                <w:lang w:eastAsia="zh"/>
                <w:woUserID w:val="1"/>
              </w:rPr>
            </w:rPrChange>
            <w:woUserID w:val="1"/>
          </w:rPr>
          <w:t>方案</w:t>
        </w:r>
      </w:ins>
      <w:ins w:id="526" w:author="白日梦想家" w:date="2026-10-23T11:24:43Z">
        <w:r>
          <w:rPr>
            <w:rFonts w:hint="default" w:ascii="Times New Roman" w:hAnsi="Times New Roman" w:eastAsia="方正仿宋_GBK" w:cs="Times New Roman"/>
            <w:b w:val="0"/>
            <w:bCs w:val="0"/>
            <w:i w:val="0"/>
            <w:iCs w:val="0"/>
            <w:sz w:val="32"/>
            <w:szCs w:val="32"/>
            <w:lang w:eastAsia="zh"/>
            <w:rPrChange w:id="527" w:author="xh" w:date="2026-10-23T14:23:24Z">
              <w:rPr>
                <w:rFonts w:hint="eastAsia" w:ascii="方正仿宋_GBK" w:hAnsi="方正仿宋_GBK" w:eastAsia="方正仿宋_GBK" w:cs="Times New Roman"/>
                <w:sz w:val="32"/>
                <w:szCs w:val="32"/>
                <w:lang w:eastAsia="zh"/>
                <w:woUserID w:val="1"/>
              </w:rPr>
            </w:rPrChange>
            <w:woUserID w:val="1"/>
          </w:rPr>
          <w:t>为</w:t>
        </w:r>
      </w:ins>
      <w:ins w:id="528" w:author="白日梦想家" w:date="2026-10-23T11:24:47Z">
        <w:r>
          <w:rPr>
            <w:rFonts w:hint="default" w:ascii="Times New Roman" w:hAnsi="Times New Roman" w:eastAsia="方正仿宋_GBK" w:cs="Times New Roman"/>
            <w:b w:val="0"/>
            <w:bCs w:val="0"/>
            <w:i w:val="0"/>
            <w:iCs w:val="0"/>
            <w:sz w:val="32"/>
            <w:szCs w:val="32"/>
            <w:lang w:eastAsia="zh"/>
            <w:rPrChange w:id="529" w:author="xh" w:date="2026-10-23T14:23:24Z">
              <w:rPr>
                <w:rFonts w:hint="eastAsia" w:ascii="方正仿宋_GBK" w:hAnsi="方正仿宋_GBK" w:eastAsia="方正仿宋_GBK" w:cs="Times New Roman"/>
                <w:sz w:val="32"/>
                <w:szCs w:val="32"/>
                <w:lang w:eastAsia="zh"/>
                <w:woUserID w:val="1"/>
              </w:rPr>
            </w:rPrChange>
            <w:woUserID w:val="1"/>
          </w:rPr>
          <w:t>约束</w:t>
        </w:r>
      </w:ins>
      <w:del w:id="530" w:author="白日梦想家" w:date="2026-10-23T11:24:21Z">
        <w:r>
          <w:rPr>
            <w:rFonts w:hint="eastAsia" w:ascii="方正仿宋_GBK" w:hAnsi="方正仿宋_GBK" w:eastAsia="方正仿宋_GBK" w:cs="Times New Roman"/>
            <w:sz w:val="32"/>
            <w:szCs w:val="32"/>
          </w:rPr>
          <w:delText>的追加方案</w:delText>
        </w:r>
      </w:del>
      <w:r>
        <w:rPr>
          <w:rFonts w:hint="default" w:ascii="Times New Roman" w:hAnsi="Times New Roman" w:eastAsia="方正仿宋_GBK" w:cs="Times New Roman"/>
          <w:b w:val="0"/>
          <w:bCs w:val="0"/>
          <w:i w:val="0"/>
          <w:iCs w:val="0"/>
          <w:sz w:val="32"/>
          <w:szCs w:val="32"/>
          <w:rPrChange w:id="531" w:author="xh" w:date="2026-10-23T14:23:24Z">
            <w:rPr>
              <w:rFonts w:hint="eastAsia" w:ascii="方正仿宋_GBK" w:hAnsi="方正仿宋_GBK" w:eastAsia="方正仿宋_GBK" w:cs="Times New Roman"/>
              <w:sz w:val="32"/>
              <w:szCs w:val="32"/>
            </w:rPr>
          </w:rPrChange>
        </w:rPr>
        <w:t>，</w:t>
      </w:r>
      <w:del w:id="532" w:author="白日梦想家" w:date="2026-10-23T11:22:02Z">
        <w:r>
          <w:rPr>
            <w:rFonts w:hint="eastAsia" w:ascii="方正仿宋_GBK" w:hAnsi="方正仿宋_GBK" w:eastAsia="方正仿宋_GBK" w:cs="Times New Roman"/>
            <w:sz w:val="32"/>
            <w:szCs w:val="32"/>
          </w:rPr>
          <w:delText>在各年度内分别固定，</w:delText>
        </w:r>
      </w:del>
      <w:r>
        <w:rPr>
          <w:rFonts w:hint="default" w:ascii="Times New Roman" w:hAnsi="Times New Roman" w:eastAsia="方正仿宋_GBK" w:cs="Times New Roman"/>
          <w:b w:val="0"/>
          <w:bCs w:val="0"/>
          <w:i w:val="0"/>
          <w:iCs w:val="0"/>
          <w:sz w:val="32"/>
          <w:szCs w:val="32"/>
          <w:rPrChange w:id="533" w:author="xh" w:date="2026-10-23T14:23:24Z">
            <w:rPr>
              <w:rFonts w:hint="eastAsia" w:ascii="方正仿宋_GBK" w:hAnsi="方正仿宋_GBK" w:eastAsia="方正仿宋_GBK" w:cs="Times New Roman"/>
              <w:sz w:val="32"/>
              <w:szCs w:val="32"/>
            </w:rPr>
          </w:rPrChange>
        </w:rPr>
        <w:t>再</w:t>
      </w:r>
      <w:del w:id="534" w:author="白日梦想家" w:date="2026-10-26T11:51:35Z">
        <w:r>
          <w:rPr>
            <w:rFonts w:hint="default" w:ascii="Times New Roman" w:hAnsi="Times New Roman" w:eastAsia="方正仿宋_GBK" w:cs="Times New Roman"/>
            <w:b w:val="0"/>
            <w:bCs w:val="0"/>
            <w:i w:val="0"/>
            <w:iCs w:val="0"/>
            <w:sz w:val="32"/>
            <w:szCs w:val="32"/>
            <w:rPrChange w:id="535" w:author="xh" w:date="2026-10-23T14:23:24Z">
              <w:rPr>
                <w:rFonts w:hint="eastAsia" w:ascii="方正仿宋_GBK" w:hAnsi="方正仿宋_GBK" w:eastAsia="方正仿宋_GBK" w:cs="Times New Roman"/>
                <w:sz w:val="32"/>
                <w:szCs w:val="32"/>
              </w:rPr>
            </w:rPrChange>
          </w:rPr>
          <w:delText>回</w:delText>
        </w:r>
      </w:del>
      <w:r>
        <w:rPr>
          <w:rFonts w:hint="default" w:ascii="Times New Roman" w:hAnsi="Times New Roman" w:eastAsia="方正仿宋_GBK" w:cs="Times New Roman"/>
          <w:b w:val="0"/>
          <w:bCs w:val="0"/>
          <w:i w:val="0"/>
          <w:iCs w:val="0"/>
          <w:sz w:val="32"/>
          <w:szCs w:val="32"/>
          <w:rPrChange w:id="536" w:author="xh" w:date="2026-10-23T14:23:24Z">
            <w:rPr>
              <w:rFonts w:hint="eastAsia" w:ascii="方正仿宋_GBK" w:hAnsi="方正仿宋_GBK" w:eastAsia="方正仿宋_GBK" w:cs="Times New Roman"/>
              <w:sz w:val="32"/>
              <w:szCs w:val="32"/>
            </w:rPr>
          </w:rPrChange>
        </w:rPr>
        <w:t>代</w:t>
      </w:r>
      <w:ins w:id="537" w:author="白日梦想家" w:date="2026-10-26T11:51:36Z">
        <w:r>
          <w:rPr>
            <w:rFonts w:hint="default" w:ascii="Times New Roman" w:hAnsi="Times New Roman" w:eastAsia="方正仿宋_GBK" w:cs="Times New Roman"/>
            <w:b w:val="0"/>
            <w:bCs w:val="0"/>
            <w:i w:val="0"/>
            <w:iCs w:val="0"/>
            <w:sz w:val="32"/>
            <w:szCs w:val="32"/>
            <w:woUserID w:val="2"/>
          </w:rPr>
          <w:t>回</w:t>
        </w:r>
      </w:ins>
      <w:r>
        <w:rPr>
          <w:rFonts w:hint="default" w:ascii="Times New Roman" w:hAnsi="Times New Roman" w:eastAsia="方正仿宋_GBK" w:cs="Times New Roman"/>
          <w:b w:val="0"/>
          <w:bCs w:val="0"/>
          <w:i w:val="0"/>
          <w:iCs w:val="0"/>
          <w:sz w:val="32"/>
          <w:szCs w:val="32"/>
          <w:rPrChange w:id="538" w:author="xh" w:date="2026-10-23T14:23:24Z">
            <w:rPr>
              <w:rFonts w:hint="eastAsia" w:ascii="方正仿宋_GBK" w:hAnsi="方正仿宋_GBK" w:eastAsia="方正仿宋_GBK" w:cs="Times New Roman"/>
              <w:sz w:val="32"/>
              <w:szCs w:val="32"/>
            </w:rPr>
          </w:rPrChange>
        </w:rPr>
        <w:t>全年8760小时检验</w:t>
      </w:r>
      <w:del w:id="539" w:author="白日梦想家" w:date="2026-10-23T11:23:59Z">
        <w:r>
          <w:rPr>
            <w:rFonts w:hint="eastAsia" w:ascii="方正仿宋_GBK" w:hAnsi="方正仿宋_GBK" w:eastAsia="方正仿宋_GBK" w:cs="Times New Roman"/>
            <w:sz w:val="32"/>
            <w:szCs w:val="32"/>
          </w:rPr>
          <w:delText>。邳州2021年固定基期设备存在事故支撑缺口，规划补强自2022年开始</w:delText>
        </w:r>
      </w:del>
      <w:r>
        <w:rPr>
          <w:rFonts w:hint="default" w:ascii="Times New Roman" w:hAnsi="Times New Roman" w:eastAsia="方正仿宋_GBK" w:cs="Times New Roman"/>
          <w:b w:val="0"/>
          <w:bCs w:val="0"/>
          <w:i w:val="0"/>
          <w:iCs w:val="0"/>
          <w:sz w:val="32"/>
          <w:szCs w:val="32"/>
          <w:rPrChange w:id="540" w:author="xh" w:date="2026-10-23T14:23:24Z">
            <w:rPr>
              <w:rFonts w:hint="eastAsia" w:ascii="方正仿宋_GBK" w:hAnsi="方正仿宋_GBK" w:eastAsia="方正仿宋_GBK" w:cs="Times New Roman"/>
              <w:sz w:val="32"/>
              <w:szCs w:val="32"/>
            </w:rPr>
          </w:rPrChange>
        </w:rPr>
        <w:t>。</w:t>
      </w:r>
      <w:ins w:id="541" w:author="xh" w:date="2026-10-23T14:23:24Z">
        <w:del w:id="542" w:author="白日梦想家" w:date="2026-10-26T11:51:46Z">
          <w:r>
            <w:rPr>
              <w:rFonts w:hint="default" w:ascii="Times New Roman" w:hAnsi="Times New Roman" w:eastAsia="方正仿宋_GBK" w:cs="Times New Roman"/>
              <w:b w:val="0"/>
              <w:bCs w:val="0"/>
              <w:i w:val="0"/>
              <w:iCs w:val="0"/>
              <w:sz w:val="32"/>
              <w:szCs w:val="32"/>
              <w:rPrChange w:id="543" w:author="xh" w:date="2026-10-23T14:23:24Z">
                <w:rPr>
                  <w:rFonts w:hint="eastAsia" w:ascii="方正仿宋_GBK" w:hAnsi="方正仿宋_GBK" w:eastAsia="方正仿宋_GBK" w:cs="Times New Roman"/>
                  <w:sz w:val="32"/>
                  <w:szCs w:val="32"/>
                </w:rPr>
              </w:rPrChange>
            </w:rPr>
            <w:delText>正常及事故追加方案各自在年度内固定，设备建设状态由同一年各工况共同使用。</w:delText>
          </w:r>
        </w:del>
      </w:ins>
    </w:p>
    <w:p w14:paraId="3ACB4FEC">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544" w:author="xh" w:date="2026-10-23T14:26:49Z">
            <w:rPr>
              <w:rFonts w:hint="eastAsia" w:ascii="方正楷体_GBK" w:hAnsi="方正楷体_GBK" w:eastAsia="方正楷体_GBK" w:cs="方正楷体_GBK"/>
              <w:b/>
              <w:bCs/>
              <w:sz w:val="32"/>
              <w:szCs w:val="32"/>
            </w:rPr>
          </w:rPrChange>
        </w:rPr>
        <w:t>（三）按</w:t>
      </w:r>
      <w:ins w:id="545" w:author="xh" w:date="2026-10-23T14:26:49Z">
        <w:r>
          <w:rPr>
            <w:rFonts w:hint="default" w:ascii="Times New Roman" w:hAnsi="Times New Roman" w:eastAsia="方正楷体_GBK" w:cs="Times New Roman"/>
            <w:b/>
            <w:bCs/>
            <w:i w:val="0"/>
            <w:iCs w:val="0"/>
            <w:sz w:val="32"/>
            <w:szCs w:val="32"/>
            <w:rPrChange w:id="546" w:author="xh" w:date="2026-10-23T14:26:49Z">
              <w:rPr>
                <w:rFonts w:hint="eastAsia" w:ascii="方正楷体_GBK" w:hAnsi="方正楷体_GBK" w:eastAsia="方正楷体_GBK" w:cs="方正楷体_GBK"/>
                <w:b/>
                <w:bCs/>
                <w:sz w:val="32"/>
                <w:szCs w:val="32"/>
              </w:rPr>
            </w:rPrChange>
          </w:rPr>
          <w:t>统一工程计价范围比较评价期费</w:t>
        </w:r>
      </w:ins>
      <w:del w:id="547" w:author="xh" w:date="2026-10-23T14:26:49Z">
        <w:r>
          <w:rPr>
            <w:rFonts w:hint="eastAsia" w:ascii="方正楷体_GBK" w:hAnsi="方正楷体_GBK" w:eastAsia="方正楷体_GBK" w:cs="方正楷体_GBK"/>
            <w:b/>
            <w:bCs/>
            <w:sz w:val="32"/>
            <w:szCs w:val="32"/>
          </w:rPr>
          <w:delText>功率与可</w:delText>
        </w:r>
      </w:del>
      <w:r>
        <w:rPr>
          <w:rFonts w:hint="default" w:ascii="Times New Roman" w:hAnsi="Times New Roman" w:eastAsia="方正楷体_GBK" w:cs="Times New Roman"/>
          <w:b/>
          <w:bCs/>
          <w:i w:val="0"/>
          <w:iCs w:val="0"/>
          <w:sz w:val="32"/>
          <w:szCs w:val="32"/>
          <w:rPrChange w:id="548" w:author="xh" w:date="2026-10-23T14:26:49Z">
            <w:rPr>
              <w:rFonts w:hint="eastAsia" w:ascii="方正楷体_GBK" w:hAnsi="方正楷体_GBK" w:eastAsia="方正楷体_GBK" w:cs="方正楷体_GBK"/>
              <w:b/>
              <w:bCs/>
              <w:sz w:val="32"/>
              <w:szCs w:val="32"/>
            </w:rPr>
          </w:rPrChange>
        </w:rPr>
        <w:t>用</w:t>
      </w:r>
      <w:del w:id="549" w:author="xh" w:date="2026-10-23T14:26:49Z">
        <w:r>
          <w:rPr>
            <w:rFonts w:hint="eastAsia" w:ascii="方正楷体_GBK" w:hAnsi="方正楷体_GBK" w:eastAsia="方正楷体_GBK" w:cs="方正楷体_GBK"/>
            <w:b/>
            <w:bCs/>
            <w:sz w:val="32"/>
            <w:szCs w:val="32"/>
          </w:rPr>
          <w:delText>电量共同确定储能支撑</w:delText>
        </w:r>
      </w:del>
    </w:p>
    <w:p w14:paraId="537B9DAC">
      <w:pPr>
        <w:widowControl/>
        <w:adjustRightInd w:val="0"/>
        <w:snapToGrid w:val="0"/>
        <w:spacing w:line="560" w:lineRule="exact"/>
        <w:ind w:firstLine="640" w:firstLineChars="200"/>
        <w:rPr>
          <w:del w:id="550" w:author="白日梦想家" w:date="2026-10-26T11:53:22Z"/>
          <w:rFonts w:hint="eastAsia" w:ascii="方正仿宋_GBK" w:hAnsi="方正仿宋_GBK" w:eastAsia="方正仿宋_GBK" w:cs="Times New Roman"/>
          <w:sz w:val="32"/>
          <w:szCs w:val="32"/>
          <w:highlight w:val="none"/>
          <w14:ligatures w14:val="standardContextual"/>
        </w:rPr>
      </w:pPr>
      <w:ins w:id="551" w:author="xh" w:date="2026-10-23T14:30:13Z">
        <w:r>
          <w:rPr>
            <w:rFonts w:hint="default" w:ascii="Times New Roman" w:hAnsi="Times New Roman" w:eastAsia="方正仿宋_GBK" w:cs="Times New Roman"/>
            <w:b w:val="0"/>
            <w:bCs w:val="0"/>
            <w:i w:val="0"/>
            <w:iCs w:val="0"/>
            <w:sz w:val="32"/>
            <w:szCs w:val="32"/>
            <w:rPrChange w:id="552" w:author="xh" w:date="2026-10-23T14:30:13Z">
              <w:rPr>
                <w:rFonts w:hint="eastAsia" w:ascii="方正仿宋_GBK" w:hAnsi="方正仿宋_GBK" w:eastAsia="方正仿宋_GBK" w:cs="Times New Roman"/>
                <w:sz w:val="32"/>
                <w:szCs w:val="32"/>
              </w:rPr>
            </w:rPrChange>
          </w:rPr>
          <w:t>工程费用依据实际工程</w:t>
        </w:r>
      </w:ins>
      <w:ins w:id="553" w:author="白日梦想家" w:date="2026-10-26T11:52:35Z">
        <w:r>
          <w:rPr>
            <w:rFonts w:hint="eastAsia" w:ascii="Times New Roman" w:hAnsi="Times New Roman" w:eastAsia="方正仿宋_GBK" w:cs="Times New Roman"/>
            <w:b w:val="0"/>
            <w:bCs w:val="0"/>
            <w:i w:val="0"/>
            <w:iCs w:val="0"/>
            <w:sz w:val="32"/>
            <w:szCs w:val="32"/>
            <w:lang w:eastAsia="zh"/>
            <w:woUserID w:val="2"/>
          </w:rPr>
          <w:t>、</w:t>
        </w:r>
      </w:ins>
      <w:ins w:id="554" w:author="白日梦想家" w:date="2026-10-26T11:52:36Z">
        <w:r>
          <w:rPr>
            <w:rFonts w:hint="eastAsia" w:ascii="Times New Roman" w:hAnsi="Times New Roman" w:eastAsia="方正仿宋_GBK" w:cs="Times New Roman"/>
            <w:b w:val="0"/>
            <w:bCs w:val="0"/>
            <w:i w:val="0"/>
            <w:iCs w:val="0"/>
            <w:sz w:val="32"/>
            <w:szCs w:val="32"/>
            <w:lang w:eastAsia="zh"/>
            <w:woUserID w:val="2"/>
          </w:rPr>
          <w:t>国网</w:t>
        </w:r>
      </w:ins>
      <w:ins w:id="555" w:author="白日梦想家" w:date="2026-10-26T11:52:39Z">
        <w:r>
          <w:rPr>
            <w:rFonts w:hint="eastAsia" w:ascii="Times New Roman" w:hAnsi="Times New Roman" w:eastAsia="方正仿宋_GBK" w:cs="Times New Roman"/>
            <w:b w:val="0"/>
            <w:bCs w:val="0"/>
            <w:i w:val="0"/>
            <w:iCs w:val="0"/>
            <w:sz w:val="32"/>
            <w:szCs w:val="32"/>
            <w:lang w:eastAsia="zh"/>
            <w:woUserID w:val="2"/>
          </w:rPr>
          <w:t>公司</w:t>
        </w:r>
      </w:ins>
      <w:ins w:id="556" w:author="白日梦想家" w:date="2026-10-26T11:52:40Z">
        <w:r>
          <w:rPr>
            <w:rFonts w:hint="eastAsia" w:ascii="Times New Roman" w:hAnsi="Times New Roman" w:eastAsia="方正仿宋_GBK" w:cs="Times New Roman"/>
            <w:b w:val="0"/>
            <w:bCs w:val="0"/>
            <w:i w:val="0"/>
            <w:iCs w:val="0"/>
            <w:sz w:val="32"/>
            <w:szCs w:val="32"/>
            <w:lang w:eastAsia="zh"/>
            <w:woUserID w:val="2"/>
          </w:rPr>
          <w:t>设备</w:t>
        </w:r>
      </w:ins>
      <w:ins w:id="557" w:author="白日梦想家" w:date="2026-10-26T11:52:41Z">
        <w:r>
          <w:rPr>
            <w:rFonts w:hint="eastAsia" w:ascii="Times New Roman" w:hAnsi="Times New Roman" w:eastAsia="方正仿宋_GBK" w:cs="Times New Roman"/>
            <w:b w:val="0"/>
            <w:bCs w:val="0"/>
            <w:i w:val="0"/>
            <w:iCs w:val="0"/>
            <w:sz w:val="32"/>
            <w:szCs w:val="32"/>
            <w:lang w:eastAsia="zh"/>
            <w:woUserID w:val="2"/>
          </w:rPr>
          <w:t>信息</w:t>
        </w:r>
      </w:ins>
      <w:ins w:id="558" w:author="白日梦想家" w:date="2026-10-26T11:52:42Z">
        <w:r>
          <w:rPr>
            <w:rFonts w:hint="eastAsia" w:ascii="Times New Roman" w:hAnsi="Times New Roman" w:eastAsia="方正仿宋_GBK" w:cs="Times New Roman"/>
            <w:b w:val="0"/>
            <w:bCs w:val="0"/>
            <w:i w:val="0"/>
            <w:iCs w:val="0"/>
            <w:sz w:val="32"/>
            <w:szCs w:val="32"/>
            <w:lang w:eastAsia="zh"/>
            <w:woUserID w:val="2"/>
          </w:rPr>
          <w:t>价</w:t>
        </w:r>
      </w:ins>
      <w:ins w:id="559" w:author="xh" w:date="2026-10-23T14:30:13Z">
        <w:del w:id="560" w:author="白日梦想家" w:date="2026-10-26T11:52:34Z">
          <w:r>
            <w:rPr>
              <w:rFonts w:hint="default" w:ascii="Times New Roman" w:hAnsi="Times New Roman" w:eastAsia="方正仿宋_GBK" w:cs="Times New Roman"/>
              <w:b w:val="0"/>
              <w:bCs w:val="0"/>
              <w:i w:val="0"/>
              <w:iCs w:val="0"/>
              <w:sz w:val="32"/>
              <w:szCs w:val="32"/>
              <w:rPrChange w:id="561" w:author="xh" w:date="2026-10-23T14:30:13Z">
                <w:rPr>
                  <w:rFonts w:hint="eastAsia" w:ascii="方正仿宋_GBK" w:hAnsi="方正仿宋_GBK" w:eastAsia="方正仿宋_GBK" w:cs="Times New Roman"/>
                  <w:sz w:val="32"/>
                  <w:szCs w:val="32"/>
                </w:rPr>
              </w:rPrChange>
            </w:rPr>
            <w:delText>和</w:delText>
          </w:r>
        </w:del>
      </w:ins>
      <w:ins w:id="562" w:author="白日梦想家" w:date="2026-10-26T11:53:05Z">
        <w:r>
          <w:rPr>
            <w:rFonts w:hint="eastAsia" w:ascii="Times New Roman" w:hAnsi="Times New Roman" w:eastAsia="方正仿宋_GBK" w:cs="Times New Roman"/>
            <w:b w:val="0"/>
            <w:bCs w:val="0"/>
            <w:i w:val="0"/>
            <w:iCs w:val="0"/>
            <w:sz w:val="32"/>
            <w:szCs w:val="32"/>
            <w:lang w:eastAsia="zh"/>
            <w:woUserID w:val="2"/>
          </w:rPr>
          <w:t>、</w:t>
        </w:r>
      </w:ins>
      <w:ins w:id="563" w:author="白日梦想家" w:date="2026-10-26T11:53:06Z">
        <w:r>
          <w:rPr>
            <w:rFonts w:hint="eastAsia" w:ascii="Times New Roman" w:hAnsi="Times New Roman" w:eastAsia="方正仿宋_GBK" w:cs="Times New Roman"/>
            <w:b w:val="0"/>
            <w:bCs w:val="0"/>
            <w:i w:val="0"/>
            <w:iCs w:val="0"/>
            <w:sz w:val="32"/>
            <w:szCs w:val="32"/>
            <w:lang w:eastAsia="zh"/>
            <w:woUserID w:val="2"/>
          </w:rPr>
          <w:t>参考</w:t>
        </w:r>
      </w:ins>
      <w:ins w:id="564" w:author="白日梦想家" w:date="2026-10-26T11:53:07Z">
        <w:r>
          <w:rPr>
            <w:rFonts w:hint="eastAsia" w:ascii="Times New Roman" w:hAnsi="Times New Roman" w:eastAsia="方正仿宋_GBK" w:cs="Times New Roman"/>
            <w:b w:val="0"/>
            <w:bCs w:val="0"/>
            <w:i w:val="0"/>
            <w:iCs w:val="0"/>
            <w:sz w:val="32"/>
            <w:szCs w:val="32"/>
            <w:lang w:eastAsia="zh"/>
            <w:woUserID w:val="2"/>
          </w:rPr>
          <w:t>价</w:t>
        </w:r>
      </w:ins>
      <w:ins w:id="565" w:author="白日梦想家" w:date="2026-10-26T11:53:08Z">
        <w:r>
          <w:rPr>
            <w:rFonts w:hint="eastAsia" w:ascii="Times New Roman" w:hAnsi="Times New Roman" w:eastAsia="方正仿宋_GBK" w:cs="Times New Roman"/>
            <w:b w:val="0"/>
            <w:bCs w:val="0"/>
            <w:i w:val="0"/>
            <w:iCs w:val="0"/>
            <w:sz w:val="32"/>
            <w:szCs w:val="32"/>
            <w:lang w:eastAsia="zh"/>
            <w:woUserID w:val="2"/>
          </w:rPr>
          <w:t>及</w:t>
        </w:r>
      </w:ins>
      <w:ins w:id="566" w:author="白日梦想家" w:date="2026-10-26T11:53:10Z">
        <w:r>
          <w:rPr>
            <w:rFonts w:hint="eastAsia" w:ascii="Times New Roman" w:hAnsi="Times New Roman" w:eastAsia="方正仿宋_GBK" w:cs="Times New Roman"/>
            <w:b w:val="0"/>
            <w:bCs w:val="0"/>
            <w:i w:val="0"/>
            <w:iCs w:val="0"/>
            <w:sz w:val="32"/>
            <w:szCs w:val="32"/>
            <w:lang w:eastAsia="zh"/>
            <w:woUserID w:val="2"/>
          </w:rPr>
          <w:t>其他</w:t>
        </w:r>
      </w:ins>
      <w:ins w:id="567" w:author="白日梦想家" w:date="2026-10-26T11:53:12Z">
        <w:r>
          <w:rPr>
            <w:rFonts w:hint="eastAsia" w:ascii="Times New Roman" w:hAnsi="Times New Roman" w:eastAsia="方正仿宋_GBK" w:cs="Times New Roman"/>
            <w:b w:val="0"/>
            <w:bCs w:val="0"/>
            <w:i w:val="0"/>
            <w:iCs w:val="0"/>
            <w:sz w:val="32"/>
            <w:szCs w:val="32"/>
            <w:lang w:eastAsia="zh"/>
            <w:woUserID w:val="2"/>
          </w:rPr>
          <w:t>公开资料</w:t>
        </w:r>
      </w:ins>
      <w:ins w:id="568" w:author="xh" w:date="2026-10-23T14:30:13Z">
        <w:del w:id="569" w:author="白日梦想家" w:date="2026-10-26T11:53:14Z">
          <w:r>
            <w:rPr>
              <w:rFonts w:hint="default" w:ascii="Times New Roman" w:hAnsi="Times New Roman" w:eastAsia="方正仿宋_GBK" w:cs="Times New Roman"/>
              <w:b w:val="0"/>
              <w:bCs w:val="0"/>
              <w:i w:val="0"/>
              <w:iCs w:val="0"/>
              <w:sz w:val="32"/>
              <w:szCs w:val="32"/>
              <w:rPrChange w:id="570" w:author="xh" w:date="2026-10-23T14:30:13Z">
                <w:rPr>
                  <w:rFonts w:hint="eastAsia" w:ascii="方正仿宋_GBK" w:hAnsi="方正仿宋_GBK" w:eastAsia="方正仿宋_GBK" w:cs="Times New Roman"/>
                  <w:sz w:val="32"/>
                  <w:szCs w:val="32"/>
                </w:rPr>
              </w:rPrChange>
            </w:rPr>
            <w:delText>采</w:delText>
          </w:r>
        </w:del>
      </w:ins>
      <w:ins w:id="571" w:author="xh" w:date="2026-10-23T14:30:13Z">
        <w:del w:id="572" w:author="白日梦想家" w:date="2026-10-26T11:53:14Z">
          <w:r>
            <w:rPr>
              <w:rFonts w:hint="default" w:ascii="Times New Roman" w:hAnsi="Times New Roman" w:eastAsia="方正仿宋_GBK" w:cs="Times New Roman"/>
              <w:b w:val="0"/>
              <w:bCs w:val="0"/>
              <w:i w:val="0"/>
              <w:iCs w:val="0"/>
              <w:sz w:val="32"/>
              <w:szCs w:val="32"/>
              <w:rPrChange w:id="573" w:author="xh" w:date="2026-10-23T14:30:13Z">
                <w:rPr>
                  <w:rFonts w:hint="eastAsia" w:ascii="方正仿宋_GBK" w:hAnsi="方正仿宋_GBK" w:eastAsia="方正仿宋_GBK" w:cs="Times New Roman"/>
                  <w:sz w:val="32"/>
                  <w:szCs w:val="32"/>
                </w:rPr>
              </w:rPrChange>
            </w:rPr>
            <w:delText>购</w:delText>
          </w:r>
        </w:del>
      </w:ins>
      <w:ins w:id="574" w:author="xh" w:date="2026-10-23T14:30:13Z">
        <w:del w:id="575" w:author="白日梦想家" w:date="2026-10-26T11:53:14Z">
          <w:r>
            <w:rPr>
              <w:rFonts w:hint="default" w:ascii="Times New Roman" w:hAnsi="Times New Roman" w:eastAsia="方正仿宋_GBK" w:cs="Times New Roman"/>
              <w:b w:val="0"/>
              <w:bCs w:val="0"/>
              <w:i w:val="0"/>
              <w:iCs w:val="0"/>
              <w:sz w:val="32"/>
              <w:szCs w:val="32"/>
              <w:rPrChange w:id="576" w:author="xh" w:date="2026-10-23T14:30:13Z">
                <w:rPr>
                  <w:rFonts w:hint="eastAsia" w:ascii="方正仿宋_GBK" w:hAnsi="方正仿宋_GBK" w:eastAsia="方正仿宋_GBK" w:cs="Times New Roman"/>
                  <w:sz w:val="32"/>
                  <w:szCs w:val="32"/>
                </w:rPr>
              </w:rPrChange>
            </w:rPr>
            <w:delText>资</w:delText>
          </w:r>
        </w:del>
      </w:ins>
      <w:ins w:id="577" w:author="xh" w:date="2026-10-23T14:30:13Z">
        <w:del w:id="578" w:author="白日梦想家" w:date="2026-10-26T11:53:14Z">
          <w:r>
            <w:rPr>
              <w:rFonts w:hint="default" w:ascii="Times New Roman" w:hAnsi="Times New Roman" w:eastAsia="方正仿宋_GBK" w:cs="Times New Roman"/>
              <w:b w:val="0"/>
              <w:bCs w:val="0"/>
              <w:i w:val="0"/>
              <w:iCs w:val="0"/>
              <w:sz w:val="32"/>
              <w:szCs w:val="32"/>
              <w:rPrChange w:id="579" w:author="xh" w:date="2026-10-23T14:30:13Z">
                <w:rPr>
                  <w:rFonts w:hint="eastAsia" w:ascii="方正仿宋_GBK" w:hAnsi="方正仿宋_GBK" w:eastAsia="方正仿宋_GBK" w:cs="Times New Roman"/>
                  <w:sz w:val="32"/>
                  <w:szCs w:val="32"/>
                </w:rPr>
              </w:rPrChange>
            </w:rPr>
            <w:delText>料</w:delText>
          </w:r>
        </w:del>
      </w:ins>
      <w:ins w:id="580" w:author="xh" w:date="2026-10-23T14:30:13Z">
        <w:r>
          <w:rPr>
            <w:rFonts w:hint="default" w:ascii="Times New Roman" w:hAnsi="Times New Roman" w:eastAsia="方正仿宋_GBK" w:cs="Times New Roman"/>
            <w:b w:val="0"/>
            <w:bCs w:val="0"/>
            <w:i w:val="0"/>
            <w:iCs w:val="0"/>
            <w:sz w:val="32"/>
            <w:szCs w:val="32"/>
            <w:rPrChange w:id="581" w:author="xh" w:date="2026-10-23T14:30:13Z">
              <w:rPr>
                <w:rFonts w:hint="eastAsia" w:ascii="方正仿宋_GBK" w:hAnsi="方正仿宋_GBK" w:eastAsia="方正仿宋_GBK" w:cs="Times New Roman"/>
                <w:sz w:val="32"/>
                <w:szCs w:val="32"/>
              </w:rPr>
            </w:rPrChange>
          </w:rPr>
          <w:t>建立。</w:t>
        </w:r>
      </w:ins>
      <w:ins w:id="582" w:author="xh" w:date="2026-10-26T18:21:06Z">
        <w:r>
          <w:rPr>
            <w:rFonts w:hint="default" w:ascii="Times New Roman" w:hAnsi="Times New Roman" w:eastAsia="方正仿宋_GBK" w:cs="Times New Roman"/>
            <w:b w:val="0"/>
            <w:bCs w:val="0"/>
            <w:i w:val="0"/>
            <w:iCs w:val="0"/>
            <w:sz w:val="32"/>
            <w:szCs w:val="32"/>
          </w:rPr>
          <w:t>主变更换按整台新购铭牌容量计价，参考系数为16.57万元/MVA；50.00 MVA主变扩建按完整工程计价，参考投资为1223.00万元/项。储能采用100.00 kW/215.00 kWh成套柜，参考投资为21.05万元/柜。10千伏联络按电缆与架空线路长度加权计价，邳州、市区单项参考投资分别为128.38万元、452.40万元。</w:t>
        </w:r>
      </w:ins>
      <w:ins w:id="583" w:author="xh" w:date="2026-10-23T14:30:13Z">
        <w:del w:id="584" w:author="白日梦想家" w:date="2026-10-26T11:53:19Z">
          <w:r>
            <w:rPr>
              <w:rFonts w:hint="default" w:ascii="Times New Roman" w:hAnsi="Times New Roman" w:eastAsia="方正仿宋_GBK" w:cs="Times New Roman"/>
              <w:b w:val="0"/>
              <w:bCs w:val="0"/>
              <w:i w:val="0"/>
              <w:iCs w:val="0"/>
              <w:sz w:val="32"/>
              <w:szCs w:val="32"/>
              <w:rPrChange w:id="585" w:author="xh" w:date="2026-10-23T14:30:13Z">
                <w:rPr>
                  <w:rFonts w:hint="eastAsia" w:ascii="方正仿宋_GBK" w:hAnsi="方正仿宋_GBK" w:eastAsia="方正仿宋_GBK" w:cs="Times New Roman"/>
                  <w:sz w:val="32"/>
                  <w:szCs w:val="32"/>
                </w:rPr>
              </w:rPrChange>
            </w:rPr>
            <w:delText>主变更换按整台新购容量计价，扩建按包含间隔、出线等配套设施的完整工程计价，</w:delText>
          </w:r>
        </w:del>
      </w:ins>
      <w:del w:id="586" w:author="白日梦想家" w:date="2026-10-26T11:53:19Z">
        <w:r>
          <w:rPr>
            <w:rFonts w:hint="default" w:ascii="Times New Roman" w:hAnsi="Times New Roman" w:eastAsia="方正仿宋_GBK" w:cs="Times New Roman"/>
            <w:b w:val="0"/>
            <w:bCs w:val="0"/>
            <w:i w:val="0"/>
            <w:iCs w:val="0"/>
            <w:sz w:val="32"/>
            <w:szCs w:val="32"/>
            <w:rPrChange w:id="587" w:author="xh" w:date="2026-10-23T14:30:13Z">
              <w:rPr>
                <w:rFonts w:hint="eastAsia" w:ascii="方正仿宋_GBK" w:hAnsi="方正仿宋_GBK" w:eastAsia="方正仿宋_GBK" w:cs="Times New Roman"/>
                <w:sz w:val="32"/>
                <w:szCs w:val="32"/>
              </w:rPr>
            </w:rPrChange>
          </w:rPr>
          <w:delText>储能</w:delText>
        </w:r>
      </w:del>
      <w:ins w:id="588" w:author="xh" w:date="2026-10-23T14:30:13Z">
        <w:del w:id="589" w:author="白日梦想家" w:date="2026-10-26T11:53:19Z">
          <w:r>
            <w:rPr>
              <w:rFonts w:hint="default" w:ascii="Times New Roman" w:hAnsi="Times New Roman" w:eastAsia="方正仿宋_GBK" w:cs="Times New Roman"/>
              <w:b w:val="0"/>
              <w:bCs w:val="0"/>
              <w:i w:val="0"/>
              <w:iCs w:val="0"/>
              <w:sz w:val="32"/>
              <w:szCs w:val="32"/>
              <w:rPrChange w:id="590" w:author="xh" w:date="2026-10-23T14:30:13Z">
                <w:rPr>
                  <w:rFonts w:hint="eastAsia" w:ascii="方正仿宋_GBK" w:hAnsi="方正仿宋_GBK" w:eastAsia="方正仿宋_GBK" w:cs="Times New Roman"/>
                  <w:sz w:val="32"/>
                  <w:szCs w:val="32"/>
                </w:rPr>
              </w:rPrChange>
            </w:rPr>
            <w:delText>按新增</w:delText>
          </w:r>
        </w:del>
      </w:ins>
      <w:del w:id="591" w:author="白日梦想家" w:date="2026-10-26T11:53:19Z">
        <w:r>
          <w:rPr>
            <w:rFonts w:hint="eastAsia" w:ascii="方正仿宋_GBK" w:hAnsi="方正仿宋_GBK" w:eastAsia="方正仿宋_GBK" w:cs="Times New Roman"/>
            <w:sz w:val="32"/>
            <w:szCs w:val="32"/>
          </w:rPr>
          <w:delText>以100.00 kW/215.00 kWh成套柜配置，</w:delText>
        </w:r>
      </w:del>
      <w:del w:id="592" w:author="白日梦想家" w:date="2026-10-26T11:53:19Z">
        <w:r>
          <w:rPr>
            <w:rFonts w:hint="default" w:ascii="Times New Roman" w:hAnsi="Times New Roman" w:eastAsia="方正仿宋_GBK" w:cs="Times New Roman"/>
            <w:b w:val="0"/>
            <w:bCs w:val="0"/>
            <w:i w:val="0"/>
            <w:iCs w:val="0"/>
            <w:sz w:val="32"/>
            <w:szCs w:val="32"/>
            <w:rPrChange w:id="593" w:author="xh" w:date="2026-10-23T14:30:13Z">
              <w:rPr>
                <w:rFonts w:hint="eastAsia" w:ascii="方正仿宋_GBK" w:hAnsi="方正仿宋_GBK" w:eastAsia="方正仿宋_GBK" w:cs="Times New Roman"/>
                <w:sz w:val="32"/>
                <w:szCs w:val="32"/>
              </w:rPr>
            </w:rPrChange>
          </w:rPr>
          <w:delText>柜数</w:delText>
        </w:r>
      </w:del>
      <w:ins w:id="594" w:author="xh" w:date="2026-10-23T14:30:13Z">
        <w:del w:id="595" w:author="白日梦想家" w:date="2026-10-26T11:53:19Z">
          <w:r>
            <w:rPr>
              <w:rFonts w:hint="default" w:ascii="Times New Roman" w:hAnsi="Times New Roman" w:eastAsia="方正仿宋_GBK" w:cs="Times New Roman"/>
              <w:b w:val="0"/>
              <w:bCs w:val="0"/>
              <w:i w:val="0"/>
              <w:iCs w:val="0"/>
              <w:sz w:val="32"/>
              <w:szCs w:val="32"/>
              <w:rPrChange w:id="596" w:author="xh" w:date="2026-10-23T14:30:13Z">
                <w:rPr>
                  <w:rFonts w:hint="eastAsia" w:ascii="方正仿宋_GBK" w:hAnsi="方正仿宋_GBK" w:eastAsia="方正仿宋_GBK" w:cs="Times New Roman"/>
                  <w:sz w:val="32"/>
                  <w:szCs w:val="32"/>
                </w:rPr>
              </w:rPrChange>
            </w:rPr>
            <w:delText>计价，新增联络</w:delText>
          </w:r>
        </w:del>
      </w:ins>
      <w:del w:id="597" w:author="白日梦想家" w:date="2026-10-26T11:53:19Z">
        <w:r>
          <w:rPr>
            <w:rFonts w:hint="default" w:ascii="Times New Roman" w:hAnsi="Times New Roman" w:eastAsia="方正仿宋_GBK" w:cs="Times New Roman"/>
            <w:b w:val="0"/>
            <w:bCs w:val="0"/>
            <w:i w:val="0"/>
            <w:iCs w:val="0"/>
            <w:sz w:val="32"/>
            <w:szCs w:val="32"/>
            <w:rPrChange w:id="598" w:author="xh" w:date="2026-10-23T14:30:13Z">
              <w:rPr>
                <w:rFonts w:hint="eastAsia" w:ascii="方正仿宋_GBK" w:hAnsi="方正仿宋_GBK" w:eastAsia="方正仿宋_GBK" w:cs="Times New Roman"/>
                <w:sz w:val="32"/>
                <w:szCs w:val="32"/>
              </w:rPr>
            </w:rPrChange>
          </w:rPr>
          <w:delText>按</w:delText>
        </w:r>
      </w:del>
      <w:ins w:id="599" w:author="xh" w:date="2026-10-23T14:30:13Z">
        <w:del w:id="600" w:author="白日梦想家" w:date="2026-10-26T11:53:19Z">
          <w:r>
            <w:rPr>
              <w:rFonts w:hint="default" w:ascii="Times New Roman" w:hAnsi="Times New Roman" w:eastAsia="方正仿宋_GBK" w:cs="Times New Roman"/>
              <w:b w:val="0"/>
              <w:bCs w:val="0"/>
              <w:i w:val="0"/>
              <w:iCs w:val="0"/>
              <w:sz w:val="32"/>
              <w:szCs w:val="32"/>
              <w:rPrChange w:id="601" w:author="xh" w:date="2026-10-23T14:30:13Z">
                <w:rPr>
                  <w:rFonts w:hint="eastAsia" w:ascii="方正仿宋_GBK" w:hAnsi="方正仿宋_GBK" w:eastAsia="方正仿宋_GBK" w:cs="Times New Roman"/>
                  <w:sz w:val="32"/>
                  <w:szCs w:val="32"/>
                </w:rPr>
              </w:rPrChange>
            </w:rPr>
            <w:delText>线路形式、长度和接入条件计价。</w:delText>
          </w:r>
        </w:del>
      </w:ins>
      <w:ins w:id="602" w:author="xh" w:date="2026-10-23T14:30:13Z">
        <w:del w:id="603" w:author="白日梦想家" w:date="2026-10-26T11:52:14Z">
          <w:r>
            <w:rPr>
              <w:rFonts w:hint="default" w:ascii="Times New Roman" w:hAnsi="Times New Roman" w:eastAsia="方正仿宋_GBK" w:cs="Times New Roman"/>
              <w:b w:val="0"/>
              <w:bCs w:val="0"/>
              <w:i w:val="0"/>
              <w:iCs w:val="0"/>
              <w:sz w:val="32"/>
              <w:szCs w:val="32"/>
              <w:rPrChange w:id="604" w:author="xh" w:date="2026-10-23T14:30:13Z">
                <w:rPr>
                  <w:rFonts w:hint="eastAsia" w:ascii="方正仿宋_GBK" w:hAnsi="方正仿宋_GBK" w:eastAsia="方正仿宋_GBK" w:cs="Times New Roman"/>
                  <w:sz w:val="32"/>
                  <w:szCs w:val="32"/>
                </w:rPr>
              </w:rPrChange>
            </w:rPr>
            <w:delText>电</w:delText>
          </w:r>
        </w:del>
      </w:ins>
      <w:ins w:id="605" w:author="xh" w:date="2026-10-23T14:30:13Z">
        <w:del w:id="606" w:author="白日梦想家" w:date="2026-10-26T11:52:13Z">
          <w:r>
            <w:rPr>
              <w:rFonts w:hint="default" w:ascii="Times New Roman" w:hAnsi="Times New Roman" w:eastAsia="方正仿宋_GBK" w:cs="Times New Roman"/>
              <w:b w:val="0"/>
              <w:bCs w:val="0"/>
              <w:i w:val="0"/>
              <w:iCs w:val="0"/>
              <w:sz w:val="32"/>
              <w:szCs w:val="32"/>
              <w:rPrChange w:id="607" w:author="xh" w:date="2026-10-23T14:30:13Z">
                <w:rPr>
                  <w:rFonts w:hint="eastAsia" w:ascii="方正仿宋_GBK" w:hAnsi="方正仿宋_GBK" w:eastAsia="方正仿宋_GBK" w:cs="Times New Roman"/>
                  <w:sz w:val="32"/>
                  <w:szCs w:val="32"/>
                </w:rPr>
              </w:rPrChange>
            </w:rPr>
            <w:delText>缆长度占比通过联络工程造价影响措施</w:delText>
          </w:r>
        </w:del>
      </w:ins>
      <w:del w:id="608" w:author="白日梦想家" w:date="2026-10-26T11:52:13Z">
        <w:r>
          <w:rPr>
            <w:rFonts w:hint="eastAsia" w:ascii="方正仿宋_GBK" w:hAnsi="方正仿宋_GBK" w:eastAsia="方正仿宋_GBK" w:cs="Times New Roman"/>
            <w:sz w:val="32"/>
            <w:szCs w:val="32"/>
          </w:rPr>
          <w:delText>整数</w:delText>
        </w:r>
      </w:del>
      <w:del w:id="609" w:author="白日梦想家" w:date="2026-10-26T11:52:13Z">
        <w:r>
          <w:rPr>
            <w:rFonts w:hint="default" w:ascii="Times New Roman" w:hAnsi="Times New Roman" w:eastAsia="方正仿宋_GBK" w:cs="Times New Roman"/>
            <w:b w:val="0"/>
            <w:bCs w:val="0"/>
            <w:i w:val="0"/>
            <w:iCs w:val="0"/>
            <w:sz w:val="32"/>
            <w:szCs w:val="32"/>
            <w:rPrChange w:id="610" w:author="xh" w:date="2026-10-23T14:30:13Z">
              <w:rPr>
                <w:rFonts w:hint="eastAsia" w:ascii="方正仿宋_GBK" w:hAnsi="方正仿宋_GBK" w:eastAsia="方正仿宋_GBK" w:cs="Times New Roman"/>
                <w:sz w:val="32"/>
                <w:szCs w:val="32"/>
              </w:rPr>
            </w:rPrChange>
          </w:rPr>
          <w:delText>选择。</w:delText>
        </w:r>
      </w:del>
      <w:del w:id="611" w:author="xh" w:date="2026-10-23T14:30:13Z">
        <w:r>
          <w:rPr>
            <w:rFonts w:hint="eastAsia" w:ascii="方正仿宋_GBK" w:hAnsi="方正仿宋_GBK" w:eastAsia="方正仿宋_GBK" w:cs="Times New Roman"/>
            <w:sz w:val="32"/>
            <w:szCs w:val="32"/>
          </w:rPr>
          <w:delText>可用电量系数取0.76，集中反映荷电状态可用窗口和单向放电效率，研究采用80%的可用窗口与95%的单向放电效率相乘[2]。有效支撑功率取额定功率与可用电量除以规定持续时间的较小值，正向放电与反向吸收按各自时长校核。</w:delText>
        </w:r>
      </w:del>
    </w:p>
    <w:p w14:paraId="27928056">
      <w:pPr>
        <w:widowControl/>
        <w:adjustRightInd w:val="0"/>
        <w:snapToGrid w:val="0"/>
        <w:spacing w:line="560" w:lineRule="exact"/>
        <w:ind w:firstLine="640" w:firstLineChars="200"/>
        <w:rPr>
          <w:del w:id="612" w:author="白日梦想家" w:date="2026-10-26T14:22:12Z"/>
          <w:rFonts w:hint="default" w:ascii="Times New Roman" w:hAnsi="Times New Roman" w:eastAsia="方正黑体_GBK" w:cs="Times New Roman"/>
          <w:sz w:val="36"/>
          <w:szCs w:val="36"/>
          <w:highlight w:val="none"/>
          <w:rPrChange w:id="613" w:author="白日梦想家" w:date="2026-10-26T14:27:20Z">
            <w:rPr>
              <w:del w:id="614" w:author="白日梦想家" w:date="2026-10-26T14:22:12Z"/>
              <w:rFonts w:hint="eastAsia" w:ascii="方正仿宋_GBK" w:hAnsi="方正仿宋_GBK" w:eastAsia="方正仿宋_GBK" w:cs="Times New Roman"/>
              <w:sz w:val="32"/>
              <w:szCs w:val="32"/>
              <w:highlight w:val="none"/>
              <w14:ligatures w14:val="standardContextual"/>
            </w:rPr>
          </w:rPrChange>
          <w14:ligatures w14:val="none"/>
        </w:rPr>
      </w:pPr>
      <w:ins w:id="615" w:author="xh" w:date="2026-10-23T14:33:38Z">
        <w:r>
          <w:rPr>
            <w:rFonts w:hint="default" w:ascii="Times New Roman" w:hAnsi="Times New Roman" w:eastAsia="方正仿宋_GBK" w:cs="Times New Roman"/>
            <w:b w:val="0"/>
            <w:bCs w:val="0"/>
            <w:i w:val="0"/>
            <w:iCs w:val="0"/>
            <w:sz w:val="32"/>
            <w:szCs w:val="32"/>
            <w:rPrChange w:id="616" w:author="xh" w:date="2026-10-23T14:33:38Z">
              <w:rPr>
                <w:rFonts w:hint="eastAsia" w:ascii="方正仿宋_GBK" w:hAnsi="方正仿宋_GBK" w:eastAsia="方正仿宋_GBK" w:cs="Times New Roman"/>
                <w:sz w:val="32"/>
                <w:szCs w:val="32"/>
              </w:rPr>
            </w:rPrChange>
          </w:rPr>
          <w:t>各年新增及改造工程分别建立现金流，以2021年末</w:t>
        </w:r>
      </w:ins>
      <w:del w:id="617" w:author="xh" w:date="2026-10-23T14:33:38Z">
        <w:r>
          <w:rPr>
            <w:rFonts w:hint="eastAsia" w:ascii="方正仿宋_GBK" w:hAnsi="方正仿宋_GBK" w:eastAsia="方正仿宋_GBK" w:cs="Times New Roman"/>
            <w:sz w:val="32"/>
            <w:szCs w:val="32"/>
          </w:rPr>
          <w:delText>95%峰值阈值</w:delText>
        </w:r>
      </w:del>
      <w:r>
        <w:rPr>
          <w:rFonts w:hint="default" w:ascii="Times New Roman" w:hAnsi="Times New Roman" w:eastAsia="方正仿宋_GBK" w:cs="Times New Roman"/>
          <w:b w:val="0"/>
          <w:bCs w:val="0"/>
          <w:i w:val="0"/>
          <w:iCs w:val="0"/>
          <w:sz w:val="32"/>
          <w:szCs w:val="32"/>
          <w:rPrChange w:id="618" w:author="xh" w:date="2026-10-23T14:33:38Z">
            <w:rPr>
              <w:rFonts w:hint="eastAsia" w:ascii="方正仿宋_GBK" w:hAnsi="方正仿宋_GBK" w:eastAsia="方正仿宋_GBK" w:cs="Times New Roman"/>
              <w:sz w:val="32"/>
              <w:szCs w:val="32"/>
            </w:rPr>
          </w:rPrChange>
        </w:rPr>
        <w:t>为</w:t>
      </w:r>
      <w:ins w:id="619" w:author="xh" w:date="2026-10-23T14:33:38Z">
        <w:r>
          <w:rPr>
            <w:rFonts w:hint="default" w:ascii="Times New Roman" w:hAnsi="Times New Roman" w:eastAsia="方正仿宋_GBK" w:cs="Times New Roman"/>
            <w:b w:val="0"/>
            <w:bCs w:val="0"/>
            <w:i w:val="0"/>
            <w:iCs w:val="0"/>
            <w:sz w:val="32"/>
            <w:szCs w:val="32"/>
            <w:rPrChange w:id="620" w:author="xh" w:date="2026-10-23T14:33:38Z">
              <w:rPr>
                <w:rFonts w:hint="eastAsia" w:ascii="方正仿宋_GBK" w:hAnsi="方正仿宋_GBK" w:eastAsia="方正仿宋_GBK" w:cs="Times New Roman"/>
                <w:sz w:val="32"/>
                <w:szCs w:val="32"/>
              </w:rPr>
            </w:rPrChange>
          </w:rPr>
          <w:t>折现基准，统一评价至2041</w:t>
        </w:r>
      </w:ins>
      <w:del w:id="621" w:author="xh" w:date="2026-10-23T14:33:38Z">
        <w:r>
          <w:rPr>
            <w:rFonts w:hint="eastAsia" w:ascii="方正仿宋_GBK" w:hAnsi="方正仿宋_GBK" w:eastAsia="方正仿宋_GBK" w:cs="Times New Roman"/>
            <w:sz w:val="32"/>
            <w:szCs w:val="32"/>
          </w:rPr>
          <w:delText>区域净负荷绝对值全</w:delText>
        </w:r>
      </w:del>
      <w:r>
        <w:rPr>
          <w:rFonts w:hint="default" w:ascii="Times New Roman" w:hAnsi="Times New Roman" w:eastAsia="方正仿宋_GBK" w:cs="Times New Roman"/>
          <w:b w:val="0"/>
          <w:bCs w:val="0"/>
          <w:i w:val="0"/>
          <w:iCs w:val="0"/>
          <w:sz w:val="32"/>
          <w:szCs w:val="32"/>
          <w:rPrChange w:id="622" w:author="xh" w:date="2026-10-23T14:33:38Z">
            <w:rPr>
              <w:rFonts w:hint="eastAsia" w:ascii="方正仿宋_GBK" w:hAnsi="方正仿宋_GBK" w:eastAsia="方正仿宋_GBK" w:cs="Times New Roman"/>
              <w:sz w:val="32"/>
              <w:szCs w:val="32"/>
            </w:rPr>
          </w:rPrChange>
        </w:rPr>
        <w:t>年</w:t>
      </w:r>
      <w:ins w:id="623" w:author="xh" w:date="2026-10-23T14:33:38Z">
        <w:r>
          <w:rPr>
            <w:rFonts w:hint="default" w:ascii="Times New Roman" w:hAnsi="Times New Roman" w:eastAsia="方正仿宋_GBK" w:cs="Times New Roman"/>
            <w:b w:val="0"/>
            <w:bCs w:val="0"/>
            <w:i w:val="0"/>
            <w:iCs w:val="0"/>
            <w:sz w:val="32"/>
            <w:szCs w:val="32"/>
            <w:rPrChange w:id="624" w:author="xh" w:date="2026-10-23T14:33:38Z">
              <w:rPr>
                <w:rFonts w:hint="eastAsia" w:ascii="方正仿宋_GBK" w:hAnsi="方正仿宋_GBK" w:eastAsia="方正仿宋_GBK" w:cs="Times New Roman"/>
                <w:sz w:val="32"/>
                <w:szCs w:val="32"/>
              </w:rPr>
            </w:rPrChange>
          </w:rPr>
          <w:t>末，计入建设投资及投运次年起</w:t>
        </w:r>
      </w:ins>
      <w:del w:id="625" w:author="xh" w:date="2026-10-23T14:33:38Z">
        <w:r>
          <w:rPr>
            <w:rFonts w:hint="eastAsia" w:ascii="方正仿宋_GBK" w:hAnsi="方正仿宋_GBK" w:eastAsia="方正仿宋_GBK" w:cs="Times New Roman"/>
            <w:sz w:val="32"/>
            <w:szCs w:val="32"/>
          </w:rPr>
          <w:delText>最大值</w:delText>
        </w:r>
      </w:del>
      <w:r>
        <w:rPr>
          <w:rFonts w:hint="default" w:ascii="Times New Roman" w:hAnsi="Times New Roman" w:eastAsia="方正仿宋_GBK" w:cs="Times New Roman"/>
          <w:b w:val="0"/>
          <w:bCs w:val="0"/>
          <w:i w:val="0"/>
          <w:iCs w:val="0"/>
          <w:sz w:val="32"/>
          <w:szCs w:val="32"/>
          <w:rPrChange w:id="626" w:author="xh" w:date="2026-10-23T14:33:38Z">
            <w:rPr>
              <w:rFonts w:hint="eastAsia" w:ascii="方正仿宋_GBK" w:hAnsi="方正仿宋_GBK" w:eastAsia="方正仿宋_GBK" w:cs="Times New Roman"/>
              <w:sz w:val="32"/>
              <w:szCs w:val="32"/>
            </w:rPr>
          </w:rPrChange>
        </w:rPr>
        <w:t>的</w:t>
      </w:r>
      <w:ins w:id="627" w:author="xh" w:date="2026-10-23T14:33:38Z">
        <w:r>
          <w:rPr>
            <w:rFonts w:hint="default" w:ascii="Times New Roman" w:hAnsi="Times New Roman" w:eastAsia="方正仿宋_GBK" w:cs="Times New Roman"/>
            <w:b w:val="0"/>
            <w:bCs w:val="0"/>
            <w:i w:val="0"/>
            <w:iCs w:val="0"/>
            <w:sz w:val="32"/>
            <w:szCs w:val="32"/>
            <w:rPrChange w:id="628" w:author="xh" w:date="2026-10-23T14:33:38Z">
              <w:rPr>
                <w:rFonts w:hint="eastAsia" w:ascii="方正仿宋_GBK" w:hAnsi="方正仿宋_GBK" w:eastAsia="方正仿宋_GBK" w:cs="Times New Roman"/>
                <w:sz w:val="32"/>
                <w:szCs w:val="32"/>
              </w:rPr>
            </w:rPrChange>
          </w:rPr>
          <w:t>固定运维。折现率取6</w:t>
        </w:r>
      </w:ins>
      <w:del w:id="629" w:author="xh" w:date="2026-10-23T14:33:38Z">
        <w:r>
          <w:rPr>
            <w:rFonts w:hint="eastAsia" w:ascii="方正仿宋_GBK" w:hAnsi="方正仿宋_GBK" w:eastAsia="方正仿宋_GBK" w:cs="Times New Roman"/>
            <w:sz w:val="32"/>
            <w:szCs w:val="32"/>
          </w:rPr>
          <w:delText>95</w:delText>
        </w:r>
      </w:del>
      <w:r>
        <w:rPr>
          <w:rFonts w:hint="default" w:ascii="Times New Roman" w:hAnsi="Times New Roman" w:eastAsia="方正仿宋_GBK" w:cs="Times New Roman"/>
          <w:b w:val="0"/>
          <w:bCs w:val="0"/>
          <w:i w:val="0"/>
          <w:iCs w:val="0"/>
          <w:sz w:val="32"/>
          <w:szCs w:val="32"/>
          <w:rPrChange w:id="630" w:author="xh" w:date="2026-10-23T14:33:38Z">
            <w:rPr>
              <w:rFonts w:hint="eastAsia" w:ascii="方正仿宋_GBK" w:hAnsi="方正仿宋_GBK" w:eastAsia="方正仿宋_GBK" w:cs="Times New Roman"/>
              <w:sz w:val="32"/>
              <w:szCs w:val="32"/>
            </w:rPr>
          </w:rPrChange>
        </w:rPr>
        <w:t>%，</w:t>
      </w:r>
      <w:ins w:id="631" w:author="xh" w:date="2026-10-23T14:33:38Z">
        <w:r>
          <w:rPr>
            <w:rFonts w:hint="default" w:ascii="Times New Roman" w:hAnsi="Times New Roman" w:eastAsia="方正仿宋_GBK" w:cs="Times New Roman"/>
            <w:b w:val="0"/>
            <w:bCs w:val="0"/>
            <w:i w:val="0"/>
            <w:iCs w:val="0"/>
            <w:sz w:val="32"/>
            <w:szCs w:val="32"/>
            <w:rPrChange w:id="632" w:author="xh" w:date="2026-10-23T14:33:38Z">
              <w:rPr>
                <w:rFonts w:hint="eastAsia" w:ascii="方正仿宋_GBK" w:hAnsi="方正仿宋_GBK" w:eastAsia="方正仿宋_GBK" w:cs="Times New Roman"/>
                <w:sz w:val="32"/>
                <w:szCs w:val="32"/>
              </w:rPr>
            </w:rPrChange>
          </w:rPr>
          <w:t>主变</w:t>
        </w:r>
      </w:ins>
      <w:del w:id="633" w:author="xh" w:date="2026-10-23T14:33:38Z">
        <w:r>
          <w:rPr>
            <w:rFonts w:hint="eastAsia" w:ascii="方正仿宋_GBK" w:hAnsi="方正仿宋_GBK" w:eastAsia="方正仿宋_GBK" w:cs="Times New Roman"/>
            <w:sz w:val="32"/>
            <w:szCs w:val="32"/>
          </w:rPr>
          <w:delText>先按同小时汇总站级净负荷，再统计达到该阈值的最长连续时长。缺失记录补齐后统一使用8760小时序列，邳州按相邻小时均值</w:delText>
        </w:r>
      </w:del>
      <w:r>
        <w:rPr>
          <w:rFonts w:hint="default" w:ascii="Times New Roman" w:hAnsi="Times New Roman" w:eastAsia="方正仿宋_GBK" w:cs="Times New Roman"/>
          <w:b w:val="0"/>
          <w:bCs w:val="0"/>
          <w:i w:val="0"/>
          <w:iCs w:val="0"/>
          <w:sz w:val="32"/>
          <w:szCs w:val="32"/>
          <w:rPrChange w:id="634" w:author="xh" w:date="2026-10-23T14:33:38Z">
            <w:rPr>
              <w:rFonts w:hint="eastAsia" w:ascii="方正仿宋_GBK" w:hAnsi="方正仿宋_GBK" w:eastAsia="方正仿宋_GBK" w:cs="Times New Roman"/>
              <w:sz w:val="32"/>
              <w:szCs w:val="32"/>
            </w:rPr>
          </w:rPrChange>
        </w:rPr>
        <w:t>、</w:t>
      </w:r>
      <w:ins w:id="635" w:author="xh" w:date="2026-10-23T14:33:38Z">
        <w:r>
          <w:rPr>
            <w:rFonts w:hint="default" w:ascii="Times New Roman" w:hAnsi="Times New Roman" w:eastAsia="方正仿宋_GBK" w:cs="Times New Roman"/>
            <w:b w:val="0"/>
            <w:bCs w:val="0"/>
            <w:i w:val="0"/>
            <w:iCs w:val="0"/>
            <w:sz w:val="32"/>
            <w:szCs w:val="32"/>
            <w:rPrChange w:id="636" w:author="xh" w:date="2026-10-23T14:33:38Z">
              <w:rPr>
                <w:rFonts w:hint="eastAsia" w:ascii="方正仿宋_GBK" w:hAnsi="方正仿宋_GBK" w:eastAsia="方正仿宋_GBK" w:cs="Times New Roman"/>
                <w:sz w:val="32"/>
                <w:szCs w:val="32"/>
              </w:rPr>
            </w:rPrChange>
          </w:rPr>
          <w:t>线路和储能寿命</w:t>
        </w:r>
      </w:ins>
      <w:del w:id="637" w:author="xh" w:date="2026-10-23T14:33:38Z">
        <w:r>
          <w:rPr>
            <w:rFonts w:hint="eastAsia" w:ascii="方正仿宋_GBK" w:hAnsi="方正仿宋_GBK" w:eastAsia="方正仿宋_GBK" w:cs="Times New Roman"/>
            <w:sz w:val="32"/>
            <w:szCs w:val="32"/>
          </w:rPr>
          <w:delText>市区按相邻周同星期同时刻均值补齐。两地区正向近峰最长连续时长</w:delText>
        </w:r>
      </w:del>
      <w:r>
        <w:rPr>
          <w:rFonts w:hint="default" w:ascii="Times New Roman" w:hAnsi="Times New Roman" w:eastAsia="方正仿宋_GBK" w:cs="Times New Roman"/>
          <w:b w:val="0"/>
          <w:bCs w:val="0"/>
          <w:i w:val="0"/>
          <w:iCs w:val="0"/>
          <w:sz w:val="32"/>
          <w:szCs w:val="32"/>
          <w:rPrChange w:id="638" w:author="xh" w:date="2026-10-23T14:33:38Z">
            <w:rPr>
              <w:rFonts w:hint="eastAsia" w:ascii="方正仿宋_GBK" w:hAnsi="方正仿宋_GBK" w:eastAsia="方正仿宋_GBK" w:cs="Times New Roman"/>
              <w:sz w:val="32"/>
              <w:szCs w:val="32"/>
            </w:rPr>
          </w:rPrChange>
        </w:rPr>
        <w:t>分别为</w:t>
      </w:r>
      <w:ins w:id="639" w:author="xh" w:date="2026-10-23T14:33:38Z">
        <w:r>
          <w:rPr>
            <w:rFonts w:hint="default" w:ascii="Times New Roman" w:hAnsi="Times New Roman" w:eastAsia="方正仿宋_GBK" w:cs="Times New Roman"/>
            <w:b w:val="0"/>
            <w:bCs w:val="0"/>
            <w:i w:val="0"/>
            <w:iCs w:val="0"/>
            <w:sz w:val="32"/>
            <w:szCs w:val="32"/>
            <w:rPrChange w:id="640" w:author="xh" w:date="2026-10-23T14:33:38Z">
              <w:rPr>
                <w:rFonts w:hint="eastAsia" w:ascii="方正仿宋_GBK" w:hAnsi="方正仿宋_GBK" w:eastAsia="方正仿宋_GBK" w:cs="Times New Roman"/>
                <w:sz w:val="32"/>
                <w:szCs w:val="32"/>
              </w:rPr>
            </w:rPrChange>
          </w:rPr>
          <w:t>40年、40年和</w:t>
        </w:r>
      </w:ins>
      <w:r>
        <w:rPr>
          <w:rFonts w:hint="default" w:ascii="Times New Roman" w:hAnsi="Times New Roman" w:eastAsia="方正仿宋_GBK" w:cs="Times New Roman"/>
          <w:b w:val="0"/>
          <w:bCs w:val="0"/>
          <w:i w:val="0"/>
          <w:iCs w:val="0"/>
          <w:sz w:val="32"/>
          <w:szCs w:val="32"/>
          <w:rPrChange w:id="641" w:author="xh" w:date="2026-10-23T14:33:38Z">
            <w:rPr>
              <w:rFonts w:hint="eastAsia" w:ascii="方正仿宋_GBK" w:hAnsi="方正仿宋_GBK" w:eastAsia="方正仿宋_GBK" w:cs="Times New Roman"/>
              <w:sz w:val="32"/>
              <w:szCs w:val="32"/>
            </w:rPr>
          </w:rPrChange>
        </w:rPr>
        <w:t>2</w:t>
      </w:r>
      <w:ins w:id="642" w:author="xh" w:date="2026-10-23T14:33:38Z">
        <w:r>
          <w:rPr>
            <w:rFonts w:hint="default" w:ascii="Times New Roman" w:hAnsi="Times New Roman" w:eastAsia="方正仿宋_GBK" w:cs="Times New Roman"/>
            <w:b w:val="0"/>
            <w:bCs w:val="0"/>
            <w:i w:val="0"/>
            <w:iCs w:val="0"/>
            <w:sz w:val="32"/>
            <w:szCs w:val="32"/>
            <w:rPrChange w:id="643" w:author="xh" w:date="2026-10-23T14:33:38Z">
              <w:rPr>
                <w:rFonts w:hint="eastAsia" w:ascii="方正仿宋_GBK" w:hAnsi="方正仿宋_GBK" w:eastAsia="方正仿宋_GBK" w:cs="Times New Roman"/>
                <w:sz w:val="32"/>
                <w:szCs w:val="32"/>
              </w:rPr>
            </w:rPrChange>
          </w:rPr>
          <w:t>5年，固定维护费率分别为4.20%、2.20%</w:t>
        </w:r>
      </w:ins>
      <w:del w:id="644" w:author="xh" w:date="2026-10-23T14:33:38Z">
        <w:r>
          <w:rPr>
            <w:rFonts w:hint="eastAsia" w:ascii="方正仿宋_GBK" w:hAnsi="方正仿宋_GBK" w:eastAsia="方正仿宋_GBK" w:cs="Times New Roman"/>
            <w:sz w:val="32"/>
            <w:szCs w:val="32"/>
          </w:rPr>
          <w:delText xml:space="preserve"> h</w:delText>
        </w:r>
      </w:del>
      <w:r>
        <w:rPr>
          <w:rFonts w:hint="default" w:ascii="Times New Roman" w:hAnsi="Times New Roman" w:eastAsia="方正仿宋_GBK" w:cs="Times New Roman"/>
          <w:b w:val="0"/>
          <w:bCs w:val="0"/>
          <w:i w:val="0"/>
          <w:iCs w:val="0"/>
          <w:sz w:val="32"/>
          <w:szCs w:val="32"/>
          <w:rPrChange w:id="645" w:author="xh" w:date="2026-10-23T14:33:38Z">
            <w:rPr>
              <w:rFonts w:hint="eastAsia" w:ascii="方正仿宋_GBK" w:hAnsi="方正仿宋_GBK" w:eastAsia="方正仿宋_GBK" w:cs="Times New Roman"/>
              <w:sz w:val="32"/>
              <w:szCs w:val="32"/>
            </w:rPr>
          </w:rPrChange>
        </w:rPr>
        <w:t>和</w:t>
      </w:r>
      <w:ins w:id="646" w:author="xh" w:date="2026-10-23T14:33:38Z">
        <w:r>
          <w:rPr>
            <w:rFonts w:hint="default" w:ascii="Times New Roman" w:hAnsi="Times New Roman" w:eastAsia="方正仿宋_GBK" w:cs="Times New Roman"/>
            <w:b w:val="0"/>
            <w:bCs w:val="0"/>
            <w:i w:val="0"/>
            <w:iCs w:val="0"/>
            <w:sz w:val="32"/>
            <w:szCs w:val="32"/>
            <w:rPrChange w:id="647" w:author="xh" w:date="2026-10-23T14:33:38Z">
              <w:rPr>
                <w:rFonts w:hint="eastAsia" w:ascii="方正仿宋_GBK" w:hAnsi="方正仿宋_GBK" w:eastAsia="方正仿宋_GBK" w:cs="Times New Roman"/>
                <w:sz w:val="32"/>
                <w:szCs w:val="32"/>
              </w:rPr>
            </w:rPrChange>
          </w:rPr>
          <w:t>3.00%</w:t>
        </w:r>
      </w:ins>
      <w:del w:id="648" w:author="xh" w:date="2026-10-23T14:33:38Z">
        <w:r>
          <w:rPr>
            <w:rFonts w:hint="eastAsia" w:ascii="方正仿宋_GBK" w:hAnsi="方正仿宋_GBK" w:eastAsia="方正仿宋_GBK" w:cs="Times New Roman"/>
            <w:sz w:val="32"/>
            <w:szCs w:val="32"/>
          </w:rPr>
          <w:delText>6 h</w:delText>
        </w:r>
      </w:del>
      <w:r>
        <w:rPr>
          <w:rFonts w:hint="default" w:ascii="Times New Roman" w:hAnsi="Times New Roman" w:eastAsia="方正仿宋_GBK" w:cs="Times New Roman"/>
          <w:b w:val="0"/>
          <w:bCs w:val="0"/>
          <w:i w:val="0"/>
          <w:iCs w:val="0"/>
          <w:sz w:val="32"/>
          <w:szCs w:val="32"/>
          <w:rPrChange w:id="649" w:author="xh" w:date="2026-10-23T14:33:38Z">
            <w:rPr>
              <w:rFonts w:hint="eastAsia" w:ascii="方正仿宋_GBK" w:hAnsi="方正仿宋_GBK" w:eastAsia="方正仿宋_GBK" w:cs="Times New Roman"/>
              <w:sz w:val="32"/>
              <w:szCs w:val="32"/>
            </w:rPr>
          </w:rPrChange>
        </w:rPr>
        <w:t>，</w:t>
      </w:r>
      <w:ins w:id="650" w:author="xh" w:date="2026-10-23T14:33:38Z">
        <w:r>
          <w:rPr>
            <w:rFonts w:hint="default" w:ascii="Times New Roman" w:hAnsi="Times New Roman" w:eastAsia="方正仿宋_GBK" w:cs="Times New Roman"/>
            <w:b w:val="0"/>
            <w:bCs w:val="0"/>
            <w:i w:val="0"/>
            <w:iCs w:val="0"/>
            <w:sz w:val="32"/>
            <w:szCs w:val="32"/>
            <w:rPrChange w:id="651" w:author="xh" w:date="2026-10-23T14:33:38Z">
              <w:rPr>
                <w:rFonts w:hint="eastAsia" w:ascii="方正仿宋_GBK" w:hAnsi="方正仿宋_GBK" w:eastAsia="方正仿宋_GBK" w:cs="Times New Roman"/>
                <w:sz w:val="32"/>
                <w:szCs w:val="32"/>
              </w:rPr>
            </w:rPrChange>
          </w:rPr>
          <w:t>本评价期内新增</w:t>
        </w:r>
      </w:ins>
      <w:del w:id="652" w:author="xh" w:date="2026-10-23T14:33:38Z">
        <w:r>
          <w:rPr>
            <w:rFonts w:hint="eastAsia" w:ascii="方正仿宋_GBK" w:hAnsi="方正仿宋_GBK" w:eastAsia="方正仿宋_GBK" w:cs="Times New Roman"/>
            <w:sz w:val="32"/>
            <w:szCs w:val="32"/>
          </w:rPr>
          <w:delText>作为案例储能正向支撑条件，反向支撑按各站参数</w:delText>
        </w:r>
      </w:del>
      <w:r>
        <w:rPr>
          <w:rFonts w:hint="default" w:ascii="Times New Roman" w:hAnsi="Times New Roman" w:eastAsia="方正仿宋_GBK" w:cs="Times New Roman"/>
          <w:b w:val="0"/>
          <w:bCs w:val="0"/>
          <w:i w:val="0"/>
          <w:iCs w:val="0"/>
          <w:sz w:val="32"/>
          <w:szCs w:val="32"/>
          <w:rPrChange w:id="653" w:author="xh" w:date="2026-10-23T14:33:38Z">
            <w:rPr>
              <w:rFonts w:hint="eastAsia" w:ascii="方正仿宋_GBK" w:hAnsi="方正仿宋_GBK" w:eastAsia="方正仿宋_GBK" w:cs="Times New Roman"/>
              <w:sz w:val="32"/>
              <w:szCs w:val="32"/>
            </w:rPr>
          </w:rPrChange>
        </w:rPr>
        <w:t>设</w:t>
      </w:r>
      <w:ins w:id="654" w:author="xh" w:date="2026-10-23T14:33:38Z">
        <w:r>
          <w:rPr>
            <w:rFonts w:hint="default" w:ascii="Times New Roman" w:hAnsi="Times New Roman" w:eastAsia="方正仿宋_GBK" w:cs="Times New Roman"/>
            <w:b w:val="0"/>
            <w:bCs w:val="0"/>
            <w:i w:val="0"/>
            <w:iCs w:val="0"/>
            <w:sz w:val="32"/>
            <w:szCs w:val="32"/>
            <w:rPrChange w:id="655" w:author="xh" w:date="2026-10-23T14:33:38Z">
              <w:rPr>
                <w:rFonts w:hint="eastAsia" w:ascii="方正仿宋_GBK" w:hAnsi="方正仿宋_GBK" w:eastAsia="方正仿宋_GBK" w:cs="Times New Roman"/>
                <w:sz w:val="32"/>
                <w:szCs w:val="32"/>
              </w:rPr>
            </w:rPrChange>
          </w:rPr>
          <w:t>备均未触发寿命更新</w:t>
        </w:r>
      </w:ins>
      <w:del w:id="656" w:author="xh" w:date="2026-10-23T14:33:38Z">
        <w:r>
          <w:rPr>
            <w:rFonts w:hint="eastAsia" w:ascii="方正仿宋_GBK" w:hAnsi="方正仿宋_GBK" w:eastAsia="方正仿宋_GBK" w:cs="Times New Roman"/>
            <w:sz w:val="32"/>
            <w:szCs w:val="32"/>
          </w:rPr>
          <w:delText>置</w:delText>
        </w:r>
      </w:del>
      <w:r>
        <w:rPr>
          <w:rFonts w:hint="default" w:ascii="Times New Roman" w:hAnsi="Times New Roman" w:eastAsia="方正仿宋_GBK" w:cs="Times New Roman"/>
          <w:b w:val="0"/>
          <w:bCs w:val="0"/>
          <w:i w:val="0"/>
          <w:iCs w:val="0"/>
          <w:sz w:val="32"/>
          <w:szCs w:val="32"/>
          <w:rPrChange w:id="657" w:author="xh" w:date="2026-10-23T14:33:38Z">
            <w:rPr>
              <w:rFonts w:hint="eastAsia" w:ascii="方正仿宋_GBK" w:hAnsi="方正仿宋_GBK" w:eastAsia="方正仿宋_GBK" w:cs="Times New Roman"/>
              <w:sz w:val="32"/>
              <w:szCs w:val="32"/>
            </w:rPr>
          </w:rPrChange>
        </w:rPr>
        <w:t>。</w:t>
      </w:r>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8CF9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ins w:id="658" w:author="xh" w:date="2026-10-26T18:21:52Z"/>
        </w:trPr>
        <w:tc>
          <w:tcPr>
            <w:tcW w:w="800" w:type="dxa"/>
            <w:tcMar>
              <w:top w:w="0" w:type="dxa"/>
              <w:left w:w="0" w:type="dxa"/>
              <w:bottom w:w="0" w:type="dxa"/>
              <w:right w:w="0" w:type="dxa"/>
            </w:tcMar>
            <w:vAlign w:val="center"/>
          </w:tcPr>
          <w:p w14:paraId="27B273A0">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301D09FD">
            <w:pPr>
              <w:keepNext/>
              <w:snapToGrid w:val="0"/>
              <w:spacing w:before="50" w:after="50" w:line="360"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sz w:val="28"/>
                          <w:szCs w:val="28"/>
                        </w:rPr>
                        <m:t>C</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L</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q</m:t>
                      </m:r>
                      <m:r>
                        <m:rPr>
                          <m:nor/>
                          <m:sty m:val="p"/>
                        </m:rPr>
                        <w:rPr>
                          <w:rFonts w:ascii="Times New Roman" w:hAnsi="Times New Roman" w:eastAsia="方正仿宋_GBK" w:cs="Times New Roman"/>
                          <w:b w:val="0"/>
                          <w:i w:val="0"/>
                          <w:iCs w:val="0"/>
                          <w:sz w:val="28"/>
                          <w:szCs w:val="28"/>
                        </w:rPr>
                        <m:t>)=​</m:t>
                      </m:r>
                    </m:e>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−2021</m:t>
                              </m:r>
                            </m:sup>
                          </m:sSup>
                        </m:den>
                      </m:f>
                    </m:e>
                  </m:mr>
                  <m:mr>
                    <m:e/>
                    <m:e>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k</m:t>
                          </m:r>
                          <m:r>
                            <m:rPr>
                              <m:nor/>
                              <m:sty m:val="p"/>
                            </m:rPr>
                            <w:rPr>
                              <w:rFonts w:ascii="Times New Roman" w:hAnsi="Times New Roman" w:eastAsia="方正仿宋_GBK" w:cs="Times New Roman"/>
                              <w:b w:val="0"/>
                              <w:i w:val="0"/>
                              <w:iCs w:val="0"/>
                              <w:sz w:val="28"/>
                              <w:szCs w:val="28"/>
                            </w:rPr>
                            <m:t>≥1, </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&lt;</m:t>
                          </m:r>
                          <m:r>
                            <m:rPr>
                              <m:nor/>
                            </m:rPr>
                            <w:rPr>
                              <w:rFonts w:ascii="Times New Roman" w:hAnsi="Times New Roman" w:eastAsia="方正仿宋_GBK" w:cs="Times New Roman"/>
                              <w:i/>
                              <w:iCs/>
                              <w:sz w:val="28"/>
                              <w:szCs w:val="28"/>
                            </w:rPr>
                            <m:t>T</m:t>
                          </m:r>
                        </m:sub>
                        <m:sup>
                          <m:r>
                            <m:rPr>
                              <m:nor/>
                              <m:sty m:val="p"/>
                            </m:rPr>
                            <w:rPr>
                              <w:rFonts w:ascii="Times New Roman" w:hAnsi="Times New Roman" w:eastAsia="方正仿宋_GBK" w:cs="Times New Roman"/>
                              <w:b w:val="0"/>
                              <w:i w:val="0"/>
                              <w:iCs w:val="0"/>
                              <w:sz w:val="28"/>
                              <w:szCs w:val="28"/>
                            </w:rPr>
                            <m:t>​</m:t>
                          </m:r>
                        </m:sup>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−2021</m:t>
                                  </m:r>
                                </m:sup>
                              </m:sSup>
                            </m:den>
                          </m:f>
                        </m:e>
                      </m:nary>
                    </m:e>
                  </m:mr>
                  <m:mr>
                    <m:e/>
                    <m:e>
                      <m:r>
                        <m:rPr>
                          <m:nor/>
                          <m:sty m:val="p"/>
                        </m:rPr>
                        <w:rPr>
                          <w:rFonts w:ascii="Times New Roman" w:hAnsi="Times New Roman" w:eastAsia="方正仿宋_GBK" w:cs="Times New Roman"/>
                          <w:b w:val="0"/>
                          <w:i w:val="0"/>
                          <w:iCs w:val="0"/>
                          <w:sz w:val="28"/>
                          <w:szCs w:val="28"/>
                        </w:rPr>
                        <m:t>+</m:t>
                      </m:r>
                      <m:nary>
                        <m:naryPr>
                          <m:chr m:val="∑"/>
                          <m:limLoc m:val="undOvr"/>
                        </m:naryPr>
                        <m:sub>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+1</m:t>
                          </m:r>
                        </m:sub>
                        <m:sup>
                          <m:r>
                            <m:rPr>
                              <m:nor/>
                            </m:rPr>
                            <w:rPr>
                              <w:rFonts w:ascii="Times New Roman" w:hAnsi="Times New Roman" w:eastAsia="方正仿宋_GBK" w:cs="Times New Roman"/>
                              <w:i/>
                              <w:iCs/>
                              <w:sz w:val="28"/>
                              <w:szCs w:val="28"/>
                            </w:rPr>
                            <m:t>T</m:t>
                          </m:r>
                        </m:sup>
                        <m:e>
                          <m:f>
                            <m:fPr/>
                            <m:num>
                              <m:r>
                                <m:rPr>
                                  <m:nor/>
                                </m:rPr>
                                <w:rPr>
                                  <w:rFonts w:ascii="Times New Roman" w:hAnsi="Times New Roman" w:eastAsia="方正仿宋_GBK" w:cs="Times New Roman"/>
                                  <w:i/>
                                  <w:iCs/>
                                  <w:sz w:val="28"/>
                                  <w:szCs w:val="28"/>
                                </w:rPr>
                                <m:t>qI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−2021</m:t>
                                  </m:r>
                                </m:sup>
                              </m:sSup>
                            </m:den>
                          </m:f>
                        </m:e>
                      </m:nary>
                      <m:r>
                        <m:rPr>
                          <m:nor/>
                          <m:sty m:val="p"/>
                        </m:rPr>
                        <w:rPr>
                          <w:rFonts w:ascii="Times New Roman" w:hAnsi="Times New Roman" w:eastAsia="方正仿宋_GBK" w:cs="Times New Roman"/>
                          <w:b w:val="0"/>
                          <w:i w:val="0"/>
                          <w:iCs w:val="0"/>
                          <w:sz w:val="28"/>
                          <w:szCs w:val="28"/>
                        </w:rPr>
                        <m:t>.</m:t>
                      </m:r>
                    </m:e>
                  </m:mr>
                </m:m>
              </m:oMath>
            </m:oMathPara>
          </w:p>
        </w:tc>
        <w:tc>
          <w:tcPr>
            <w:tcW w:w="800" w:type="dxa"/>
            <w:tcMar>
              <w:top w:w="0" w:type="dxa"/>
              <w:left w:w="0" w:type="dxa"/>
              <w:bottom w:w="0" w:type="dxa"/>
              <w:right w:w="0" w:type="dxa"/>
            </w:tcMar>
            <w:vAlign w:val="center"/>
          </w:tcPr>
          <w:p w14:paraId="42DCF052">
            <w:pPr>
              <w:keepNext/>
              <w:snapToGrid w:val="0"/>
              <w:spacing w:before="50" w:after="50" w:line="360" w:lineRule="auto"/>
              <w:ind w:left="0" w:leftChars="0" w:right="0" w:rightChars="0" w:firstLine="0" w:firstLineChars="0"/>
              <w:jc w:val="right"/>
            </w:pPr>
            <w:r>
              <w:rPr>
                <w:rFonts w:ascii="Times New Roman" w:hAnsi="Times New Roman" w:eastAsia="方正仿宋_GBK" w:cs="Times New Roman"/>
                <w:sz w:val="24"/>
              </w:rPr>
              <w:t>（1）</w:t>
            </w:r>
          </w:p>
        </w:tc>
      </w:tr>
    </w:tbl>
    <w:p w14:paraId="04FD1CC8">
      <w:pPr>
        <w:widowControl/>
        <w:adjustRightInd w:val="0"/>
        <w:snapToGrid w:val="0"/>
        <w:spacing w:line="560" w:lineRule="exact"/>
        <w:ind w:left="0" w:leftChars="0" w:right="0" w:rightChars="0" w:firstLine="0" w:firstLineChars="0"/>
        <w:rPr>
          <w:ins w:id="659" w:author="xh" w:date="2026-10-26T18:21:52Z"/>
        </w:rPr>
      </w:pPr>
      <w:ins w:id="660" w:author="xh" w:date="2026-10-26T18:21:52Z">
        <w:commentRangeStart w:id="1"/>
        <w:r>
          <w:rPr>
            <w:rFonts w:ascii="Times New Roman" w:hAnsi="Times New Roman" w:eastAsia="方正仿宋_GBK" w:cs="Times New Roman"/>
            <w:sz w:val="32"/>
          </w:rPr>
          <w:t>式中，</w:t>
        </w:r>
      </w:ins>
      <w:ins w:id="661" w:author="xh" w:date="2026-10-26T18:21:52Z">
        <w:del w:id="662" w:author="xh" w:date="2026-10-27T08:10:00Z">
          <w:r>
            <w:rPr>
              <w:rFonts w:ascii="Times New Roman" w:hAnsi="Times New Roman" w:eastAsia="方正仿宋_GBK" w:cs="Times New Roman"/>
              <w:sz w:val="32"/>
            </w:rPr>
            <w:delText>C</w:delText>
          </w:r>
        </w:del>
      </w:ins>
      <m:oMath>
        <w:ins w:id="663" w:author="xh" w:date="2026-10-27T08:10:00Z">
          <m:r>
            <m:rPr>
              <m:nor/>
            </m:rPr>
            <w:rPr>
              <w:rFonts w:ascii="Times New Roman" w:hAnsi="Times New Roman" w:eastAsia="方正仿宋_GBK" w:cs="Times New Roman"/>
              <w:i/>
              <w:iCs/>
              <w:sz w:val="32"/>
              <w:szCs w:val="32"/>
            </w:rPr>
            <m:t>C</m:t>
          </m:r>
        </w:ins>
      </m:oMath>
      <w:r>
        <w:rPr>
          <w:rFonts w:ascii="Times New Roman" w:hAnsi="Times New Roman" w:eastAsia="方正仿宋_GBK" w:cs="Times New Roman"/>
          <w:sz w:val="32"/>
        </w:rPr>
        <w:t>为单项工程费用现值，</w:t>
      </w:r>
      <w:del w:id="664" w:author="xh" w:date="2026-10-27T08:10:00Z">
        <w:r>
          <w:rPr>
            <w:rFonts w:ascii="Times New Roman" w:hAnsi="Times New Roman" w:eastAsia="方正仿宋_GBK" w:cs="Times New Roman"/>
            <w:sz w:val="32"/>
          </w:rPr>
          <w:delText>I</w:delText>
        </w:r>
      </w:del>
      <m:oMath>
        <w:ins w:id="665" w:author="xh" w:date="2026-10-27T08:10:00Z">
          <m:r>
            <m:rPr>
              <m:nor/>
            </m:rPr>
            <w:rPr>
              <w:rFonts w:ascii="Times New Roman" w:hAnsi="Times New Roman" w:eastAsia="方正仿宋_GBK" w:cs="Times New Roman"/>
              <w:i/>
              <w:iCs/>
              <w:sz w:val="32"/>
              <w:szCs w:val="32"/>
            </w:rPr>
            <m:t>I</m:t>
          </m:r>
        </w:ins>
      </m:oMath>
      <w:r>
        <w:rPr>
          <w:rFonts w:ascii="Times New Roman" w:hAnsi="Times New Roman" w:eastAsia="方正仿宋_GBK" w:cs="Times New Roman"/>
          <w:sz w:val="32"/>
        </w:rPr>
        <w:t>为初始投资，单位均为万元；</w:t>
      </w:r>
      <w:del w:id="666" w:author="xh" w:date="2026-10-27T08:10:00Z">
        <w:r>
          <w:rPr>
            <w:rFonts w:ascii="Times New Roman" w:hAnsi="Times New Roman" w:eastAsia="方正仿宋_GBK" w:cs="Times New Roman"/>
            <w:sz w:val="32"/>
          </w:rPr>
          <w:delText>y</w:delText>
        </w:r>
      </w:del>
      <m:oMath>
        <w:ins w:id="667" w:author="xh" w:date="2026-10-27T08:10:00Z">
          <m:r>
            <m:rPr>
              <m:nor/>
            </m:rPr>
            <w:rPr>
              <w:rFonts w:ascii="Times New Roman" w:hAnsi="Times New Roman" w:eastAsia="方正仿宋_GBK" w:cs="Times New Roman"/>
              <w:i/>
              <w:iCs/>
              <w:sz w:val="32"/>
              <w:szCs w:val="32"/>
            </w:rPr>
            <m:t>y</m:t>
          </m:r>
        </w:ins>
      </m:oMath>
      <w:r>
        <w:rPr>
          <w:rFonts w:ascii="Times New Roman" w:hAnsi="Times New Roman" w:eastAsia="方正仿宋_GBK" w:cs="Times New Roman"/>
          <w:sz w:val="32"/>
        </w:rPr>
        <w:t>为投运年份，</w:t>
      </w:r>
      <w:del w:id="668" w:author="xh" w:date="2026-10-27T08:10:00Z">
        <w:r>
          <w:rPr>
            <w:rFonts w:ascii="Times New Roman" w:hAnsi="Times New Roman" w:eastAsia="方正仿宋_GBK" w:cs="Times New Roman"/>
            <w:sz w:val="32"/>
          </w:rPr>
          <w:delText>L</w:delText>
        </w:r>
      </w:del>
      <m:oMath>
        <w:ins w:id="669" w:author="xh" w:date="2026-10-27T08:10:00Z">
          <m:r>
            <m:rPr>
              <m:nor/>
            </m:rPr>
            <w:rPr>
              <w:rFonts w:ascii="Times New Roman" w:hAnsi="Times New Roman" w:eastAsia="方正仿宋_GBK" w:cs="Times New Roman"/>
              <w:i/>
              <w:iCs/>
              <w:sz w:val="32"/>
              <w:szCs w:val="32"/>
            </w:rPr>
            <m:t>L</m:t>
          </m:r>
        </w:ins>
      </m:oMath>
      <w:r>
        <w:rPr>
          <w:rFonts w:ascii="Times New Roman" w:hAnsi="Times New Roman" w:eastAsia="方正仿宋_GBK" w:cs="Times New Roman"/>
          <w:sz w:val="32"/>
        </w:rPr>
        <w:t>为设备寿命（年），</w:t>
      </w:r>
      <w:del w:id="670" w:author="xh" w:date="2026-10-27T08:10:00Z">
        <w:r>
          <w:rPr>
            <w:rFonts w:ascii="Times New Roman" w:hAnsi="Times New Roman" w:eastAsia="方正仿宋_GBK" w:cs="Times New Roman"/>
            <w:sz w:val="32"/>
          </w:rPr>
          <w:delText>q</w:delText>
        </w:r>
      </w:del>
      <m:oMath>
        <w:ins w:id="671" w:author="xh" w:date="2026-10-27T08:10:00Z">
          <m:r>
            <m:rPr>
              <m:nor/>
            </m:rPr>
            <w:rPr>
              <w:rFonts w:ascii="Times New Roman" w:hAnsi="Times New Roman" w:eastAsia="方正仿宋_GBK" w:cs="Times New Roman"/>
              <w:i/>
              <w:iCs/>
              <w:sz w:val="32"/>
              <w:szCs w:val="32"/>
            </w:rPr>
            <m:t>q</m:t>
          </m:r>
        </w:ins>
      </m:oMath>
      <w:r>
        <w:rPr>
          <w:rFonts w:ascii="Times New Roman" w:hAnsi="Times New Roman" w:eastAsia="方正仿宋_GBK" w:cs="Times New Roman"/>
          <w:sz w:val="32"/>
        </w:rPr>
        <w:t>为固定运维率，</w:t>
      </w:r>
      <w:del w:id="672" w:author="xh" w:date="2026-10-27T08:10:00Z">
        <w:r>
          <w:rPr>
            <w:rFonts w:ascii="Times New Roman" w:hAnsi="Times New Roman" w:eastAsia="方正仿宋_GBK" w:cs="Times New Roman"/>
            <w:sz w:val="32"/>
          </w:rPr>
          <w:delText>r</w:delText>
        </w:r>
      </w:del>
      <m:oMath>
        <w:ins w:id="673" w:author="xh" w:date="2026-10-27T08:10:00Z">
          <m:r>
            <m:rPr>
              <m:nor/>
            </m:rPr>
            <w:rPr>
              <w:rFonts w:ascii="Times New Roman" w:hAnsi="Times New Roman" w:eastAsia="方正仿宋_GBK" w:cs="Times New Roman"/>
              <w:i/>
              <w:iCs/>
              <w:sz w:val="32"/>
              <w:szCs w:val="32"/>
            </w:rPr>
            <m:t>r</m:t>
          </m:r>
        </w:ins>
      </m:oMath>
      <w:r>
        <w:rPr>
          <w:rFonts w:ascii="Times New Roman" w:hAnsi="Times New Roman" w:eastAsia="方正仿宋_GBK" w:cs="Times New Roman"/>
          <w:sz w:val="32"/>
        </w:rPr>
        <w:t>为折现率，</w:t>
      </w:r>
      <w:del w:id="674" w:author="xh" w:date="2026-10-27T08:10:00Z">
        <w:r>
          <w:rPr>
            <w:rFonts w:ascii="Times New Roman" w:hAnsi="Times New Roman" w:eastAsia="方正仿宋_GBK" w:cs="Times New Roman"/>
            <w:sz w:val="32"/>
          </w:rPr>
          <w:delText>T</w:delText>
        </w:r>
      </w:del>
      <m:oMath>
        <w:ins w:id="675" w:author="xh" w:date="2026-10-27T08:10:00Z">
          <m:r>
            <m:rPr>
              <m:nor/>
            </m:rPr>
            <w:rPr>
              <w:rFonts w:ascii="Times New Roman" w:hAnsi="Times New Roman" w:eastAsia="方正仿宋_GBK" w:cs="Times New Roman"/>
              <w:i/>
              <w:iCs/>
              <w:sz w:val="32"/>
              <w:szCs w:val="32"/>
            </w:rPr>
            <m:t>T</m:t>
          </m:r>
        </w:ins>
      </m:oMath>
      <w:r>
        <w:rPr>
          <w:rFonts w:ascii="Times New Roman" w:hAnsi="Times New Roman" w:eastAsia="方正仿宋_GBK" w:cs="Times New Roman"/>
          <w:sz w:val="32"/>
        </w:rPr>
        <w:t>为评价截止年，</w:t>
      </w:r>
      <w:del w:id="676" w:author="xh" w:date="2026-10-27T08:10:00Z">
        <w:r>
          <w:rPr>
            <w:rFonts w:ascii="Times New Roman" w:hAnsi="Times New Roman" w:eastAsia="方正仿宋_GBK" w:cs="Times New Roman"/>
            <w:sz w:val="32"/>
          </w:rPr>
          <w:delText>k</w:delText>
        </w:r>
      </w:del>
      <m:oMath>
        <w:ins w:id="677" w:author="xh" w:date="2026-10-27T08:10:00Z">
          <m:r>
            <m:rPr>
              <m:nor/>
            </m:rPr>
            <w:rPr>
              <w:rFonts w:ascii="Times New Roman" w:hAnsi="Times New Roman" w:eastAsia="方正仿宋_GBK" w:cs="Times New Roman"/>
              <w:i/>
              <w:iCs/>
              <w:sz w:val="32"/>
              <w:szCs w:val="32"/>
            </w:rPr>
            <m:t>k</m:t>
          </m:r>
        </w:ins>
      </m:oMath>
      <w:r>
        <w:rPr>
          <w:rFonts w:ascii="Times New Roman" w:hAnsi="Times New Roman" w:eastAsia="方正仿宋_GBK" w:cs="Times New Roman"/>
          <w:sz w:val="32"/>
        </w:rPr>
        <w:t>为更新次数，</w:t>
      </w:r>
      <w:del w:id="678" w:author="xh" w:date="2026-10-27T08:10:00Z">
        <w:r>
          <w:rPr>
            <w:rFonts w:ascii="Times New Roman" w:hAnsi="Times New Roman" w:eastAsia="方正仿宋_GBK" w:cs="Times New Roman"/>
            <w:sz w:val="32"/>
          </w:rPr>
          <w:delText>t</w:delText>
        </w:r>
      </w:del>
      <m:oMath>
        <w:ins w:id="679" w:author="xh" w:date="2026-10-27T08:10:00Z">
          <m:r>
            <m:rPr>
              <m:nor/>
            </m:rPr>
            <w:rPr>
              <w:rFonts w:ascii="Times New Roman" w:hAnsi="Times New Roman" w:eastAsia="方正仿宋_GBK" w:cs="Times New Roman"/>
              <w:i/>
              <w:iCs/>
              <w:sz w:val="32"/>
              <w:szCs w:val="32"/>
            </w:rPr>
            <m:t>t</m:t>
          </m:r>
        </w:ins>
      </m:oMath>
      <w:r>
        <w:rPr>
          <w:rFonts w:ascii="Times New Roman" w:hAnsi="Times New Roman" w:eastAsia="方正仿宋_GBK" w:cs="Times New Roman"/>
          <w:sz w:val="32"/>
        </w:rPr>
        <w:t>为运维年份。</w:t>
      </w:r>
      <w:commentRangeEnd w:id="1"/>
      <w:r>
        <w:rPr>
          <w:woUserID w:val="2"/>
        </w:rPr>
        <w:commentReference w:id="1"/>
      </w:r>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8F2E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ins w:id="680" w:author="xh" w:date="2026-10-26T18:21:52Z"/>
        </w:trPr>
        <w:tc>
          <w:tcPr>
            <w:tcW w:w="800" w:type="dxa"/>
            <w:tcMar>
              <w:top w:w="0" w:type="dxa"/>
              <w:left w:w="0" w:type="dxa"/>
              <w:bottom w:w="0" w:type="dxa"/>
              <w:right w:w="0" w:type="dxa"/>
            </w:tcMar>
            <w:vAlign w:val="center"/>
          </w:tcPr>
          <w:p w14:paraId="313ECEB4">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157A410A">
            <w:pPr>
              <w:keepNext/>
              <w:snapToGrid w:val="0"/>
              <w:spacing w:before="50" w:after="50" w:line="360" w:lineRule="auto"/>
              <w:ind w:left="0" w:leftChars="0" w:right="0" w:rightChars="0" w:firstLine="0" w:firstLineChars="0"/>
              <w:jc w:val="center"/>
            </w:pPr>
            <m:oMathPara>
              <m:oMath>
                <m:sSub>
                  <m:sSubPr/>
                  <m:e>
                    <m:r>
                      <m:rPr>
                        <m:nor/>
                      </m:rPr>
                      <w:rPr>
                        <w:rFonts w:ascii="Times New Roman" w:hAnsi="Times New Roman" w:eastAsia="方正仿宋_GBK" w:cs="Times New Roman"/>
                        <w:i/>
                        <w:iCs/>
                        <w:sz w:val="28"/>
                        <w:szCs w:val="28"/>
                      </w:rPr>
                      <m:t>C</m:t>
                    </m:r>
                  </m:e>
                  <m:sub>
                    <m:r>
                      <m:rPr>
                        <m:nor/>
                        <m:sty m:val="p"/>
                      </m:rPr>
                      <w:rPr>
                        <w:rFonts w:ascii="Times New Roman" w:hAnsi="Times New Roman" w:eastAsia="方正仿宋_GBK" w:cs="Times New Roman"/>
                        <w:b w:val="0"/>
                        <w:i w:val="0"/>
                        <w:iCs w:val="0"/>
                        <w:sz w:val="28"/>
                        <w:szCs w:val="28"/>
                      </w:rPr>
                      <m:t>plan</m:t>
                    </m:r>
                  </m:sub>
                </m:sSub>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T</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B</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L</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oMath>
            </m:oMathPara>
          </w:p>
        </w:tc>
        <w:tc>
          <w:tcPr>
            <w:tcW w:w="800" w:type="dxa"/>
            <w:tcMar>
              <w:top w:w="0" w:type="dxa"/>
              <w:left w:w="0" w:type="dxa"/>
              <w:bottom w:w="0" w:type="dxa"/>
              <w:right w:w="0" w:type="dxa"/>
            </w:tcMar>
            <w:vAlign w:val="center"/>
          </w:tcPr>
          <w:p w14:paraId="4B705664">
            <w:pPr>
              <w:keepNext/>
              <w:snapToGrid w:val="0"/>
              <w:spacing w:before="50" w:after="50" w:line="360" w:lineRule="auto"/>
              <w:ind w:left="0" w:leftChars="0" w:right="0" w:rightChars="0" w:firstLine="0" w:firstLineChars="0"/>
              <w:jc w:val="right"/>
            </w:pPr>
            <w:r>
              <w:rPr>
                <w:rFonts w:ascii="Times New Roman" w:hAnsi="Times New Roman" w:eastAsia="方正仿宋_GBK" w:cs="Times New Roman"/>
                <w:sz w:val="24"/>
              </w:rPr>
              <w:t>（2）</w:t>
            </w:r>
          </w:p>
        </w:tc>
      </w:tr>
    </w:tbl>
    <w:p w14:paraId="4D5F10BD">
      <w:pPr>
        <w:widowControl/>
        <w:adjustRightInd w:val="0"/>
        <w:snapToGrid w:val="0"/>
        <w:spacing w:line="560" w:lineRule="exact"/>
        <w:ind w:left="0" w:leftChars="0" w:right="0" w:rightChars="0" w:firstLine="0" w:firstLineChars="0"/>
        <w:rPr>
          <w:ins w:id="681" w:author="xh" w:date="2026-10-26T18:21:52Z"/>
        </w:rPr>
      </w:pPr>
      <w:ins w:id="682" w:author="xh" w:date="2026-10-26T18:21:52Z">
        <w:r>
          <w:rPr>
            <w:rFonts w:ascii="Times New Roman" w:hAnsi="Times New Roman" w:eastAsia="方正仿宋_GBK" w:cs="Times New Roman"/>
            <w:sz w:val="32"/>
          </w:rPr>
          <w:t>式中，</w:t>
        </w:r>
      </w:ins>
      <w:ins w:id="683" w:author="xh" w:date="2026-10-26T18:21:52Z">
        <w:del w:id="684" w:author="xh" w:date="2026-10-27T08:10:00Z">
          <w:r>
            <w:rPr>
              <w:rFonts w:ascii="Times New Roman" w:hAnsi="Times New Roman" w:eastAsia="方正仿宋_GBK" w:cs="Times New Roman"/>
              <w:sz w:val="32"/>
            </w:rPr>
            <w:delText>Cplan</w:delText>
          </w:r>
        </w:del>
      </w:ins>
      <m:oMath>
        <m:sSub>
          <m:sSubPr/>
          <m:e>
            <w:ins w:id="685" w:author="xh" w:date="2026-10-27T08:10:00Z">
              <m:r>
                <m:rPr>
                  <m:nor/>
                </m:rPr>
                <w:rPr>
                  <w:rFonts w:ascii="Times New Roman" w:hAnsi="Times New Roman" w:eastAsia="方正仿宋_GBK" w:cs="Times New Roman"/>
                  <w:i/>
                  <w:iCs/>
                  <w:sz w:val="32"/>
                  <w:szCs w:val="32"/>
                </w:rPr>
                <m:t>C</m:t>
              </m:r>
            </w:ins>
          </m:e>
          <m:sub>
            <w:ins w:id="686" w:author="xh" w:date="2026-10-27T08:10:00Z">
              <m:r>
                <m:rPr>
                  <m:nor/>
                  <m:sty m:val="p"/>
                </m:rPr>
                <w:rPr>
                  <w:rFonts w:ascii="Times New Roman" w:hAnsi="Times New Roman" w:eastAsia="方正仿宋_GBK" w:cs="Times New Roman"/>
                  <w:b w:val="0"/>
                  <w:i w:val="0"/>
                  <w:iCs w:val="0"/>
                  <w:sz w:val="32"/>
                  <w:szCs w:val="32"/>
                </w:rPr>
                <m:t>plan</m:t>
              </m:r>
            </w:ins>
          </m:sub>
        </m:sSub>
      </m:oMath>
      <w:r>
        <w:rPr>
          <w:rFonts w:ascii="Times New Roman" w:hAnsi="Times New Roman" w:eastAsia="方正仿宋_GBK" w:cs="Times New Roman"/>
          <w:sz w:val="32"/>
        </w:rPr>
        <w:t>为方案费用现值，</w:t>
      </w:r>
      <w:del w:id="687" w:author="xh" w:date="2026-10-27T08:10:00Z">
        <w:r>
          <w:rPr>
            <w:rFonts w:ascii="Times New Roman" w:hAnsi="Times New Roman" w:eastAsia="方正仿宋_GBK" w:cs="Times New Roman"/>
            <w:sz w:val="32"/>
          </w:rPr>
          <w:delText>Ce</w:delText>
        </w:r>
      </w:del>
      <m:oMath>
        <m:sSub>
          <m:sSubPr/>
          <m:e>
            <w:ins w:id="688" w:author="xh" w:date="2026-10-27T08:10:00Z">
              <m:r>
                <m:rPr>
                  <m:nor/>
                </m:rPr>
                <w:rPr>
                  <w:rFonts w:ascii="Times New Roman" w:hAnsi="Times New Roman" w:eastAsia="方正仿宋_GBK" w:cs="Times New Roman"/>
                  <w:i/>
                  <w:iCs/>
                  <w:sz w:val="32"/>
                  <w:szCs w:val="32"/>
                </w:rPr>
                <m:t>C</m:t>
              </m:r>
            </w:ins>
          </m:e>
          <m:sub>
            <w:ins w:id="689" w:author="xh" w:date="2026-10-27T08:10:00Z">
              <m:r>
                <m:rPr>
                  <m:nor/>
                </m:rPr>
                <w:rPr>
                  <w:rFonts w:ascii="Times New Roman" w:hAnsi="Times New Roman" w:eastAsia="方正仿宋_GBK" w:cs="Times New Roman"/>
                  <w:i/>
                  <w:iCs/>
                  <w:sz w:val="32"/>
                  <w:szCs w:val="32"/>
                </w:rPr>
                <m:t>e</m:t>
              </m:r>
            </w:ins>
          </m:sub>
        </m:sSub>
      </m:oMath>
      <w:r>
        <w:rPr>
          <w:rFonts w:ascii="Times New Roman" w:hAnsi="Times New Roman" w:eastAsia="方正仿宋_GBK" w:cs="Times New Roman"/>
          <w:sz w:val="32"/>
        </w:rPr>
        <w:t>为工程项目</w:t>
      </w:r>
      <w:del w:id="690" w:author="xh" w:date="2026-10-27T08:10:00Z">
        <w:r>
          <w:rPr>
            <w:rFonts w:ascii="Times New Roman" w:hAnsi="Times New Roman" w:eastAsia="方正仿宋_GBK" w:cs="Times New Roman"/>
            <w:sz w:val="32"/>
          </w:rPr>
          <w:delText>e</w:delText>
        </w:r>
      </w:del>
      <m:oMath>
        <w:ins w:id="691" w:author="xh" w:date="2026-10-27T08:10:00Z">
          <m:r>
            <m:rPr>
              <m:nor/>
            </m:rPr>
            <w:rPr>
              <w:rFonts w:ascii="Times New Roman" w:hAnsi="Times New Roman" w:eastAsia="方正仿宋_GBK" w:cs="Times New Roman"/>
              <w:i/>
              <w:iCs/>
              <w:sz w:val="32"/>
              <w:szCs w:val="32"/>
            </w:rPr>
            <m:t>e</m:t>
          </m:r>
        </w:ins>
      </m:oMath>
      <w:r>
        <w:rPr>
          <w:rFonts w:ascii="Times New Roman" w:hAnsi="Times New Roman" w:eastAsia="方正仿宋_GBK" w:cs="Times New Roman"/>
          <w:sz w:val="32"/>
        </w:rPr>
        <w:t>的费用现值，单位均为万元；</w:t>
      </w:r>
      <w:del w:id="692" w:author="xh" w:date="2026-10-27T08:10:00Z">
        <w:r>
          <w:rPr>
            <w:rFonts w:ascii="Times New Roman" w:hAnsi="Times New Roman" w:eastAsia="方正仿宋_GBK" w:cs="Times New Roman"/>
            <w:sz w:val="32"/>
          </w:rPr>
          <w:delText>ET</w:delText>
        </w:r>
      </w:del>
      <m:oMath>
        <m:sSub>
          <m:sSubPr/>
          <m:e>
            <w:ins w:id="693" w:author="xh" w:date="2026-10-27T08:10:00Z">
              <m:r>
                <m:rPr>
                  <m:nor/>
                  <m:sty m:val="p"/>
                  <m:scr m:val="script"/>
                </m:rPr>
                <w:rPr>
                  <w:rFonts w:ascii="Times New Roman" w:hAnsi="Times New Roman" w:eastAsia="方正仿宋_GBK" w:cs="Times New Roman"/>
                  <w:b w:val="0"/>
                  <w:i w:val="0"/>
                  <w:iCs/>
                  <w:sz w:val="32"/>
                  <w:szCs w:val="32"/>
                </w:rPr>
                <m:t>E</m:t>
              </m:r>
            </w:ins>
          </m:e>
          <m:sub>
            <w:ins w:id="694" w:author="xh" w:date="2026-10-27T08:10:00Z">
              <m:r>
                <m:rPr>
                  <m:nor/>
                </m:rPr>
                <w:rPr>
                  <w:rFonts w:ascii="Times New Roman" w:hAnsi="Times New Roman" w:eastAsia="方正仿宋_GBK" w:cs="Times New Roman"/>
                  <w:i/>
                  <w:iCs/>
                  <w:sz w:val="32"/>
                  <w:szCs w:val="32"/>
                </w:rPr>
                <m:t>T</m:t>
              </m:r>
            </w:ins>
          </m:sub>
        </m:sSub>
      </m:oMath>
      <w:r>
        <w:rPr>
          <w:rFonts w:ascii="Times New Roman" w:hAnsi="Times New Roman" w:eastAsia="方正仿宋_GBK" w:cs="Times New Roman"/>
          <w:sz w:val="32"/>
        </w:rPr>
        <w:t>、</w:t>
      </w:r>
      <w:del w:id="695" w:author="xh" w:date="2026-10-27T08:10:00Z">
        <w:r>
          <w:rPr>
            <w:rFonts w:ascii="Times New Roman" w:hAnsi="Times New Roman" w:eastAsia="方正仿宋_GBK" w:cs="Times New Roman"/>
            <w:sz w:val="32"/>
          </w:rPr>
          <w:delText>EB</w:delText>
        </w:r>
      </w:del>
      <m:oMath>
        <m:sSub>
          <m:sSubPr/>
          <m:e>
            <w:ins w:id="696" w:author="xh" w:date="2026-10-27T08:10:00Z">
              <m:r>
                <m:rPr>
                  <m:nor/>
                  <m:sty m:val="p"/>
                  <m:scr m:val="script"/>
                </m:rPr>
                <w:rPr>
                  <w:rFonts w:ascii="Times New Roman" w:hAnsi="Times New Roman" w:eastAsia="方正仿宋_GBK" w:cs="Times New Roman"/>
                  <w:b w:val="0"/>
                  <w:i w:val="0"/>
                  <w:iCs/>
                  <w:sz w:val="32"/>
                  <w:szCs w:val="32"/>
                </w:rPr>
                <m:t>E</m:t>
              </m:r>
            </w:ins>
          </m:e>
          <m:sub>
            <w:ins w:id="697" w:author="xh" w:date="2026-10-27T08:10:00Z">
              <m:r>
                <m:rPr>
                  <m:nor/>
                </m:rPr>
                <w:rPr>
                  <w:rFonts w:ascii="Times New Roman" w:hAnsi="Times New Roman" w:eastAsia="方正仿宋_GBK" w:cs="Times New Roman"/>
                  <w:i/>
                  <w:iCs/>
                  <w:sz w:val="32"/>
                  <w:szCs w:val="32"/>
                </w:rPr>
                <m:t>B</m:t>
              </m:r>
            </w:ins>
          </m:sub>
        </m:sSub>
      </m:oMath>
      <w:r>
        <w:rPr>
          <w:rFonts w:ascii="Times New Roman" w:hAnsi="Times New Roman" w:eastAsia="方正仿宋_GBK" w:cs="Times New Roman"/>
          <w:sz w:val="32"/>
        </w:rPr>
        <w:t>、</w:t>
      </w:r>
      <w:del w:id="698" w:author="xh" w:date="2026-10-27T08:10:00Z">
        <w:r>
          <w:rPr>
            <w:rFonts w:ascii="Times New Roman" w:hAnsi="Times New Roman" w:eastAsia="方正仿宋_GBK" w:cs="Times New Roman"/>
            <w:sz w:val="32"/>
          </w:rPr>
          <w:delText>EL</w:delText>
        </w:r>
      </w:del>
      <m:oMath>
        <m:sSub>
          <m:sSubPr/>
          <m:e>
            <w:ins w:id="699" w:author="xh" w:date="2026-10-27T08:10:00Z">
              <m:r>
                <m:rPr>
                  <m:nor/>
                  <m:sty m:val="p"/>
                  <m:scr m:val="script"/>
                </m:rPr>
                <w:rPr>
                  <w:rFonts w:ascii="Times New Roman" w:hAnsi="Times New Roman" w:eastAsia="方正仿宋_GBK" w:cs="Times New Roman"/>
                  <w:b w:val="0"/>
                  <w:i w:val="0"/>
                  <w:iCs/>
                  <w:sz w:val="32"/>
                  <w:szCs w:val="32"/>
                </w:rPr>
                <m:t>E</m:t>
              </m:r>
            </w:ins>
          </m:e>
          <m:sub>
            <w:ins w:id="700" w:author="xh" w:date="2026-10-27T08:10:00Z">
              <m:r>
                <m:rPr>
                  <m:nor/>
                </m:rPr>
                <w:rPr>
                  <w:rFonts w:ascii="Times New Roman" w:hAnsi="Times New Roman" w:eastAsia="方正仿宋_GBK" w:cs="Times New Roman"/>
                  <w:i/>
                  <w:iCs/>
                  <w:sz w:val="32"/>
                  <w:szCs w:val="32"/>
                </w:rPr>
                <m:t>L</m:t>
              </m:r>
            </w:ins>
          </m:sub>
        </m:sSub>
      </m:oMath>
      <w:r>
        <w:rPr>
          <w:rFonts w:ascii="Times New Roman" w:hAnsi="Times New Roman" w:eastAsia="方正仿宋_GBK" w:cs="Times New Roman"/>
          <w:sz w:val="32"/>
        </w:rPr>
        <w:t>分别为主变、储能和线路投运项目集合。</w:t>
      </w:r>
    </w:p>
    <w:p w14:paraId="62532D37">
      <w:pPr>
        <w:widowControl/>
        <w:adjustRightInd w:val="0"/>
        <w:snapToGrid w:val="0"/>
        <w:spacing w:line="560" w:lineRule="exact"/>
        <w:ind w:firstLine="640" w:firstLineChars="200"/>
        <w:rPr>
          <w:ins w:id="701" w:author="xh" w:date="2026-10-26T18:21:52Z"/>
        </w:rPr>
      </w:pPr>
      <w:ins w:id="702" w:author="xh" w:date="2026-10-26T18:21:52Z">
        <w:r>
          <w:rPr>
            <w:rFonts w:ascii="Times New Roman" w:hAnsi="Times New Roman" w:eastAsia="方正仿宋_GBK" w:cs="Times New Roman"/>
            <w:sz w:val="32"/>
          </w:rPr>
          <w:t>两方案统一比较新增及改造工程的建设和固定运维费用，既有资产原建设投资不重复计入。费用范围暂未计入期末残值、被替换设备运维费用变化、储能充电及损耗费用，也未抵扣相关收益。</w:t>
        </w:r>
      </w:ins>
    </w:p>
    <w:p w14:paraId="01DF8305">
      <w:pPr>
        <w:widowControl/>
        <w:adjustRightInd w:val="0"/>
        <w:snapToGrid w:val="0"/>
        <w:spacing w:line="560" w:lineRule="exact"/>
        <w:ind w:firstLine="720" w:firstLineChars="200"/>
        <w:rPr>
          <w:ins w:id="704" w:author="白日梦想家" w:date="2026-10-26T14:46:46Z"/>
          <w:del w:id="705" w:author="xh" w:date="2026-10-26T18:22:37Z"/>
          <w:rFonts w:hint="default" w:ascii="Times New Roman" w:hAnsi="Times New Roman" w:eastAsia="方正黑体_GBK" w:cs="Times New Roman"/>
          <w:b w:val="0"/>
          <w:bCs w:val="0"/>
          <w:i w:val="0"/>
          <w:iCs w:val="0"/>
          <w:sz w:val="36"/>
          <w:szCs w:val="36"/>
        </w:rPr>
        <w:pPrChange w:id="703" w:author="白日梦想家" w:date="2026-10-26T14:22:12Z">
          <w:pPr>
            <w:widowControl/>
            <w:adjustRightInd w:val="0"/>
            <w:snapToGrid w:val="0"/>
            <w:spacing w:line="560" w:lineRule="exact"/>
            <w:ind w:firstLine="640" w:firstLineChars="200"/>
          </w:pPr>
        </w:pPrChange>
      </w:pPr>
      <w:ins w:id="706" w:author="xh" w:date="2026-10-23T14:37:02Z">
        <w:del w:id="707" w:author="白日梦想家" w:date="2026-10-26T14:22:11Z">
          <w:r>
            <w:rPr>
              <w:rFonts w:hint="default" w:ascii="Times New Roman" w:hAnsi="Times New Roman" w:eastAsia="方正黑体_GBK" w:cs="Times New Roman"/>
              <w:b w:val="0"/>
              <w:bCs w:val="0"/>
              <w:i w:val="0"/>
              <w:iCs w:val="0"/>
              <w:sz w:val="36"/>
              <w:szCs w:val="36"/>
              <w:rPrChange w:id="708" w:author="白日梦想家" w:date="2026-10-26T14:27:20Z">
                <w:rPr>
                  <w:rFonts w:hint="eastAsia" w:ascii="方正仿宋_GBK" w:hAnsi="方正仿宋_GBK" w:eastAsia="方正仿宋_GBK" w:cs="Times New Roman"/>
                  <w:sz w:val="32"/>
                  <w:szCs w:val="32"/>
                </w:rPr>
              </w:rPrChange>
            </w:rPr>
            <w:delText>两方案采用相同现金流范围，既有资产原建设费用不重复计入。当前费用尚未计入期末残值、被替换资产运维变化、</w:delText>
          </w:r>
        </w:del>
      </w:ins>
      <w:del w:id="709" w:author="白日梦想家" w:date="2026-10-26T14:22:11Z">
        <w:r>
          <w:rPr>
            <w:rFonts w:hint="default" w:ascii="Times New Roman" w:hAnsi="Times New Roman" w:eastAsia="方正黑体_GBK" w:cs="Times New Roman"/>
            <w:b w:val="0"/>
            <w:bCs w:val="0"/>
            <w:i w:val="0"/>
            <w:iCs w:val="0"/>
            <w:sz w:val="36"/>
            <w:szCs w:val="36"/>
            <w:rPrChange w:id="710" w:author="白日梦想家" w:date="2026-10-26T14:27:20Z">
              <w:rPr>
                <w:rFonts w:hint="eastAsia" w:ascii="方正仿宋_GBK" w:hAnsi="方正仿宋_GBK" w:eastAsia="方正仿宋_GBK" w:cs="Times New Roman"/>
                <w:sz w:val="32"/>
                <w:szCs w:val="32"/>
              </w:rPr>
            </w:rPrChange>
          </w:rPr>
          <w:delText>储能</w:delText>
        </w:r>
      </w:del>
      <w:ins w:id="711" w:author="xh" w:date="2026-10-23T14:37:02Z">
        <w:del w:id="712" w:author="白日梦想家" w:date="2026-10-26T14:22:11Z">
          <w:r>
            <w:rPr>
              <w:rFonts w:hint="default" w:ascii="Times New Roman" w:hAnsi="Times New Roman" w:eastAsia="方正黑体_GBK" w:cs="Times New Roman"/>
              <w:b w:val="0"/>
              <w:bCs w:val="0"/>
              <w:i w:val="0"/>
              <w:iCs w:val="0"/>
              <w:sz w:val="36"/>
              <w:szCs w:val="36"/>
              <w:rPrChange w:id="713" w:author="白日梦想家" w:date="2026-10-26T14:27:20Z">
                <w:rPr>
                  <w:rFonts w:hint="eastAsia" w:ascii="方正仿宋_GBK" w:hAnsi="方正仿宋_GBK" w:eastAsia="方正仿宋_GBK" w:cs="Times New Roman"/>
                  <w:sz w:val="32"/>
                  <w:szCs w:val="32"/>
                </w:rPr>
              </w:rPrChange>
            </w:rPr>
            <w:delText>充电购电及损耗，也未抵扣收益。费用比较反映上述范围内的工程支出差异，工程应用</w:delText>
          </w:r>
        </w:del>
      </w:ins>
      <w:del w:id="714" w:author="白日梦想家" w:date="2026-10-26T14:22:11Z">
        <w:r>
          <w:rPr>
            <w:rFonts w:hint="default" w:ascii="Times New Roman" w:hAnsi="Times New Roman" w:eastAsia="方正黑体_GBK" w:cs="Times New Roman"/>
            <w:sz w:val="36"/>
            <w:szCs w:val="36"/>
            <w:rPrChange w:id="715" w:author="白日梦想家" w:date="2026-10-26T14:27:20Z">
              <w:rPr>
                <w:rFonts w:hint="eastAsia" w:ascii="方正仿宋_GBK" w:hAnsi="方正仿宋_GBK" w:eastAsia="方正仿宋_GBK" w:cs="Times New Roman"/>
                <w:sz w:val="32"/>
                <w:szCs w:val="32"/>
              </w:rPr>
            </w:rPrChange>
          </w:rPr>
          <w:delText>可在一定持续</w:delText>
        </w:r>
      </w:del>
      <w:del w:id="716" w:author="白日梦想家" w:date="2026-10-26T14:22:11Z">
        <w:r>
          <w:rPr>
            <w:rFonts w:hint="default" w:ascii="Times New Roman" w:hAnsi="Times New Roman" w:eastAsia="方正黑体_GBK" w:cs="Times New Roman"/>
            <w:b w:val="0"/>
            <w:bCs w:val="0"/>
            <w:i w:val="0"/>
            <w:iCs w:val="0"/>
            <w:sz w:val="36"/>
            <w:szCs w:val="36"/>
            <w:rPrChange w:id="717" w:author="白日梦想家" w:date="2026-10-26T14:27:20Z">
              <w:rPr>
                <w:rFonts w:hint="eastAsia" w:ascii="方正仿宋_GBK" w:hAnsi="方正仿宋_GBK" w:eastAsia="方正仿宋_GBK" w:cs="Times New Roman"/>
                <w:sz w:val="32"/>
                <w:szCs w:val="32"/>
              </w:rPr>
            </w:rPrChange>
          </w:rPr>
          <w:delText>时</w:delText>
        </w:r>
      </w:del>
      <w:ins w:id="718" w:author="xh" w:date="2026-10-23T14:37:02Z">
        <w:del w:id="719" w:author="白日梦想家" w:date="2026-10-26T14:22:11Z">
          <w:r>
            <w:rPr>
              <w:rFonts w:hint="default" w:ascii="Times New Roman" w:hAnsi="Times New Roman" w:eastAsia="方正黑体_GBK" w:cs="Times New Roman"/>
              <w:b w:val="0"/>
              <w:bCs w:val="0"/>
              <w:i w:val="0"/>
              <w:iCs w:val="0"/>
              <w:sz w:val="36"/>
              <w:szCs w:val="36"/>
              <w:rPrChange w:id="720" w:author="白日梦想家" w:date="2026-10-26T14:27:20Z">
                <w:rPr>
                  <w:rFonts w:hint="eastAsia" w:ascii="方正仿宋_GBK" w:hAnsi="方正仿宋_GBK" w:eastAsia="方正仿宋_GBK" w:cs="Times New Roman"/>
                  <w:sz w:val="32"/>
                  <w:szCs w:val="32"/>
                </w:rPr>
              </w:rPrChange>
            </w:rPr>
            <w:delText>再结合</w:delText>
          </w:r>
        </w:del>
      </w:ins>
      <w:del w:id="721" w:author="白日梦想家" w:date="2026-10-26T14:22:11Z">
        <w:r>
          <w:rPr>
            <w:rFonts w:hint="default" w:ascii="Times New Roman" w:hAnsi="Times New Roman" w:eastAsia="方正黑体_GBK" w:cs="Times New Roman"/>
            <w:sz w:val="36"/>
            <w:szCs w:val="36"/>
            <w:rPrChange w:id="722" w:author="白日梦想家" w:date="2026-10-26T14:27:20Z">
              <w:rPr>
                <w:rFonts w:hint="eastAsia" w:ascii="方正仿宋_GBK" w:hAnsi="方正仿宋_GBK" w:eastAsia="方正仿宋_GBK" w:cs="Times New Roman"/>
                <w:sz w:val="32"/>
                <w:szCs w:val="32"/>
              </w:rPr>
            </w:rPrChange>
          </w:rPr>
          <w:delText>间内补充局部功率缺口，主变增容则同时改变正常</w:delText>
        </w:r>
      </w:del>
      <w:del w:id="723" w:author="白日梦想家" w:date="2026-10-26T14:22:11Z">
        <w:r>
          <w:rPr>
            <w:rFonts w:hint="default" w:ascii="Times New Roman" w:hAnsi="Times New Roman" w:eastAsia="方正黑体_GBK" w:cs="Times New Roman"/>
            <w:b w:val="0"/>
            <w:bCs w:val="0"/>
            <w:i w:val="0"/>
            <w:iCs w:val="0"/>
            <w:sz w:val="36"/>
            <w:szCs w:val="36"/>
            <w:rPrChange w:id="724" w:author="白日梦想家" w:date="2026-10-26T14:27:20Z">
              <w:rPr>
                <w:rFonts w:hint="eastAsia" w:ascii="方正仿宋_GBK" w:hAnsi="方正仿宋_GBK" w:eastAsia="方正仿宋_GBK" w:cs="Times New Roman"/>
                <w:sz w:val="32"/>
                <w:szCs w:val="32"/>
              </w:rPr>
            </w:rPrChange>
          </w:rPr>
          <w:delText>运行和</w:delText>
        </w:r>
      </w:del>
      <w:ins w:id="725" w:author="xh" w:date="2026-10-23T14:37:02Z">
        <w:del w:id="726" w:author="白日梦想家" w:date="2026-10-26T14:22:11Z">
          <w:r>
            <w:rPr>
              <w:rFonts w:hint="default" w:ascii="Times New Roman" w:hAnsi="Times New Roman" w:eastAsia="方正黑体_GBK" w:cs="Times New Roman"/>
              <w:b w:val="0"/>
              <w:bCs w:val="0"/>
              <w:i w:val="0"/>
              <w:iCs w:val="0"/>
              <w:sz w:val="36"/>
              <w:szCs w:val="36"/>
              <w:rPrChange w:id="727" w:author="白日梦想家" w:date="2026-10-26T14:27:20Z">
                <w:rPr>
                  <w:rFonts w:hint="eastAsia" w:ascii="方正仿宋_GBK" w:hAnsi="方正仿宋_GBK" w:eastAsia="方正仿宋_GBK" w:cs="Times New Roman"/>
                  <w:sz w:val="32"/>
                  <w:szCs w:val="32"/>
                </w:rPr>
              </w:rPrChange>
            </w:rPr>
            <w:delText>资产资料完善现金流</w:delText>
          </w:r>
        </w:del>
      </w:ins>
      <w:del w:id="728" w:author="白日梦想家" w:date="2026-10-26T14:22:11Z">
        <w:r>
          <w:rPr>
            <w:rFonts w:hint="default" w:ascii="Times New Roman" w:hAnsi="Times New Roman" w:eastAsia="方正黑体_GBK" w:cs="Times New Roman"/>
            <w:sz w:val="36"/>
            <w:szCs w:val="36"/>
            <w:rPrChange w:id="729" w:author="白日梦想家" w:date="2026-10-26T14:27:20Z">
              <w:rPr>
                <w:rFonts w:hint="eastAsia" w:ascii="方正仿宋_GBK" w:hAnsi="方正仿宋_GBK" w:eastAsia="方正仿宋_GBK" w:cs="Times New Roman"/>
                <w:sz w:val="32"/>
                <w:szCs w:val="32"/>
              </w:rPr>
            </w:rPrChange>
          </w:rPr>
          <w:delText>N-1后的承载能力</w:delText>
        </w:r>
      </w:del>
      <w:del w:id="730" w:author="白日梦想家" w:date="2026-10-26T14:22:11Z">
        <w:r>
          <w:rPr>
            <w:rFonts w:hint="default" w:ascii="Times New Roman" w:hAnsi="Times New Roman" w:eastAsia="方正黑体_GBK" w:cs="Times New Roman"/>
            <w:b w:val="0"/>
            <w:bCs w:val="0"/>
            <w:i w:val="0"/>
            <w:iCs w:val="0"/>
            <w:sz w:val="36"/>
            <w:szCs w:val="36"/>
            <w:rPrChange w:id="731" w:author="白日梦想家" w:date="2026-10-26T14:27:20Z">
              <w:rPr>
                <w:rFonts w:hint="eastAsia" w:ascii="方正仿宋_GBK" w:hAnsi="方正仿宋_GBK" w:eastAsia="方正仿宋_GBK" w:cs="Times New Roman"/>
                <w:sz w:val="32"/>
                <w:szCs w:val="32"/>
              </w:rPr>
            </w:rPrChange>
          </w:rPr>
          <w:delText>。</w:delText>
        </w:r>
      </w:del>
    </w:p>
    <w:p w14:paraId="0E3B5486">
      <w:pPr>
        <w:widowControl/>
        <w:adjustRightInd w:val="0"/>
        <w:snapToGrid w:val="0"/>
        <w:spacing w:line="560" w:lineRule="exact"/>
        <w:ind w:firstLine="0" w:firstLineChars="0"/>
        <w:rPr>
          <w:ins w:id="733" w:author="白日梦想家" w:date="2026-10-26T11:54:29Z"/>
          <w:del w:id="734" w:author="xh" w:date="2026-10-26T18:23:23Z"/>
          <w:rFonts w:hint="default" w:ascii="Times New Roman" w:hAnsi="Times New Roman" w:eastAsia="方正黑体_GBK" w:cs="Times New Roman"/>
          <w:b w:val="0"/>
          <w:bCs w:val="0"/>
          <w:i w:val="0"/>
          <w:iCs w:val="0"/>
          <w:sz w:val="36"/>
          <w:szCs w:val="36"/>
          <w:rPrChange w:id="735" w:author="白日梦想家" w:date="2026-10-26T14:27:20Z">
            <w:rPr>
              <w:ins w:id="736" w:author="白日梦想家" w:date="2026-10-26T11:54:29Z"/>
              <w:del w:id="737" w:author="xh" w:date="2026-10-26T18:23:23Z"/>
              <w:rFonts w:hint="default" w:ascii="Times New Roman" w:hAnsi="Times New Roman" w:eastAsia="方正仿宋_GBK" w:cs="Times New Roman"/>
              <w:b w:val="0"/>
              <w:bCs w:val="0"/>
              <w:i w:val="0"/>
              <w:iCs w:val="0"/>
              <w:sz w:val="32"/>
              <w:szCs w:val="32"/>
            </w:rPr>
          </w:rPrChange>
        </w:rPr>
        <w:pPrChange w:id="732" w:author="白日梦想家" w:date="2026-10-26T14:46:47Z">
          <w:pPr>
            <w:widowControl/>
            <w:adjustRightInd w:val="0"/>
            <w:snapToGrid w:val="0"/>
            <w:spacing w:line="560" w:lineRule="exact"/>
            <w:ind w:firstLine="640" w:firstLineChars="200"/>
          </w:pPr>
        </w:pPrChange>
      </w:pPr>
    </w:p>
    <w:p w14:paraId="272C581C">
      <w:pPr>
        <w:widowControl/>
        <w:adjustRightInd w:val="0"/>
        <w:snapToGrid w:val="0"/>
        <w:spacing w:line="560" w:lineRule="exact"/>
        <w:ind w:firstLine="720" w:firstLineChars="200"/>
        <w:rPr>
          <w:del w:id="738" w:author="白日梦想家" w:date="2026-10-26T11:54:14Z"/>
          <w:rFonts w:hint="default" w:ascii="Times New Roman" w:hAnsi="Times New Roman" w:eastAsia="方正黑体_GBK" w:cs="Times New Roman"/>
          <w:sz w:val="36"/>
          <w:szCs w:val="36"/>
          <w:highlight w:val="none"/>
          <w:rPrChange w:id="739" w:author="白日梦想家" w:date="2026-10-26T14:27:20Z">
            <w:rPr>
              <w:del w:id="740" w:author="白日梦想家" w:date="2026-10-26T11:54:14Z"/>
              <w:rFonts w:hint="eastAsia" w:ascii="方正仿宋_GBK" w:hAnsi="方正仿宋_GBK" w:eastAsia="方正仿宋_GBK" w:cs="Times New Roman"/>
              <w:sz w:val="32"/>
              <w:szCs w:val="32"/>
              <w:highlight w:val="none"/>
              <w14:ligatures w14:val="standardContextual"/>
            </w:rPr>
          </w:rPrChange>
          <w14:ligatures w14:val="none"/>
        </w:rPr>
      </w:pPr>
      <w:del w:id="741" w:author="xh" w:date="2026-10-23T14:37:02Z">
        <w:r>
          <w:rPr>
            <w:rFonts w:hint="default" w:ascii="Times New Roman" w:hAnsi="Times New Roman" w:eastAsia="方正黑体_GBK" w:cs="Times New Roman"/>
            <w:sz w:val="36"/>
            <w:szCs w:val="36"/>
            <w:rPrChange w:id="742" w:author="白日梦想家" w:date="2026-10-26T14:27:20Z">
              <w:rPr>
                <w:rFonts w:hint="eastAsia" w:ascii="方正仿宋_GBK" w:hAnsi="方正仿宋_GBK" w:eastAsia="方正仿宋_GBK" w:cs="Times New Roman"/>
                <w:sz w:val="32"/>
                <w:szCs w:val="32"/>
              </w:rPr>
            </w:rPrChange>
          </w:rPr>
          <w:delText>联络能够调用的支援还取决于邻站余量，因此三类措施需按各自可提供的有效能力和费用联合比较。</w:delText>
        </w:r>
      </w:del>
    </w:p>
    <w:p w14:paraId="52DF89CF">
      <w:pPr>
        <w:keepNext w:val="0"/>
        <w:widowControl/>
        <w:adjustRightInd w:val="0"/>
        <w:snapToGrid w:val="0"/>
        <w:spacing w:line="560" w:lineRule="exact"/>
        <w:ind w:firstLine="640" w:firstLineChars="200"/>
        <w:outlineLvl w:val="9"/>
        <w:rPr>
          <w:del w:id="744" w:author="xh" w:date="2026-10-23T14:40:27Z"/>
          <w:rFonts w:hint="default" w:ascii="Times New Roman" w:hAnsi="Times New Roman" w:eastAsia="方正黑体_GBK" w:cs="Times New Roman"/>
          <w:b w:val="0"/>
          <w:bCs w:val="0"/>
          <w:sz w:val="36"/>
          <w:szCs w:val="36"/>
          <w:highlight w:val="none"/>
          <w:rPrChange w:id="745" w:author="白日梦想家" w:date="2026-10-26T14:27:20Z">
            <w:rPr>
              <w:del w:id="746" w:author="xh" w:date="2026-10-23T14:40:27Z"/>
              <w:rFonts w:hint="eastAsia" w:ascii="方正楷体_GBK" w:hAnsi="方正楷体_GBK" w:eastAsia="方正楷体_GBK" w:cs="方正楷体_GBK"/>
              <w:b/>
              <w:bCs/>
              <w:sz w:val="32"/>
              <w:szCs w:val="32"/>
              <w:highlight w:val="none"/>
            </w:rPr>
          </w:rPrChange>
        </w:rPr>
        <w:pPrChange w:id="743" w:author="白日梦想家" w:date="2026-10-26T11:54:14Z">
          <w:pPr>
            <w:keepNext/>
            <w:widowControl/>
            <w:adjustRightInd w:val="0"/>
            <w:snapToGrid w:val="0"/>
            <w:spacing w:line="560" w:lineRule="exact"/>
            <w:ind w:firstLine="643" w:firstLineChars="200"/>
            <w:outlineLvl w:val="1"/>
          </w:pPr>
        </w:pPrChange>
      </w:pPr>
      <w:del w:id="747" w:author="xh" w:date="2026-10-23T14:40:27Z">
        <w:r>
          <w:rPr>
            <w:rFonts w:hint="default" w:ascii="Times New Roman" w:hAnsi="Times New Roman" w:eastAsia="方正黑体_GBK" w:cs="Times New Roman"/>
            <w:b w:val="0"/>
            <w:bCs w:val="0"/>
            <w:sz w:val="36"/>
            <w:szCs w:val="36"/>
            <w:rPrChange w:id="748" w:author="白日梦想家" w:date="2026-10-26T14:27:20Z">
              <w:rPr>
                <w:rFonts w:hint="eastAsia" w:ascii="方正楷体_GBK" w:hAnsi="方正楷体_GBK" w:eastAsia="方正楷体_GBK" w:cs="方正楷体_GBK"/>
                <w:b/>
                <w:bCs/>
                <w:sz w:val="32"/>
                <w:szCs w:val="32"/>
              </w:rPr>
            </w:rPrChange>
          </w:rPr>
          <w:delText>（四）建立建设、运维与更新费用现值模型</w:delText>
        </w:r>
      </w:del>
    </w:p>
    <w:p w14:paraId="04AD4433">
      <w:pPr>
        <w:widowControl/>
        <w:adjustRightInd w:val="0"/>
        <w:snapToGrid w:val="0"/>
        <w:spacing w:line="560" w:lineRule="exact"/>
        <w:ind w:firstLine="720" w:firstLineChars="200"/>
        <w:rPr>
          <w:del w:id="749" w:author="xh" w:date="2026-10-23T14:43:51Z"/>
          <w:rFonts w:hint="default" w:ascii="Times New Roman" w:hAnsi="Times New Roman" w:eastAsia="方正黑体_GBK" w:cs="Times New Roman"/>
          <w:sz w:val="36"/>
          <w:szCs w:val="36"/>
          <w:highlight w:val="none"/>
          <w:rPrChange w:id="750" w:author="白日梦想家" w:date="2026-10-26T14:27:20Z">
            <w:rPr>
              <w:del w:id="751" w:author="xh" w:date="2026-10-23T14:43:51Z"/>
              <w:rFonts w:hint="eastAsia" w:ascii="方正仿宋_GBK" w:hAnsi="方正仿宋_GBK" w:eastAsia="方正仿宋_GBK" w:cs="Times New Roman"/>
              <w:sz w:val="32"/>
              <w:szCs w:val="32"/>
              <w:highlight w:val="none"/>
              <w14:ligatures w14:val="standardContextual"/>
            </w:rPr>
          </w:rPrChange>
          <w14:ligatures w14:val="none"/>
        </w:rPr>
      </w:pPr>
      <w:del w:id="752" w:author="xh" w:date="2026-10-23T14:43:51Z">
        <w:r>
          <w:rPr>
            <w:rFonts w:hint="default" w:ascii="Times New Roman" w:hAnsi="Times New Roman" w:eastAsia="方正黑体_GBK" w:cs="Times New Roman"/>
            <w:sz w:val="36"/>
            <w:szCs w:val="36"/>
            <w:rPrChange w:id="753" w:author="白日梦想家" w:date="2026-10-26T14:27:20Z">
              <w:rPr>
                <w:rFonts w:hint="eastAsia" w:ascii="方正仿宋_GBK" w:hAnsi="方正仿宋_GBK" w:eastAsia="方正仿宋_GBK" w:cs="Times New Roman"/>
                <w:sz w:val="32"/>
                <w:szCs w:val="32"/>
              </w:rPr>
            </w:rPrChange>
          </w:rPr>
          <w:delText>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delText>
        </w:r>
      </w:del>
    </w:p>
    <w:p w14:paraId="3C0C0B61">
      <w:pPr>
        <w:widowControl/>
        <w:adjustRightInd w:val="0"/>
        <w:snapToGrid w:val="0"/>
        <w:spacing w:line="560" w:lineRule="exact"/>
        <w:ind w:firstLine="720" w:firstLineChars="200"/>
        <w:rPr>
          <w:del w:id="754" w:author="xh" w:date="2026-10-23T14:47:16Z"/>
          <w:rFonts w:hint="default" w:ascii="Times New Roman" w:hAnsi="Times New Roman" w:eastAsia="方正黑体_GBK" w:cs="Times New Roman"/>
          <w:sz w:val="36"/>
          <w:szCs w:val="36"/>
          <w:highlight w:val="none"/>
          <w:rPrChange w:id="755" w:author="白日梦想家" w:date="2026-10-26T14:27:20Z">
            <w:rPr>
              <w:del w:id="756" w:author="xh" w:date="2026-10-23T14:47:16Z"/>
              <w:rFonts w:hint="eastAsia" w:ascii="方正仿宋_GBK" w:hAnsi="方正仿宋_GBK" w:eastAsia="方正仿宋_GBK" w:cs="Times New Roman"/>
              <w:sz w:val="32"/>
              <w:szCs w:val="32"/>
              <w:highlight w:val="none"/>
              <w14:ligatures w14:val="standardContextual"/>
            </w:rPr>
          </w:rPrChange>
          <w14:ligatures w14:val="none"/>
        </w:rPr>
      </w:pPr>
      <w:del w:id="757" w:author="xh" w:date="2026-10-23T14:47:16Z">
        <w:r>
          <w:rPr>
            <w:rFonts w:hint="default" w:ascii="Times New Roman" w:hAnsi="Times New Roman" w:eastAsia="方正黑体_GBK" w:cs="Times New Roman"/>
            <w:sz w:val="36"/>
            <w:szCs w:val="36"/>
            <w:rPrChange w:id="758" w:author="白日梦想家" w:date="2026-10-26T14:27:20Z">
              <w:rPr>
                <w:rFonts w:hint="eastAsia" w:ascii="方正仿宋_GBK" w:hAnsi="方正仿宋_GBK" w:eastAsia="方正仿宋_GBK" w:cs="Times New Roman"/>
                <w:sz w:val="32"/>
                <w:szCs w:val="32"/>
              </w:rPr>
            </w:rPrChange>
          </w:rPr>
          <w:delText>以2021年末为折现基准，2041年末为共同评价截止时点。单项工程于y年投运，其费用现值由投运年建设投资、评价期内设备更新和投运次年起的固定运维构成：</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15B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759" w:author="xh" w:date="2026-10-23T14:50:40Z"/>
        </w:trPr>
        <w:tc>
          <w:tcPr>
            <w:tcW w:w="800" w:type="dxa"/>
            <w:tcMar>
              <w:top w:w="0" w:type="dxa"/>
              <w:left w:w="0" w:type="dxa"/>
              <w:bottom w:w="0" w:type="dxa"/>
              <w:right w:w="0" w:type="dxa"/>
            </w:tcMar>
            <w:vAlign w:val="center"/>
          </w:tcPr>
          <w:p w14:paraId="73746534">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761" w:author="白日梦想家" w:date="2026-10-26T14:27:20Z">
                  <w:rPr/>
                </w:rPrChange>
              </w:rPr>
              <w:pPrChange w:id="760" w:author="白日梦想家" w:date="2026-10-26T11:54:14Z">
                <w:pPr>
                  <w:keepNext/>
                  <w:snapToGrid w:val="0"/>
                  <w:spacing w:before="50" w:after="50" w:line="360" w:lineRule="auto"/>
                  <w:ind w:left="0" w:leftChars="0" w:right="0" w:rightChars="0" w:firstLine="0" w:firstLineChars="0"/>
                  <w:jc w:val="center"/>
                </w:pPr>
              </w:pPrChange>
            </w:pPr>
          </w:p>
        </w:tc>
        <w:tc>
          <w:tcPr>
            <w:tcW w:w="6706" w:type="dxa"/>
            <w:tcMar>
              <w:top w:w="0" w:type="dxa"/>
              <w:left w:w="0" w:type="dxa"/>
              <w:bottom w:w="0" w:type="dxa"/>
              <w:right w:w="0" w:type="dxa"/>
            </w:tcMar>
            <w:vAlign w:val="center"/>
          </w:tcPr>
          <w:p w14:paraId="568678BF">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763" w:author="白日梦想家" w:date="2026-10-26T14:27:20Z">
                  <w:rPr/>
                </w:rPrChange>
              </w:rPr>
              <w:pPrChange w:id="762" w:author="白日梦想家" w:date="2026-10-26T11:54:14Z">
                <w:pPr>
                  <w:keepNext/>
                  <w:snapToGrid w:val="0"/>
                  <w:spacing w:before="50" w:after="50" w:line="360" w:lineRule="auto"/>
                  <w:ind w:left="0" w:leftChars="0" w:right="0" w:rightChars="0" w:firstLine="0" w:firstLineChars="0"/>
                  <w:jc w:val="center"/>
                </w:pPr>
              </w:pPrChange>
            </w:pPr>
          </w:p>
        </w:tc>
        <w:tc>
          <w:tcPr>
            <w:tcW w:w="800" w:type="dxa"/>
            <w:tcMar>
              <w:top w:w="0" w:type="dxa"/>
              <w:left w:w="0" w:type="dxa"/>
              <w:bottom w:w="0" w:type="dxa"/>
              <w:right w:w="0" w:type="dxa"/>
            </w:tcMar>
            <w:vAlign w:val="center"/>
          </w:tcPr>
          <w:p w14:paraId="42321D39">
            <w:pPr>
              <w:keepNext w:val="0"/>
              <w:widowControl/>
              <w:adjustRightInd w:val="0"/>
              <w:snapToGrid w:val="0"/>
              <w:spacing w:before="0" w:after="0" w:line="560" w:lineRule="exact"/>
              <w:ind w:left="0" w:leftChars="0" w:right="0" w:rightChars="0" w:firstLine="720" w:firstLineChars="200"/>
              <w:jc w:val="left"/>
              <w:rPr>
                <w:del w:id="765" w:author="xh" w:date="2026-10-23T14:50:40Z"/>
                <w:rFonts w:ascii="Times New Roman" w:hAnsi="Times New Roman" w:eastAsia="方正黑体_GBK" w:cs="Times New Roman"/>
                <w:sz w:val="36"/>
                <w:szCs w:val="36"/>
                <w:rPrChange w:id="766" w:author="白日梦想家" w:date="2026-10-26T14:27:20Z">
                  <w:rPr>
                    <w:del w:id="767" w:author="xh" w:date="2026-10-23T14:50:40Z"/>
                  </w:rPr>
                </w:rPrChange>
              </w:rPr>
              <w:pPrChange w:id="764" w:author="白日梦想家" w:date="2026-10-26T11:54:14Z">
                <w:pPr>
                  <w:keepNext/>
                  <w:snapToGrid w:val="0"/>
                  <w:spacing w:before="50" w:after="50" w:line="360" w:lineRule="auto"/>
                  <w:ind w:left="0" w:leftChars="0" w:right="0" w:rightChars="0" w:firstLine="0" w:firstLineChars="0"/>
                  <w:jc w:val="right"/>
                </w:pPr>
              </w:pPrChange>
            </w:pPr>
            <w:del w:id="768" w:author="xh" w:date="2026-10-23T14:50:40Z">
              <w:r>
                <w:rPr>
                  <w:rFonts w:ascii="Times New Roman" w:hAnsi="Times New Roman" w:eastAsia="方正黑体_GBK" w:cs="Times New Roman"/>
                  <w:sz w:val="36"/>
                  <w:szCs w:val="36"/>
                  <w:rPrChange w:id="769" w:author="白日梦想家" w:date="2026-10-26T14:27:20Z">
                    <w:rPr>
                      <w:rFonts w:ascii="Times New Roman" w:hAnsi="Times New Roman" w:eastAsia="方正仿宋_GBK" w:cs="Times New Roman"/>
                      <w:sz w:val="24"/>
                    </w:rPr>
                  </w:rPrChange>
                </w:rPr>
                <w:delText>（1）</w:delText>
              </w:r>
            </w:del>
          </w:p>
        </w:tc>
      </w:tr>
    </w:tbl>
    <w:p w14:paraId="458BA4E9">
      <w:pPr>
        <w:widowControl/>
        <w:adjustRightInd w:val="0"/>
        <w:snapToGrid w:val="0"/>
        <w:spacing w:line="560" w:lineRule="exact"/>
        <w:ind w:left="0" w:leftChars="0" w:right="0" w:rightChars="0" w:firstLine="0" w:firstLineChars="0"/>
        <w:rPr>
          <w:del w:id="770" w:author="xh" w:date="2026-10-23T14:54:05Z"/>
          <w:rFonts w:hint="default" w:ascii="Times New Roman" w:hAnsi="Times New Roman" w:eastAsia="方正黑体_GBK" w:cs="Times New Roman"/>
          <w:sz w:val="36"/>
          <w:szCs w:val="36"/>
          <w:highlight w:val="none"/>
          <w:rPrChange w:id="771" w:author="白日梦想家" w:date="2026-10-26T14:27:20Z">
            <w:rPr>
              <w:del w:id="772" w:author="xh" w:date="2026-10-23T14:54:05Z"/>
              <w:rFonts w:hint="eastAsia" w:ascii="方正仿宋_GBK" w:hAnsi="方正仿宋_GBK" w:eastAsia="方正仿宋_GBK" w:cs="Times New Roman"/>
              <w:sz w:val="32"/>
              <w:szCs w:val="32"/>
              <w:highlight w:val="none"/>
              <w14:ligatures w14:val="standardContextual"/>
            </w:rPr>
          </w:rPrChange>
          <w14:ligatures w14:val="none"/>
        </w:rPr>
      </w:pPr>
      <w:del w:id="773" w:author="xh" w:date="2026-10-23T14:54:05Z">
        <w:r>
          <w:rPr>
            <w:rFonts w:hint="default" w:ascii="Times New Roman" w:hAnsi="Times New Roman" w:eastAsia="方正黑体_GBK" w:cs="Times New Roman"/>
            <w:sz w:val="36"/>
            <w:szCs w:val="36"/>
            <w:rPrChange w:id="774" w:author="白日梦想家" w:date="2026-10-26T14:27:20Z">
              <w:rPr>
                <w:rFonts w:hint="eastAsia" w:ascii="方正仿宋_GBK" w:hAnsi="方正仿宋_GBK" w:eastAsia="方正仿宋_GBK" w:cs="Times New Roman"/>
                <w:sz w:val="32"/>
                <w:szCs w:val="32"/>
              </w:rPr>
            </w:rPrChange>
          </w:rPr>
          <w:delText>式中，</w:delText>
        </w:r>
      </w:del>
      <w:del w:id="775" w:author="xh" w:date="2026-10-23T14:54:05Z">
        <w:r>
          <w:rPr>
            <w:rFonts w:hint="default" w:ascii="Times New Roman" w:hAnsi="Times New Roman" w:eastAsia="方正黑体_GBK" w:cs="Times New Roman"/>
            <w:i w:val="0"/>
            <w:iCs w:val="0"/>
            <w:sz w:val="36"/>
            <w:szCs w:val="36"/>
            <w:rPrChange w:id="776" w:author="白日梦想家" w:date="2026-10-26T14:27:20Z">
              <w:rPr>
                <w:rFonts w:hint="eastAsia" w:ascii="Times New Roman" w:hAnsi="Times New Roman" w:eastAsia="方正仿宋_GBK" w:cs="Times New Roman"/>
                <w:i/>
                <w:iCs/>
                <w:sz w:val="32"/>
                <w:szCs w:val="32"/>
              </w:rPr>
            </w:rPrChange>
          </w:rPr>
          <w:delText>C</w:delText>
        </w:r>
      </w:del>
      <w:del w:id="777" w:author="xh" w:date="2026-10-23T14:54:05Z">
        <w:r>
          <w:rPr>
            <w:rFonts w:hint="default" w:ascii="Times New Roman" w:hAnsi="Times New Roman" w:eastAsia="方正黑体_GBK" w:cs="Times New Roman"/>
            <w:sz w:val="36"/>
            <w:szCs w:val="36"/>
            <w:rPrChange w:id="778" w:author="白日梦想家" w:date="2026-10-26T14:27:20Z">
              <w:rPr>
                <w:rFonts w:hint="eastAsia" w:ascii="方正仿宋_GBK" w:hAnsi="方正仿宋_GBK" w:eastAsia="方正仿宋_GBK" w:cs="Times New Roman"/>
                <w:sz w:val="32"/>
                <w:szCs w:val="32"/>
              </w:rPr>
            </w:rPrChange>
          </w:rPr>
          <w:delText>为单项工程费用现值，</w:delText>
        </w:r>
      </w:del>
      <w:del w:id="779" w:author="xh" w:date="2026-10-23T14:54:05Z">
        <w:r>
          <w:rPr>
            <w:rFonts w:hint="default" w:ascii="Times New Roman" w:hAnsi="Times New Roman" w:eastAsia="方正黑体_GBK" w:cs="Times New Roman"/>
            <w:i w:val="0"/>
            <w:iCs w:val="0"/>
            <w:sz w:val="36"/>
            <w:szCs w:val="36"/>
            <w:rPrChange w:id="780" w:author="白日梦想家" w:date="2026-10-26T14:27:20Z">
              <w:rPr>
                <w:rFonts w:hint="eastAsia" w:ascii="Times New Roman" w:hAnsi="Times New Roman" w:eastAsia="方正仿宋_GBK" w:cs="Times New Roman"/>
                <w:i/>
                <w:iCs/>
                <w:sz w:val="32"/>
                <w:szCs w:val="32"/>
              </w:rPr>
            </w:rPrChange>
          </w:rPr>
          <w:delText>I</w:delText>
        </w:r>
      </w:del>
      <w:del w:id="781" w:author="xh" w:date="2026-10-23T14:54:05Z">
        <w:r>
          <w:rPr>
            <w:rFonts w:hint="default" w:ascii="Times New Roman" w:hAnsi="Times New Roman" w:eastAsia="方正黑体_GBK" w:cs="Times New Roman"/>
            <w:sz w:val="36"/>
            <w:szCs w:val="36"/>
            <w:rPrChange w:id="782" w:author="白日梦想家" w:date="2026-10-26T14:27:20Z">
              <w:rPr>
                <w:rFonts w:hint="eastAsia" w:ascii="方正仿宋_GBK" w:hAnsi="方正仿宋_GBK" w:eastAsia="方正仿宋_GBK" w:cs="Times New Roman"/>
                <w:sz w:val="32"/>
                <w:szCs w:val="32"/>
              </w:rPr>
            </w:rPrChange>
          </w:rPr>
          <w:delText>为初始建设投资，单位均为万元；</w:delText>
        </w:r>
      </w:del>
      <w:del w:id="783" w:author="xh" w:date="2026-10-23T14:54:05Z">
        <w:r>
          <w:rPr>
            <w:rFonts w:hint="default" w:ascii="Times New Roman" w:hAnsi="Times New Roman" w:eastAsia="方正黑体_GBK" w:cs="Times New Roman"/>
            <w:i w:val="0"/>
            <w:iCs w:val="0"/>
            <w:sz w:val="36"/>
            <w:szCs w:val="36"/>
            <w:rPrChange w:id="784" w:author="白日梦想家" w:date="2026-10-26T14:27:20Z">
              <w:rPr>
                <w:rFonts w:hint="eastAsia" w:ascii="Times New Roman" w:hAnsi="Times New Roman" w:eastAsia="方正仿宋_GBK" w:cs="Times New Roman"/>
                <w:i/>
                <w:iCs/>
                <w:sz w:val="32"/>
                <w:szCs w:val="32"/>
              </w:rPr>
            </w:rPrChange>
          </w:rPr>
          <w:delText>y</w:delText>
        </w:r>
      </w:del>
      <w:del w:id="785" w:author="xh" w:date="2026-10-23T14:54:05Z">
        <w:r>
          <w:rPr>
            <w:rFonts w:hint="default" w:ascii="Times New Roman" w:hAnsi="Times New Roman" w:eastAsia="方正黑体_GBK" w:cs="Times New Roman"/>
            <w:sz w:val="36"/>
            <w:szCs w:val="36"/>
            <w:rPrChange w:id="786" w:author="白日梦想家" w:date="2026-10-26T14:27:20Z">
              <w:rPr>
                <w:rFonts w:hint="eastAsia" w:ascii="方正仿宋_GBK" w:hAnsi="方正仿宋_GBK" w:eastAsia="方正仿宋_GBK" w:cs="Times New Roman"/>
                <w:sz w:val="32"/>
                <w:szCs w:val="32"/>
              </w:rPr>
            </w:rPrChange>
          </w:rPr>
          <w:delText>为投运年份，</w:delText>
        </w:r>
      </w:del>
      <w:del w:id="787" w:author="xh" w:date="2026-10-23T14:54:05Z">
        <w:r>
          <w:rPr>
            <w:rFonts w:hint="default" w:ascii="Times New Roman" w:hAnsi="Times New Roman" w:eastAsia="方正黑体_GBK" w:cs="Times New Roman"/>
            <w:i w:val="0"/>
            <w:iCs w:val="0"/>
            <w:sz w:val="36"/>
            <w:szCs w:val="36"/>
            <w:rPrChange w:id="788" w:author="白日梦想家" w:date="2026-10-26T14:27:20Z">
              <w:rPr>
                <w:rFonts w:hint="eastAsia" w:ascii="Times New Roman" w:hAnsi="Times New Roman" w:eastAsia="方正仿宋_GBK" w:cs="Times New Roman"/>
                <w:i/>
                <w:iCs/>
                <w:sz w:val="32"/>
                <w:szCs w:val="32"/>
              </w:rPr>
            </w:rPrChange>
          </w:rPr>
          <w:delText>L</w:delText>
        </w:r>
      </w:del>
      <w:del w:id="789" w:author="xh" w:date="2026-10-23T14:54:05Z">
        <w:r>
          <w:rPr>
            <w:rFonts w:hint="default" w:ascii="Times New Roman" w:hAnsi="Times New Roman" w:eastAsia="方正黑体_GBK" w:cs="Times New Roman"/>
            <w:sz w:val="36"/>
            <w:szCs w:val="36"/>
            <w:rPrChange w:id="790" w:author="白日梦想家" w:date="2026-10-26T14:27:20Z">
              <w:rPr>
                <w:rFonts w:hint="eastAsia" w:ascii="方正仿宋_GBK" w:hAnsi="方正仿宋_GBK" w:eastAsia="方正仿宋_GBK" w:cs="Times New Roman"/>
                <w:sz w:val="32"/>
                <w:szCs w:val="32"/>
              </w:rPr>
            </w:rPrChange>
          </w:rPr>
          <w:delText>为设备寿命，单位为年；</w:delText>
        </w:r>
      </w:del>
      <w:del w:id="791" w:author="xh" w:date="2026-10-23T14:54:05Z">
        <w:r>
          <w:rPr>
            <w:rFonts w:hint="default" w:ascii="Times New Roman" w:hAnsi="Times New Roman" w:eastAsia="方正黑体_GBK" w:cs="Times New Roman"/>
            <w:i w:val="0"/>
            <w:iCs w:val="0"/>
            <w:sz w:val="36"/>
            <w:szCs w:val="36"/>
            <w:rPrChange w:id="792" w:author="白日梦想家" w:date="2026-10-26T14:27:20Z">
              <w:rPr>
                <w:rFonts w:hint="eastAsia" w:ascii="Times New Roman" w:hAnsi="Times New Roman" w:eastAsia="方正仿宋_GBK" w:cs="Times New Roman"/>
                <w:i/>
                <w:iCs/>
                <w:sz w:val="32"/>
                <w:szCs w:val="32"/>
              </w:rPr>
            </w:rPrChange>
          </w:rPr>
          <w:delText>q</w:delText>
        </w:r>
      </w:del>
      <w:del w:id="793" w:author="xh" w:date="2026-10-23T14:54:05Z">
        <w:r>
          <w:rPr>
            <w:rFonts w:hint="default" w:ascii="Times New Roman" w:hAnsi="Times New Roman" w:eastAsia="方正黑体_GBK" w:cs="Times New Roman"/>
            <w:sz w:val="36"/>
            <w:szCs w:val="36"/>
            <w:rPrChange w:id="794" w:author="白日梦想家" w:date="2026-10-26T14:27:20Z">
              <w:rPr>
                <w:rFonts w:hint="eastAsia" w:ascii="方正仿宋_GBK" w:hAnsi="方正仿宋_GBK" w:eastAsia="方正仿宋_GBK" w:cs="Times New Roman"/>
                <w:sz w:val="32"/>
                <w:szCs w:val="32"/>
              </w:rPr>
            </w:rPrChange>
          </w:rPr>
          <w:delText>为年度固定运维费占初始投资的比例，</w:delText>
        </w:r>
      </w:del>
      <w:del w:id="795" w:author="xh" w:date="2026-10-23T14:54:05Z">
        <w:r>
          <w:rPr>
            <w:rFonts w:hint="default" w:ascii="Times New Roman" w:hAnsi="Times New Roman" w:eastAsia="方正黑体_GBK" w:cs="Times New Roman"/>
            <w:i w:val="0"/>
            <w:iCs w:val="0"/>
            <w:sz w:val="36"/>
            <w:szCs w:val="36"/>
            <w:rPrChange w:id="796" w:author="白日梦想家" w:date="2026-10-26T14:27:20Z">
              <w:rPr>
                <w:rFonts w:hint="eastAsia" w:ascii="Times New Roman" w:hAnsi="Times New Roman" w:eastAsia="方正仿宋_GBK" w:cs="Times New Roman"/>
                <w:i/>
                <w:iCs/>
                <w:sz w:val="32"/>
                <w:szCs w:val="32"/>
              </w:rPr>
            </w:rPrChange>
          </w:rPr>
          <w:delText>r</w:delText>
        </w:r>
      </w:del>
      <w:del w:id="797" w:author="xh" w:date="2026-10-23T14:54:05Z">
        <w:r>
          <w:rPr>
            <w:rFonts w:hint="default" w:ascii="Times New Roman" w:hAnsi="Times New Roman" w:eastAsia="方正黑体_GBK" w:cs="Times New Roman"/>
            <w:sz w:val="36"/>
            <w:szCs w:val="36"/>
            <w:rPrChange w:id="798" w:author="白日梦想家" w:date="2026-10-26T14:27:20Z">
              <w:rPr>
                <w:rFonts w:hint="eastAsia" w:ascii="方正仿宋_GBK" w:hAnsi="方正仿宋_GBK" w:eastAsia="方正仿宋_GBK" w:cs="Times New Roman"/>
                <w:sz w:val="32"/>
                <w:szCs w:val="32"/>
              </w:rPr>
            </w:rPrChange>
          </w:rPr>
          <w:delText>为折现率，</w:delText>
        </w:r>
      </w:del>
      <w:del w:id="799" w:author="xh" w:date="2026-10-23T14:54:05Z">
        <w:r>
          <w:rPr>
            <w:rFonts w:hint="default" w:ascii="Times New Roman" w:hAnsi="Times New Roman" w:eastAsia="方正黑体_GBK" w:cs="Times New Roman"/>
            <w:i w:val="0"/>
            <w:iCs w:val="0"/>
            <w:sz w:val="36"/>
            <w:szCs w:val="36"/>
            <w:rPrChange w:id="800" w:author="白日梦想家" w:date="2026-10-26T14:27:20Z">
              <w:rPr>
                <w:rFonts w:hint="eastAsia" w:ascii="Times New Roman" w:hAnsi="Times New Roman" w:eastAsia="方正仿宋_GBK" w:cs="Times New Roman"/>
                <w:i/>
                <w:iCs/>
                <w:sz w:val="32"/>
                <w:szCs w:val="32"/>
              </w:rPr>
            </w:rPrChange>
          </w:rPr>
          <w:delText>k</w:delText>
        </w:r>
      </w:del>
      <w:del w:id="801" w:author="xh" w:date="2026-10-23T14:54:05Z">
        <w:r>
          <w:rPr>
            <w:rFonts w:hint="default" w:ascii="Times New Roman" w:hAnsi="Times New Roman" w:eastAsia="方正黑体_GBK" w:cs="Times New Roman"/>
            <w:sz w:val="36"/>
            <w:szCs w:val="36"/>
            <w:rPrChange w:id="802" w:author="白日梦想家" w:date="2026-10-26T14:27:20Z">
              <w:rPr>
                <w:rFonts w:hint="eastAsia" w:ascii="方正仿宋_GBK" w:hAnsi="方正仿宋_GBK" w:eastAsia="方正仿宋_GBK" w:cs="Times New Roman"/>
                <w:sz w:val="32"/>
                <w:szCs w:val="32"/>
              </w:rPr>
            </w:rPrChange>
          </w:rPr>
          <w:delText>为设备更新次数序号，</w:delText>
        </w:r>
      </w:del>
      <w:del w:id="803" w:author="xh" w:date="2026-10-23T14:54:05Z">
        <w:r>
          <w:rPr>
            <w:rFonts w:hint="default" w:ascii="Times New Roman" w:hAnsi="Times New Roman" w:eastAsia="方正黑体_GBK" w:cs="Times New Roman"/>
            <w:i w:val="0"/>
            <w:iCs w:val="0"/>
            <w:sz w:val="36"/>
            <w:szCs w:val="36"/>
            <w:rPrChange w:id="804" w:author="白日梦想家" w:date="2026-10-26T14:27:20Z">
              <w:rPr>
                <w:rFonts w:hint="eastAsia" w:ascii="Times New Roman" w:hAnsi="Times New Roman" w:eastAsia="方正仿宋_GBK" w:cs="Times New Roman"/>
                <w:i/>
                <w:iCs/>
                <w:sz w:val="32"/>
                <w:szCs w:val="32"/>
              </w:rPr>
            </w:rPrChange>
          </w:rPr>
          <w:delText>t</w:delText>
        </w:r>
      </w:del>
      <w:del w:id="805" w:author="xh" w:date="2026-10-23T14:54:05Z">
        <w:r>
          <w:rPr>
            <w:rFonts w:hint="default" w:ascii="Times New Roman" w:hAnsi="Times New Roman" w:eastAsia="方正黑体_GBK" w:cs="Times New Roman"/>
            <w:sz w:val="36"/>
            <w:szCs w:val="36"/>
            <w:rPrChange w:id="806" w:author="白日梦想家" w:date="2026-10-26T14:27:20Z">
              <w:rPr>
                <w:rFonts w:hint="eastAsia" w:ascii="方正仿宋_GBK" w:hAnsi="方正仿宋_GBK" w:eastAsia="方正仿宋_GBK" w:cs="Times New Roman"/>
                <w:sz w:val="32"/>
                <w:szCs w:val="32"/>
              </w:rPr>
            </w:rPrChange>
          </w:rPr>
          <w:delText>为运维年份，</w:delText>
        </w:r>
      </w:del>
      <w:del w:id="807" w:author="xh" w:date="2026-10-23T14:54:05Z">
        <w:r>
          <w:rPr>
            <w:rFonts w:hint="default" w:ascii="Times New Roman" w:hAnsi="Times New Roman" w:eastAsia="方正黑体_GBK" w:cs="Times New Roman"/>
            <w:i w:val="0"/>
            <w:iCs w:val="0"/>
            <w:sz w:val="36"/>
            <w:szCs w:val="36"/>
            <w:rPrChange w:id="808" w:author="白日梦想家" w:date="2026-10-26T14:27:20Z">
              <w:rPr>
                <w:rFonts w:hint="eastAsia" w:ascii="Times New Roman" w:hAnsi="Times New Roman" w:eastAsia="方正仿宋_GBK" w:cs="Times New Roman"/>
                <w:i/>
                <w:iCs/>
                <w:sz w:val="32"/>
                <w:szCs w:val="32"/>
              </w:rPr>
            </w:rPrChange>
          </w:rPr>
          <w:delText>T</w:delText>
        </w:r>
      </w:del>
      <w:del w:id="809" w:author="xh" w:date="2026-10-23T14:54:05Z">
        <w:r>
          <w:rPr>
            <w:rFonts w:hint="default" w:ascii="Times New Roman" w:hAnsi="Times New Roman" w:eastAsia="方正黑体_GBK" w:cs="Times New Roman"/>
            <w:sz w:val="36"/>
            <w:szCs w:val="36"/>
            <w:rPrChange w:id="810" w:author="白日梦想家" w:date="2026-10-26T14:27:20Z">
              <w:rPr>
                <w:rFonts w:hint="eastAsia" w:ascii="方正仿宋_GBK" w:hAnsi="方正仿宋_GBK" w:eastAsia="方正仿宋_GBK" w:cs="Times New Roman"/>
                <w:sz w:val="32"/>
                <w:szCs w:val="32"/>
              </w:rPr>
            </w:rPrChange>
          </w:rPr>
          <w:delText>为评价截止年2041。设备在</w:delText>
        </w:r>
      </w:del>
      <w:del w:id="811" w:author="xh" w:date="2026-10-23T14:54:05Z">
        <w:r>
          <w:rPr>
            <w:rFonts w:hint="default" w:ascii="Times New Roman" w:hAnsi="Times New Roman" w:eastAsia="方正黑体_GBK" w:cs="Times New Roman"/>
            <w:i w:val="0"/>
            <w:iCs w:val="0"/>
            <w:sz w:val="36"/>
            <w:szCs w:val="36"/>
            <w:rPrChange w:id="812" w:author="白日梦想家" w:date="2026-10-26T14:27:20Z">
              <w:rPr>
                <w:rFonts w:hint="eastAsia" w:ascii="Times New Roman" w:hAnsi="Times New Roman" w:eastAsia="方正仿宋_GBK" w:cs="Times New Roman"/>
                <w:i/>
                <w:iCs/>
                <w:sz w:val="32"/>
                <w:szCs w:val="32"/>
              </w:rPr>
            </w:rPrChange>
          </w:rPr>
          <w:delText>y</w:delText>
        </w:r>
      </w:del>
      <w:del w:id="813" w:author="xh" w:date="2026-10-23T14:54:05Z">
        <w:r>
          <w:rPr>
            <w:rFonts w:hint="default" w:ascii="Times New Roman" w:hAnsi="Times New Roman" w:eastAsia="方正黑体_GBK" w:cs="Times New Roman"/>
            <w:sz w:val="36"/>
            <w:szCs w:val="36"/>
            <w:rPrChange w:id="814" w:author="白日梦想家" w:date="2026-10-26T14:27:20Z">
              <w:rPr>
                <w:rFonts w:hint="eastAsia" w:ascii="方正仿宋_GBK" w:hAnsi="方正仿宋_GBK" w:eastAsia="方正仿宋_GBK" w:cs="Times New Roman"/>
                <w:sz w:val="32"/>
                <w:szCs w:val="32"/>
              </w:rPr>
            </w:rPrChange>
          </w:rPr>
          <w:delText>+</w:delText>
        </w:r>
      </w:del>
      <w:del w:id="815" w:author="xh" w:date="2026-10-23T14:54:05Z">
        <w:r>
          <w:rPr>
            <w:rFonts w:hint="default" w:ascii="Times New Roman" w:hAnsi="Times New Roman" w:eastAsia="方正黑体_GBK" w:cs="Times New Roman"/>
            <w:i w:val="0"/>
            <w:iCs w:val="0"/>
            <w:sz w:val="36"/>
            <w:szCs w:val="36"/>
            <w:rPrChange w:id="816" w:author="白日梦想家" w:date="2026-10-26T14:27:20Z">
              <w:rPr>
                <w:rFonts w:hint="eastAsia" w:ascii="Times New Roman" w:hAnsi="Times New Roman" w:eastAsia="方正仿宋_GBK" w:cs="Times New Roman"/>
                <w:i/>
                <w:iCs/>
                <w:sz w:val="32"/>
                <w:szCs w:val="32"/>
              </w:rPr>
            </w:rPrChange>
          </w:rPr>
          <w:delText>kL</w:delText>
        </w:r>
      </w:del>
      <w:del w:id="817" w:author="xh" w:date="2026-10-23T14:54:05Z">
        <w:r>
          <w:rPr>
            <w:rFonts w:hint="default" w:ascii="Times New Roman" w:hAnsi="Times New Roman" w:eastAsia="方正黑体_GBK" w:cs="Times New Roman"/>
            <w:sz w:val="36"/>
            <w:szCs w:val="36"/>
            <w:rPrChange w:id="818" w:author="白日梦想家" w:date="2026-10-26T14:27:20Z">
              <w:rPr>
                <w:rFonts w:hint="eastAsia" w:ascii="方正仿宋_GBK" w:hAnsi="方正仿宋_GBK" w:eastAsia="方正仿宋_GBK" w:cs="Times New Roman"/>
                <w:sz w:val="32"/>
                <w:szCs w:val="32"/>
              </w:rPr>
            </w:rPrChange>
          </w:rPr>
          <w:delText>严格小于2041时计取更新投资，固定运维从投运次年计至2041年末。</w:delText>
        </w:r>
      </w:del>
    </w:p>
    <w:p w14:paraId="752DC4EE">
      <w:pPr>
        <w:widowControl/>
        <w:adjustRightInd w:val="0"/>
        <w:snapToGrid w:val="0"/>
        <w:spacing w:line="560" w:lineRule="exact"/>
        <w:ind w:firstLine="720" w:firstLineChars="200"/>
        <w:rPr>
          <w:del w:id="819" w:author="xh" w:date="2026-10-23T14:57:30Z"/>
          <w:rFonts w:hint="default" w:ascii="Times New Roman" w:hAnsi="Times New Roman" w:eastAsia="方正黑体_GBK" w:cs="Times New Roman"/>
          <w:sz w:val="36"/>
          <w:szCs w:val="36"/>
          <w:highlight w:val="none"/>
          <w:rPrChange w:id="820" w:author="白日梦想家" w:date="2026-10-26T14:27:20Z">
            <w:rPr>
              <w:del w:id="821" w:author="xh" w:date="2026-10-23T14:57:30Z"/>
              <w:rFonts w:hint="eastAsia" w:ascii="方正仿宋_GBK" w:hAnsi="方正仿宋_GBK" w:eastAsia="方正仿宋_GBK" w:cs="Times New Roman"/>
              <w:sz w:val="32"/>
              <w:szCs w:val="32"/>
              <w:highlight w:val="none"/>
              <w14:ligatures w14:val="standardContextual"/>
            </w:rPr>
          </w:rPrChange>
          <w14:ligatures w14:val="none"/>
        </w:rPr>
      </w:pPr>
      <w:del w:id="822" w:author="xh" w:date="2026-10-23T14:57:30Z">
        <w:r>
          <w:rPr>
            <w:rFonts w:hint="default" w:ascii="Times New Roman" w:hAnsi="Times New Roman" w:eastAsia="方正黑体_GBK" w:cs="Times New Roman"/>
            <w:sz w:val="36"/>
            <w:szCs w:val="36"/>
            <w:rPrChange w:id="823" w:author="白日梦想家" w:date="2026-10-26T14:27:20Z">
              <w:rPr>
                <w:rFonts w:hint="eastAsia" w:ascii="方正仿宋_GBK" w:hAnsi="方正仿宋_GBK" w:eastAsia="方正仿宋_GBK" w:cs="Times New Roman"/>
                <w:sz w:val="32"/>
                <w:szCs w:val="32"/>
              </w:rPr>
            </w:rPrChange>
          </w:rPr>
          <w:delText>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F8E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824" w:author="xh" w:date="2026-10-23T15:00:54Z"/>
        </w:trPr>
        <w:tc>
          <w:tcPr>
            <w:tcW w:w="800" w:type="dxa"/>
            <w:tcMar>
              <w:top w:w="0" w:type="dxa"/>
              <w:left w:w="0" w:type="dxa"/>
              <w:bottom w:w="0" w:type="dxa"/>
              <w:right w:w="0" w:type="dxa"/>
            </w:tcMar>
            <w:vAlign w:val="center"/>
          </w:tcPr>
          <w:p w14:paraId="34E2CFA5">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825" w:author="白日梦想家" w:date="2026-10-26T14:27:20Z">
                  <w:rPr/>
                </w:rPrChange>
              </w:rPr>
            </w:pPr>
          </w:p>
        </w:tc>
        <w:tc>
          <w:tcPr>
            <w:tcW w:w="6706" w:type="dxa"/>
            <w:tcMar>
              <w:top w:w="0" w:type="dxa"/>
              <w:left w:w="0" w:type="dxa"/>
              <w:bottom w:w="0" w:type="dxa"/>
              <w:right w:w="0" w:type="dxa"/>
            </w:tcMar>
            <w:vAlign w:val="center"/>
          </w:tcPr>
          <w:p w14:paraId="3439F3DF">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826" w:author="白日梦想家" w:date="2026-10-26T14:27:20Z">
                  <w:rPr/>
                </w:rPrChange>
              </w:rPr>
            </w:pPr>
          </w:p>
        </w:tc>
        <w:tc>
          <w:tcPr>
            <w:tcW w:w="800" w:type="dxa"/>
            <w:tcMar>
              <w:top w:w="0" w:type="dxa"/>
              <w:left w:w="0" w:type="dxa"/>
              <w:bottom w:w="0" w:type="dxa"/>
              <w:right w:w="0" w:type="dxa"/>
            </w:tcMar>
            <w:vAlign w:val="center"/>
          </w:tcPr>
          <w:p w14:paraId="46040B8C">
            <w:pPr>
              <w:keepNext/>
              <w:snapToGrid w:val="0"/>
              <w:spacing w:before="50" w:after="50" w:line="360" w:lineRule="auto"/>
              <w:ind w:left="0" w:leftChars="0" w:right="0" w:rightChars="0" w:firstLine="0" w:firstLineChars="0"/>
              <w:jc w:val="right"/>
              <w:rPr>
                <w:del w:id="827" w:author="xh" w:date="2026-10-23T15:00:54Z"/>
                <w:rFonts w:ascii="Times New Roman" w:hAnsi="Times New Roman" w:eastAsia="方正黑体_GBK" w:cs="Times New Roman"/>
                <w:sz w:val="36"/>
                <w:szCs w:val="36"/>
                <w:rPrChange w:id="828" w:author="白日梦想家" w:date="2026-10-26T14:27:20Z">
                  <w:rPr>
                    <w:del w:id="829" w:author="xh" w:date="2026-10-23T15:00:54Z"/>
                  </w:rPr>
                </w:rPrChange>
              </w:rPr>
            </w:pPr>
            <w:del w:id="830" w:author="xh" w:date="2026-10-23T15:00:54Z">
              <w:r>
                <w:rPr>
                  <w:rFonts w:ascii="Times New Roman" w:hAnsi="Times New Roman" w:eastAsia="方正黑体_GBK" w:cs="Times New Roman"/>
                  <w:sz w:val="36"/>
                  <w:szCs w:val="36"/>
                  <w:rPrChange w:id="831" w:author="白日梦想家" w:date="2026-10-26T14:27:20Z">
                    <w:rPr>
                      <w:rFonts w:ascii="Times New Roman" w:hAnsi="Times New Roman" w:eastAsia="方正仿宋_GBK" w:cs="Times New Roman"/>
                      <w:sz w:val="24"/>
                    </w:rPr>
                  </w:rPrChange>
                </w:rPr>
                <w:delText>（2）</w:delText>
              </w:r>
            </w:del>
          </w:p>
        </w:tc>
      </w:tr>
    </w:tbl>
    <w:p w14:paraId="015C72A3">
      <w:pPr>
        <w:widowControl/>
        <w:adjustRightInd w:val="0"/>
        <w:snapToGrid w:val="0"/>
        <w:spacing w:line="560" w:lineRule="exact"/>
        <w:ind w:left="0" w:leftChars="0" w:right="0" w:rightChars="0" w:firstLine="0" w:firstLineChars="0"/>
        <w:rPr>
          <w:del w:id="832" w:author="xh" w:date="2026-10-23T15:04:19Z"/>
          <w:rFonts w:hint="default" w:ascii="Times New Roman" w:hAnsi="Times New Roman" w:eastAsia="方正黑体_GBK" w:cs="Times New Roman"/>
          <w:sz w:val="36"/>
          <w:szCs w:val="36"/>
          <w:highlight w:val="none"/>
          <w:rPrChange w:id="833" w:author="白日梦想家" w:date="2026-10-26T14:27:20Z">
            <w:rPr>
              <w:del w:id="834" w:author="xh" w:date="2026-10-23T15:04:19Z"/>
              <w:rFonts w:hint="eastAsia" w:ascii="方正仿宋_GBK" w:hAnsi="方正仿宋_GBK" w:eastAsia="方正仿宋_GBK" w:cs="Times New Roman"/>
              <w:sz w:val="32"/>
              <w:szCs w:val="32"/>
              <w:highlight w:val="none"/>
              <w14:ligatures w14:val="standardContextual"/>
            </w:rPr>
          </w:rPrChange>
          <w14:ligatures w14:val="none"/>
        </w:rPr>
      </w:pPr>
      <w:del w:id="835" w:author="xh" w:date="2026-10-23T15:04:19Z">
        <w:r>
          <w:rPr>
            <w:rFonts w:hint="default" w:ascii="Times New Roman" w:hAnsi="Times New Roman" w:eastAsia="方正黑体_GBK" w:cs="Times New Roman"/>
            <w:sz w:val="36"/>
            <w:szCs w:val="36"/>
            <w:rPrChange w:id="836" w:author="白日梦想家" w:date="2026-10-26T14:27:20Z">
              <w:rPr>
                <w:rFonts w:hint="eastAsia" w:ascii="方正仿宋_GBK" w:hAnsi="方正仿宋_GBK" w:eastAsia="方正仿宋_GBK" w:cs="Times New Roman"/>
                <w:sz w:val="32"/>
                <w:szCs w:val="32"/>
              </w:rPr>
            </w:rPrChange>
          </w:rPr>
          <w:delText>式中，</w:delText>
        </w:r>
      </w:del>
      <w:del w:id="837" w:author="xh" w:date="2026-10-23T15:04:19Z">
        <w:r>
          <w:rPr>
            <w:rFonts w:hint="default" w:ascii="Times New Roman" w:hAnsi="Times New Roman" w:eastAsia="方正黑体_GBK" w:cs="Times New Roman"/>
            <w:i w:val="0"/>
            <w:iCs w:val="0"/>
            <w:sz w:val="36"/>
            <w:szCs w:val="36"/>
            <w:rPrChange w:id="838" w:author="白日梦想家" w:date="2026-10-26T14:27:20Z">
              <w:rPr>
                <w:rFonts w:hint="eastAsia" w:ascii="Times New Roman" w:hAnsi="Times New Roman" w:eastAsia="方正仿宋_GBK" w:cs="Times New Roman"/>
                <w:i/>
                <w:iCs/>
                <w:sz w:val="32"/>
                <w:szCs w:val="32"/>
              </w:rPr>
            </w:rPrChange>
          </w:rPr>
          <w:delText>C</w:delText>
        </w:r>
      </w:del>
      <w:del w:id="839" w:author="xh" w:date="2026-10-23T15:04:19Z">
        <w:r>
          <w:rPr>
            <w:rFonts w:hint="default" w:ascii="Times New Roman" w:hAnsi="Times New Roman" w:eastAsia="方正黑体_GBK" w:cs="Times New Roman"/>
            <w:i w:val="0"/>
            <w:iCs w:val="0"/>
            <w:sz w:val="36"/>
            <w:szCs w:val="36"/>
            <w:vertAlign w:val="baseline"/>
            <w:rPrChange w:id="840" w:author="白日梦想家" w:date="2026-10-26T14:27:20Z">
              <w:rPr>
                <w:rFonts w:hint="eastAsia" w:ascii="Times New Roman" w:hAnsi="Times New Roman" w:eastAsia="方正仿宋_GBK" w:cs="Times New Roman"/>
                <w:i w:val="0"/>
                <w:iCs w:val="0"/>
                <w:sz w:val="32"/>
                <w:szCs w:val="32"/>
                <w:vertAlign w:val="subscript"/>
              </w:rPr>
            </w:rPrChange>
          </w:rPr>
          <w:delText>plan</w:delText>
        </w:r>
      </w:del>
      <w:del w:id="841" w:author="xh" w:date="2026-10-23T15:04:19Z">
        <w:r>
          <w:rPr>
            <w:rFonts w:hint="default" w:ascii="Times New Roman" w:hAnsi="Times New Roman" w:eastAsia="方正黑体_GBK" w:cs="Times New Roman"/>
            <w:sz w:val="36"/>
            <w:szCs w:val="36"/>
            <w:rPrChange w:id="842" w:author="白日梦想家" w:date="2026-10-26T14:27:20Z">
              <w:rPr>
                <w:rFonts w:hint="eastAsia" w:ascii="方正仿宋_GBK" w:hAnsi="方正仿宋_GBK" w:eastAsia="方正仿宋_GBK" w:cs="Times New Roman"/>
                <w:sz w:val="32"/>
                <w:szCs w:val="32"/>
              </w:rPr>
            </w:rPrChange>
          </w:rPr>
          <w:delText>为方案费用现值，</w:delText>
        </w:r>
      </w:del>
      <w:del w:id="843" w:author="xh" w:date="2026-10-23T15:04:19Z">
        <w:r>
          <w:rPr>
            <w:rFonts w:hint="default" w:ascii="Times New Roman" w:hAnsi="Times New Roman" w:eastAsia="方正黑体_GBK" w:cs="Times New Roman"/>
            <w:i w:val="0"/>
            <w:iCs w:val="0"/>
            <w:sz w:val="36"/>
            <w:szCs w:val="36"/>
            <w:rPrChange w:id="844" w:author="白日梦想家" w:date="2026-10-26T14:27:20Z">
              <w:rPr>
                <w:rFonts w:hint="eastAsia" w:ascii="Times New Roman" w:hAnsi="Times New Roman" w:eastAsia="方正仿宋_GBK" w:cs="Times New Roman"/>
                <w:i/>
                <w:iCs/>
                <w:sz w:val="32"/>
                <w:szCs w:val="32"/>
              </w:rPr>
            </w:rPrChange>
          </w:rPr>
          <w:delText>C</w:delText>
        </w:r>
      </w:del>
      <w:del w:id="845" w:author="xh" w:date="2026-10-23T15:04:19Z">
        <w:r>
          <w:rPr>
            <w:rFonts w:hint="default" w:ascii="Times New Roman" w:hAnsi="Times New Roman" w:eastAsia="方正黑体_GBK" w:cs="Times New Roman"/>
            <w:i w:val="0"/>
            <w:iCs w:val="0"/>
            <w:sz w:val="36"/>
            <w:szCs w:val="36"/>
            <w:vertAlign w:val="baseline"/>
            <w:rPrChange w:id="846" w:author="白日梦想家" w:date="2026-10-26T14:27:20Z">
              <w:rPr>
                <w:rFonts w:hint="eastAsia" w:ascii="Times New Roman" w:hAnsi="Times New Roman" w:eastAsia="方正仿宋_GBK" w:cs="Times New Roman"/>
                <w:i/>
                <w:iCs/>
                <w:sz w:val="32"/>
                <w:szCs w:val="32"/>
                <w:vertAlign w:val="subscript"/>
              </w:rPr>
            </w:rPrChange>
          </w:rPr>
          <w:delText>e</w:delText>
        </w:r>
      </w:del>
      <w:del w:id="847" w:author="xh" w:date="2026-10-23T15:04:19Z">
        <w:r>
          <w:rPr>
            <w:rFonts w:hint="default" w:ascii="Times New Roman" w:hAnsi="Times New Roman" w:eastAsia="方正黑体_GBK" w:cs="Times New Roman"/>
            <w:sz w:val="36"/>
            <w:szCs w:val="36"/>
            <w:rPrChange w:id="848" w:author="白日梦想家" w:date="2026-10-26T14:27:20Z">
              <w:rPr>
                <w:rFonts w:hint="eastAsia" w:ascii="方正仿宋_GBK" w:hAnsi="方正仿宋_GBK" w:eastAsia="方正仿宋_GBK" w:cs="Times New Roman"/>
                <w:sz w:val="32"/>
                <w:szCs w:val="32"/>
              </w:rPr>
            </w:rPrChange>
          </w:rPr>
          <w:delText>为工程</w:delText>
        </w:r>
      </w:del>
      <w:del w:id="849" w:author="xh" w:date="2026-10-23T15:04:19Z">
        <w:r>
          <w:rPr>
            <w:rFonts w:hint="default" w:ascii="Times New Roman" w:hAnsi="Times New Roman" w:eastAsia="方正黑体_GBK" w:cs="Times New Roman"/>
            <w:i w:val="0"/>
            <w:iCs w:val="0"/>
            <w:sz w:val="36"/>
            <w:szCs w:val="36"/>
            <w:rPrChange w:id="850" w:author="白日梦想家" w:date="2026-10-26T14:27:20Z">
              <w:rPr>
                <w:rFonts w:hint="eastAsia" w:ascii="Times New Roman" w:hAnsi="Times New Roman" w:eastAsia="方正仿宋_GBK" w:cs="Times New Roman"/>
                <w:i/>
                <w:iCs/>
                <w:sz w:val="32"/>
                <w:szCs w:val="32"/>
              </w:rPr>
            </w:rPrChange>
          </w:rPr>
          <w:delText>e</w:delText>
        </w:r>
      </w:del>
      <w:del w:id="851" w:author="xh" w:date="2026-10-23T15:04:19Z">
        <w:r>
          <w:rPr>
            <w:rFonts w:hint="default" w:ascii="Times New Roman" w:hAnsi="Times New Roman" w:eastAsia="方正黑体_GBK" w:cs="Times New Roman"/>
            <w:sz w:val="36"/>
            <w:szCs w:val="36"/>
            <w:rPrChange w:id="852" w:author="白日梦想家" w:date="2026-10-26T14:27:20Z">
              <w:rPr>
                <w:rFonts w:hint="eastAsia" w:ascii="方正仿宋_GBK" w:hAnsi="方正仿宋_GBK" w:eastAsia="方正仿宋_GBK" w:cs="Times New Roman"/>
                <w:sz w:val="32"/>
                <w:szCs w:val="32"/>
              </w:rPr>
            </w:rPrChange>
          </w:rPr>
          <w:delText>的费用现值，单位均为万元；</w:delText>
        </w:r>
      </w:del>
      <w:del w:id="853" w:author="xh" w:date="2026-10-23T15:04:19Z">
        <w:r>
          <w:rPr>
            <w:rFonts w:hint="default" w:ascii="Times New Roman" w:hAnsi="Times New Roman" w:eastAsia="方正黑体_GBK" w:cs="Times New Roman"/>
            <w:i w:val="0"/>
            <w:iCs w:val="0"/>
            <w:sz w:val="36"/>
            <w:szCs w:val="36"/>
            <w:rPrChange w:id="854" w:author="白日梦想家" w:date="2026-10-26T14:27:20Z">
              <w:rPr>
                <w:rFonts w:hint="eastAsia" w:ascii="Times New Roman" w:hAnsi="Times New Roman" w:eastAsia="方正仿宋_GBK" w:cs="Times New Roman"/>
                <w:i/>
                <w:iCs/>
                <w:sz w:val="32"/>
                <w:szCs w:val="32"/>
              </w:rPr>
            </w:rPrChange>
          </w:rPr>
          <w:delText>E</w:delText>
        </w:r>
      </w:del>
      <w:del w:id="855" w:author="xh" w:date="2026-10-23T15:04:19Z">
        <w:r>
          <w:rPr>
            <w:rFonts w:hint="default" w:ascii="Times New Roman" w:hAnsi="Times New Roman" w:eastAsia="方正黑体_GBK" w:cs="Times New Roman"/>
            <w:i w:val="0"/>
            <w:iCs w:val="0"/>
            <w:sz w:val="36"/>
            <w:szCs w:val="36"/>
            <w:vertAlign w:val="baseline"/>
            <w:rPrChange w:id="856" w:author="白日梦想家" w:date="2026-10-26T14:27:20Z">
              <w:rPr>
                <w:rFonts w:hint="eastAsia" w:ascii="Times New Roman" w:hAnsi="Times New Roman" w:eastAsia="方正仿宋_GBK" w:cs="Times New Roman"/>
                <w:i w:val="0"/>
                <w:iCs w:val="0"/>
                <w:sz w:val="32"/>
                <w:szCs w:val="32"/>
                <w:vertAlign w:val="subscript"/>
              </w:rPr>
            </w:rPrChange>
          </w:rPr>
          <w:delText>T</w:delText>
        </w:r>
      </w:del>
      <w:del w:id="857" w:author="xh" w:date="2026-10-23T15:04:19Z">
        <w:r>
          <w:rPr>
            <w:rFonts w:hint="default" w:ascii="Times New Roman" w:hAnsi="Times New Roman" w:eastAsia="方正黑体_GBK" w:cs="Times New Roman"/>
            <w:sz w:val="36"/>
            <w:szCs w:val="36"/>
            <w:rPrChange w:id="858" w:author="白日梦想家" w:date="2026-10-26T14:27:20Z">
              <w:rPr>
                <w:rFonts w:hint="eastAsia" w:ascii="方正仿宋_GBK" w:hAnsi="方正仿宋_GBK" w:eastAsia="方正仿宋_GBK" w:cs="Times New Roman"/>
                <w:sz w:val="32"/>
                <w:szCs w:val="32"/>
              </w:rPr>
            </w:rPrChange>
          </w:rPr>
          <w:delText>、</w:delText>
        </w:r>
      </w:del>
      <w:del w:id="859" w:author="xh" w:date="2026-10-23T15:04:19Z">
        <w:r>
          <w:rPr>
            <w:rFonts w:hint="default" w:ascii="Times New Roman" w:hAnsi="Times New Roman" w:eastAsia="方正黑体_GBK" w:cs="Times New Roman"/>
            <w:i w:val="0"/>
            <w:iCs w:val="0"/>
            <w:sz w:val="36"/>
            <w:szCs w:val="36"/>
            <w:rPrChange w:id="860" w:author="白日梦想家" w:date="2026-10-26T14:27:20Z">
              <w:rPr>
                <w:rFonts w:hint="eastAsia" w:ascii="Times New Roman" w:hAnsi="Times New Roman" w:eastAsia="方正仿宋_GBK" w:cs="Times New Roman"/>
                <w:i/>
                <w:iCs/>
                <w:sz w:val="32"/>
                <w:szCs w:val="32"/>
              </w:rPr>
            </w:rPrChange>
          </w:rPr>
          <w:delText>E</w:delText>
        </w:r>
      </w:del>
      <w:del w:id="861" w:author="xh" w:date="2026-10-23T15:04:19Z">
        <w:r>
          <w:rPr>
            <w:rFonts w:hint="default" w:ascii="Times New Roman" w:hAnsi="Times New Roman" w:eastAsia="方正黑体_GBK" w:cs="Times New Roman"/>
            <w:i w:val="0"/>
            <w:iCs w:val="0"/>
            <w:sz w:val="36"/>
            <w:szCs w:val="36"/>
            <w:vertAlign w:val="baseline"/>
            <w:rPrChange w:id="862" w:author="白日梦想家" w:date="2026-10-26T14:27:20Z">
              <w:rPr>
                <w:rFonts w:hint="eastAsia" w:ascii="Times New Roman" w:hAnsi="Times New Roman" w:eastAsia="方正仿宋_GBK" w:cs="Times New Roman"/>
                <w:i w:val="0"/>
                <w:iCs w:val="0"/>
                <w:sz w:val="32"/>
                <w:szCs w:val="32"/>
                <w:vertAlign w:val="subscript"/>
              </w:rPr>
            </w:rPrChange>
          </w:rPr>
          <w:delText>B</w:delText>
        </w:r>
      </w:del>
      <w:del w:id="863" w:author="xh" w:date="2026-10-23T15:04:19Z">
        <w:r>
          <w:rPr>
            <w:rFonts w:hint="default" w:ascii="Times New Roman" w:hAnsi="Times New Roman" w:eastAsia="方正黑体_GBK" w:cs="Times New Roman"/>
            <w:sz w:val="36"/>
            <w:szCs w:val="36"/>
            <w:rPrChange w:id="864" w:author="白日梦想家" w:date="2026-10-26T14:27:20Z">
              <w:rPr>
                <w:rFonts w:hint="eastAsia" w:ascii="方正仿宋_GBK" w:hAnsi="方正仿宋_GBK" w:eastAsia="方正仿宋_GBK" w:cs="Times New Roman"/>
                <w:sz w:val="32"/>
                <w:szCs w:val="32"/>
              </w:rPr>
            </w:rPrChange>
          </w:rPr>
          <w:delText>、</w:delText>
        </w:r>
      </w:del>
      <w:del w:id="865" w:author="xh" w:date="2026-10-23T15:04:19Z">
        <w:r>
          <w:rPr>
            <w:rFonts w:hint="default" w:ascii="Times New Roman" w:hAnsi="Times New Roman" w:eastAsia="方正黑体_GBK" w:cs="Times New Roman"/>
            <w:i w:val="0"/>
            <w:iCs w:val="0"/>
            <w:sz w:val="36"/>
            <w:szCs w:val="36"/>
            <w:rPrChange w:id="866" w:author="白日梦想家" w:date="2026-10-26T14:27:20Z">
              <w:rPr>
                <w:rFonts w:hint="eastAsia" w:ascii="Times New Roman" w:hAnsi="Times New Roman" w:eastAsia="方正仿宋_GBK" w:cs="Times New Roman"/>
                <w:i/>
                <w:iCs/>
                <w:sz w:val="32"/>
                <w:szCs w:val="32"/>
              </w:rPr>
            </w:rPrChange>
          </w:rPr>
          <w:delText>E</w:delText>
        </w:r>
      </w:del>
      <w:del w:id="867" w:author="xh" w:date="2026-10-23T15:04:19Z">
        <w:r>
          <w:rPr>
            <w:rFonts w:hint="default" w:ascii="Times New Roman" w:hAnsi="Times New Roman" w:eastAsia="方正黑体_GBK" w:cs="Times New Roman"/>
            <w:i w:val="0"/>
            <w:iCs w:val="0"/>
            <w:sz w:val="36"/>
            <w:szCs w:val="36"/>
            <w:vertAlign w:val="baseline"/>
            <w:rPrChange w:id="868" w:author="白日梦想家" w:date="2026-10-26T14:27:20Z">
              <w:rPr>
                <w:rFonts w:hint="eastAsia" w:ascii="Times New Roman" w:hAnsi="Times New Roman" w:eastAsia="方正仿宋_GBK" w:cs="Times New Roman"/>
                <w:i w:val="0"/>
                <w:iCs w:val="0"/>
                <w:sz w:val="32"/>
                <w:szCs w:val="32"/>
                <w:vertAlign w:val="subscript"/>
              </w:rPr>
            </w:rPrChange>
          </w:rPr>
          <w:delText>L</w:delText>
        </w:r>
      </w:del>
      <w:del w:id="869" w:author="xh" w:date="2026-10-23T15:04:19Z">
        <w:r>
          <w:rPr>
            <w:rFonts w:hint="default" w:ascii="Times New Roman" w:hAnsi="Times New Roman" w:eastAsia="方正黑体_GBK" w:cs="Times New Roman"/>
            <w:sz w:val="36"/>
            <w:szCs w:val="36"/>
            <w:rPrChange w:id="870" w:author="白日梦想家" w:date="2026-10-26T14:27:20Z">
              <w:rPr>
                <w:rFonts w:hint="eastAsia" w:ascii="方正仿宋_GBK" w:hAnsi="方正仿宋_GBK" w:eastAsia="方正仿宋_GBK" w:cs="Times New Roman"/>
                <w:sz w:val="32"/>
                <w:szCs w:val="32"/>
              </w:rPr>
            </w:rPrChange>
          </w:rPr>
          <w:delText>分别表示规划期内主变、储能和联络投运项目集合。主变按完整采购量、储能按新增柜数、联络按新增项目计费，后续年度沿用其在役状态校核供电能力。</w:delText>
        </w:r>
      </w:del>
    </w:p>
    <w:p w14:paraId="7587A81C">
      <w:pPr>
        <w:widowControl/>
        <w:adjustRightInd w:val="0"/>
        <w:snapToGrid w:val="0"/>
        <w:spacing w:line="560" w:lineRule="exact"/>
        <w:ind w:firstLine="720" w:firstLineChars="200"/>
        <w:rPr>
          <w:del w:id="871" w:author="xh" w:date="2026-10-23T15:07:43Z"/>
          <w:rFonts w:hint="default" w:ascii="Times New Roman" w:hAnsi="Times New Roman" w:eastAsia="方正黑体_GBK" w:cs="Times New Roman"/>
          <w:sz w:val="36"/>
          <w:szCs w:val="36"/>
          <w:highlight w:val="none"/>
          <w:rPrChange w:id="872" w:author="白日梦想家" w:date="2026-10-26T14:27:20Z">
            <w:rPr>
              <w:del w:id="873" w:author="xh" w:date="2026-10-23T15:07:43Z"/>
              <w:rFonts w:hint="eastAsia" w:ascii="方正仿宋_GBK" w:hAnsi="方正仿宋_GBK" w:eastAsia="方正仿宋_GBK" w:cs="Times New Roman"/>
              <w:sz w:val="32"/>
              <w:szCs w:val="32"/>
              <w:highlight w:val="none"/>
              <w14:ligatures w14:val="standardContextual"/>
            </w:rPr>
          </w:rPrChange>
          <w14:ligatures w14:val="none"/>
        </w:rPr>
      </w:pPr>
      <w:del w:id="874" w:author="xh" w:date="2026-10-23T15:07:43Z">
        <w:r>
          <w:rPr>
            <w:rFonts w:hint="default" w:ascii="Times New Roman" w:hAnsi="Times New Roman" w:eastAsia="方正黑体_GBK" w:cs="Times New Roman"/>
            <w:sz w:val="36"/>
            <w:szCs w:val="36"/>
            <w:rPrChange w:id="875" w:author="白日梦想家" w:date="2026-10-26T14:27:20Z">
              <w:rPr>
                <w:rFonts w:hint="eastAsia" w:ascii="方正仿宋_GBK" w:hAnsi="方正仿宋_GBK" w:eastAsia="方正仿宋_GBK" w:cs="Times New Roman"/>
                <w:sz w:val="32"/>
                <w:szCs w:val="32"/>
              </w:rPr>
            </w:rPrChange>
          </w:rPr>
          <w:delText>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delText>
        </w:r>
      </w:del>
    </w:p>
    <w:p w14:paraId="71FE8A04">
      <w:pPr>
        <w:keepNext/>
        <w:widowControl/>
        <w:adjustRightInd w:val="0"/>
        <w:snapToGrid w:val="0"/>
        <w:spacing w:line="560" w:lineRule="exact"/>
        <w:ind w:firstLine="720" w:firstLineChars="200"/>
        <w:outlineLvl w:val="1"/>
        <w:rPr>
          <w:del w:id="876" w:author="xh" w:date="2026-10-23T15:11:08Z"/>
          <w:rFonts w:hint="default" w:ascii="Times New Roman" w:hAnsi="Times New Roman" w:eastAsia="方正黑体_GBK" w:cs="Times New Roman"/>
          <w:b w:val="0"/>
          <w:bCs w:val="0"/>
          <w:sz w:val="36"/>
          <w:szCs w:val="36"/>
          <w:highlight w:val="none"/>
          <w:rPrChange w:id="877" w:author="白日梦想家" w:date="2026-10-26T14:27:20Z">
            <w:rPr>
              <w:del w:id="878" w:author="xh" w:date="2026-10-23T15:11:08Z"/>
              <w:rFonts w:hint="eastAsia" w:ascii="方正楷体_GBK" w:hAnsi="方正楷体_GBK" w:eastAsia="方正楷体_GBK" w:cs="方正楷体_GBK"/>
              <w:b/>
              <w:bCs/>
              <w:sz w:val="32"/>
              <w:szCs w:val="32"/>
              <w:highlight w:val="none"/>
            </w:rPr>
          </w:rPrChange>
        </w:rPr>
      </w:pPr>
      <w:del w:id="879" w:author="xh" w:date="2026-10-23T15:11:08Z">
        <w:r>
          <w:rPr>
            <w:rFonts w:hint="default" w:ascii="Times New Roman" w:hAnsi="Times New Roman" w:eastAsia="方正黑体_GBK" w:cs="Times New Roman"/>
            <w:b w:val="0"/>
            <w:bCs w:val="0"/>
            <w:sz w:val="36"/>
            <w:szCs w:val="36"/>
            <w:rPrChange w:id="880" w:author="白日梦想家" w:date="2026-10-26T14:27:20Z">
              <w:rPr>
                <w:rFonts w:hint="eastAsia" w:ascii="方正楷体_GBK" w:hAnsi="方正楷体_GBK" w:eastAsia="方正楷体_GBK" w:cs="方正楷体_GBK"/>
                <w:b/>
                <w:bCs/>
                <w:sz w:val="32"/>
                <w:szCs w:val="32"/>
              </w:rPr>
            </w:rPrChange>
          </w:rPr>
          <w:delText>（五）明确主要寻优约束与年度实施条件</w:delText>
        </w:r>
      </w:del>
    </w:p>
    <w:p w14:paraId="21182315">
      <w:pPr>
        <w:widowControl/>
        <w:adjustRightInd w:val="0"/>
        <w:snapToGrid w:val="0"/>
        <w:spacing w:line="560" w:lineRule="exact"/>
        <w:ind w:firstLine="720" w:firstLineChars="200"/>
        <w:rPr>
          <w:del w:id="881" w:author="xh" w:date="2026-10-23T15:14:32Z"/>
          <w:rFonts w:hint="default" w:ascii="Times New Roman" w:hAnsi="Times New Roman" w:eastAsia="方正黑体_GBK" w:cs="Times New Roman"/>
          <w:sz w:val="36"/>
          <w:szCs w:val="36"/>
          <w:highlight w:val="none"/>
          <w:rPrChange w:id="882" w:author="白日梦想家" w:date="2026-10-26T14:27:20Z">
            <w:rPr>
              <w:del w:id="883" w:author="xh" w:date="2026-10-23T15:14:32Z"/>
              <w:rFonts w:hint="eastAsia" w:ascii="方正仿宋_GBK" w:hAnsi="方正仿宋_GBK" w:eastAsia="方正仿宋_GBK" w:cs="Times New Roman"/>
              <w:sz w:val="32"/>
              <w:szCs w:val="32"/>
              <w:highlight w:val="none"/>
              <w14:ligatures w14:val="standardContextual"/>
            </w:rPr>
          </w:rPrChange>
          <w14:ligatures w14:val="none"/>
        </w:rPr>
      </w:pPr>
      <w:del w:id="884" w:author="xh" w:date="2026-10-23T15:14:32Z">
        <w:r>
          <w:rPr>
            <w:rFonts w:hint="default" w:ascii="Times New Roman" w:hAnsi="Times New Roman" w:eastAsia="方正黑体_GBK" w:cs="Times New Roman"/>
            <w:b w:val="0"/>
            <w:sz w:val="36"/>
            <w:szCs w:val="36"/>
            <w:rPrChange w:id="885" w:author="白日梦想家" w:date="2026-10-26T14:27:20Z">
              <w:rPr>
                <w:rFonts w:hint="eastAsia" w:ascii="方正楷体_GBK" w:hAnsi="方正楷体_GBK" w:eastAsia="方正楷体_GBK" w:cs="方正楷体_GBK"/>
                <w:b/>
                <w:sz w:val="32"/>
                <w:szCs w:val="32"/>
              </w:rPr>
            </w:rPrChange>
          </w:rPr>
          <w:delText>一是设备选择与逐年承接约束。</w:delText>
        </w:r>
      </w:del>
      <w:del w:id="886" w:author="xh" w:date="2026-10-23T15:14:32Z">
        <w:r>
          <w:rPr>
            <w:rFonts w:hint="default" w:ascii="Times New Roman" w:hAnsi="Times New Roman" w:eastAsia="方正黑体_GBK" w:cs="Times New Roman"/>
            <w:sz w:val="36"/>
            <w:szCs w:val="36"/>
            <w:rPrChange w:id="887" w:author="白日梦想家" w:date="2026-10-26T14:27:20Z">
              <w:rPr>
                <w:rFonts w:hint="eastAsia" w:ascii="方正仿宋_GBK" w:hAnsi="方正仿宋_GBK" w:eastAsia="方正仿宋_GBK" w:cs="Times New Roman"/>
                <w:sz w:val="32"/>
                <w:szCs w:val="32"/>
              </w:rPr>
            </w:rPrChange>
          </w:rPr>
          <w:delText>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delText>
        </w:r>
      </w:del>
    </w:p>
    <w:p w14:paraId="71D9B4C5">
      <w:pPr>
        <w:widowControl/>
        <w:adjustRightInd w:val="0"/>
        <w:snapToGrid w:val="0"/>
        <w:spacing w:line="560" w:lineRule="exact"/>
        <w:ind w:firstLine="720" w:firstLineChars="200"/>
        <w:rPr>
          <w:del w:id="888" w:author="xh" w:date="2026-10-23T15:17:57Z"/>
          <w:rFonts w:hint="default" w:ascii="Times New Roman" w:hAnsi="Times New Roman" w:eastAsia="方正黑体_GBK" w:cs="Times New Roman"/>
          <w:sz w:val="36"/>
          <w:szCs w:val="36"/>
          <w:highlight w:val="none"/>
          <w:rPrChange w:id="889" w:author="白日梦想家" w:date="2026-10-26T14:27:20Z">
            <w:rPr>
              <w:del w:id="890" w:author="xh" w:date="2026-10-23T15:17:57Z"/>
              <w:rFonts w:hint="eastAsia" w:ascii="方正仿宋_GBK" w:hAnsi="方正仿宋_GBK" w:eastAsia="方正仿宋_GBK" w:cs="Times New Roman"/>
              <w:sz w:val="32"/>
              <w:szCs w:val="32"/>
              <w:highlight w:val="none"/>
              <w14:ligatures w14:val="standardContextual"/>
            </w:rPr>
          </w:rPrChange>
          <w14:ligatures w14:val="none"/>
        </w:rPr>
      </w:pPr>
      <w:del w:id="891" w:author="xh" w:date="2026-10-23T15:17:57Z">
        <w:r>
          <w:rPr>
            <w:rFonts w:hint="default" w:ascii="Times New Roman" w:hAnsi="Times New Roman" w:eastAsia="方正黑体_GBK" w:cs="Times New Roman"/>
            <w:b w:val="0"/>
            <w:sz w:val="36"/>
            <w:szCs w:val="36"/>
            <w:rPrChange w:id="892" w:author="白日梦想家" w:date="2026-10-26T14:27:20Z">
              <w:rPr>
                <w:rFonts w:hint="eastAsia" w:ascii="方正楷体_GBK" w:hAnsi="方正楷体_GBK" w:eastAsia="方正楷体_GBK" w:cs="方正楷体_GBK"/>
                <w:b/>
                <w:sz w:val="32"/>
                <w:szCs w:val="32"/>
              </w:rPr>
            </w:rPrChange>
          </w:rPr>
          <w:delText>二是正常运行与主变N-1双向承载约束。</w:delText>
        </w:r>
      </w:del>
      <w:del w:id="893" w:author="xh" w:date="2026-10-23T15:17:57Z">
        <w:r>
          <w:rPr>
            <w:rFonts w:hint="default" w:ascii="Times New Roman" w:hAnsi="Times New Roman" w:eastAsia="方正黑体_GBK" w:cs="Times New Roman"/>
            <w:sz w:val="36"/>
            <w:szCs w:val="36"/>
            <w:rPrChange w:id="894" w:author="白日梦想家" w:date="2026-10-26T14:27:20Z">
              <w:rPr>
                <w:rFonts w:hint="eastAsia" w:ascii="方正仿宋_GBK" w:hAnsi="方正仿宋_GBK" w:eastAsia="方正仿宋_GBK" w:cs="Times New Roman"/>
                <w:sz w:val="32"/>
                <w:szCs w:val="32"/>
              </w:rPr>
            </w:rPrChange>
          </w:rPr>
          <w:delText>各站按转接后的带符号净负荷校核正向供电和反向输送。正常运行及故障工况中的健康站按80%允许负载率校核，故障站扣除最大单台主变后，剩余主变按130%短时允许负载率校核，功率因数取0.95。容量与有效储能支撑共同满足：</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2C51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895" w:author="xh" w:date="2026-10-23T15:21:21Z"/>
        </w:trPr>
        <w:tc>
          <w:tcPr>
            <w:tcW w:w="800" w:type="dxa"/>
            <w:tcMar>
              <w:top w:w="0" w:type="dxa"/>
              <w:left w:w="0" w:type="dxa"/>
              <w:bottom w:w="0" w:type="dxa"/>
              <w:right w:w="0" w:type="dxa"/>
            </w:tcMar>
            <w:vAlign w:val="center"/>
          </w:tcPr>
          <w:p w14:paraId="02EDC4C8">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896" w:author="白日梦想家" w:date="2026-10-26T14:27:20Z">
                  <w:rPr/>
                </w:rPrChange>
              </w:rPr>
            </w:pPr>
          </w:p>
        </w:tc>
        <w:tc>
          <w:tcPr>
            <w:tcW w:w="6706" w:type="dxa"/>
            <w:tcMar>
              <w:top w:w="0" w:type="dxa"/>
              <w:left w:w="0" w:type="dxa"/>
              <w:bottom w:w="0" w:type="dxa"/>
              <w:right w:w="0" w:type="dxa"/>
            </w:tcMar>
            <w:vAlign w:val="center"/>
          </w:tcPr>
          <w:p w14:paraId="7BE2E88B">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897" w:author="白日梦想家" w:date="2026-10-26T14:27:20Z">
                  <w:rPr/>
                </w:rPrChange>
              </w:rPr>
            </w:pPr>
          </w:p>
        </w:tc>
        <w:tc>
          <w:tcPr>
            <w:tcW w:w="800" w:type="dxa"/>
            <w:tcMar>
              <w:top w:w="0" w:type="dxa"/>
              <w:left w:w="0" w:type="dxa"/>
              <w:bottom w:w="0" w:type="dxa"/>
              <w:right w:w="0" w:type="dxa"/>
            </w:tcMar>
            <w:vAlign w:val="center"/>
          </w:tcPr>
          <w:p w14:paraId="1F639466">
            <w:pPr>
              <w:keepNext/>
              <w:snapToGrid w:val="0"/>
              <w:spacing w:before="50" w:after="50" w:line="360" w:lineRule="auto"/>
              <w:ind w:left="0" w:leftChars="0" w:right="0" w:rightChars="0" w:firstLine="0" w:firstLineChars="0"/>
              <w:jc w:val="right"/>
              <w:rPr>
                <w:del w:id="898" w:author="xh" w:date="2026-10-23T15:21:21Z"/>
                <w:rFonts w:ascii="Times New Roman" w:hAnsi="Times New Roman" w:eastAsia="方正黑体_GBK" w:cs="Times New Roman"/>
                <w:sz w:val="36"/>
                <w:szCs w:val="36"/>
                <w:rPrChange w:id="899" w:author="白日梦想家" w:date="2026-10-26T14:27:20Z">
                  <w:rPr>
                    <w:del w:id="900" w:author="xh" w:date="2026-10-23T15:21:21Z"/>
                  </w:rPr>
                </w:rPrChange>
              </w:rPr>
            </w:pPr>
            <w:del w:id="901" w:author="xh" w:date="2026-10-23T15:21:21Z">
              <w:r>
                <w:rPr>
                  <w:rFonts w:ascii="Times New Roman" w:hAnsi="Times New Roman" w:eastAsia="方正黑体_GBK" w:cs="Times New Roman"/>
                  <w:sz w:val="36"/>
                  <w:szCs w:val="36"/>
                  <w:rPrChange w:id="902" w:author="白日梦想家" w:date="2026-10-26T14:27:20Z">
                    <w:rPr>
                      <w:rFonts w:ascii="Times New Roman" w:hAnsi="Times New Roman" w:eastAsia="方正仿宋_GBK" w:cs="Times New Roman"/>
                      <w:sz w:val="24"/>
                    </w:rPr>
                  </w:rPrChange>
                </w:rPr>
                <w:delText>（3）</w:delText>
              </w:r>
            </w:del>
          </w:p>
        </w:tc>
      </w:tr>
    </w:tbl>
    <w:p w14:paraId="4D15ED62">
      <w:pPr>
        <w:widowControl/>
        <w:adjustRightInd w:val="0"/>
        <w:snapToGrid w:val="0"/>
        <w:spacing w:line="560" w:lineRule="exact"/>
        <w:ind w:left="0" w:leftChars="0" w:right="0" w:rightChars="0" w:firstLine="0" w:firstLineChars="0"/>
        <w:rPr>
          <w:del w:id="903" w:author="xh" w:date="2026-10-23T15:24:46Z"/>
          <w:rFonts w:hint="default" w:ascii="Times New Roman" w:hAnsi="Times New Roman" w:eastAsia="方正黑体_GBK" w:cs="Times New Roman"/>
          <w:sz w:val="36"/>
          <w:szCs w:val="36"/>
          <w:highlight w:val="none"/>
          <w:rPrChange w:id="904" w:author="白日梦想家" w:date="2026-10-26T14:27:20Z">
            <w:rPr>
              <w:del w:id="905" w:author="xh" w:date="2026-10-23T15:24:46Z"/>
              <w:rFonts w:hint="eastAsia" w:ascii="方正仿宋_GBK" w:hAnsi="方正仿宋_GBK" w:eastAsia="方正仿宋_GBK" w:cs="Times New Roman"/>
              <w:sz w:val="32"/>
              <w:szCs w:val="32"/>
              <w:highlight w:val="none"/>
              <w14:ligatures w14:val="standardContextual"/>
            </w:rPr>
          </w:rPrChange>
          <w14:ligatures w14:val="none"/>
        </w:rPr>
      </w:pPr>
      <w:del w:id="906" w:author="xh" w:date="2026-10-23T15:24:46Z">
        <w:r>
          <w:rPr>
            <w:rFonts w:hint="default" w:ascii="Times New Roman" w:hAnsi="Times New Roman" w:eastAsia="方正黑体_GBK" w:cs="Times New Roman"/>
            <w:sz w:val="36"/>
            <w:szCs w:val="36"/>
            <w:rPrChange w:id="907" w:author="白日梦想家" w:date="2026-10-26T14:27:20Z">
              <w:rPr>
                <w:rFonts w:hint="eastAsia" w:ascii="方正仿宋_GBK" w:hAnsi="方正仿宋_GBK" w:eastAsia="方正仿宋_GBK" w:cs="Times New Roman"/>
                <w:sz w:val="32"/>
                <w:szCs w:val="32"/>
              </w:rPr>
            </w:rPrChange>
          </w:rPr>
          <w:delText>式中，</w:delText>
        </w:r>
      </w:del>
      <w:del w:id="908" w:author="xh" w:date="2026-10-23T15:24:46Z">
        <w:r>
          <w:rPr>
            <w:rFonts w:hint="default" w:ascii="Times New Roman" w:hAnsi="Times New Roman" w:eastAsia="方正黑体_GBK" w:cs="Times New Roman"/>
            <w:i w:val="0"/>
            <w:iCs w:val="0"/>
            <w:sz w:val="36"/>
            <w:szCs w:val="36"/>
            <w:rPrChange w:id="909" w:author="白日梦想家" w:date="2026-10-26T14:27:20Z">
              <w:rPr>
                <w:rFonts w:hint="eastAsia" w:ascii="Times New Roman" w:hAnsi="Times New Roman" w:eastAsia="方正仿宋_GBK" w:cs="Times New Roman"/>
                <w:i/>
                <w:iCs/>
                <w:sz w:val="32"/>
                <w:szCs w:val="32"/>
              </w:rPr>
            </w:rPrChange>
          </w:rPr>
          <w:delText>i</w:delText>
        </w:r>
      </w:del>
      <w:del w:id="910" w:author="xh" w:date="2026-10-23T15:24:46Z">
        <w:r>
          <w:rPr>
            <w:rFonts w:hint="default" w:ascii="Times New Roman" w:hAnsi="Times New Roman" w:eastAsia="方正黑体_GBK" w:cs="Times New Roman"/>
            <w:sz w:val="36"/>
            <w:szCs w:val="36"/>
            <w:rPrChange w:id="911" w:author="白日梦想家" w:date="2026-10-26T14:27:20Z">
              <w:rPr>
                <w:rFonts w:hint="eastAsia" w:ascii="方正仿宋_GBK" w:hAnsi="方正仿宋_GBK" w:eastAsia="方正仿宋_GBK" w:cs="Times New Roman"/>
                <w:sz w:val="32"/>
                <w:szCs w:val="32"/>
              </w:rPr>
            </w:rPrChange>
          </w:rPr>
          <w:delText>、</w:delText>
        </w:r>
      </w:del>
      <w:del w:id="912" w:author="xh" w:date="2026-10-23T15:24:46Z">
        <w:r>
          <w:rPr>
            <w:rFonts w:hint="default" w:ascii="Times New Roman" w:hAnsi="Times New Roman" w:eastAsia="方正黑体_GBK" w:cs="Times New Roman"/>
            <w:i w:val="0"/>
            <w:iCs w:val="0"/>
            <w:sz w:val="36"/>
            <w:szCs w:val="36"/>
            <w:rPrChange w:id="913" w:author="白日梦想家" w:date="2026-10-26T14:27:20Z">
              <w:rPr>
                <w:rFonts w:hint="eastAsia" w:ascii="Times New Roman" w:hAnsi="Times New Roman" w:eastAsia="方正仿宋_GBK" w:cs="Times New Roman"/>
                <w:i/>
                <w:iCs/>
                <w:sz w:val="32"/>
                <w:szCs w:val="32"/>
              </w:rPr>
            </w:rPrChange>
          </w:rPr>
          <w:delText>j</w:delText>
        </w:r>
      </w:del>
      <w:del w:id="914" w:author="xh" w:date="2026-10-23T15:24:46Z">
        <w:r>
          <w:rPr>
            <w:rFonts w:hint="default" w:ascii="Times New Roman" w:hAnsi="Times New Roman" w:eastAsia="方正黑体_GBK" w:cs="Times New Roman"/>
            <w:sz w:val="36"/>
            <w:szCs w:val="36"/>
            <w:rPrChange w:id="915" w:author="白日梦想家" w:date="2026-10-26T14:27:20Z">
              <w:rPr>
                <w:rFonts w:hint="eastAsia" w:ascii="方正仿宋_GBK" w:hAnsi="方正仿宋_GBK" w:eastAsia="方正仿宋_GBK" w:cs="Times New Roman"/>
                <w:sz w:val="32"/>
                <w:szCs w:val="32"/>
              </w:rPr>
            </w:rPrChange>
          </w:rPr>
          <w:delText>分别为站点及主变序号，</w:delText>
        </w:r>
      </w:del>
      <w:del w:id="916" w:author="xh" w:date="2026-10-23T15:24:46Z">
        <w:r>
          <w:rPr>
            <w:rFonts w:hint="default" w:ascii="Times New Roman" w:hAnsi="Times New Roman" w:eastAsia="方正黑体_GBK" w:cs="Times New Roman"/>
            <w:i w:val="0"/>
            <w:iCs w:val="0"/>
            <w:sz w:val="36"/>
            <w:szCs w:val="36"/>
            <w:rPrChange w:id="917" w:author="白日梦想家" w:date="2026-10-26T14:27:20Z">
              <w:rPr>
                <w:rFonts w:hint="eastAsia" w:ascii="Times New Roman" w:hAnsi="Times New Roman" w:eastAsia="方正仿宋_GBK" w:cs="Times New Roman"/>
                <w:i/>
                <w:iCs/>
                <w:sz w:val="32"/>
                <w:szCs w:val="32"/>
              </w:rPr>
            </w:rPrChange>
          </w:rPr>
          <w:delText>ω</w:delText>
        </w:r>
      </w:del>
      <w:del w:id="918" w:author="xh" w:date="2026-10-23T15:24:46Z">
        <w:r>
          <w:rPr>
            <w:rFonts w:hint="default" w:ascii="Times New Roman" w:hAnsi="Times New Roman" w:eastAsia="方正黑体_GBK" w:cs="Times New Roman"/>
            <w:sz w:val="36"/>
            <w:szCs w:val="36"/>
            <w:rPrChange w:id="919" w:author="白日梦想家" w:date="2026-10-26T14:27:20Z">
              <w:rPr>
                <w:rFonts w:hint="eastAsia" w:ascii="方正仿宋_GBK" w:hAnsi="方正仿宋_GBK" w:eastAsia="方正仿宋_GBK" w:cs="Times New Roman"/>
                <w:sz w:val="32"/>
                <w:szCs w:val="32"/>
              </w:rPr>
            </w:rPrChange>
          </w:rPr>
          <w:delText>为运行工况；</w:delText>
        </w:r>
      </w:del>
      <w:del w:id="920" w:author="xh" w:date="2026-10-23T15:24:46Z">
        <w:r>
          <w:rPr>
            <w:rFonts w:hint="default" w:ascii="Times New Roman" w:hAnsi="Times New Roman" w:eastAsia="方正黑体_GBK" w:cs="Times New Roman"/>
            <w:i w:val="0"/>
            <w:iCs w:val="0"/>
            <w:sz w:val="36"/>
            <w:szCs w:val="36"/>
            <w:rPrChange w:id="921" w:author="白日梦想家" w:date="2026-10-26T14:27:20Z">
              <w:rPr>
                <w:rFonts w:hint="eastAsia" w:ascii="Times New Roman" w:hAnsi="Times New Roman" w:eastAsia="方正仿宋_GBK" w:cs="Times New Roman"/>
                <w:i/>
                <w:iCs/>
                <w:sz w:val="32"/>
                <w:szCs w:val="32"/>
              </w:rPr>
            </w:rPrChange>
          </w:rPr>
          <w:delText>P</w:delText>
        </w:r>
      </w:del>
      <w:del w:id="922" w:author="xh" w:date="2026-10-23T15:24:46Z">
        <w:r>
          <w:rPr>
            <w:rFonts w:hint="default" w:ascii="Times New Roman" w:hAnsi="Times New Roman" w:eastAsia="方正黑体_GBK" w:cs="Times New Roman"/>
            <w:sz w:val="36"/>
            <w:szCs w:val="36"/>
            <w:rPrChange w:id="923" w:author="白日梦想家" w:date="2026-10-26T14:27:20Z">
              <w:rPr>
                <w:rFonts w:hint="eastAsia" w:ascii="方正仿宋_GBK" w:hAnsi="方正仿宋_GBK" w:eastAsia="方正仿宋_GBK" w:cs="Times New Roman"/>
                <w:sz w:val="32"/>
                <w:szCs w:val="32"/>
              </w:rPr>
            </w:rPrChange>
          </w:rPr>
          <w:delText>为转接前站级净负荷，</w:delText>
        </w:r>
      </w:del>
      <w:del w:id="924" w:author="xh" w:date="2026-10-23T15:24:46Z">
        <w:r>
          <w:rPr>
            <w:rFonts w:hint="default" w:ascii="Times New Roman" w:hAnsi="Times New Roman" w:eastAsia="方正黑体_GBK" w:cs="Times New Roman"/>
            <w:i w:val="0"/>
            <w:iCs w:val="0"/>
            <w:sz w:val="36"/>
            <w:szCs w:val="36"/>
            <w:rPrChange w:id="925" w:author="白日梦想家" w:date="2026-10-26T14:27:20Z">
              <w:rPr>
                <w:rFonts w:hint="eastAsia" w:ascii="Times New Roman" w:hAnsi="Times New Roman" w:eastAsia="方正仿宋_GBK" w:cs="Times New Roman"/>
                <w:i/>
                <w:iCs/>
                <w:sz w:val="32"/>
                <w:szCs w:val="32"/>
              </w:rPr>
            </w:rPrChange>
          </w:rPr>
          <w:delText>q</w:delText>
        </w:r>
      </w:del>
      <w:del w:id="926" w:author="xh" w:date="2026-10-23T15:24:46Z">
        <w:r>
          <w:rPr>
            <w:rFonts w:hint="default" w:ascii="Times New Roman" w:hAnsi="Times New Roman" w:eastAsia="方正黑体_GBK" w:cs="Times New Roman"/>
            <w:i w:val="0"/>
            <w:iCs w:val="0"/>
            <w:sz w:val="36"/>
            <w:szCs w:val="36"/>
            <w:vertAlign w:val="baseline"/>
            <w:rPrChange w:id="927" w:author="白日梦想家" w:date="2026-10-26T14:27:20Z">
              <w:rPr>
                <w:rFonts w:hint="eastAsia" w:ascii="Times New Roman" w:hAnsi="Times New Roman" w:eastAsia="方正仿宋_GBK" w:cs="Times New Roman"/>
                <w:i w:val="0"/>
                <w:iCs w:val="0"/>
                <w:sz w:val="32"/>
                <w:szCs w:val="32"/>
                <w:vertAlign w:val="superscript"/>
              </w:rPr>
            </w:rPrChange>
          </w:rPr>
          <w:delText>out</w:delText>
        </w:r>
      </w:del>
      <w:del w:id="928" w:author="xh" w:date="2026-10-23T15:24:46Z">
        <w:r>
          <w:rPr>
            <w:rFonts w:hint="default" w:ascii="Times New Roman" w:hAnsi="Times New Roman" w:eastAsia="方正黑体_GBK" w:cs="Times New Roman"/>
            <w:sz w:val="36"/>
            <w:szCs w:val="36"/>
            <w:rPrChange w:id="929" w:author="白日梦想家" w:date="2026-10-26T14:27:20Z">
              <w:rPr>
                <w:rFonts w:hint="eastAsia" w:ascii="方正仿宋_GBK" w:hAnsi="方正仿宋_GBK" w:eastAsia="方正仿宋_GBK" w:cs="Times New Roman"/>
                <w:sz w:val="32"/>
                <w:szCs w:val="32"/>
              </w:rPr>
            </w:rPrChange>
          </w:rPr>
          <w:delText>、</w:delText>
        </w:r>
      </w:del>
      <w:del w:id="930" w:author="xh" w:date="2026-10-23T15:24:46Z">
        <w:r>
          <w:rPr>
            <w:rFonts w:hint="default" w:ascii="Times New Roman" w:hAnsi="Times New Roman" w:eastAsia="方正黑体_GBK" w:cs="Times New Roman"/>
            <w:i w:val="0"/>
            <w:iCs w:val="0"/>
            <w:sz w:val="36"/>
            <w:szCs w:val="36"/>
            <w:rPrChange w:id="931" w:author="白日梦想家" w:date="2026-10-26T14:27:20Z">
              <w:rPr>
                <w:rFonts w:hint="eastAsia" w:ascii="Times New Roman" w:hAnsi="Times New Roman" w:eastAsia="方正仿宋_GBK" w:cs="Times New Roman"/>
                <w:i/>
                <w:iCs/>
                <w:sz w:val="32"/>
                <w:szCs w:val="32"/>
              </w:rPr>
            </w:rPrChange>
          </w:rPr>
          <w:delText>q</w:delText>
        </w:r>
      </w:del>
      <w:del w:id="932" w:author="xh" w:date="2026-10-23T15:24:46Z">
        <w:r>
          <w:rPr>
            <w:rFonts w:hint="default" w:ascii="Times New Roman" w:hAnsi="Times New Roman" w:eastAsia="方正黑体_GBK" w:cs="Times New Roman"/>
            <w:i w:val="0"/>
            <w:iCs w:val="0"/>
            <w:sz w:val="36"/>
            <w:szCs w:val="36"/>
            <w:vertAlign w:val="baseline"/>
            <w:rPrChange w:id="933" w:author="白日梦想家" w:date="2026-10-26T14:27:20Z">
              <w:rPr>
                <w:rFonts w:hint="eastAsia" w:ascii="Times New Roman" w:hAnsi="Times New Roman" w:eastAsia="方正仿宋_GBK" w:cs="Times New Roman"/>
                <w:i w:val="0"/>
                <w:iCs w:val="0"/>
                <w:sz w:val="32"/>
                <w:szCs w:val="32"/>
                <w:vertAlign w:val="superscript"/>
              </w:rPr>
            </w:rPrChange>
          </w:rPr>
          <w:delText>in</w:delText>
        </w:r>
      </w:del>
      <w:del w:id="934" w:author="xh" w:date="2026-10-23T15:24:46Z">
        <w:r>
          <w:rPr>
            <w:rFonts w:hint="default" w:ascii="Times New Roman" w:hAnsi="Times New Roman" w:eastAsia="方正黑体_GBK" w:cs="Times New Roman"/>
            <w:sz w:val="36"/>
            <w:szCs w:val="36"/>
            <w:rPrChange w:id="935" w:author="白日梦想家" w:date="2026-10-26T14:27:20Z">
              <w:rPr>
                <w:rFonts w:hint="eastAsia" w:ascii="方正仿宋_GBK" w:hAnsi="方正仿宋_GBK" w:eastAsia="方正仿宋_GBK" w:cs="Times New Roman"/>
                <w:sz w:val="32"/>
                <w:szCs w:val="32"/>
              </w:rPr>
            </w:rPrChange>
          </w:rPr>
          <w:delText>为区段转出及承接的净功率，</w:delText>
        </w:r>
      </w:del>
      <w:del w:id="936" w:author="xh" w:date="2026-10-23T15:24:46Z">
        <w:r>
          <w:rPr>
            <w:rFonts w:hint="default" w:ascii="Times New Roman" w:hAnsi="Times New Roman" w:eastAsia="方正黑体_GBK" w:cs="Times New Roman"/>
            <w:i w:val="0"/>
            <w:iCs w:val="0"/>
            <w:sz w:val="36"/>
            <w:szCs w:val="36"/>
            <w:rPrChange w:id="937" w:author="白日梦想家" w:date="2026-10-26T14:27:20Z">
              <w:rPr>
                <w:rFonts w:hint="eastAsia" w:ascii="Times New Roman" w:hAnsi="Times New Roman" w:eastAsia="方正仿宋_GBK" w:cs="Times New Roman"/>
                <w:i/>
                <w:iCs/>
                <w:sz w:val="32"/>
                <w:szCs w:val="32"/>
              </w:rPr>
            </w:rPrChange>
          </w:rPr>
          <w:delText>B</w:delText>
        </w:r>
      </w:del>
      <w:del w:id="938" w:author="xh" w:date="2026-10-23T15:24:46Z">
        <w:r>
          <w:rPr>
            <w:rFonts w:hint="default" w:ascii="Times New Roman" w:hAnsi="Times New Roman" w:eastAsia="方正黑体_GBK" w:cs="Times New Roman"/>
            <w:sz w:val="36"/>
            <w:szCs w:val="36"/>
            <w:vertAlign w:val="baseline"/>
            <w:rPrChange w:id="939" w:author="白日梦想家" w:date="2026-10-26T14:27:20Z">
              <w:rPr>
                <w:rFonts w:hint="eastAsia" w:ascii="方正仿宋_GBK" w:hAnsi="方正仿宋_GBK" w:eastAsia="方正仿宋_GBK" w:cs="Times New Roman"/>
                <w:sz w:val="32"/>
                <w:szCs w:val="32"/>
                <w:vertAlign w:val="superscript"/>
              </w:rPr>
            </w:rPrChange>
          </w:rPr>
          <w:delText>+</w:delText>
        </w:r>
      </w:del>
      <w:del w:id="940" w:author="xh" w:date="2026-10-23T15:24:46Z">
        <w:r>
          <w:rPr>
            <w:rFonts w:hint="default" w:ascii="Times New Roman" w:hAnsi="Times New Roman" w:eastAsia="方正黑体_GBK" w:cs="Times New Roman"/>
            <w:sz w:val="36"/>
            <w:szCs w:val="36"/>
            <w:rPrChange w:id="941" w:author="白日梦想家" w:date="2026-10-26T14:27:20Z">
              <w:rPr>
                <w:rFonts w:hint="eastAsia" w:ascii="方正仿宋_GBK" w:hAnsi="方正仿宋_GBK" w:eastAsia="方正仿宋_GBK" w:cs="Times New Roman"/>
                <w:sz w:val="32"/>
                <w:szCs w:val="32"/>
              </w:rPr>
            </w:rPrChange>
          </w:rPr>
          <w:delText>、</w:delText>
        </w:r>
      </w:del>
      <w:del w:id="942" w:author="xh" w:date="2026-10-23T15:24:46Z">
        <w:r>
          <w:rPr>
            <w:rFonts w:hint="default" w:ascii="Times New Roman" w:hAnsi="Times New Roman" w:eastAsia="方正黑体_GBK" w:cs="Times New Roman"/>
            <w:i w:val="0"/>
            <w:iCs w:val="0"/>
            <w:sz w:val="36"/>
            <w:szCs w:val="36"/>
            <w:rPrChange w:id="943" w:author="白日梦想家" w:date="2026-10-26T14:27:20Z">
              <w:rPr>
                <w:rFonts w:hint="eastAsia" w:ascii="Times New Roman" w:hAnsi="Times New Roman" w:eastAsia="方正仿宋_GBK" w:cs="Times New Roman"/>
                <w:i/>
                <w:iCs/>
                <w:sz w:val="32"/>
                <w:szCs w:val="32"/>
              </w:rPr>
            </w:rPrChange>
          </w:rPr>
          <w:delText>B</w:delText>
        </w:r>
      </w:del>
      <w:del w:id="944" w:author="xh" w:date="2026-10-23T15:24:46Z">
        <w:r>
          <w:rPr>
            <w:rFonts w:hint="default" w:ascii="Times New Roman" w:hAnsi="Times New Roman" w:eastAsia="方正黑体_GBK" w:cs="Times New Roman"/>
            <w:sz w:val="36"/>
            <w:szCs w:val="36"/>
            <w:vertAlign w:val="baseline"/>
            <w:rPrChange w:id="945" w:author="白日梦想家" w:date="2026-10-26T14:27:20Z">
              <w:rPr>
                <w:rFonts w:hint="eastAsia" w:ascii="方正仿宋_GBK" w:hAnsi="方正仿宋_GBK" w:eastAsia="方正仿宋_GBK" w:cs="Times New Roman"/>
                <w:sz w:val="32"/>
                <w:szCs w:val="32"/>
                <w:vertAlign w:val="superscript"/>
              </w:rPr>
            </w:rPrChange>
          </w:rPr>
          <w:delText>−</w:delText>
        </w:r>
      </w:del>
      <w:del w:id="946" w:author="xh" w:date="2026-10-23T15:24:46Z">
        <w:r>
          <w:rPr>
            <w:rFonts w:hint="default" w:ascii="Times New Roman" w:hAnsi="Times New Roman" w:eastAsia="方正黑体_GBK" w:cs="Times New Roman"/>
            <w:sz w:val="36"/>
            <w:szCs w:val="36"/>
            <w:rPrChange w:id="947" w:author="白日梦想家" w:date="2026-10-26T14:27:20Z">
              <w:rPr>
                <w:rFonts w:hint="eastAsia" w:ascii="方正仿宋_GBK" w:hAnsi="方正仿宋_GBK" w:eastAsia="方正仿宋_GBK" w:cs="Times New Roman"/>
                <w:sz w:val="32"/>
                <w:szCs w:val="32"/>
              </w:rPr>
            </w:rPrChange>
          </w:rPr>
          <w:delText>为储能正向支撑及反向吸收的有效功率，单位均为</w:delText>
        </w:r>
      </w:del>
      <w:del w:id="948" w:author="xh" w:date="2026-10-23T15:24:46Z">
        <w:r>
          <w:rPr>
            <w:rFonts w:hint="default" w:ascii="Times New Roman" w:hAnsi="Times New Roman" w:eastAsia="方正黑体_GBK" w:cs="Times New Roman"/>
            <w:i w:val="0"/>
            <w:iCs w:val="0"/>
            <w:sz w:val="36"/>
            <w:szCs w:val="36"/>
            <w:rPrChange w:id="949" w:author="白日梦想家" w:date="2026-10-26T14:27:20Z">
              <w:rPr>
                <w:rFonts w:hint="eastAsia" w:ascii="Times New Roman" w:hAnsi="Times New Roman" w:eastAsia="方正仿宋_GBK" w:cs="Times New Roman"/>
                <w:i w:val="0"/>
                <w:iCs w:val="0"/>
                <w:sz w:val="32"/>
                <w:szCs w:val="32"/>
              </w:rPr>
            </w:rPrChange>
          </w:rPr>
          <w:delText>MW</w:delText>
        </w:r>
      </w:del>
      <w:del w:id="950" w:author="xh" w:date="2026-10-23T15:24:46Z">
        <w:r>
          <w:rPr>
            <w:rFonts w:hint="default" w:ascii="Times New Roman" w:hAnsi="Times New Roman" w:eastAsia="方正黑体_GBK" w:cs="Times New Roman"/>
            <w:sz w:val="36"/>
            <w:szCs w:val="36"/>
            <w:rPrChange w:id="951" w:author="白日梦想家" w:date="2026-10-26T14:27:20Z">
              <w:rPr>
                <w:rFonts w:hint="eastAsia" w:ascii="方正仿宋_GBK" w:hAnsi="方正仿宋_GBK" w:eastAsia="方正仿宋_GBK" w:cs="Times New Roman"/>
                <w:sz w:val="32"/>
                <w:szCs w:val="32"/>
              </w:rPr>
            </w:rPrChange>
          </w:rPr>
          <w:delText>；</w:delText>
        </w:r>
      </w:del>
      <w:del w:id="952" w:author="xh" w:date="2026-10-23T15:24:46Z">
        <w:r>
          <w:rPr>
            <w:rFonts w:hint="default" w:ascii="Times New Roman" w:hAnsi="Times New Roman" w:eastAsia="方正黑体_GBK" w:cs="Times New Roman"/>
            <w:i w:val="0"/>
            <w:iCs w:val="0"/>
            <w:sz w:val="36"/>
            <w:szCs w:val="36"/>
            <w:rPrChange w:id="953" w:author="白日梦想家" w:date="2026-10-26T14:27:20Z">
              <w:rPr>
                <w:rFonts w:hint="eastAsia" w:ascii="Times New Roman" w:hAnsi="Times New Roman" w:eastAsia="方正仿宋_GBK" w:cs="Times New Roman"/>
                <w:i/>
                <w:iCs/>
                <w:sz w:val="32"/>
                <w:szCs w:val="32"/>
              </w:rPr>
            </w:rPrChange>
          </w:rPr>
          <w:delText>S</w:delText>
        </w:r>
      </w:del>
      <w:del w:id="954" w:author="xh" w:date="2026-10-23T15:24:46Z">
        <w:r>
          <w:rPr>
            <w:rFonts w:hint="default" w:ascii="Times New Roman" w:hAnsi="Times New Roman" w:eastAsia="方正黑体_GBK" w:cs="Times New Roman"/>
            <w:i w:val="0"/>
            <w:iCs w:val="0"/>
            <w:sz w:val="36"/>
            <w:szCs w:val="36"/>
            <w:vertAlign w:val="baseline"/>
            <w:rPrChange w:id="955" w:author="白日梦想家" w:date="2026-10-26T14:27:20Z">
              <w:rPr>
                <w:rFonts w:hint="eastAsia" w:ascii="Times New Roman" w:hAnsi="Times New Roman" w:eastAsia="方正仿宋_GBK" w:cs="Times New Roman"/>
                <w:i/>
                <w:iCs/>
                <w:sz w:val="32"/>
                <w:szCs w:val="32"/>
                <w:vertAlign w:val="subscript"/>
              </w:rPr>
            </w:rPrChange>
          </w:rPr>
          <w:delText>i</w:delText>
        </w:r>
      </w:del>
      <w:del w:id="956" w:author="xh" w:date="2026-10-23T15:24:46Z">
        <w:r>
          <w:rPr>
            <w:rFonts w:hint="default" w:ascii="Times New Roman" w:hAnsi="Times New Roman" w:eastAsia="方正黑体_GBK" w:cs="Times New Roman"/>
            <w:sz w:val="36"/>
            <w:szCs w:val="36"/>
            <w:rPrChange w:id="957" w:author="白日梦想家" w:date="2026-10-26T14:27:20Z">
              <w:rPr>
                <w:rFonts w:hint="eastAsia" w:ascii="方正仿宋_GBK" w:hAnsi="方正仿宋_GBK" w:eastAsia="方正仿宋_GBK" w:cs="Times New Roman"/>
                <w:sz w:val="32"/>
                <w:szCs w:val="32"/>
              </w:rPr>
            </w:rPrChange>
          </w:rPr>
          <w:delText>为本站主变总容量，</w:delText>
        </w:r>
      </w:del>
      <w:del w:id="958" w:author="xh" w:date="2026-10-23T15:24:46Z">
        <w:r>
          <w:rPr>
            <w:rFonts w:hint="default" w:ascii="Times New Roman" w:hAnsi="Times New Roman" w:eastAsia="方正黑体_GBK" w:cs="Times New Roman"/>
            <w:i w:val="0"/>
            <w:iCs w:val="0"/>
            <w:sz w:val="36"/>
            <w:szCs w:val="36"/>
            <w:rPrChange w:id="959" w:author="白日梦想家" w:date="2026-10-26T14:27:20Z">
              <w:rPr>
                <w:rFonts w:hint="eastAsia" w:ascii="Times New Roman" w:hAnsi="Times New Roman" w:eastAsia="方正仿宋_GBK" w:cs="Times New Roman"/>
                <w:i/>
                <w:iCs/>
                <w:sz w:val="32"/>
                <w:szCs w:val="32"/>
              </w:rPr>
            </w:rPrChange>
          </w:rPr>
          <w:delText>S</w:delText>
        </w:r>
      </w:del>
      <w:del w:id="960" w:author="xh" w:date="2026-10-23T15:24:46Z">
        <w:r>
          <w:rPr>
            <w:rFonts w:hint="default" w:ascii="Times New Roman" w:hAnsi="Times New Roman" w:eastAsia="方正黑体_GBK" w:cs="Times New Roman"/>
            <w:i w:val="0"/>
            <w:iCs w:val="0"/>
            <w:sz w:val="36"/>
            <w:szCs w:val="36"/>
            <w:vertAlign w:val="baseline"/>
            <w:rPrChange w:id="961" w:author="白日梦想家" w:date="2026-10-26T14:27:20Z">
              <w:rPr>
                <w:rFonts w:hint="eastAsia" w:ascii="Times New Roman" w:hAnsi="Times New Roman" w:eastAsia="方正仿宋_GBK" w:cs="Times New Roman"/>
                <w:i/>
                <w:iCs/>
                <w:sz w:val="32"/>
                <w:szCs w:val="32"/>
                <w:vertAlign w:val="subscript"/>
              </w:rPr>
            </w:rPrChange>
          </w:rPr>
          <w:delText>i,j</w:delText>
        </w:r>
      </w:del>
      <w:del w:id="962" w:author="xh" w:date="2026-10-23T15:24:46Z">
        <w:r>
          <w:rPr>
            <w:rFonts w:hint="default" w:ascii="Times New Roman" w:hAnsi="Times New Roman" w:eastAsia="方正黑体_GBK" w:cs="Times New Roman"/>
            <w:sz w:val="36"/>
            <w:szCs w:val="36"/>
            <w:rPrChange w:id="963" w:author="白日梦想家" w:date="2026-10-26T14:27:20Z">
              <w:rPr>
                <w:rFonts w:hint="eastAsia" w:ascii="方正仿宋_GBK" w:hAnsi="方正仿宋_GBK" w:eastAsia="方正仿宋_GBK" w:cs="Times New Roman"/>
                <w:sz w:val="32"/>
                <w:szCs w:val="32"/>
              </w:rPr>
            </w:rPrChange>
          </w:rPr>
          <w:delText>为单台主变容量，</w:delText>
        </w:r>
      </w:del>
      <w:del w:id="964" w:author="xh" w:date="2026-10-23T15:24:46Z">
        <w:r>
          <w:rPr>
            <w:rFonts w:hint="default" w:ascii="Times New Roman" w:hAnsi="Times New Roman" w:eastAsia="方正黑体_GBK" w:cs="Times New Roman"/>
            <w:i w:val="0"/>
            <w:iCs w:val="0"/>
            <w:sz w:val="36"/>
            <w:szCs w:val="36"/>
            <w:rPrChange w:id="965" w:author="白日梦想家" w:date="2026-10-26T14:27:20Z">
              <w:rPr>
                <w:rFonts w:hint="eastAsia" w:ascii="Times New Roman" w:hAnsi="Times New Roman" w:eastAsia="方正仿宋_GBK" w:cs="Times New Roman"/>
                <w:i/>
                <w:iCs/>
                <w:sz w:val="32"/>
                <w:szCs w:val="32"/>
              </w:rPr>
            </w:rPrChange>
          </w:rPr>
          <w:delText>S</w:delText>
        </w:r>
      </w:del>
      <w:del w:id="966" w:author="xh" w:date="2026-10-23T15:24:46Z">
        <w:r>
          <w:rPr>
            <w:rFonts w:hint="default" w:ascii="Times New Roman" w:hAnsi="Times New Roman" w:eastAsia="方正黑体_GBK" w:cs="Times New Roman"/>
            <w:i w:val="0"/>
            <w:iCs w:val="0"/>
            <w:sz w:val="36"/>
            <w:szCs w:val="36"/>
            <w:vertAlign w:val="baseline"/>
            <w:rPrChange w:id="967" w:author="白日梦想家" w:date="2026-10-26T14:27:20Z">
              <w:rPr>
                <w:rFonts w:hint="eastAsia" w:ascii="Times New Roman" w:hAnsi="Times New Roman" w:eastAsia="方正仿宋_GBK" w:cs="Times New Roman"/>
                <w:i w:val="0"/>
                <w:iCs w:val="0"/>
                <w:sz w:val="32"/>
                <w:szCs w:val="32"/>
                <w:vertAlign w:val="superscript"/>
              </w:rPr>
            </w:rPrChange>
          </w:rPr>
          <w:delText>av</w:delText>
        </w:r>
      </w:del>
      <w:del w:id="968" w:author="xh" w:date="2026-10-23T15:24:46Z">
        <w:r>
          <w:rPr>
            <w:rFonts w:hint="default" w:ascii="Times New Roman" w:hAnsi="Times New Roman" w:eastAsia="方正黑体_GBK" w:cs="Times New Roman"/>
            <w:sz w:val="36"/>
            <w:szCs w:val="36"/>
            <w:rPrChange w:id="969" w:author="白日梦想家" w:date="2026-10-26T14:27:20Z">
              <w:rPr>
                <w:rFonts w:hint="eastAsia" w:ascii="方正仿宋_GBK" w:hAnsi="方正仿宋_GBK" w:eastAsia="方正仿宋_GBK" w:cs="Times New Roman"/>
                <w:sz w:val="32"/>
                <w:szCs w:val="32"/>
              </w:rPr>
            </w:rPrChange>
          </w:rPr>
          <w:delText>为工况下可用主变容量，单位均为</w:delText>
        </w:r>
      </w:del>
      <w:del w:id="970" w:author="xh" w:date="2026-10-23T15:24:46Z">
        <w:r>
          <w:rPr>
            <w:rFonts w:hint="default" w:ascii="Times New Roman" w:hAnsi="Times New Roman" w:eastAsia="方正黑体_GBK" w:cs="Times New Roman"/>
            <w:i w:val="0"/>
            <w:iCs w:val="0"/>
            <w:sz w:val="36"/>
            <w:szCs w:val="36"/>
            <w:rPrChange w:id="971" w:author="白日梦想家" w:date="2026-10-26T14:27:20Z">
              <w:rPr>
                <w:rFonts w:hint="eastAsia" w:ascii="Times New Roman" w:hAnsi="Times New Roman" w:eastAsia="方正仿宋_GBK" w:cs="Times New Roman"/>
                <w:i w:val="0"/>
                <w:iCs w:val="0"/>
                <w:sz w:val="32"/>
                <w:szCs w:val="32"/>
              </w:rPr>
            </w:rPrChange>
          </w:rPr>
          <w:delText>MVA</w:delText>
        </w:r>
      </w:del>
      <w:del w:id="972" w:author="xh" w:date="2026-10-23T15:24:46Z">
        <w:r>
          <w:rPr>
            <w:rFonts w:hint="default" w:ascii="Times New Roman" w:hAnsi="Times New Roman" w:eastAsia="方正黑体_GBK" w:cs="Times New Roman"/>
            <w:sz w:val="36"/>
            <w:szCs w:val="36"/>
            <w:rPrChange w:id="973" w:author="白日梦想家" w:date="2026-10-26T14:27:20Z">
              <w:rPr>
                <w:rFonts w:hint="eastAsia" w:ascii="方正仿宋_GBK" w:hAnsi="方正仿宋_GBK" w:eastAsia="方正仿宋_GBK" w:cs="Times New Roman"/>
                <w:sz w:val="32"/>
                <w:szCs w:val="32"/>
              </w:rPr>
            </w:rPrChange>
          </w:rPr>
          <w:delText>；</w:delText>
        </w:r>
      </w:del>
      <w:del w:id="974" w:author="xh" w:date="2026-10-23T15:24:46Z">
        <w:r>
          <w:rPr>
            <w:rFonts w:hint="default" w:ascii="Times New Roman" w:hAnsi="Times New Roman" w:eastAsia="方正黑体_GBK" w:cs="Times New Roman"/>
            <w:i w:val="0"/>
            <w:iCs w:val="0"/>
            <w:sz w:val="36"/>
            <w:szCs w:val="36"/>
            <w:rPrChange w:id="975" w:author="白日梦想家" w:date="2026-10-26T14:27:20Z">
              <w:rPr>
                <w:rFonts w:hint="eastAsia" w:ascii="Times New Roman" w:hAnsi="Times New Roman" w:eastAsia="方正仿宋_GBK" w:cs="Times New Roman"/>
                <w:i/>
                <w:iCs/>
                <w:sz w:val="32"/>
                <w:szCs w:val="32"/>
              </w:rPr>
            </w:rPrChange>
          </w:rPr>
          <w:delText>k</w:delText>
        </w:r>
      </w:del>
      <w:del w:id="976" w:author="xh" w:date="2026-10-23T15:24:46Z">
        <w:r>
          <w:rPr>
            <w:rFonts w:hint="default" w:ascii="Times New Roman" w:hAnsi="Times New Roman" w:eastAsia="方正黑体_GBK" w:cs="Times New Roman"/>
            <w:sz w:val="36"/>
            <w:szCs w:val="36"/>
            <w:rPrChange w:id="977" w:author="白日梦想家" w:date="2026-10-26T14:27:20Z">
              <w:rPr>
                <w:rFonts w:hint="eastAsia" w:ascii="方正仿宋_GBK" w:hAnsi="方正仿宋_GBK" w:eastAsia="方正仿宋_GBK" w:cs="Times New Roman"/>
                <w:sz w:val="32"/>
                <w:szCs w:val="32"/>
              </w:rPr>
            </w:rPrChange>
          </w:rPr>
          <w:delText>为工程允许负载率，健康站取0.80、故障站取1.30；</w:delText>
        </w:r>
      </w:del>
      <w:del w:id="978" w:author="xh" w:date="2026-10-23T15:24:46Z">
        <w:r>
          <w:rPr>
            <w:rFonts w:hint="default" w:ascii="Times New Roman" w:hAnsi="Times New Roman" w:eastAsia="方正黑体_GBK" w:cs="Times New Roman"/>
            <w:i w:val="0"/>
            <w:iCs w:val="0"/>
            <w:sz w:val="36"/>
            <w:szCs w:val="36"/>
            <w:rPrChange w:id="979" w:author="白日梦想家" w:date="2026-10-26T14:27:20Z">
              <w:rPr>
                <w:rFonts w:hint="eastAsia" w:ascii="Times New Roman" w:hAnsi="Times New Roman" w:eastAsia="方正仿宋_GBK" w:cs="Times New Roman"/>
                <w:i w:val="0"/>
                <w:iCs w:val="0"/>
                <w:sz w:val="32"/>
                <w:szCs w:val="32"/>
              </w:rPr>
            </w:rPrChange>
          </w:rPr>
          <w:delText>cos</w:delText>
        </w:r>
      </w:del>
      <w:del w:id="980" w:author="xh" w:date="2026-10-23T15:24:46Z">
        <w:r>
          <w:rPr>
            <w:rFonts w:hint="default" w:ascii="Times New Roman" w:hAnsi="Times New Roman" w:eastAsia="方正黑体_GBK" w:cs="Times New Roman"/>
            <w:i w:val="0"/>
            <w:iCs w:val="0"/>
            <w:sz w:val="36"/>
            <w:szCs w:val="36"/>
            <w:rPrChange w:id="981" w:author="白日梦想家" w:date="2026-10-26T14:27:20Z">
              <w:rPr>
                <w:rFonts w:hint="eastAsia" w:ascii="Times New Roman" w:hAnsi="Times New Roman" w:eastAsia="方正仿宋_GBK" w:cs="Times New Roman"/>
                <w:i/>
                <w:iCs/>
                <w:sz w:val="32"/>
                <w:szCs w:val="32"/>
              </w:rPr>
            </w:rPrChange>
          </w:rPr>
          <w:delText>φ</w:delText>
        </w:r>
      </w:del>
      <w:del w:id="982" w:author="xh" w:date="2026-10-23T15:24:46Z">
        <w:r>
          <w:rPr>
            <w:rFonts w:hint="default" w:ascii="Times New Roman" w:hAnsi="Times New Roman" w:eastAsia="方正黑体_GBK" w:cs="Times New Roman"/>
            <w:sz w:val="36"/>
            <w:szCs w:val="36"/>
            <w:rPrChange w:id="983" w:author="白日梦想家" w:date="2026-10-26T14:27:20Z">
              <w:rPr>
                <w:rFonts w:hint="eastAsia" w:ascii="方正仿宋_GBK" w:hAnsi="方正仿宋_GBK" w:eastAsia="方正仿宋_GBK" w:cs="Times New Roman"/>
                <w:sz w:val="32"/>
                <w:szCs w:val="32"/>
              </w:rPr>
            </w:rPrChange>
          </w:rPr>
          <w:delText>为功率因数。指示项在本站故障时取1，其余取0，最大单台主变退出后的剩余容量用于故障校核。</w:delText>
        </w:r>
      </w:del>
    </w:p>
    <w:p w14:paraId="26C3A962">
      <w:pPr>
        <w:widowControl/>
        <w:adjustRightInd w:val="0"/>
        <w:snapToGrid w:val="0"/>
        <w:spacing w:line="560" w:lineRule="exact"/>
        <w:ind w:firstLine="720" w:firstLineChars="200"/>
        <w:rPr>
          <w:del w:id="984" w:author="xh" w:date="2026-10-23T15:28:10Z"/>
          <w:rFonts w:hint="default" w:ascii="Times New Roman" w:hAnsi="Times New Roman" w:eastAsia="方正黑体_GBK" w:cs="Times New Roman"/>
          <w:sz w:val="36"/>
          <w:szCs w:val="36"/>
          <w:highlight w:val="none"/>
          <w:rPrChange w:id="985" w:author="白日梦想家" w:date="2026-10-26T14:27:20Z">
            <w:rPr>
              <w:del w:id="986" w:author="xh" w:date="2026-10-23T15:28:10Z"/>
              <w:rFonts w:hint="eastAsia" w:ascii="方正仿宋_GBK" w:hAnsi="方正仿宋_GBK" w:eastAsia="方正仿宋_GBK" w:cs="Times New Roman"/>
              <w:sz w:val="32"/>
              <w:szCs w:val="32"/>
              <w:highlight w:val="none"/>
              <w14:ligatures w14:val="standardContextual"/>
            </w:rPr>
          </w:rPrChange>
          <w14:ligatures w14:val="none"/>
        </w:rPr>
      </w:pPr>
      <w:del w:id="987" w:author="xh" w:date="2026-10-23T15:28:10Z">
        <w:r>
          <w:rPr>
            <w:rFonts w:hint="default" w:ascii="Times New Roman" w:hAnsi="Times New Roman" w:eastAsia="方正黑体_GBK" w:cs="Times New Roman"/>
            <w:b w:val="0"/>
            <w:sz w:val="36"/>
            <w:szCs w:val="36"/>
            <w:rPrChange w:id="988" w:author="白日梦想家" w:date="2026-10-26T14:27:20Z">
              <w:rPr>
                <w:rFonts w:hint="eastAsia" w:ascii="方正楷体_GBK" w:hAnsi="方正楷体_GBK" w:eastAsia="方正楷体_GBK" w:cs="方正楷体_GBK"/>
                <w:b/>
                <w:sz w:val="32"/>
                <w:szCs w:val="32"/>
              </w:rPr>
            </w:rPrChange>
          </w:rPr>
          <w:delText>三是转供与持续支撑约束。</w:delText>
        </w:r>
      </w:del>
      <w:del w:id="989" w:author="xh" w:date="2026-10-23T15:28:10Z">
        <w:r>
          <w:rPr>
            <w:rFonts w:hint="default" w:ascii="Times New Roman" w:hAnsi="Times New Roman" w:eastAsia="方正黑体_GBK" w:cs="Times New Roman"/>
            <w:sz w:val="36"/>
            <w:szCs w:val="36"/>
            <w:rPrChange w:id="990" w:author="白日梦想家" w:date="2026-10-26T14:27:20Z">
              <w:rPr>
                <w:rFonts w:hint="eastAsia" w:ascii="方正仿宋_GBK" w:hAnsi="方正仿宋_GBK" w:eastAsia="方正仿宋_GBK" w:cs="Times New Roman"/>
                <w:sz w:val="32"/>
                <w:szCs w:val="32"/>
              </w:rPr>
            </w:rPrChange>
          </w:rPr>
          <w:delText>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delText>
        </w:r>
      </w:del>
    </w:p>
    <w:p w14:paraId="1181766B">
      <w:pPr>
        <w:widowControl/>
        <w:adjustRightInd w:val="0"/>
        <w:snapToGrid w:val="0"/>
        <w:spacing w:line="560" w:lineRule="exact"/>
        <w:ind w:firstLine="720" w:firstLineChars="200"/>
        <w:rPr>
          <w:del w:id="991" w:author="xh" w:date="2026-10-23T15:31:35Z"/>
          <w:rFonts w:hint="default" w:ascii="Times New Roman" w:hAnsi="Times New Roman" w:eastAsia="方正黑体_GBK" w:cs="Times New Roman"/>
          <w:sz w:val="36"/>
          <w:szCs w:val="36"/>
          <w:highlight w:val="none"/>
          <w:rPrChange w:id="992" w:author="白日梦想家" w:date="2026-10-26T14:27:20Z">
            <w:rPr>
              <w:del w:id="993" w:author="xh" w:date="2026-10-23T15:31:35Z"/>
              <w:rFonts w:hint="eastAsia" w:ascii="方正仿宋_GBK" w:hAnsi="方正仿宋_GBK" w:eastAsia="方正仿宋_GBK" w:cs="Times New Roman"/>
              <w:sz w:val="32"/>
              <w:szCs w:val="32"/>
              <w:highlight w:val="none"/>
              <w14:ligatures w14:val="standardContextual"/>
            </w:rPr>
          </w:rPrChange>
          <w14:ligatures w14:val="none"/>
        </w:rPr>
      </w:pPr>
      <w:del w:id="994" w:author="xh" w:date="2026-10-23T15:31:35Z">
        <w:r>
          <w:rPr>
            <w:rFonts w:hint="default" w:ascii="Times New Roman" w:hAnsi="Times New Roman" w:eastAsia="方正黑体_GBK" w:cs="Times New Roman"/>
            <w:sz w:val="36"/>
            <w:szCs w:val="36"/>
            <w:rPrChange w:id="995" w:author="白日梦想家" w:date="2026-10-26T14:27:20Z">
              <w:rPr>
                <w:rFonts w:hint="eastAsia" w:ascii="方正仿宋_GBK" w:hAnsi="方正仿宋_GBK" w:eastAsia="方正仿宋_GBK" w:cs="Times New Roman"/>
                <w:sz w:val="32"/>
                <w:szCs w:val="32"/>
              </w:rPr>
            </w:rPrChange>
          </w:rPr>
          <w:delText>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delText>
        </w:r>
      </w:del>
    </w:p>
    <w:p w14:paraId="17FD3F37">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b/>
          <w:bCs/>
          <w:sz w:val="36"/>
          <w:szCs w:val="36"/>
          <w:highlight w:val="none"/>
          <w14:ligatures w14:val="standardContextual"/>
        </w:rPr>
        <w:pPrChange w:id="996" w:author="白日梦想家" w:date="2026-10-26T14:27:56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997" w:author="白日梦想家" w:date="2026-10-26T14:27:20Z">
            <w:rPr>
              <w:rFonts w:hint="eastAsia" w:ascii="方正黑体_GBK" w:hAnsi="方正黑体_GBK" w:eastAsia="方正黑体_GBK" w:cs="方正黑体_GBK"/>
              <w:b/>
              <w:bCs/>
              <w:sz w:val="36"/>
              <w:szCs w:val="36"/>
            </w:rPr>
          </w:rPrChange>
        </w:rPr>
        <w:t>三</w:t>
      </w:r>
      <w:r>
        <w:rPr>
          <w:rFonts w:hint="default" w:ascii="Times New Roman" w:hAnsi="Times New Roman" w:eastAsia="方正黑体_GBK" w:cs="Times New Roman"/>
          <w:b/>
          <w:bCs/>
          <w:i w:val="0"/>
          <w:iCs w:val="0"/>
          <w:sz w:val="36"/>
          <w:szCs w:val="36"/>
          <w:rPrChange w:id="998" w:author="xh" w:date="2026-10-23T15:35:00Z">
            <w:rPr>
              <w:rFonts w:hint="eastAsia" w:ascii="方正黑体_GBK" w:hAnsi="方正黑体_GBK" w:eastAsia="方正黑体_GBK" w:cs="方正黑体_GBK"/>
              <w:b/>
              <w:bCs/>
              <w:sz w:val="36"/>
              <w:szCs w:val="36"/>
            </w:rPr>
          </w:rPrChange>
        </w:rPr>
        <w:t>、</w:t>
      </w:r>
      <w:ins w:id="999" w:author="白日梦想家" w:date="2026-10-26T14:28:44Z">
        <w:r>
          <w:rPr>
            <w:rFonts w:hint="eastAsia" w:ascii="Times New Roman" w:hAnsi="Times New Roman" w:eastAsia="方正黑体_GBK" w:cs="Times New Roman"/>
            <w:b/>
            <w:bCs/>
            <w:i w:val="0"/>
            <w:iCs w:val="0"/>
            <w:sz w:val="36"/>
            <w:szCs w:val="36"/>
            <w:lang w:eastAsia="zh"/>
            <w:woUserID w:val="2"/>
          </w:rPr>
          <w:t>徐州</w:t>
        </w:r>
      </w:ins>
      <w:ins w:id="1000" w:author="白日梦想家" w:date="2026-10-26T14:28:45Z">
        <w:r>
          <w:rPr>
            <w:rFonts w:hint="eastAsia" w:ascii="Times New Roman" w:hAnsi="Times New Roman" w:eastAsia="方正黑体_GBK" w:cs="Times New Roman"/>
            <w:b/>
            <w:bCs/>
            <w:i w:val="0"/>
            <w:iCs w:val="0"/>
            <w:sz w:val="36"/>
            <w:szCs w:val="36"/>
            <w:lang w:eastAsia="zh"/>
            <w:woUserID w:val="2"/>
          </w:rPr>
          <w:t>市区</w:t>
        </w:r>
      </w:ins>
      <w:ins w:id="1001" w:author="白日梦想家" w:date="2026-10-26T14:28:46Z">
        <w:r>
          <w:rPr>
            <w:rFonts w:hint="eastAsia" w:ascii="Times New Roman" w:hAnsi="Times New Roman" w:eastAsia="方正黑体_GBK" w:cs="Times New Roman"/>
            <w:b/>
            <w:bCs/>
            <w:i w:val="0"/>
            <w:iCs w:val="0"/>
            <w:sz w:val="36"/>
            <w:szCs w:val="36"/>
            <w:lang w:eastAsia="zh"/>
            <w:woUserID w:val="2"/>
          </w:rPr>
          <w:t>、</w:t>
        </w:r>
      </w:ins>
      <w:ins w:id="1002" w:author="白日梦想家" w:date="2026-10-26T14:28:38Z">
        <w:r>
          <w:rPr>
            <w:rFonts w:hint="eastAsia" w:ascii="Times New Roman" w:hAnsi="Times New Roman" w:eastAsia="方正黑体_GBK" w:cs="Times New Roman"/>
            <w:b/>
            <w:bCs/>
            <w:i w:val="0"/>
            <w:iCs w:val="0"/>
            <w:sz w:val="36"/>
            <w:szCs w:val="36"/>
            <w:lang w:eastAsia="zh"/>
            <w:woUserID w:val="2"/>
          </w:rPr>
          <w:t>邳州</w:t>
        </w:r>
      </w:ins>
      <w:ins w:id="1003" w:author="白日梦想家" w:date="2026-10-26T14:28:50Z">
        <w:r>
          <w:rPr>
            <w:rFonts w:hint="eastAsia" w:ascii="Times New Roman" w:hAnsi="Times New Roman" w:eastAsia="方正黑体_GBK" w:cs="Times New Roman"/>
            <w:b/>
            <w:bCs/>
            <w:i w:val="0"/>
            <w:iCs w:val="0"/>
            <w:sz w:val="36"/>
            <w:szCs w:val="36"/>
            <w:lang w:eastAsia="zh"/>
            <w:woUserID w:val="2"/>
          </w:rPr>
          <w:t>两地</w:t>
        </w:r>
      </w:ins>
      <w:ins w:id="1004" w:author="白日梦想家" w:date="2026-10-26T14:28:55Z">
        <w:r>
          <w:rPr>
            <w:rFonts w:hint="eastAsia" w:ascii="Times New Roman" w:hAnsi="Times New Roman" w:eastAsia="方正黑体_GBK" w:cs="Times New Roman"/>
            <w:b/>
            <w:bCs/>
            <w:i w:val="0"/>
            <w:iCs w:val="0"/>
            <w:sz w:val="36"/>
            <w:szCs w:val="36"/>
            <w:lang w:eastAsia="zh"/>
            <w:woUserID w:val="2"/>
          </w:rPr>
          <w:t>实证</w:t>
        </w:r>
      </w:ins>
      <w:ins w:id="1005" w:author="白日梦想家" w:date="2026-10-26T14:28:56Z">
        <w:r>
          <w:rPr>
            <w:rFonts w:hint="eastAsia" w:ascii="Times New Roman" w:hAnsi="Times New Roman" w:eastAsia="方正黑体_GBK" w:cs="Times New Roman"/>
            <w:b/>
            <w:bCs/>
            <w:i w:val="0"/>
            <w:iCs w:val="0"/>
            <w:sz w:val="36"/>
            <w:szCs w:val="36"/>
            <w:lang w:eastAsia="zh"/>
            <w:woUserID w:val="2"/>
          </w:rPr>
          <w:t>分析</w:t>
        </w:r>
      </w:ins>
      <w:ins w:id="1006" w:author="xh" w:date="2026-10-23T15:35:00Z">
        <w:del w:id="1007" w:author="白日梦想家" w:date="2026-10-26T14:28:33Z">
          <w:r>
            <w:rPr>
              <w:rFonts w:hint="default" w:ascii="Times New Roman" w:hAnsi="Times New Roman" w:eastAsia="方正黑体_GBK" w:cs="Times New Roman"/>
              <w:b/>
              <w:bCs/>
              <w:i w:val="0"/>
              <w:iCs w:val="0"/>
              <w:sz w:val="36"/>
              <w:szCs w:val="36"/>
              <w:rPrChange w:id="1008" w:author="xh" w:date="2026-10-23T15:35:00Z">
                <w:rPr>
                  <w:rFonts w:hint="eastAsia" w:ascii="方正黑体_GBK" w:hAnsi="方正黑体_GBK" w:eastAsia="方正黑体_GBK" w:cs="方正黑体_GBK"/>
                  <w:b/>
                  <w:bCs/>
                  <w:sz w:val="36"/>
                  <w:szCs w:val="36"/>
                </w:rPr>
              </w:rPrChange>
            </w:rPr>
            <w:delText>主要研究</w:delText>
          </w:r>
        </w:del>
      </w:ins>
      <w:del w:id="1009" w:author="白日梦想家" w:date="2026-10-26T14:28:33Z">
        <w:r>
          <w:rPr>
            <w:rFonts w:hint="eastAsia" w:ascii="方正黑体_GBK" w:hAnsi="方正黑体_GBK" w:eastAsia="方正黑体_GBK" w:cs="方正黑体_GBK"/>
            <w:b/>
            <w:bCs/>
            <w:sz w:val="36"/>
            <w:szCs w:val="36"/>
          </w:rPr>
          <w:delText>两地区方案比选与指标优化</w:delText>
        </w:r>
      </w:del>
      <w:del w:id="1010" w:author="白日梦想家" w:date="2026-10-26T14:28:33Z">
        <w:r>
          <w:rPr>
            <w:rFonts w:hint="default" w:ascii="Times New Roman" w:hAnsi="Times New Roman" w:eastAsia="方正黑体_GBK" w:cs="Times New Roman"/>
            <w:b/>
            <w:bCs/>
            <w:i w:val="0"/>
            <w:iCs w:val="0"/>
            <w:sz w:val="36"/>
            <w:szCs w:val="36"/>
            <w:rPrChange w:id="1011" w:author="xh" w:date="2026-10-23T15:35:00Z">
              <w:rPr>
                <w:rFonts w:hint="eastAsia" w:ascii="方正黑体_GBK" w:hAnsi="方正黑体_GBK" w:eastAsia="方正黑体_GBK" w:cs="方正黑体_GBK"/>
                <w:b/>
                <w:bCs/>
                <w:sz w:val="36"/>
                <w:szCs w:val="36"/>
              </w:rPr>
            </w:rPrChange>
          </w:rPr>
          <w:delText>成果</w:delText>
        </w:r>
      </w:del>
    </w:p>
    <w:p w14:paraId="43501A37">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w:t>
      </w:r>
      <w:ins w:id="1012" w:author="xh" w:date="2026-10-26T18:37:54Z">
        <w:r>
          <w:rPr>
            <w:rFonts w:hint="eastAsia" w:ascii="方正楷体_GBK" w:hAnsi="方正楷体_GBK" w:eastAsia="方正楷体_GBK" w:cs="方正楷体_GBK"/>
            <w:b/>
            <w:bCs/>
            <w:sz w:val="32"/>
            <w:szCs w:val="32"/>
          </w:rPr>
          <w:t>两类片区的</w:t>
        </w:r>
      </w:ins>
      <w:del w:id="1013" w:author="xh" w:date="2026-10-26T18:37:54Z">
        <w:r>
          <w:rPr>
            <w:rFonts w:hint="eastAsia" w:ascii="方正楷体_GBK" w:hAnsi="方正楷体_GBK" w:eastAsia="方正楷体_GBK" w:cs="方正楷体_GBK"/>
            <w:b/>
            <w:bCs/>
            <w:sz w:val="32"/>
            <w:szCs w:val="32"/>
          </w:rPr>
          <w:delText>弹性方案通过</w:delText>
        </w:r>
      </w:del>
      <w:r>
        <w:rPr>
          <w:rFonts w:hint="eastAsia" w:ascii="方正楷体_GBK" w:hAnsi="方正楷体_GBK" w:eastAsia="方正楷体_GBK" w:cs="方正楷体_GBK"/>
          <w:b/>
          <w:bCs/>
          <w:sz w:val="32"/>
          <w:szCs w:val="32"/>
        </w:rPr>
        <w:t>工程替代</w:t>
      </w:r>
      <w:ins w:id="1014" w:author="xh" w:date="2026-10-26T18:37:54Z">
        <w:r>
          <w:rPr>
            <w:rFonts w:hint="eastAsia" w:ascii="方正楷体_GBK" w:hAnsi="方正楷体_GBK" w:eastAsia="方正楷体_GBK" w:cs="方正楷体_GBK"/>
            <w:b/>
            <w:bCs/>
            <w:sz w:val="32"/>
            <w:szCs w:val="32"/>
          </w:rPr>
          <w:t>与</w:t>
        </w:r>
      </w:ins>
      <w:del w:id="1015" w:author="xh" w:date="2026-10-26T18:37:54Z">
        <w:r>
          <w:rPr>
            <w:rFonts w:hint="eastAsia" w:ascii="方正楷体_GBK" w:hAnsi="方正楷体_GBK" w:eastAsia="方正楷体_GBK" w:cs="方正楷体_GBK"/>
            <w:b/>
            <w:bCs/>
            <w:sz w:val="32"/>
            <w:szCs w:val="32"/>
          </w:rPr>
          <w:delText>降低全期</w:delText>
        </w:r>
      </w:del>
      <w:r>
        <w:rPr>
          <w:rFonts w:hint="eastAsia" w:ascii="方正楷体_GBK" w:hAnsi="方正楷体_GBK" w:eastAsia="方正楷体_GBK" w:cs="方正楷体_GBK"/>
          <w:b/>
          <w:bCs/>
          <w:sz w:val="32"/>
          <w:szCs w:val="32"/>
        </w:rPr>
        <w:t>费用</w:t>
      </w:r>
      <w:ins w:id="1016" w:author="xh" w:date="2026-10-26T18:37:54Z">
        <w:r>
          <w:rPr>
            <w:rFonts w:hint="eastAsia" w:ascii="方正楷体_GBK" w:hAnsi="方正楷体_GBK" w:eastAsia="方正楷体_GBK" w:cs="方正楷体_GBK"/>
            <w:b/>
            <w:bCs/>
            <w:sz w:val="32"/>
            <w:szCs w:val="32"/>
          </w:rPr>
          <w:t>表现存在差异</w:t>
        </w:r>
      </w:ins>
    </w:p>
    <w:p w14:paraId="11BCCD6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017" w:author="xh" w:date="2026-10-26T18:38:40Z">
        <w:r>
          <w:rPr>
            <w:rFonts w:hint="default" w:ascii="Times New Roman" w:hAnsi="Times New Roman" w:eastAsia="方正仿宋_GBK" w:cs="Times New Roman"/>
            <w:b w:val="0"/>
            <w:bCs w:val="0"/>
            <w:i w:val="0"/>
            <w:iCs w:val="0"/>
            <w:sz w:val="32"/>
            <w:szCs w:val="32"/>
          </w:rPr>
          <w:t>邳州</w:t>
        </w:r>
      </w:ins>
      <w:del w:id="1018" w:author="xh" w:date="2026-10-26T18:38:40Z">
        <w:r>
          <w:rPr>
            <w:rFonts w:hint="default" w:ascii="Times New Roman" w:hAnsi="Times New Roman" w:eastAsia="方正仿宋_GBK" w:cs="Times New Roman"/>
            <w:b w:val="0"/>
            <w:bCs w:val="0"/>
            <w:i w:val="0"/>
            <w:iCs w:val="0"/>
            <w:sz w:val="32"/>
            <w:szCs w:val="32"/>
            <w:rPrChange w:id="1019" w:author="xh" w:date="2026-10-23T15:41:49Z">
              <w:rPr>
                <w:rFonts w:hint="eastAsia" w:ascii="方正仿宋_GBK" w:hAnsi="方正仿宋_GBK" w:eastAsia="方正仿宋_GBK" w:cs="Times New Roman"/>
                <w:sz w:val="32"/>
                <w:szCs w:val="32"/>
              </w:rPr>
            </w:rPrChange>
          </w:rPr>
          <w:delText>2022—2035年两地区刚性方案费用现值合计98006.53万元，</w:delText>
        </w:r>
      </w:del>
      <w:r>
        <w:rPr>
          <w:rFonts w:hint="default" w:ascii="Times New Roman" w:hAnsi="Times New Roman" w:eastAsia="方正仿宋_GBK" w:cs="Times New Roman"/>
          <w:b w:val="0"/>
          <w:bCs w:val="0"/>
          <w:i w:val="0"/>
          <w:iCs w:val="0"/>
          <w:sz w:val="32"/>
          <w:szCs w:val="32"/>
        </w:rPr>
        <w:t>弹性方案</w:t>
      </w:r>
      <w:ins w:id="1020" w:author="xh" w:date="2026-10-26T18:38:40Z">
        <w:r>
          <w:rPr>
            <w:rFonts w:hint="default" w:ascii="Times New Roman" w:hAnsi="Times New Roman" w:eastAsia="方正仿宋_GBK" w:cs="Times New Roman"/>
            <w:b w:val="0"/>
            <w:bCs w:val="0"/>
            <w:i w:val="0"/>
            <w:iCs w:val="0"/>
            <w:sz w:val="32"/>
            <w:szCs w:val="32"/>
          </w:rPr>
          <w:t>以较多站内容量替代部分储能和中压联络</w:t>
        </w:r>
      </w:ins>
      <w:del w:id="1021" w:author="xh" w:date="2026-10-26T18:38:40Z">
        <w:r>
          <w:rPr>
            <w:rFonts w:hint="default" w:ascii="Times New Roman" w:hAnsi="Times New Roman" w:eastAsia="方正仿宋_GBK" w:cs="Times New Roman"/>
            <w:b w:val="0"/>
            <w:bCs w:val="0"/>
            <w:i w:val="0"/>
            <w:iCs w:val="0"/>
            <w:sz w:val="32"/>
            <w:szCs w:val="32"/>
          </w:rPr>
          <w:delText>95107.86万元</w:delText>
        </w:r>
      </w:del>
      <w:r>
        <w:rPr>
          <w:rFonts w:hint="default" w:ascii="Times New Roman" w:hAnsi="Times New Roman" w:eastAsia="方正仿宋_GBK" w:cs="Times New Roman"/>
          <w:b w:val="0"/>
          <w:bCs w:val="0"/>
          <w:i w:val="0"/>
          <w:iCs w:val="0"/>
          <w:sz w:val="32"/>
          <w:szCs w:val="32"/>
        </w:rPr>
        <w:t>，</w:t>
      </w:r>
      <w:ins w:id="1022" w:author="xh" w:date="2026-10-26T18:38:40Z">
        <w:r>
          <w:rPr>
            <w:rFonts w:hint="default" w:ascii="Times New Roman" w:hAnsi="Times New Roman" w:eastAsia="方正仿宋_GBK" w:cs="Times New Roman"/>
            <w:b w:val="0"/>
            <w:bCs w:val="0"/>
            <w:i w:val="0"/>
            <w:iCs w:val="0"/>
            <w:sz w:val="32"/>
            <w:szCs w:val="32"/>
          </w:rPr>
          <w:t>费用随之</w:t>
        </w:r>
      </w:ins>
      <w:del w:id="1023" w:author="xh" w:date="2026-10-26T18:38:40Z">
        <w:r>
          <w:rPr>
            <w:rFonts w:hint="default" w:ascii="Times New Roman" w:hAnsi="Times New Roman" w:eastAsia="方正仿宋_GBK" w:cs="Times New Roman"/>
            <w:b w:val="0"/>
            <w:bCs w:val="0"/>
            <w:i w:val="0"/>
            <w:iCs w:val="0"/>
            <w:sz w:val="32"/>
            <w:szCs w:val="32"/>
          </w:rPr>
          <w:delText>减少2898.67万元，</w:delText>
        </w:r>
      </w:del>
      <w:r>
        <w:rPr>
          <w:rFonts w:hint="default" w:ascii="Times New Roman" w:hAnsi="Times New Roman" w:eastAsia="方正仿宋_GBK" w:cs="Times New Roman"/>
          <w:b w:val="0"/>
          <w:bCs w:val="0"/>
          <w:i w:val="0"/>
          <w:iCs w:val="0"/>
          <w:sz w:val="32"/>
          <w:szCs w:val="32"/>
        </w:rPr>
        <w:t>降</w:t>
      </w:r>
      <w:ins w:id="1024" w:author="xh" w:date="2026-10-26T18:38:40Z">
        <w:r>
          <w:rPr>
            <w:rFonts w:hint="default" w:ascii="Times New Roman" w:hAnsi="Times New Roman" w:eastAsia="方正仿宋_GBK" w:cs="Times New Roman"/>
            <w:b w:val="0"/>
            <w:bCs w:val="0"/>
            <w:i w:val="0"/>
            <w:iCs w:val="0"/>
            <w:sz w:val="32"/>
            <w:szCs w:val="32"/>
          </w:rPr>
          <w:t>低；</w:t>
        </w:r>
      </w:ins>
      <w:del w:id="1025" w:author="xh" w:date="2026-10-26T18:38:40Z">
        <w:r>
          <w:rPr>
            <w:rFonts w:hint="default" w:ascii="Times New Roman" w:hAnsi="Times New Roman" w:eastAsia="方正仿宋_GBK" w:cs="Times New Roman"/>
            <w:b w:val="0"/>
            <w:bCs w:val="0"/>
            <w:i w:val="0"/>
            <w:iCs w:val="0"/>
            <w:sz w:val="32"/>
            <w:szCs w:val="32"/>
          </w:rPr>
          <w:delText>幅2.96%。其中邳州减少848.32万元，</w:delText>
        </w:r>
      </w:del>
      <w:r>
        <w:rPr>
          <w:rFonts w:hint="default" w:ascii="Times New Roman" w:hAnsi="Times New Roman" w:eastAsia="方正仿宋_GBK" w:cs="Times New Roman"/>
          <w:b w:val="0"/>
          <w:bCs w:val="0"/>
          <w:i w:val="0"/>
          <w:iCs w:val="0"/>
          <w:sz w:val="32"/>
          <w:szCs w:val="32"/>
        </w:rPr>
        <w:t>市区</w:t>
      </w:r>
      <w:ins w:id="1026" w:author="xh" w:date="2026-10-26T18:38:40Z">
        <w:r>
          <w:rPr>
            <w:rFonts w:hint="default" w:ascii="Times New Roman" w:hAnsi="Times New Roman" w:eastAsia="方正仿宋_GBK" w:cs="Times New Roman"/>
            <w:b w:val="0"/>
            <w:bCs w:val="0"/>
            <w:i w:val="0"/>
            <w:iCs w:val="0"/>
            <w:sz w:val="32"/>
            <w:szCs w:val="32"/>
          </w:rPr>
          <w:t>弹性方案在</w:t>
        </w:r>
      </w:ins>
      <w:del w:id="1027" w:author="xh" w:date="2026-10-26T18:38:40Z">
        <w:r>
          <w:rPr>
            <w:rFonts w:hint="default" w:ascii="Times New Roman" w:hAnsi="Times New Roman" w:eastAsia="方正仿宋_GBK" w:cs="Times New Roman"/>
            <w:b w:val="0"/>
            <w:bCs w:val="0"/>
            <w:i w:val="0"/>
            <w:iCs w:val="0"/>
            <w:sz w:val="32"/>
            <w:szCs w:val="32"/>
          </w:rPr>
          <w:delText>减少</w:delText>
        </w:r>
      </w:del>
      <w:r>
        <w:rPr>
          <w:rFonts w:hint="default" w:ascii="Times New Roman" w:hAnsi="Times New Roman" w:eastAsia="方正仿宋_GBK" w:cs="Times New Roman"/>
          <w:b w:val="0"/>
          <w:bCs w:val="0"/>
          <w:i w:val="0"/>
          <w:iCs w:val="0"/>
          <w:sz w:val="32"/>
          <w:szCs w:val="32"/>
        </w:rPr>
        <w:t>20</w:t>
      </w:r>
      <w:ins w:id="1028" w:author="xh" w:date="2026-10-26T18:38:40Z">
        <w:r>
          <w:rPr>
            <w:rFonts w:hint="default" w:ascii="Times New Roman" w:hAnsi="Times New Roman" w:eastAsia="方正仿宋_GBK" w:cs="Times New Roman"/>
            <w:b w:val="0"/>
            <w:bCs w:val="0"/>
            <w:i w:val="0"/>
            <w:iCs w:val="0"/>
            <w:sz w:val="32"/>
            <w:szCs w:val="32"/>
          </w:rPr>
          <w:t>3</w:t>
        </w:r>
      </w:ins>
      <w:del w:id="1029" w:author="xh" w:date="2026-10-26T18:38:40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0</w:t>
      </w:r>
      <w:ins w:id="1030" w:author="xh" w:date="2026-10-26T18:38:40Z">
        <w:r>
          <w:rPr>
            <w:rFonts w:hint="default" w:ascii="Times New Roman" w:hAnsi="Times New Roman" w:eastAsia="方正仿宋_GBK" w:cs="Times New Roman"/>
            <w:b w:val="0"/>
            <w:bCs w:val="0"/>
            <w:i w:val="0"/>
            <w:iCs w:val="0"/>
            <w:sz w:val="32"/>
            <w:szCs w:val="32"/>
          </w:rPr>
          <w:t>年前集中安排站内补强，新增主变支出较高</w:t>
        </w:r>
      </w:ins>
      <w:del w:id="1031" w:author="xh" w:date="2026-10-26T18:38:40Z">
        <w:r>
          <w:rPr>
            <w:rFonts w:hint="default" w:ascii="Times New Roman" w:hAnsi="Times New Roman" w:eastAsia="方正仿宋_GBK" w:cs="Times New Roman"/>
            <w:b w:val="0"/>
            <w:bCs w:val="0"/>
            <w:i w:val="0"/>
            <w:iCs w:val="0"/>
            <w:sz w:val="32"/>
            <w:szCs w:val="32"/>
          </w:rPr>
          <w:delText>.35万元</w:delText>
        </w:r>
      </w:del>
      <w:r>
        <w:rPr>
          <w:rFonts w:hint="default" w:ascii="Times New Roman" w:hAnsi="Times New Roman" w:eastAsia="方正仿宋_GBK" w:cs="Times New Roman"/>
          <w:b w:val="0"/>
          <w:bCs w:val="0"/>
          <w:i w:val="0"/>
          <w:iCs w:val="0"/>
          <w:sz w:val="32"/>
          <w:szCs w:val="32"/>
        </w:rPr>
        <w:t>。</w:t>
      </w:r>
      <w:ins w:id="1032" w:author="xh" w:date="2026-10-23T15:41:49Z">
        <w:r>
          <w:rPr>
            <w:rFonts w:hint="default" w:ascii="Times New Roman" w:hAnsi="Times New Roman" w:eastAsia="方正仿宋_GBK" w:cs="Times New Roman"/>
            <w:b w:val="0"/>
            <w:bCs w:val="0"/>
            <w:i w:val="0"/>
            <w:iCs w:val="0"/>
            <w:sz w:val="32"/>
            <w:szCs w:val="32"/>
            <w:rPrChange w:id="1033" w:author="xh" w:date="2026-10-23T15:41:49Z">
              <w:rPr>
                <w:rFonts w:hint="eastAsia" w:ascii="方正仿宋_GBK" w:hAnsi="方正仿宋_GBK" w:eastAsia="方正仿宋_GBK" w:cs="Times New Roman"/>
                <w:sz w:val="32"/>
                <w:szCs w:val="32"/>
              </w:rPr>
            </w:rPrChange>
          </w:rPr>
          <w:t>两地</w:t>
        </w:r>
      </w:ins>
      <w:ins w:id="1034" w:author="xh" w:date="2026-10-26T18:38:40Z">
        <w:r>
          <w:rPr>
            <w:rFonts w:hint="default" w:ascii="Times New Roman" w:hAnsi="Times New Roman" w:eastAsia="方正仿宋_GBK" w:cs="Times New Roman"/>
            <w:b w:val="0"/>
            <w:bCs w:val="0"/>
            <w:i w:val="0"/>
            <w:iCs w:val="0"/>
            <w:sz w:val="32"/>
            <w:szCs w:val="32"/>
          </w:rPr>
          <w:t>的源荷</w:t>
        </w:r>
      </w:ins>
      <w:del w:id="1035" w:author="xh" w:date="2026-10-26T18:38:40Z">
        <w:r>
          <w:rPr>
            <w:rFonts w:hint="default" w:ascii="Times New Roman" w:hAnsi="Times New Roman" w:eastAsia="方正仿宋_GBK" w:cs="Times New Roman"/>
            <w:b w:val="0"/>
            <w:bCs w:val="0"/>
            <w:i w:val="0"/>
            <w:iCs w:val="0"/>
            <w:sz w:val="32"/>
            <w:szCs w:val="32"/>
          </w:rPr>
          <w:delText>区均通过增加部分站内</w:delText>
        </w:r>
      </w:del>
      <w:ins w:id="1036" w:author="白日梦想家" w:date="2026-10-26T14:07:00Z">
        <w:del w:id="1037" w:author="xh" w:date="2026-10-26T18:38:40Z">
          <w:r>
            <w:rPr>
              <w:rFonts w:hint="eastAsia" w:ascii="Times New Roman" w:hAnsi="Times New Roman" w:eastAsia="方正仿宋_GBK" w:cs="Times New Roman"/>
              <w:b w:val="0"/>
              <w:bCs w:val="0"/>
              <w:i w:val="0"/>
              <w:iCs w:val="0"/>
              <w:sz w:val="32"/>
              <w:szCs w:val="32"/>
              <w:lang w:eastAsia="zh"/>
              <w:woUserID w:val="2"/>
            </w:rPr>
            <w:delText>主变</w:delText>
          </w:r>
        </w:del>
      </w:ins>
      <w:ins w:id="1038" w:author="白日梦想家" w:date="2026-10-26T14:07:01Z">
        <w:del w:id="1039" w:author="xh" w:date="2026-10-26T18:38:40Z">
          <w:r>
            <w:rPr>
              <w:rFonts w:hint="eastAsia" w:ascii="Times New Roman" w:hAnsi="Times New Roman" w:eastAsia="方正仿宋_GBK" w:cs="Times New Roman"/>
              <w:b w:val="0"/>
              <w:bCs w:val="0"/>
              <w:i w:val="0"/>
              <w:iCs w:val="0"/>
              <w:sz w:val="32"/>
              <w:szCs w:val="32"/>
              <w:lang w:eastAsia="zh"/>
              <w:woUserID w:val="2"/>
            </w:rPr>
            <w:delText>投资</w:delText>
          </w:r>
        </w:del>
      </w:ins>
      <w:ins w:id="1040" w:author="xh" w:date="2026-10-23T15:41:49Z">
        <w:del w:id="1041" w:author="白日梦想家" w:date="2026-10-26T14:06:59Z">
          <w:r>
            <w:rPr>
              <w:rFonts w:hint="default" w:ascii="Times New Roman" w:hAnsi="Times New Roman" w:eastAsia="方正仿宋_GBK" w:cs="Times New Roman"/>
              <w:b w:val="0"/>
              <w:bCs w:val="0"/>
              <w:i w:val="0"/>
              <w:iCs w:val="0"/>
              <w:sz w:val="32"/>
              <w:szCs w:val="32"/>
              <w:rPrChange w:id="1042" w:author="xh" w:date="2026-10-23T15:41:49Z">
                <w:rPr>
                  <w:rFonts w:hint="eastAsia" w:ascii="方正仿宋_GBK" w:hAnsi="方正仿宋_GBK" w:eastAsia="方正仿宋_GBK" w:cs="Times New Roman"/>
                  <w:sz w:val="32"/>
                  <w:szCs w:val="32"/>
                </w:rPr>
              </w:rPrChange>
            </w:rPr>
            <w:delText>投</w:delText>
          </w:r>
        </w:del>
      </w:ins>
      <w:ins w:id="1043" w:author="xh" w:date="2026-10-23T15:41:49Z">
        <w:del w:id="1044" w:author="白日梦想家" w:date="2026-10-26T14:06:59Z">
          <w:r>
            <w:rPr>
              <w:rFonts w:hint="default" w:ascii="Times New Roman" w:hAnsi="Times New Roman" w:eastAsia="方正仿宋_GBK" w:cs="Times New Roman"/>
              <w:b w:val="0"/>
              <w:bCs w:val="0"/>
              <w:i w:val="0"/>
              <w:iCs w:val="0"/>
              <w:sz w:val="32"/>
              <w:szCs w:val="32"/>
              <w:rPrChange w:id="1045" w:author="xh" w:date="2026-10-23T15:41:49Z">
                <w:rPr>
                  <w:rFonts w:hint="eastAsia" w:ascii="方正仿宋_GBK" w:hAnsi="方正仿宋_GBK" w:eastAsia="方正仿宋_GBK" w:cs="Times New Roman"/>
                  <w:sz w:val="32"/>
                  <w:szCs w:val="32"/>
                </w:rPr>
              </w:rPrChange>
            </w:rPr>
            <w:delText>入</w:delText>
          </w:r>
        </w:del>
      </w:ins>
      <w:ins w:id="1046" w:author="xh" w:date="2026-10-23T15:41:49Z">
        <w:r>
          <w:rPr>
            <w:rFonts w:hint="default" w:ascii="Times New Roman" w:hAnsi="Times New Roman" w:eastAsia="方正仿宋_GBK" w:cs="Times New Roman"/>
            <w:b w:val="0"/>
            <w:bCs w:val="0"/>
            <w:i w:val="0"/>
            <w:iCs w:val="0"/>
            <w:sz w:val="32"/>
            <w:szCs w:val="32"/>
            <w:rPrChange w:id="1047" w:author="xh" w:date="2026-10-23T15:41:49Z">
              <w:rPr>
                <w:rFonts w:hint="eastAsia" w:ascii="方正仿宋_GBK" w:hAnsi="方正仿宋_GBK" w:eastAsia="方正仿宋_GBK" w:cs="Times New Roman"/>
                <w:sz w:val="32"/>
                <w:szCs w:val="32"/>
              </w:rPr>
            </w:rPrChange>
          </w:rPr>
          <w:t>、</w:t>
        </w:r>
      </w:ins>
      <w:ins w:id="1048" w:author="xh" w:date="2026-10-26T18:38:40Z">
        <w:r>
          <w:rPr>
            <w:rFonts w:hint="default" w:ascii="Times New Roman" w:hAnsi="Times New Roman" w:eastAsia="方正仿宋_GBK" w:cs="Times New Roman"/>
            <w:b w:val="0"/>
            <w:bCs w:val="0"/>
            <w:i w:val="0"/>
            <w:iCs w:val="0"/>
            <w:sz w:val="32"/>
            <w:szCs w:val="32"/>
          </w:rPr>
          <w:t>网架和建设时序不同，</w:t>
        </w:r>
      </w:ins>
      <w:del w:id="1049" w:author="xh" w:date="2026-10-26T18:38:40Z">
        <w:r>
          <w:rPr>
            <w:rFonts w:hint="default" w:ascii="Times New Roman" w:hAnsi="Times New Roman" w:eastAsia="方正仿宋_GBK" w:cs="Times New Roman"/>
            <w:b w:val="0"/>
            <w:bCs w:val="0"/>
            <w:i w:val="0"/>
            <w:iCs w:val="0"/>
            <w:sz w:val="32"/>
            <w:szCs w:val="32"/>
          </w:rPr>
          <w:delText>减少联络等配套工程形成全期</w:delText>
        </w:r>
      </w:del>
      <w:del w:id="1050" w:author="xh" w:date="2026-10-23T15:41:49Z">
        <w:r>
          <w:rPr>
            <w:rFonts w:hint="eastAsia" w:ascii="方正仿宋_GBK" w:hAnsi="方正仿宋_GBK" w:eastAsia="方正仿宋_GBK" w:cs="Times New Roman"/>
            <w:sz w:val="32"/>
            <w:szCs w:val="32"/>
          </w:rPr>
          <w:delText>表1列示各措施</w:delText>
        </w:r>
      </w:del>
      <w:r>
        <w:rPr>
          <w:rFonts w:hint="default" w:ascii="Times New Roman" w:hAnsi="Times New Roman" w:eastAsia="方正仿宋_GBK" w:cs="Times New Roman"/>
          <w:b w:val="0"/>
          <w:bCs w:val="0"/>
          <w:i w:val="0"/>
          <w:iCs w:val="0"/>
          <w:sz w:val="32"/>
          <w:szCs w:val="32"/>
          <w:rPrChange w:id="1051" w:author="xh" w:date="2026-10-23T15:41:49Z">
            <w:rPr>
              <w:rFonts w:hint="eastAsia" w:ascii="方正仿宋_GBK" w:hAnsi="方正仿宋_GBK" w:eastAsia="方正仿宋_GBK" w:cs="Times New Roman"/>
              <w:sz w:val="32"/>
              <w:szCs w:val="32"/>
            </w:rPr>
          </w:rPrChange>
        </w:rPr>
        <w:t>费用</w:t>
      </w:r>
      <w:ins w:id="1052" w:author="xh" w:date="2026-10-26T18:38:40Z">
        <w:r>
          <w:rPr>
            <w:rFonts w:hint="default" w:ascii="Times New Roman" w:hAnsi="Times New Roman" w:eastAsia="方正仿宋_GBK" w:cs="Times New Roman"/>
            <w:b w:val="0"/>
            <w:bCs w:val="0"/>
            <w:i w:val="0"/>
            <w:iCs w:val="0"/>
            <w:sz w:val="32"/>
            <w:szCs w:val="32"/>
          </w:rPr>
          <w:t>结果分别说明</w:t>
        </w:r>
      </w:ins>
      <w:del w:id="1053" w:author="xh" w:date="2026-10-26T18:38:40Z">
        <w:r>
          <w:rPr>
            <w:rFonts w:hint="default" w:ascii="Times New Roman" w:hAnsi="Times New Roman" w:eastAsia="方正仿宋_GBK" w:cs="Times New Roman"/>
            <w:b w:val="0"/>
            <w:bCs w:val="0"/>
            <w:i w:val="0"/>
            <w:iCs w:val="0"/>
            <w:sz w:val="32"/>
            <w:szCs w:val="32"/>
            <w:rPrChange w:id="1054" w:author="xh" w:date="2026-10-23T15:41:49Z">
              <w:rPr>
                <w:rFonts w:hint="eastAsia" w:ascii="方正仿宋_GBK" w:hAnsi="方正仿宋_GBK" w:eastAsia="方正仿宋_GBK" w:cs="Times New Roman"/>
                <w:sz w:val="32"/>
                <w:szCs w:val="32"/>
              </w:rPr>
            </w:rPrChange>
          </w:rPr>
          <w:delText>优势</w:delText>
        </w:r>
      </w:del>
      <w:del w:id="1055" w:author="xh" w:date="2026-10-23T15:41:49Z">
        <w:r>
          <w:rPr>
            <w:rFonts w:hint="eastAsia" w:ascii="方正仿宋_GBK" w:hAnsi="方正仿宋_GBK" w:eastAsia="方正仿宋_GBK" w:cs="Times New Roman"/>
            <w:sz w:val="32"/>
            <w:szCs w:val="32"/>
          </w:rPr>
          <w:delText>，均按同一评价范围计算</w:delText>
        </w:r>
      </w:del>
      <w:r>
        <w:rPr>
          <w:rFonts w:hint="default" w:ascii="Times New Roman" w:hAnsi="Times New Roman" w:eastAsia="方正仿宋_GBK" w:cs="Times New Roman"/>
          <w:b w:val="0"/>
          <w:bCs w:val="0"/>
          <w:i w:val="0"/>
          <w:iCs w:val="0"/>
          <w:sz w:val="32"/>
          <w:szCs w:val="32"/>
          <w:rPrChange w:id="1056" w:author="xh" w:date="2026-10-23T15:41:49Z">
            <w:rPr>
              <w:rFonts w:hint="eastAsia" w:ascii="方正仿宋_GBK" w:hAnsi="方正仿宋_GBK" w:eastAsia="方正仿宋_GBK" w:cs="Times New Roman"/>
              <w:sz w:val="32"/>
              <w:szCs w:val="32"/>
            </w:rPr>
          </w:rPrChange>
        </w:rPr>
        <w:t>。</w:t>
      </w:r>
    </w:p>
    <w:p w14:paraId="11E10FA8">
      <w:pPr>
        <w:keepNext/>
        <w:widowControl/>
        <w:adjustRightInd w:val="0"/>
        <w:snapToGrid w:val="0"/>
        <w:ind w:left="0" w:leftChars="0" w:right="0" w:rightChars="0" w:firstLine="0" w:firstLineChars="0"/>
        <w:jc w:val="center"/>
        <w:outlineLvl w:val="9"/>
        <w:rPr>
          <w:del w:id="1057" w:author="xh" w:date="2026-10-23T15:45:13Z"/>
          <w:rFonts w:hint="eastAsia" w:ascii="方正仿宋_GBK" w:hAnsi="方正仿宋_GBK" w:eastAsia="方正仿宋_GBK" w:cs="Times New Roman"/>
          <w:sz w:val="32"/>
          <w:szCs w:val="32"/>
          <w:highlight w:val="none"/>
          <w14:ligatures w14:val="standardContextual"/>
        </w:rPr>
      </w:pPr>
      <w:del w:id="1058" w:author="xh" w:date="2026-10-23T15:45:13Z">
        <w:r>
          <w:rPr>
            <w:rFonts w:hint="eastAsia" w:ascii="方正仿宋_GBK" w:hAnsi="方正仿宋_GBK" w:eastAsia="方正仿宋_GBK" w:cs="Times New Roman"/>
            <w:sz w:val="32"/>
            <w:szCs w:val="32"/>
          </w:rPr>
          <w:delText>表1 两地区新增措施评价期费用现值</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03C0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059" w:author="xh" w:date="2026-10-23T15:48:38Z"/>
        </w:trPr>
        <w:tc>
          <w:tcPr>
            <w:tcW w:w="650" w:type="dxa"/>
            <w:vAlign w:val="center"/>
          </w:tcPr>
          <w:p w14:paraId="4A31A6D7">
            <w:pPr>
              <w:keepNext/>
              <w:snapToGrid w:val="0"/>
              <w:spacing w:before="0" w:after="0" w:line="370" w:lineRule="exact"/>
              <w:ind w:left="0" w:leftChars="0" w:right="0" w:rightChars="0" w:firstLine="0" w:firstLineChars="0"/>
              <w:jc w:val="center"/>
              <w:rPr>
                <w:del w:id="1060" w:author="xh" w:date="2026-10-23T15:48:38Z"/>
              </w:rPr>
            </w:pPr>
            <w:del w:id="1061" w:author="xh" w:date="2026-10-23T15:48:38Z">
              <w:r>
                <w:rPr>
                  <w:rFonts w:hint="eastAsia" w:ascii="方正仿宋_GBK" w:hAnsi="方正仿宋_GBK" w:eastAsia="方正仿宋_GBK" w:cs="Times New Roman"/>
                  <w:b/>
                  <w:sz w:val="24"/>
                  <w:szCs w:val="24"/>
                </w:rPr>
                <w:delText>地区</w:delText>
              </w:r>
            </w:del>
          </w:p>
        </w:tc>
        <w:tc>
          <w:tcPr>
            <w:tcW w:w="650" w:type="dxa"/>
            <w:vAlign w:val="center"/>
          </w:tcPr>
          <w:p w14:paraId="280B1E1C">
            <w:pPr>
              <w:keepNext/>
              <w:snapToGrid w:val="0"/>
              <w:spacing w:before="0" w:after="0" w:line="370" w:lineRule="exact"/>
              <w:ind w:left="0" w:leftChars="0" w:right="0" w:rightChars="0" w:firstLine="0" w:firstLineChars="0"/>
              <w:jc w:val="center"/>
              <w:rPr>
                <w:del w:id="1062" w:author="xh" w:date="2026-10-23T15:48:38Z"/>
              </w:rPr>
            </w:pPr>
            <w:del w:id="1063" w:author="xh" w:date="2026-10-23T15:48:38Z">
              <w:r>
                <w:rPr>
                  <w:rFonts w:hint="eastAsia" w:ascii="方正仿宋_GBK" w:hAnsi="方正仿宋_GBK" w:eastAsia="方正仿宋_GBK" w:cs="Times New Roman"/>
                  <w:b/>
                  <w:sz w:val="24"/>
                  <w:szCs w:val="24"/>
                </w:rPr>
                <w:delText>方案</w:delText>
              </w:r>
            </w:del>
          </w:p>
        </w:tc>
        <w:tc>
          <w:tcPr>
            <w:tcW w:w="1750" w:type="dxa"/>
            <w:vAlign w:val="center"/>
          </w:tcPr>
          <w:p w14:paraId="5C94C20F">
            <w:pPr>
              <w:keepNext/>
              <w:snapToGrid w:val="0"/>
              <w:spacing w:before="0" w:after="0" w:line="370" w:lineRule="exact"/>
              <w:ind w:left="0" w:leftChars="0" w:right="0" w:rightChars="0" w:firstLine="0" w:firstLineChars="0"/>
              <w:jc w:val="center"/>
              <w:rPr>
                <w:del w:id="1064" w:author="xh" w:date="2026-10-23T15:48:38Z"/>
              </w:rPr>
            </w:pPr>
            <w:del w:id="1065" w:author="xh" w:date="2026-10-23T15:48:38Z">
              <w:r>
                <w:rPr>
                  <w:rFonts w:hint="eastAsia" w:ascii="方正仿宋_GBK" w:hAnsi="方正仿宋_GBK" w:eastAsia="方正仿宋_GBK" w:cs="Times New Roman"/>
                  <w:b/>
                  <w:sz w:val="24"/>
                  <w:szCs w:val="24"/>
                </w:rPr>
                <w:delText>主变/万元</w:delText>
              </w:r>
            </w:del>
          </w:p>
        </w:tc>
        <w:tc>
          <w:tcPr>
            <w:tcW w:w="1750" w:type="dxa"/>
            <w:vAlign w:val="center"/>
          </w:tcPr>
          <w:p w14:paraId="424AA406">
            <w:pPr>
              <w:keepNext/>
              <w:snapToGrid w:val="0"/>
              <w:spacing w:before="0" w:after="0" w:line="370" w:lineRule="exact"/>
              <w:ind w:left="0" w:leftChars="0" w:right="0" w:rightChars="0" w:firstLine="0" w:firstLineChars="0"/>
              <w:jc w:val="center"/>
              <w:rPr>
                <w:del w:id="1066" w:author="xh" w:date="2026-10-23T15:48:38Z"/>
              </w:rPr>
            </w:pPr>
            <w:del w:id="1067" w:author="xh" w:date="2026-10-23T15:48:38Z">
              <w:r>
                <w:rPr>
                  <w:rFonts w:hint="eastAsia" w:ascii="方正仿宋_GBK" w:hAnsi="方正仿宋_GBK" w:eastAsia="方正仿宋_GBK" w:cs="Times New Roman"/>
                  <w:b/>
                  <w:sz w:val="24"/>
                  <w:szCs w:val="24"/>
                </w:rPr>
                <w:delText>储能/万元</w:delText>
              </w:r>
            </w:del>
          </w:p>
        </w:tc>
        <w:tc>
          <w:tcPr>
            <w:tcW w:w="1750" w:type="dxa"/>
            <w:vAlign w:val="center"/>
          </w:tcPr>
          <w:p w14:paraId="701A1B00">
            <w:pPr>
              <w:keepNext/>
              <w:snapToGrid w:val="0"/>
              <w:spacing w:before="0" w:after="0" w:line="370" w:lineRule="exact"/>
              <w:ind w:left="0" w:leftChars="0" w:right="0" w:rightChars="0" w:firstLine="0" w:firstLineChars="0"/>
              <w:jc w:val="center"/>
              <w:rPr>
                <w:del w:id="1068" w:author="xh" w:date="2026-10-23T15:48:38Z"/>
              </w:rPr>
            </w:pPr>
            <w:del w:id="1069" w:author="xh" w:date="2026-10-23T15:48:38Z">
              <w:r>
                <w:rPr>
                  <w:rFonts w:hint="eastAsia" w:ascii="方正仿宋_GBK" w:hAnsi="方正仿宋_GBK" w:eastAsia="方正仿宋_GBK" w:cs="Times New Roman"/>
                  <w:b/>
                  <w:sz w:val="24"/>
                  <w:szCs w:val="24"/>
                </w:rPr>
                <w:delText>联络/万元</w:delText>
              </w:r>
            </w:del>
          </w:p>
        </w:tc>
        <w:tc>
          <w:tcPr>
            <w:tcW w:w="1756" w:type="dxa"/>
            <w:vAlign w:val="center"/>
          </w:tcPr>
          <w:p w14:paraId="4D3CD617">
            <w:pPr>
              <w:keepNext/>
              <w:snapToGrid w:val="0"/>
              <w:spacing w:before="0" w:after="0" w:line="370" w:lineRule="exact"/>
              <w:ind w:left="0" w:leftChars="0" w:right="0" w:rightChars="0" w:firstLine="0" w:firstLineChars="0"/>
              <w:jc w:val="center"/>
              <w:rPr>
                <w:del w:id="1070" w:author="xh" w:date="2026-10-23T15:48:38Z"/>
              </w:rPr>
            </w:pPr>
            <w:del w:id="1071" w:author="xh" w:date="2026-10-23T15:48:38Z">
              <w:r>
                <w:rPr>
                  <w:rFonts w:hint="eastAsia" w:ascii="方正仿宋_GBK" w:hAnsi="方正仿宋_GBK" w:eastAsia="方正仿宋_GBK" w:cs="Times New Roman"/>
                  <w:b/>
                  <w:sz w:val="24"/>
                  <w:szCs w:val="24"/>
                </w:rPr>
                <w:delText>合计/万元</w:delText>
              </w:r>
            </w:del>
          </w:p>
        </w:tc>
      </w:tr>
      <w:tr w14:paraId="179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072" w:author="xh" w:date="2026-10-23T15:48:38Z"/>
        </w:trPr>
        <w:tc>
          <w:tcPr>
            <w:tcW w:w="650" w:type="dxa"/>
            <w:vAlign w:val="center"/>
          </w:tcPr>
          <w:p w14:paraId="194E7D6E">
            <w:pPr>
              <w:keepNext/>
              <w:snapToGrid w:val="0"/>
              <w:spacing w:before="0" w:after="0" w:line="370" w:lineRule="exact"/>
              <w:ind w:left="0" w:leftChars="0" w:right="0" w:rightChars="0" w:firstLine="0" w:firstLineChars="0"/>
              <w:jc w:val="center"/>
              <w:rPr>
                <w:del w:id="1073" w:author="xh" w:date="2026-10-23T15:48:38Z"/>
              </w:rPr>
            </w:pPr>
            <w:del w:id="1074"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4099FB47">
            <w:pPr>
              <w:keepNext/>
              <w:snapToGrid w:val="0"/>
              <w:spacing w:before="0" w:after="0" w:line="370" w:lineRule="exact"/>
              <w:ind w:left="0" w:leftChars="0" w:right="0" w:rightChars="0" w:firstLine="0" w:firstLineChars="0"/>
              <w:jc w:val="center"/>
              <w:rPr>
                <w:del w:id="1075" w:author="xh" w:date="2026-10-23T15:48:38Z"/>
              </w:rPr>
            </w:pPr>
            <w:del w:id="1076"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506FF7B5">
            <w:pPr>
              <w:keepNext/>
              <w:snapToGrid w:val="0"/>
              <w:spacing w:before="0" w:after="0" w:line="370" w:lineRule="exact"/>
              <w:ind w:left="0" w:leftChars="0" w:right="0" w:rightChars="0" w:firstLine="0" w:firstLineChars="0"/>
              <w:jc w:val="center"/>
              <w:rPr>
                <w:del w:id="1077" w:author="xh" w:date="2026-10-23T15:48:38Z"/>
              </w:rPr>
            </w:pPr>
            <w:del w:id="1078" w:author="xh" w:date="2026-10-23T15:48:38Z">
              <w:r>
                <w:rPr>
                  <w:rFonts w:hint="eastAsia" w:ascii="方正仿宋_GBK" w:hAnsi="方正仿宋_GBK" w:eastAsia="方正仿宋_GBK" w:cs="Times New Roman"/>
                  <w:sz w:val="24"/>
                  <w:szCs w:val="24"/>
                </w:rPr>
                <w:delText>14938.49</w:delText>
              </w:r>
            </w:del>
          </w:p>
        </w:tc>
        <w:tc>
          <w:tcPr>
            <w:tcW w:w="1750" w:type="dxa"/>
            <w:vAlign w:val="center"/>
          </w:tcPr>
          <w:p w14:paraId="238368AB">
            <w:pPr>
              <w:keepNext/>
              <w:snapToGrid w:val="0"/>
              <w:spacing w:before="0" w:after="0" w:line="370" w:lineRule="exact"/>
              <w:ind w:left="0" w:leftChars="0" w:right="0" w:rightChars="0" w:firstLine="0" w:firstLineChars="0"/>
              <w:jc w:val="center"/>
              <w:rPr>
                <w:del w:id="1079" w:author="xh" w:date="2026-10-23T15:48:38Z"/>
              </w:rPr>
            </w:pPr>
            <w:del w:id="1080" w:author="xh" w:date="2026-10-23T15:48:38Z">
              <w:r>
                <w:rPr>
                  <w:rFonts w:hint="eastAsia" w:ascii="方正仿宋_GBK" w:hAnsi="方正仿宋_GBK" w:eastAsia="方正仿宋_GBK" w:cs="Times New Roman"/>
                  <w:sz w:val="24"/>
                  <w:szCs w:val="24"/>
                </w:rPr>
                <w:delText>38108.23</w:delText>
              </w:r>
            </w:del>
          </w:p>
        </w:tc>
        <w:tc>
          <w:tcPr>
            <w:tcW w:w="1750" w:type="dxa"/>
            <w:vAlign w:val="center"/>
          </w:tcPr>
          <w:p w14:paraId="2BA84E35">
            <w:pPr>
              <w:keepNext/>
              <w:snapToGrid w:val="0"/>
              <w:spacing w:before="0" w:after="0" w:line="370" w:lineRule="exact"/>
              <w:ind w:left="0" w:leftChars="0" w:right="0" w:rightChars="0" w:firstLine="0" w:firstLineChars="0"/>
              <w:jc w:val="center"/>
              <w:rPr>
                <w:del w:id="1081" w:author="xh" w:date="2026-10-23T15:48:38Z"/>
              </w:rPr>
            </w:pPr>
            <w:del w:id="1082" w:author="xh" w:date="2026-10-23T15:48:38Z">
              <w:r>
                <w:rPr>
                  <w:rFonts w:hint="eastAsia" w:ascii="方正仿宋_GBK" w:hAnsi="方正仿宋_GBK" w:eastAsia="方正仿宋_GBK" w:cs="Times New Roman"/>
                  <w:sz w:val="24"/>
                  <w:szCs w:val="24"/>
                </w:rPr>
                <w:delText>5322.97</w:delText>
              </w:r>
            </w:del>
          </w:p>
        </w:tc>
        <w:tc>
          <w:tcPr>
            <w:tcW w:w="1756" w:type="dxa"/>
            <w:vAlign w:val="center"/>
          </w:tcPr>
          <w:p w14:paraId="0BF3AE24">
            <w:pPr>
              <w:keepNext/>
              <w:snapToGrid w:val="0"/>
              <w:spacing w:before="0" w:after="0" w:line="370" w:lineRule="exact"/>
              <w:ind w:left="0" w:leftChars="0" w:right="0" w:rightChars="0" w:firstLine="0" w:firstLineChars="0"/>
              <w:jc w:val="center"/>
              <w:rPr>
                <w:del w:id="1083" w:author="xh" w:date="2026-10-23T15:48:38Z"/>
              </w:rPr>
            </w:pPr>
            <w:del w:id="1084" w:author="xh" w:date="2026-10-23T15:48:38Z">
              <w:r>
                <w:rPr>
                  <w:rFonts w:hint="eastAsia" w:ascii="方正仿宋_GBK" w:hAnsi="方正仿宋_GBK" w:eastAsia="方正仿宋_GBK" w:cs="Times New Roman"/>
                  <w:sz w:val="24"/>
                  <w:szCs w:val="24"/>
                </w:rPr>
                <w:delText>58369.68</w:delText>
              </w:r>
            </w:del>
          </w:p>
        </w:tc>
      </w:tr>
      <w:tr w14:paraId="1256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085" w:author="xh" w:date="2026-10-23T15:48:38Z"/>
        </w:trPr>
        <w:tc>
          <w:tcPr>
            <w:tcW w:w="650" w:type="dxa"/>
            <w:vAlign w:val="center"/>
          </w:tcPr>
          <w:p w14:paraId="2D7BEACA">
            <w:pPr>
              <w:keepNext/>
              <w:snapToGrid w:val="0"/>
              <w:spacing w:before="0" w:after="0" w:line="370" w:lineRule="exact"/>
              <w:ind w:left="0" w:leftChars="0" w:right="0" w:rightChars="0" w:firstLine="0" w:firstLineChars="0"/>
              <w:jc w:val="center"/>
              <w:rPr>
                <w:del w:id="1086" w:author="xh" w:date="2026-10-23T15:48:38Z"/>
              </w:rPr>
            </w:pPr>
            <w:del w:id="1087"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55E9AFAD">
            <w:pPr>
              <w:keepNext/>
              <w:snapToGrid w:val="0"/>
              <w:spacing w:before="0" w:after="0" w:line="370" w:lineRule="exact"/>
              <w:ind w:left="0" w:leftChars="0" w:right="0" w:rightChars="0" w:firstLine="0" w:firstLineChars="0"/>
              <w:jc w:val="center"/>
              <w:rPr>
                <w:del w:id="1088" w:author="xh" w:date="2026-10-23T15:48:38Z"/>
              </w:rPr>
            </w:pPr>
            <w:del w:id="1089"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2FEA560D">
            <w:pPr>
              <w:keepNext/>
              <w:snapToGrid w:val="0"/>
              <w:spacing w:before="0" w:after="0" w:line="370" w:lineRule="exact"/>
              <w:ind w:left="0" w:leftChars="0" w:right="0" w:rightChars="0" w:firstLine="0" w:firstLineChars="0"/>
              <w:jc w:val="center"/>
              <w:rPr>
                <w:del w:id="1090" w:author="xh" w:date="2026-10-23T15:48:38Z"/>
              </w:rPr>
            </w:pPr>
            <w:del w:id="1091" w:author="xh" w:date="2026-10-23T15:48:38Z">
              <w:r>
                <w:rPr>
                  <w:rFonts w:hint="eastAsia" w:ascii="方正仿宋_GBK" w:hAnsi="方正仿宋_GBK" w:eastAsia="方正仿宋_GBK" w:cs="Times New Roman"/>
                  <w:sz w:val="24"/>
                  <w:szCs w:val="24"/>
                </w:rPr>
                <w:delText>23290.49</w:delText>
              </w:r>
            </w:del>
          </w:p>
        </w:tc>
        <w:tc>
          <w:tcPr>
            <w:tcW w:w="1750" w:type="dxa"/>
            <w:vAlign w:val="center"/>
          </w:tcPr>
          <w:p w14:paraId="569B5D31">
            <w:pPr>
              <w:keepNext/>
              <w:snapToGrid w:val="0"/>
              <w:spacing w:before="0" w:after="0" w:line="370" w:lineRule="exact"/>
              <w:ind w:left="0" w:leftChars="0" w:right="0" w:rightChars="0" w:firstLine="0" w:firstLineChars="0"/>
              <w:jc w:val="center"/>
              <w:rPr>
                <w:del w:id="1092" w:author="xh" w:date="2026-10-23T15:48:38Z"/>
              </w:rPr>
            </w:pPr>
            <w:del w:id="1093" w:author="xh" w:date="2026-10-23T15:48:38Z">
              <w:r>
                <w:rPr>
                  <w:rFonts w:hint="eastAsia" w:ascii="方正仿宋_GBK" w:hAnsi="方正仿宋_GBK" w:eastAsia="方正仿宋_GBK" w:cs="Times New Roman"/>
                  <w:sz w:val="24"/>
                  <w:szCs w:val="24"/>
                </w:rPr>
                <w:delText>32491.48</w:delText>
              </w:r>
            </w:del>
          </w:p>
        </w:tc>
        <w:tc>
          <w:tcPr>
            <w:tcW w:w="1750" w:type="dxa"/>
            <w:vAlign w:val="center"/>
          </w:tcPr>
          <w:p w14:paraId="624934B9">
            <w:pPr>
              <w:keepNext/>
              <w:snapToGrid w:val="0"/>
              <w:spacing w:before="0" w:after="0" w:line="370" w:lineRule="exact"/>
              <w:ind w:left="0" w:leftChars="0" w:right="0" w:rightChars="0" w:firstLine="0" w:firstLineChars="0"/>
              <w:jc w:val="center"/>
              <w:rPr>
                <w:del w:id="1094" w:author="xh" w:date="2026-10-23T15:48:38Z"/>
              </w:rPr>
            </w:pPr>
            <w:del w:id="1095" w:author="xh" w:date="2026-10-23T15:48:38Z">
              <w:r>
                <w:rPr>
                  <w:rFonts w:hint="eastAsia" w:ascii="方正仿宋_GBK" w:hAnsi="方正仿宋_GBK" w:eastAsia="方正仿宋_GBK" w:cs="Times New Roman"/>
                  <w:sz w:val="24"/>
                  <w:szCs w:val="24"/>
                </w:rPr>
                <w:delText>1739.39</w:delText>
              </w:r>
            </w:del>
          </w:p>
        </w:tc>
        <w:tc>
          <w:tcPr>
            <w:tcW w:w="1756" w:type="dxa"/>
            <w:vAlign w:val="center"/>
          </w:tcPr>
          <w:p w14:paraId="782F4B29">
            <w:pPr>
              <w:keepNext/>
              <w:snapToGrid w:val="0"/>
              <w:spacing w:before="0" w:after="0" w:line="370" w:lineRule="exact"/>
              <w:ind w:left="0" w:leftChars="0" w:right="0" w:rightChars="0" w:firstLine="0" w:firstLineChars="0"/>
              <w:jc w:val="center"/>
              <w:rPr>
                <w:del w:id="1096" w:author="xh" w:date="2026-10-23T15:48:38Z"/>
              </w:rPr>
            </w:pPr>
            <w:del w:id="1097" w:author="xh" w:date="2026-10-23T15:48:38Z">
              <w:r>
                <w:rPr>
                  <w:rFonts w:hint="eastAsia" w:ascii="方正仿宋_GBK" w:hAnsi="方正仿宋_GBK" w:eastAsia="方正仿宋_GBK" w:cs="Times New Roman"/>
                  <w:sz w:val="24"/>
                  <w:szCs w:val="24"/>
                </w:rPr>
                <w:delText>57521.36</w:delText>
              </w:r>
            </w:del>
          </w:p>
        </w:tc>
      </w:tr>
      <w:tr w14:paraId="4E0B7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098" w:author="xh" w:date="2026-10-23T15:48:38Z"/>
        </w:trPr>
        <w:tc>
          <w:tcPr>
            <w:tcW w:w="650" w:type="dxa"/>
            <w:vAlign w:val="center"/>
          </w:tcPr>
          <w:p w14:paraId="4FF1583A">
            <w:pPr>
              <w:keepNext/>
              <w:snapToGrid w:val="0"/>
              <w:spacing w:before="0" w:after="0" w:line="370" w:lineRule="exact"/>
              <w:ind w:left="0" w:leftChars="0" w:right="0" w:rightChars="0" w:firstLine="0" w:firstLineChars="0"/>
              <w:jc w:val="center"/>
              <w:rPr>
                <w:del w:id="1099" w:author="xh" w:date="2026-10-23T15:48:38Z"/>
              </w:rPr>
            </w:pPr>
            <w:del w:id="1100"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10096D25">
            <w:pPr>
              <w:keepNext/>
              <w:snapToGrid w:val="0"/>
              <w:spacing w:before="0" w:after="0" w:line="370" w:lineRule="exact"/>
              <w:ind w:left="0" w:leftChars="0" w:right="0" w:rightChars="0" w:firstLine="0" w:firstLineChars="0"/>
              <w:jc w:val="center"/>
              <w:rPr>
                <w:del w:id="1101" w:author="xh" w:date="2026-10-23T15:48:38Z"/>
              </w:rPr>
            </w:pPr>
            <w:del w:id="1102"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0CE092F3">
            <w:pPr>
              <w:keepNext/>
              <w:snapToGrid w:val="0"/>
              <w:spacing w:before="0" w:after="0" w:line="370" w:lineRule="exact"/>
              <w:ind w:left="0" w:leftChars="0" w:right="0" w:rightChars="0" w:firstLine="0" w:firstLineChars="0"/>
              <w:jc w:val="center"/>
              <w:rPr>
                <w:del w:id="1103" w:author="xh" w:date="2026-10-23T15:48:38Z"/>
              </w:rPr>
            </w:pPr>
            <w:del w:id="1104" w:author="xh" w:date="2026-10-23T15:48:38Z">
              <w:r>
                <w:rPr>
                  <w:rFonts w:hint="eastAsia" w:ascii="方正仿宋_GBK" w:hAnsi="方正仿宋_GBK" w:eastAsia="方正仿宋_GBK" w:cs="Times New Roman"/>
                  <w:sz w:val="24"/>
                  <w:szCs w:val="24"/>
                </w:rPr>
                <w:delText>13399.40</w:delText>
              </w:r>
            </w:del>
          </w:p>
        </w:tc>
        <w:tc>
          <w:tcPr>
            <w:tcW w:w="1750" w:type="dxa"/>
            <w:vAlign w:val="center"/>
          </w:tcPr>
          <w:p w14:paraId="550D91F7">
            <w:pPr>
              <w:keepNext/>
              <w:snapToGrid w:val="0"/>
              <w:spacing w:before="0" w:after="0" w:line="370" w:lineRule="exact"/>
              <w:ind w:left="0" w:leftChars="0" w:right="0" w:rightChars="0" w:firstLine="0" w:firstLineChars="0"/>
              <w:jc w:val="center"/>
              <w:rPr>
                <w:del w:id="1105" w:author="xh" w:date="2026-10-23T15:48:38Z"/>
              </w:rPr>
            </w:pPr>
            <w:del w:id="1106" w:author="xh" w:date="2026-10-23T15:48:38Z">
              <w:r>
                <w:rPr>
                  <w:rFonts w:hint="eastAsia" w:ascii="方正仿宋_GBK" w:hAnsi="方正仿宋_GBK" w:eastAsia="方正仿宋_GBK" w:cs="Times New Roman"/>
                  <w:sz w:val="24"/>
                  <w:szCs w:val="24"/>
                </w:rPr>
                <w:delText>5389.71</w:delText>
              </w:r>
            </w:del>
          </w:p>
        </w:tc>
        <w:tc>
          <w:tcPr>
            <w:tcW w:w="1750" w:type="dxa"/>
            <w:vAlign w:val="center"/>
          </w:tcPr>
          <w:p w14:paraId="3CE59B31">
            <w:pPr>
              <w:keepNext/>
              <w:snapToGrid w:val="0"/>
              <w:spacing w:before="0" w:after="0" w:line="370" w:lineRule="exact"/>
              <w:ind w:left="0" w:leftChars="0" w:right="0" w:rightChars="0" w:firstLine="0" w:firstLineChars="0"/>
              <w:jc w:val="center"/>
              <w:rPr>
                <w:del w:id="1107" w:author="xh" w:date="2026-10-23T15:48:38Z"/>
              </w:rPr>
            </w:pPr>
            <w:del w:id="1108" w:author="xh" w:date="2026-10-23T15:48:38Z">
              <w:r>
                <w:rPr>
                  <w:rFonts w:hint="eastAsia" w:ascii="方正仿宋_GBK" w:hAnsi="方正仿宋_GBK" w:eastAsia="方正仿宋_GBK" w:cs="Times New Roman"/>
                  <w:sz w:val="24"/>
                  <w:szCs w:val="24"/>
                </w:rPr>
                <w:delText>20847.73</w:delText>
              </w:r>
            </w:del>
          </w:p>
        </w:tc>
        <w:tc>
          <w:tcPr>
            <w:tcW w:w="1756" w:type="dxa"/>
            <w:vAlign w:val="center"/>
          </w:tcPr>
          <w:p w14:paraId="50A32650">
            <w:pPr>
              <w:keepNext/>
              <w:snapToGrid w:val="0"/>
              <w:spacing w:before="0" w:after="0" w:line="370" w:lineRule="exact"/>
              <w:ind w:left="0" w:leftChars="0" w:right="0" w:rightChars="0" w:firstLine="0" w:firstLineChars="0"/>
              <w:jc w:val="center"/>
              <w:rPr>
                <w:del w:id="1109" w:author="xh" w:date="2026-10-23T15:48:38Z"/>
              </w:rPr>
            </w:pPr>
            <w:del w:id="1110" w:author="xh" w:date="2026-10-23T15:48:38Z">
              <w:r>
                <w:rPr>
                  <w:rFonts w:hint="eastAsia" w:ascii="方正仿宋_GBK" w:hAnsi="方正仿宋_GBK" w:eastAsia="方正仿宋_GBK" w:cs="Times New Roman"/>
                  <w:sz w:val="24"/>
                  <w:szCs w:val="24"/>
                </w:rPr>
                <w:delText>39636.85</w:delText>
              </w:r>
            </w:del>
          </w:p>
        </w:tc>
      </w:tr>
      <w:tr w14:paraId="7A6AA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111" w:author="xh" w:date="2026-10-23T15:48:38Z"/>
        </w:trPr>
        <w:tc>
          <w:tcPr>
            <w:tcW w:w="650" w:type="dxa"/>
            <w:vAlign w:val="center"/>
          </w:tcPr>
          <w:p w14:paraId="3BD44341">
            <w:pPr>
              <w:snapToGrid w:val="0"/>
              <w:spacing w:before="0" w:after="0" w:line="370" w:lineRule="exact"/>
              <w:ind w:left="0" w:leftChars="0" w:right="0" w:rightChars="0" w:firstLine="0" w:firstLineChars="0"/>
              <w:jc w:val="center"/>
              <w:rPr>
                <w:del w:id="1112" w:author="xh" w:date="2026-10-23T15:48:38Z"/>
              </w:rPr>
            </w:pPr>
            <w:del w:id="1113"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2AC2E4A6">
            <w:pPr>
              <w:snapToGrid w:val="0"/>
              <w:spacing w:before="0" w:after="0" w:line="370" w:lineRule="exact"/>
              <w:ind w:left="0" w:leftChars="0" w:right="0" w:rightChars="0" w:firstLine="0" w:firstLineChars="0"/>
              <w:jc w:val="center"/>
              <w:rPr>
                <w:del w:id="1114" w:author="xh" w:date="2026-10-23T15:48:38Z"/>
              </w:rPr>
            </w:pPr>
            <w:del w:id="1115"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32628AA4">
            <w:pPr>
              <w:snapToGrid w:val="0"/>
              <w:spacing w:before="0" w:after="0" w:line="370" w:lineRule="exact"/>
              <w:ind w:left="0" w:leftChars="0" w:right="0" w:rightChars="0" w:firstLine="0" w:firstLineChars="0"/>
              <w:jc w:val="center"/>
              <w:rPr>
                <w:del w:id="1116" w:author="xh" w:date="2026-10-23T15:48:38Z"/>
              </w:rPr>
            </w:pPr>
            <w:del w:id="1117" w:author="xh" w:date="2026-10-23T15:48:38Z">
              <w:r>
                <w:rPr>
                  <w:rFonts w:hint="eastAsia" w:ascii="方正仿宋_GBK" w:hAnsi="方正仿宋_GBK" w:eastAsia="方正仿宋_GBK" w:cs="Times New Roman"/>
                  <w:sz w:val="24"/>
                  <w:szCs w:val="24"/>
                </w:rPr>
                <w:delText>22928.25</w:delText>
              </w:r>
            </w:del>
          </w:p>
        </w:tc>
        <w:tc>
          <w:tcPr>
            <w:tcW w:w="1750" w:type="dxa"/>
            <w:vAlign w:val="center"/>
          </w:tcPr>
          <w:p w14:paraId="06ADAD51">
            <w:pPr>
              <w:snapToGrid w:val="0"/>
              <w:spacing w:before="0" w:after="0" w:line="370" w:lineRule="exact"/>
              <w:ind w:left="0" w:leftChars="0" w:right="0" w:rightChars="0" w:firstLine="0" w:firstLineChars="0"/>
              <w:jc w:val="center"/>
              <w:rPr>
                <w:del w:id="1118" w:author="xh" w:date="2026-10-23T15:48:38Z"/>
              </w:rPr>
            </w:pPr>
            <w:del w:id="1119" w:author="xh" w:date="2026-10-23T15:48:38Z">
              <w:r>
                <w:rPr>
                  <w:rFonts w:hint="eastAsia" w:ascii="方正仿宋_GBK" w:hAnsi="方正仿宋_GBK" w:eastAsia="方正仿宋_GBK" w:cs="Times New Roman"/>
                  <w:sz w:val="24"/>
                  <w:szCs w:val="24"/>
                </w:rPr>
                <w:delText>6000.60</w:delText>
              </w:r>
            </w:del>
          </w:p>
        </w:tc>
        <w:tc>
          <w:tcPr>
            <w:tcW w:w="1750" w:type="dxa"/>
            <w:vAlign w:val="center"/>
          </w:tcPr>
          <w:p w14:paraId="602A8714">
            <w:pPr>
              <w:snapToGrid w:val="0"/>
              <w:spacing w:before="0" w:after="0" w:line="370" w:lineRule="exact"/>
              <w:ind w:left="0" w:leftChars="0" w:right="0" w:rightChars="0" w:firstLine="0" w:firstLineChars="0"/>
              <w:jc w:val="center"/>
              <w:rPr>
                <w:del w:id="1120" w:author="xh" w:date="2026-10-23T15:48:38Z"/>
              </w:rPr>
            </w:pPr>
            <w:del w:id="1121" w:author="xh" w:date="2026-10-23T15:48:38Z">
              <w:r>
                <w:rPr>
                  <w:rFonts w:hint="eastAsia" w:ascii="方正仿宋_GBK" w:hAnsi="方正仿宋_GBK" w:eastAsia="方正仿宋_GBK" w:cs="Times New Roman"/>
                  <w:sz w:val="24"/>
                  <w:szCs w:val="24"/>
                </w:rPr>
                <w:delText>8657.65</w:delText>
              </w:r>
            </w:del>
          </w:p>
        </w:tc>
        <w:tc>
          <w:tcPr>
            <w:tcW w:w="1756" w:type="dxa"/>
            <w:vAlign w:val="center"/>
          </w:tcPr>
          <w:p w14:paraId="0586175D">
            <w:pPr>
              <w:snapToGrid w:val="0"/>
              <w:spacing w:before="0" w:after="0" w:line="370" w:lineRule="exact"/>
              <w:ind w:left="0" w:leftChars="0" w:right="0" w:rightChars="0" w:firstLine="0" w:firstLineChars="0"/>
              <w:jc w:val="center"/>
              <w:rPr>
                <w:del w:id="1122" w:author="xh" w:date="2026-10-23T15:48:38Z"/>
              </w:rPr>
            </w:pPr>
            <w:del w:id="1123" w:author="xh" w:date="2026-10-23T15:48:38Z">
              <w:r>
                <w:rPr>
                  <w:rFonts w:hint="eastAsia" w:ascii="方正仿宋_GBK" w:hAnsi="方正仿宋_GBK" w:eastAsia="方正仿宋_GBK" w:cs="Times New Roman"/>
                  <w:sz w:val="24"/>
                  <w:szCs w:val="24"/>
                </w:rPr>
                <w:delText>37586.50</w:delText>
              </w:r>
            </w:del>
          </w:p>
        </w:tc>
      </w:tr>
    </w:tbl>
    <w:p w14:paraId="4C45214C">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124" w:author="xh" w:date="2026-10-23T15:52:02Z">
            <w:rPr>
              <w:rFonts w:hint="eastAsia" w:ascii="方正楷体_GBK" w:hAnsi="方正楷体_GBK" w:eastAsia="方正楷体_GBK" w:cs="方正楷体_GBK"/>
              <w:b/>
              <w:sz w:val="32"/>
              <w:szCs w:val="32"/>
            </w:rPr>
          </w:rPrChange>
        </w:rPr>
        <w:t>一是</w:t>
      </w:r>
      <w:ins w:id="1125" w:author="xh" w:date="2026-10-23T15:52:02Z">
        <w:r>
          <w:rPr>
            <w:rFonts w:hint="default" w:ascii="Times New Roman" w:hAnsi="Times New Roman" w:eastAsia="方正楷体_GBK" w:cs="Times New Roman"/>
            <w:b/>
            <w:bCs/>
            <w:i w:val="0"/>
            <w:iCs w:val="0"/>
            <w:sz w:val="32"/>
            <w:szCs w:val="32"/>
            <w:rPrChange w:id="1126" w:author="xh" w:date="2026-10-23T15:52:02Z">
              <w:rPr>
                <w:rFonts w:hint="eastAsia" w:ascii="方正楷体_GBK" w:hAnsi="方正楷体_GBK" w:eastAsia="方正楷体_GBK" w:cs="方正楷体_GBK"/>
                <w:b/>
                <w:sz w:val="32"/>
                <w:szCs w:val="32"/>
              </w:rPr>
            </w:rPrChange>
          </w:rPr>
          <w:t>光伏规模较大的县域</w:t>
        </w:r>
      </w:ins>
      <w:del w:id="1127" w:author="xh" w:date="2026-10-23T15:52:02Z">
        <w:r>
          <w:rPr>
            <w:rFonts w:hint="eastAsia" w:ascii="方正楷体_GBK" w:hAnsi="方正楷体_GBK" w:eastAsia="方正楷体_GBK" w:cs="方正楷体_GBK"/>
            <w:b/>
            <w:sz w:val="32"/>
            <w:szCs w:val="32"/>
          </w:rPr>
          <w:delText>邳州</w:delText>
        </w:r>
      </w:del>
      <w:r>
        <w:rPr>
          <w:rFonts w:hint="default" w:ascii="Times New Roman" w:hAnsi="Times New Roman" w:eastAsia="方正楷体_GBK" w:cs="Times New Roman"/>
          <w:b/>
          <w:bCs/>
          <w:i w:val="0"/>
          <w:iCs w:val="0"/>
          <w:sz w:val="32"/>
          <w:szCs w:val="32"/>
          <w:rPrChange w:id="1128" w:author="xh" w:date="2026-10-23T15:52:02Z">
            <w:rPr>
              <w:rFonts w:hint="eastAsia" w:ascii="方正楷体_GBK" w:hAnsi="方正楷体_GBK" w:eastAsia="方正楷体_GBK" w:cs="方正楷体_GBK"/>
              <w:b/>
              <w:sz w:val="32"/>
              <w:szCs w:val="32"/>
            </w:rPr>
          </w:rPrChange>
        </w:rPr>
        <w:t>以</w:t>
      </w:r>
      <w:ins w:id="1129" w:author="xh" w:date="2026-10-23T15:52:02Z">
        <w:r>
          <w:rPr>
            <w:rFonts w:hint="default" w:ascii="Times New Roman" w:hAnsi="Times New Roman" w:eastAsia="方正楷体_GBK" w:cs="Times New Roman"/>
            <w:b/>
            <w:bCs/>
            <w:i w:val="0"/>
            <w:iCs w:val="0"/>
            <w:sz w:val="32"/>
            <w:szCs w:val="32"/>
            <w:rPrChange w:id="1130" w:author="xh" w:date="2026-10-23T15:52:02Z">
              <w:rPr>
                <w:rFonts w:hint="eastAsia" w:ascii="方正楷体_GBK" w:hAnsi="方正楷体_GBK" w:eastAsia="方正楷体_GBK" w:cs="方正楷体_GBK"/>
                <w:b/>
                <w:sz w:val="32"/>
                <w:szCs w:val="32"/>
              </w:rPr>
            </w:rPrChange>
          </w:rPr>
          <w:t>站内</w:t>
        </w:r>
      </w:ins>
      <w:ins w:id="1131" w:author="白日梦想家" w:date="2026-10-26T14:07:29Z">
        <w:r>
          <w:rPr>
            <w:rFonts w:hint="eastAsia" w:ascii="Times New Roman" w:hAnsi="Times New Roman" w:eastAsia="方正楷体_GBK" w:cs="Times New Roman"/>
            <w:b/>
            <w:bCs/>
            <w:i w:val="0"/>
            <w:iCs w:val="0"/>
            <w:sz w:val="32"/>
            <w:szCs w:val="32"/>
            <w:lang w:eastAsia="zh"/>
            <w:woUserID w:val="2"/>
          </w:rPr>
          <w:t>变电容量</w:t>
        </w:r>
      </w:ins>
      <w:ins w:id="1132" w:author="xh" w:date="2026-10-23T15:52:02Z">
        <w:r>
          <w:rPr>
            <w:rFonts w:hint="default" w:ascii="Times New Roman" w:hAnsi="Times New Roman" w:eastAsia="方正楷体_GBK" w:cs="Times New Roman"/>
            <w:b/>
            <w:bCs/>
            <w:i w:val="0"/>
            <w:iCs w:val="0"/>
            <w:sz w:val="32"/>
            <w:szCs w:val="32"/>
            <w:rPrChange w:id="1133" w:author="xh" w:date="2026-10-23T15:52:02Z">
              <w:rPr>
                <w:rFonts w:hint="eastAsia" w:ascii="方正楷体_GBK" w:hAnsi="方正楷体_GBK" w:eastAsia="方正楷体_GBK" w:cs="方正楷体_GBK"/>
                <w:b/>
                <w:sz w:val="32"/>
                <w:szCs w:val="32"/>
              </w:rPr>
            </w:rPrChange>
          </w:rPr>
          <w:t>补强</w:t>
        </w:r>
      </w:ins>
      <w:del w:id="1134" w:author="xh" w:date="2026-10-23T15:52:02Z">
        <w:r>
          <w:rPr>
            <w:rFonts w:hint="eastAsia" w:ascii="方正楷体_GBK" w:hAnsi="方正楷体_GBK" w:eastAsia="方正楷体_GBK" w:cs="方正楷体_GBK"/>
            <w:b/>
            <w:sz w:val="32"/>
            <w:szCs w:val="32"/>
          </w:rPr>
          <w:delText>较多主变投入</w:delText>
        </w:r>
      </w:del>
      <w:r>
        <w:rPr>
          <w:rFonts w:hint="default" w:ascii="Times New Roman" w:hAnsi="Times New Roman" w:eastAsia="方正楷体_GBK" w:cs="Times New Roman"/>
          <w:b/>
          <w:bCs/>
          <w:i w:val="0"/>
          <w:iCs w:val="0"/>
          <w:sz w:val="32"/>
          <w:szCs w:val="32"/>
          <w:rPrChange w:id="1135" w:author="xh" w:date="2026-10-23T15:52:02Z">
            <w:rPr>
              <w:rFonts w:hint="eastAsia" w:ascii="方正楷体_GBK" w:hAnsi="方正楷体_GBK" w:eastAsia="方正楷体_GBK" w:cs="方正楷体_GBK"/>
              <w:b/>
              <w:sz w:val="32"/>
              <w:szCs w:val="32"/>
            </w:rPr>
          </w:rPrChange>
        </w:rPr>
        <w:t>替代部分</w:t>
      </w:r>
      <w:ins w:id="1136" w:author="白日梦想家" w:date="2026-10-26T17:18:01Z">
        <w:r>
          <w:rPr>
            <w:rFonts w:hint="eastAsia" w:ascii="Times New Roman" w:hAnsi="Times New Roman" w:eastAsia="方正楷体_GBK" w:cs="Times New Roman"/>
            <w:b/>
            <w:bCs/>
            <w:i w:val="0"/>
            <w:iCs w:val="0"/>
            <w:sz w:val="32"/>
            <w:szCs w:val="32"/>
            <w:lang w:eastAsia="zh"/>
            <w:woUserID w:val="2"/>
          </w:rPr>
          <w:t>中压</w:t>
        </w:r>
      </w:ins>
      <w:ins w:id="1137" w:author="xh" w:date="2026-10-23T15:52:02Z">
        <w:r>
          <w:rPr>
            <w:rFonts w:hint="default" w:ascii="Times New Roman" w:hAnsi="Times New Roman" w:eastAsia="方正楷体_GBK" w:cs="Times New Roman"/>
            <w:b/>
            <w:bCs/>
            <w:i w:val="0"/>
            <w:iCs w:val="0"/>
            <w:sz w:val="32"/>
            <w:szCs w:val="32"/>
            <w:rPrChange w:id="1138" w:author="xh" w:date="2026-10-23T15:52:02Z">
              <w:rPr>
                <w:rFonts w:hint="eastAsia" w:ascii="方正楷体_GBK" w:hAnsi="方正楷体_GBK" w:eastAsia="方正楷体_GBK" w:cs="方正楷体_GBK"/>
                <w:b/>
                <w:sz w:val="32"/>
                <w:szCs w:val="32"/>
              </w:rPr>
            </w:rPrChange>
          </w:rPr>
          <w:t>配套工程</w:t>
        </w:r>
      </w:ins>
      <w:del w:id="1139" w:author="xh" w:date="2026-10-23T15:52:02Z">
        <w:r>
          <w:rPr>
            <w:rFonts w:hint="eastAsia" w:ascii="方正楷体_GBK" w:hAnsi="方正楷体_GBK" w:eastAsia="方正楷体_GBK" w:cs="方正楷体_GBK"/>
            <w:b/>
            <w:sz w:val="32"/>
            <w:szCs w:val="32"/>
          </w:rPr>
          <w:delText>储能和联络</w:delText>
        </w:r>
      </w:del>
      <w:r>
        <w:rPr>
          <w:rFonts w:hint="default" w:ascii="Times New Roman" w:hAnsi="Times New Roman" w:eastAsia="方正楷体_GBK" w:cs="Times New Roman"/>
          <w:b/>
          <w:bCs/>
          <w:i w:val="0"/>
          <w:iCs w:val="0"/>
          <w:sz w:val="32"/>
          <w:szCs w:val="32"/>
          <w:rPrChange w:id="1140" w:author="xh" w:date="2026-10-23T15:52:02Z">
            <w:rPr>
              <w:rFonts w:hint="eastAsia" w:ascii="方正楷体_GBK" w:hAnsi="方正楷体_GBK" w:eastAsia="方正楷体_GBK" w:cs="方正楷体_GBK"/>
              <w:b/>
              <w:sz w:val="32"/>
              <w:szCs w:val="32"/>
            </w:rPr>
          </w:rPrChange>
        </w:rPr>
        <w:t>。</w:t>
      </w:r>
      <w:ins w:id="1141" w:author="xh" w:date="2026-10-23T15:52:02Z">
        <w:r>
          <w:rPr>
            <w:rFonts w:hint="default" w:ascii="Times New Roman" w:hAnsi="Times New Roman" w:eastAsia="方正仿宋_GBK" w:cs="Times New Roman"/>
            <w:b w:val="0"/>
            <w:bCs w:val="0"/>
            <w:i w:val="0"/>
            <w:iCs w:val="0"/>
            <w:sz w:val="32"/>
            <w:szCs w:val="32"/>
            <w:rPrChange w:id="1142" w:author="xh" w:date="2026-10-23T15:52:02Z">
              <w:rPr>
                <w:rFonts w:hint="eastAsia" w:ascii="方正仿宋_GBK" w:hAnsi="方正仿宋_GBK" w:eastAsia="方正仿宋_GBK" w:cs="Times New Roman"/>
                <w:sz w:val="32"/>
                <w:szCs w:val="32"/>
              </w:rPr>
            </w:rPrChange>
          </w:rPr>
          <w:t>邳州</w:t>
        </w:r>
      </w:ins>
      <w:ins w:id="1143" w:author="xh" w:date="2026-10-26T18:40:58Z">
        <w:r>
          <w:rPr>
            <w:rFonts w:hint="default" w:ascii="Times New Roman" w:hAnsi="Times New Roman" w:eastAsia="方正仿宋_GBK" w:cs="Times New Roman"/>
            <w:b w:val="0"/>
            <w:bCs w:val="0"/>
            <w:i w:val="0"/>
            <w:iCs w:val="0"/>
            <w:sz w:val="32"/>
            <w:szCs w:val="32"/>
          </w:rPr>
          <w:t>2022—2030年新增工程的评价期费用现值，刚性为21551.31万元，弹性为19668.62万元，减少1882.68万元。</w:t>
        </w:r>
      </w:ins>
      <w:r>
        <w:rPr>
          <w:rFonts w:hint="default" w:ascii="Times New Roman" w:hAnsi="Times New Roman" w:eastAsia="方正仿宋_GBK" w:cs="Times New Roman"/>
          <w:b w:val="0"/>
          <w:bCs w:val="0"/>
          <w:i w:val="0"/>
          <w:iCs w:val="0"/>
          <w:sz w:val="32"/>
          <w:szCs w:val="32"/>
          <w:rPrChange w:id="1144" w:author="xh" w:date="2026-10-23T15:52:02Z">
            <w:rPr>
              <w:rFonts w:hint="eastAsia" w:ascii="方正仿宋_GBK" w:hAnsi="方正仿宋_GBK" w:eastAsia="方正仿宋_GBK" w:cs="Times New Roman"/>
              <w:sz w:val="32"/>
              <w:szCs w:val="32"/>
            </w:rPr>
          </w:rPrChange>
        </w:rPr>
        <w:t>弹性方案主变</w:t>
      </w:r>
      <w:ins w:id="1145" w:author="xh" w:date="2026-10-26T18:40:58Z">
        <w:r>
          <w:rPr>
            <w:rFonts w:hint="eastAsia" w:ascii="Times New Roman" w:hAnsi="Times New Roman" w:eastAsia="方正仿宋_GBK" w:cs="Times New Roman"/>
            <w:b w:val="0"/>
            <w:bCs w:val="0"/>
            <w:i w:val="0"/>
            <w:iCs w:val="0"/>
            <w:sz w:val="32"/>
            <w:szCs w:val="32"/>
            <w:lang w:eastAsia="zh"/>
            <w:woUserID w:val="2"/>
          </w:rPr>
          <w:t>费用</w:t>
        </w:r>
      </w:ins>
      <w:del w:id="1146" w:author="xh" w:date="2026-10-26T18:40:58Z">
        <w:r>
          <w:rPr>
            <w:rFonts w:hint="eastAsia" w:ascii="Times New Roman" w:hAnsi="Times New Roman" w:eastAsia="方正仿宋_GBK" w:cs="Times New Roman"/>
            <w:b w:val="0"/>
            <w:bCs w:val="0"/>
            <w:i w:val="0"/>
            <w:iCs w:val="0"/>
            <w:sz w:val="32"/>
            <w:szCs w:val="32"/>
            <w:lang w:eastAsia="zh"/>
            <w:woUserID w:val="2"/>
          </w:rPr>
          <w:delText>扩建</w:delText>
        </w:r>
      </w:del>
      <w:ins w:id="1147" w:author="白日梦想家" w:date="2026-10-26T14:12:44Z">
        <w:del w:id="1148" w:author="xh" w:date="2026-10-26T18:40:58Z">
          <w:r>
            <w:rPr>
              <w:rFonts w:hint="eastAsia" w:ascii="Times New Roman" w:hAnsi="Times New Roman" w:eastAsia="方正仿宋_GBK" w:cs="Times New Roman"/>
              <w:b w:val="0"/>
              <w:bCs w:val="0"/>
              <w:i w:val="0"/>
              <w:iCs w:val="0"/>
              <w:sz w:val="32"/>
              <w:szCs w:val="32"/>
              <w:lang w:eastAsia="zh"/>
              <w:woUserID w:val="2"/>
            </w:rPr>
            <w:delText>工程</w:delText>
          </w:r>
        </w:del>
      </w:ins>
      <w:ins w:id="1149" w:author="白日梦想家" w:date="2026-10-26T14:12:46Z">
        <w:del w:id="1150" w:author="xh" w:date="2026-10-26T18:40:58Z">
          <w:r>
            <w:rPr>
              <w:rFonts w:hint="eastAsia" w:ascii="Times New Roman" w:hAnsi="Times New Roman" w:eastAsia="方正仿宋_GBK" w:cs="Times New Roman"/>
              <w:b w:val="0"/>
              <w:bCs w:val="0"/>
              <w:i w:val="0"/>
              <w:iCs w:val="0"/>
              <w:sz w:val="32"/>
              <w:szCs w:val="32"/>
              <w:lang w:eastAsia="zh"/>
              <w:woUserID w:val="2"/>
            </w:rPr>
            <w:delText>投资</w:delText>
          </w:r>
        </w:del>
      </w:ins>
      <w:ins w:id="1151" w:author="白日梦想家" w:date="2026-10-26T14:12:54Z">
        <w:del w:id="1152" w:author="xh" w:date="2026-10-26T18:40:58Z">
          <w:r>
            <w:rPr>
              <w:rFonts w:hint="eastAsia" w:ascii="Times New Roman" w:hAnsi="Times New Roman" w:eastAsia="方正仿宋_GBK" w:cs="Times New Roman"/>
              <w:b w:val="0"/>
              <w:bCs w:val="0"/>
              <w:i w:val="0"/>
              <w:iCs w:val="0"/>
              <w:sz w:val="32"/>
              <w:szCs w:val="32"/>
              <w:lang w:eastAsia="zh"/>
              <w:woUserID w:val="2"/>
            </w:rPr>
            <w:delText>成本</w:delText>
          </w:r>
        </w:del>
      </w:ins>
      <w:del w:id="1153" w:author="白日梦想家" w:date="2026-10-26T14:12:36Z">
        <w:r>
          <w:rPr>
            <w:rFonts w:hint="default" w:ascii="Times New Roman" w:hAnsi="Times New Roman" w:eastAsia="方正仿宋_GBK" w:cs="Times New Roman"/>
            <w:b w:val="0"/>
            <w:bCs w:val="0"/>
            <w:i w:val="0"/>
            <w:iCs w:val="0"/>
            <w:sz w:val="32"/>
            <w:szCs w:val="32"/>
            <w:rPrChange w:id="1154" w:author="xh" w:date="2026-10-23T15:52:02Z">
              <w:rPr>
                <w:rFonts w:hint="eastAsia" w:ascii="方正仿宋_GBK" w:hAnsi="方正仿宋_GBK" w:eastAsia="方正仿宋_GBK" w:cs="Times New Roman"/>
                <w:sz w:val="32"/>
                <w:szCs w:val="32"/>
              </w:rPr>
            </w:rPrChange>
          </w:rPr>
          <w:delText>费用</w:delText>
        </w:r>
      </w:del>
      <w:del w:id="1155" w:author="白日梦想家" w:date="2026-10-26T14:12:32Z">
        <w:r>
          <w:rPr>
            <w:rFonts w:hint="default" w:ascii="Times New Roman" w:hAnsi="Times New Roman" w:eastAsia="方正仿宋_GBK" w:cs="Times New Roman"/>
            <w:b w:val="0"/>
            <w:bCs w:val="0"/>
            <w:i w:val="0"/>
            <w:iCs w:val="0"/>
            <w:sz w:val="32"/>
            <w:szCs w:val="32"/>
            <w:rPrChange w:id="1156" w:author="xh" w:date="2026-10-23T15:52:02Z">
              <w:rPr>
                <w:rFonts w:hint="eastAsia" w:ascii="方正仿宋_GBK" w:hAnsi="方正仿宋_GBK" w:eastAsia="方正仿宋_GBK" w:cs="Times New Roman"/>
                <w:sz w:val="32"/>
                <w:szCs w:val="32"/>
              </w:rPr>
            </w:rPrChange>
          </w:rPr>
          <w:delText>现值</w:delText>
        </w:r>
      </w:del>
      <w:del w:id="1157" w:author="xh" w:date="2026-10-26T18:40:58Z">
        <w:r>
          <w:rPr>
            <w:rFonts w:hint="default" w:ascii="Times New Roman" w:hAnsi="Times New Roman" w:eastAsia="方正仿宋_GBK" w:cs="Times New Roman"/>
            <w:b w:val="0"/>
            <w:bCs w:val="0"/>
            <w:i w:val="0"/>
            <w:iCs w:val="0"/>
            <w:sz w:val="32"/>
            <w:szCs w:val="32"/>
            <w:rPrChange w:id="1158" w:author="xh" w:date="2026-10-23T15:52:02Z">
              <w:rPr>
                <w:rFonts w:hint="eastAsia" w:ascii="方正仿宋_GBK" w:hAnsi="方正仿宋_GBK" w:eastAsia="方正仿宋_GBK" w:cs="Times New Roman"/>
                <w:sz w:val="32"/>
                <w:szCs w:val="32"/>
              </w:rPr>
            </w:rPrChange>
          </w:rPr>
          <w:delText>较刚性</w:delText>
        </w:r>
      </w:del>
      <w:r>
        <w:rPr>
          <w:rFonts w:hint="default" w:ascii="Times New Roman" w:hAnsi="Times New Roman" w:eastAsia="方正仿宋_GBK" w:cs="Times New Roman"/>
          <w:b w:val="0"/>
          <w:bCs w:val="0"/>
          <w:i w:val="0"/>
          <w:iCs w:val="0"/>
          <w:sz w:val="32"/>
          <w:szCs w:val="32"/>
        </w:rPr>
        <w:t>增加</w:t>
      </w:r>
      <w:ins w:id="1159" w:author="xh" w:date="2026-10-26T18:40:58Z">
        <w:r>
          <w:rPr>
            <w:rFonts w:hint="default" w:ascii="Times New Roman" w:hAnsi="Times New Roman" w:eastAsia="方正仿宋_GBK" w:cs="Times New Roman"/>
            <w:b w:val="0"/>
            <w:bCs w:val="0"/>
            <w:i w:val="0"/>
            <w:iCs w:val="0"/>
            <w:sz w:val="32"/>
            <w:szCs w:val="32"/>
          </w:rPr>
          <w:t>9</w:t>
        </w:r>
      </w:ins>
      <w:del w:id="1160" w:author="xh" w:date="2026-10-26T18:40:58Z">
        <w:r>
          <w:rPr>
            <w:rFonts w:hint="default" w:ascii="Times New Roman" w:hAnsi="Times New Roman" w:eastAsia="方正仿宋_GBK" w:cs="Times New Roman"/>
            <w:b w:val="0"/>
            <w:bCs w:val="0"/>
            <w:i w:val="0"/>
            <w:iCs w:val="0"/>
            <w:sz w:val="32"/>
            <w:szCs w:val="32"/>
          </w:rPr>
          <w:delText>835</w:delText>
        </w:r>
      </w:del>
      <w:r>
        <w:rPr>
          <w:rFonts w:hint="default" w:ascii="Times New Roman" w:hAnsi="Times New Roman" w:eastAsia="方正仿宋_GBK" w:cs="Times New Roman"/>
          <w:b w:val="0"/>
          <w:bCs w:val="0"/>
          <w:i w:val="0"/>
          <w:iCs w:val="0"/>
          <w:sz w:val="32"/>
          <w:szCs w:val="32"/>
        </w:rPr>
        <w:t>2</w:t>
      </w:r>
      <w:ins w:id="1161" w:author="xh" w:date="2026-10-26T18:40:58Z">
        <w:r>
          <w:rPr>
            <w:rFonts w:hint="default" w:ascii="Times New Roman" w:hAnsi="Times New Roman" w:eastAsia="方正仿宋_GBK" w:cs="Times New Roman"/>
            <w:b w:val="0"/>
            <w:bCs w:val="0"/>
            <w:i w:val="0"/>
            <w:iCs w:val="0"/>
            <w:sz w:val="32"/>
            <w:szCs w:val="32"/>
          </w:rPr>
          <w:t>77</w:t>
        </w:r>
      </w:ins>
      <w:r>
        <w:rPr>
          <w:rFonts w:hint="default" w:ascii="Times New Roman" w:hAnsi="Times New Roman" w:eastAsia="方正仿宋_GBK" w:cs="Times New Roman"/>
          <w:b w:val="0"/>
          <w:bCs w:val="0"/>
          <w:i w:val="0"/>
          <w:iCs w:val="0"/>
          <w:sz w:val="32"/>
          <w:szCs w:val="32"/>
        </w:rPr>
        <w:t>.</w:t>
      </w:r>
      <w:ins w:id="1162" w:author="xh" w:date="2026-10-26T18:40:58Z">
        <w:r>
          <w:rPr>
            <w:rFonts w:hint="default" w:ascii="Times New Roman" w:hAnsi="Times New Roman" w:eastAsia="方正仿宋_GBK" w:cs="Times New Roman"/>
            <w:b w:val="0"/>
            <w:bCs w:val="0"/>
            <w:i w:val="0"/>
            <w:iCs w:val="0"/>
            <w:sz w:val="32"/>
            <w:szCs w:val="32"/>
          </w:rPr>
          <w:t>62</w:t>
        </w:r>
      </w:ins>
      <w:del w:id="1163" w:author="xh" w:date="2026-10-26T18:40:58Z">
        <w:r>
          <w:rPr>
            <w:rFonts w:hint="default" w:ascii="Times New Roman" w:hAnsi="Times New Roman" w:eastAsia="方正仿宋_GBK" w:cs="Times New Roman"/>
            <w:b w:val="0"/>
            <w:bCs w:val="0"/>
            <w:i w:val="0"/>
            <w:iCs w:val="0"/>
            <w:sz w:val="32"/>
            <w:szCs w:val="32"/>
          </w:rPr>
          <w:delText>01</w:delText>
        </w:r>
      </w:del>
      <w:r>
        <w:rPr>
          <w:rFonts w:hint="default" w:ascii="Times New Roman" w:hAnsi="Times New Roman" w:eastAsia="方正仿宋_GBK" w:cs="Times New Roman"/>
          <w:b w:val="0"/>
          <w:bCs w:val="0"/>
          <w:i w:val="0"/>
          <w:iCs w:val="0"/>
          <w:sz w:val="32"/>
          <w:szCs w:val="32"/>
        </w:rPr>
        <w:t>万元，储能和联络</w:t>
      </w:r>
      <w:ins w:id="1164" w:author="xh" w:date="2026-10-26T18:40:58Z">
        <w:r>
          <w:rPr>
            <w:rFonts w:hint="default" w:ascii="Times New Roman" w:hAnsi="Times New Roman" w:eastAsia="方正仿宋_GBK" w:cs="Times New Roman"/>
            <w:b w:val="0"/>
            <w:bCs w:val="0"/>
            <w:i w:val="0"/>
            <w:iCs w:val="0"/>
            <w:sz w:val="32"/>
            <w:szCs w:val="32"/>
          </w:rPr>
          <w:t>费用</w:t>
        </w:r>
      </w:ins>
      <w:r>
        <w:rPr>
          <w:rFonts w:hint="default" w:ascii="Times New Roman" w:hAnsi="Times New Roman" w:eastAsia="方正仿宋_GBK" w:cs="Times New Roman"/>
          <w:b w:val="0"/>
          <w:bCs w:val="0"/>
          <w:i w:val="0"/>
          <w:iCs w:val="0"/>
          <w:sz w:val="32"/>
          <w:szCs w:val="32"/>
        </w:rPr>
        <w:t>分别减少</w:t>
      </w:r>
      <w:ins w:id="1165" w:author="xh" w:date="2026-10-26T18:40:58Z">
        <w:r>
          <w:rPr>
            <w:rFonts w:hint="default" w:ascii="Times New Roman" w:hAnsi="Times New Roman" w:eastAsia="方正仿宋_GBK" w:cs="Times New Roman"/>
            <w:b w:val="0"/>
            <w:bCs w:val="0"/>
            <w:i w:val="0"/>
            <w:iCs w:val="0"/>
            <w:sz w:val="32"/>
            <w:szCs w:val="32"/>
          </w:rPr>
          <w:t>894</w:t>
        </w:r>
      </w:ins>
      <w:del w:id="1166" w:author="xh" w:date="2026-10-26T18:40:58Z">
        <w:r>
          <w:rPr>
            <w:rFonts w:hint="default" w:ascii="Times New Roman" w:hAnsi="Times New Roman" w:eastAsia="方正仿宋_GBK" w:cs="Times New Roman"/>
            <w:b w:val="0"/>
            <w:bCs w:val="0"/>
            <w:i w:val="0"/>
            <w:iCs w:val="0"/>
            <w:sz w:val="32"/>
            <w:szCs w:val="32"/>
          </w:rPr>
          <w:delText>56</w:delText>
        </w:r>
      </w:del>
      <w:r>
        <w:rPr>
          <w:rFonts w:hint="default" w:ascii="Times New Roman" w:hAnsi="Times New Roman" w:eastAsia="方正仿宋_GBK" w:cs="Times New Roman"/>
          <w:b w:val="0"/>
          <w:bCs w:val="0"/>
          <w:i w:val="0"/>
          <w:iCs w:val="0"/>
          <w:sz w:val="32"/>
          <w:szCs w:val="32"/>
        </w:rPr>
        <w:t>1</w:t>
      </w:r>
      <w:del w:id="1167" w:author="xh" w:date="2026-10-26T18:40:58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w:t>
      </w:r>
      <w:ins w:id="1168" w:author="xh" w:date="2026-10-26T18:40:58Z">
        <w:r>
          <w:rPr>
            <w:rFonts w:hint="default" w:ascii="Times New Roman" w:hAnsi="Times New Roman" w:eastAsia="方正仿宋_GBK" w:cs="Times New Roman"/>
            <w:b w:val="0"/>
            <w:bCs w:val="0"/>
            <w:i w:val="0"/>
            <w:iCs w:val="0"/>
            <w:sz w:val="32"/>
            <w:szCs w:val="32"/>
          </w:rPr>
          <w:t>92</w:t>
        </w:r>
      </w:ins>
      <w:del w:id="1169" w:author="xh" w:date="2026-10-26T18:40:58Z">
        <w:r>
          <w:rPr>
            <w:rFonts w:hint="default" w:ascii="Times New Roman" w:hAnsi="Times New Roman" w:eastAsia="方正仿宋_GBK" w:cs="Times New Roman"/>
            <w:b w:val="0"/>
            <w:bCs w:val="0"/>
            <w:i w:val="0"/>
            <w:iCs w:val="0"/>
            <w:sz w:val="32"/>
            <w:szCs w:val="32"/>
          </w:rPr>
          <w:delText>74</w:delText>
        </w:r>
      </w:del>
      <w:r>
        <w:rPr>
          <w:rFonts w:hint="default" w:ascii="Times New Roman" w:hAnsi="Times New Roman" w:eastAsia="方正仿宋_GBK" w:cs="Times New Roman"/>
          <w:b w:val="0"/>
          <w:bCs w:val="0"/>
          <w:i w:val="0"/>
          <w:iCs w:val="0"/>
          <w:sz w:val="32"/>
          <w:szCs w:val="32"/>
        </w:rPr>
        <w:t>万元、</w:t>
      </w:r>
      <w:ins w:id="1170" w:author="xh" w:date="2026-10-26T18:40:58Z">
        <w:r>
          <w:rPr>
            <w:rFonts w:hint="default" w:ascii="Times New Roman" w:hAnsi="Times New Roman" w:eastAsia="方正仿宋_GBK" w:cs="Times New Roman"/>
            <w:b w:val="0"/>
            <w:bCs w:val="0"/>
            <w:i w:val="0"/>
            <w:iCs w:val="0"/>
            <w:sz w:val="32"/>
            <w:szCs w:val="32"/>
          </w:rPr>
          <w:t>2218.</w:t>
        </w:r>
      </w:ins>
      <w:r>
        <w:rPr>
          <w:rFonts w:hint="default" w:ascii="Times New Roman" w:hAnsi="Times New Roman" w:eastAsia="方正仿宋_GBK" w:cs="Times New Roman"/>
          <w:b w:val="0"/>
          <w:bCs w:val="0"/>
          <w:i w:val="0"/>
          <w:iCs w:val="0"/>
          <w:sz w:val="32"/>
          <w:szCs w:val="32"/>
        </w:rPr>
        <w:t>3</w:t>
      </w:r>
      <w:del w:id="1171" w:author="xh" w:date="2026-10-26T18:40:58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8</w:t>
      </w:r>
      <w:del w:id="1172" w:author="xh" w:date="2026-10-26T18:40:58Z">
        <w:r>
          <w:rPr>
            <w:rFonts w:hint="default" w:ascii="Times New Roman" w:hAnsi="Times New Roman" w:eastAsia="方正仿宋_GBK" w:cs="Times New Roman"/>
            <w:b w:val="0"/>
            <w:bCs w:val="0"/>
            <w:i w:val="0"/>
            <w:iCs w:val="0"/>
            <w:sz w:val="32"/>
            <w:szCs w:val="32"/>
          </w:rPr>
          <w:delText>3.59</w:delText>
        </w:r>
      </w:del>
      <w:r>
        <w:rPr>
          <w:rFonts w:hint="default" w:ascii="Times New Roman" w:hAnsi="Times New Roman" w:eastAsia="方正仿宋_GBK" w:cs="Times New Roman"/>
          <w:b w:val="0"/>
          <w:bCs w:val="0"/>
          <w:i w:val="0"/>
          <w:iCs w:val="0"/>
          <w:sz w:val="32"/>
          <w:szCs w:val="32"/>
        </w:rPr>
        <w:t>万元</w:t>
      </w:r>
      <w:ins w:id="1173" w:author="xh" w:date="2026-10-26T18:40:58Z">
        <w:r>
          <w:rPr>
            <w:rFonts w:hint="default" w:ascii="Times New Roman" w:hAnsi="Times New Roman" w:eastAsia="方正仿宋_GBK" w:cs="Times New Roman"/>
            <w:b w:val="0"/>
            <w:bCs w:val="0"/>
            <w:i w:val="0"/>
            <w:iCs w:val="0"/>
            <w:sz w:val="32"/>
            <w:szCs w:val="32"/>
          </w:rPr>
          <w:t>，配套工程节省额超过</w:t>
        </w:r>
      </w:ins>
      <w:del w:id="1174" w:author="xh" w:date="2026-10-26T18:40:58Z">
        <w:r>
          <w:rPr>
            <w:rFonts w:hint="default" w:ascii="Times New Roman" w:hAnsi="Times New Roman" w:eastAsia="方正仿宋_GBK" w:cs="Times New Roman"/>
            <w:b w:val="0"/>
            <w:bCs w:val="0"/>
            <w:i w:val="0"/>
            <w:iCs w:val="0"/>
            <w:sz w:val="32"/>
            <w:szCs w:val="32"/>
          </w:rPr>
          <w:delText>。</w:delText>
        </w:r>
      </w:del>
      <w:ins w:id="1175" w:author="xh" w:date="2026-10-23T15:52:02Z">
        <w:r>
          <w:rPr>
            <w:rFonts w:hint="default" w:ascii="Times New Roman" w:hAnsi="Times New Roman" w:eastAsia="方正仿宋_GBK" w:cs="Times New Roman"/>
            <w:b w:val="0"/>
            <w:bCs w:val="0"/>
            <w:i w:val="0"/>
            <w:iCs w:val="0"/>
            <w:sz w:val="32"/>
            <w:szCs w:val="32"/>
            <w:rPrChange w:id="1176" w:author="xh" w:date="2026-10-23T15:52:02Z">
              <w:rPr>
                <w:rFonts w:hint="eastAsia" w:ascii="方正仿宋_GBK" w:hAnsi="方正仿宋_GBK" w:eastAsia="方正仿宋_GBK" w:cs="Times New Roman"/>
                <w:sz w:val="32"/>
                <w:szCs w:val="32"/>
              </w:rPr>
            </w:rPrChange>
          </w:rPr>
          <w:t>主变</w:t>
        </w:r>
      </w:ins>
      <w:del w:id="1177" w:author="xh" w:date="2026-10-23T15:52:02Z">
        <w:r>
          <w:rPr>
            <w:rFonts w:hint="eastAsia" w:ascii="方正仿宋_GBK" w:hAnsi="方正仿宋_GBK" w:eastAsia="方正仿宋_GBK" w:cs="Times New Roman"/>
            <w:sz w:val="32"/>
            <w:szCs w:val="32"/>
          </w:rPr>
          <w:delText>站内</w:delText>
        </w:r>
      </w:del>
      <w:ins w:id="1178" w:author="xh" w:date="2026-10-26T18:40:58Z">
        <w:r>
          <w:rPr>
            <w:rFonts w:hint="eastAsia" w:ascii="方正仿宋_GBK" w:hAnsi="方正仿宋_GBK" w:eastAsia="方正仿宋_GBK" w:cs="Times New Roman"/>
            <w:sz w:val="32"/>
            <w:szCs w:val="32"/>
            <w:lang w:eastAsia="zh"/>
            <w:woUserID w:val="2"/>
          </w:rPr>
          <w:t>投入增加</w:t>
        </w:r>
      </w:ins>
      <w:del w:id="1179" w:author="xh" w:date="2026-10-26T18:40:58Z">
        <w:r>
          <w:rPr>
            <w:rFonts w:hint="eastAsia" w:ascii="方正仿宋_GBK" w:hAnsi="方正仿宋_GBK" w:eastAsia="方正仿宋_GBK" w:cs="Times New Roman"/>
            <w:sz w:val="32"/>
            <w:szCs w:val="32"/>
            <w:lang w:eastAsia="zh"/>
            <w:woUserID w:val="2"/>
          </w:rPr>
          <w:delText>扩建</w:delText>
        </w:r>
      </w:del>
      <w:ins w:id="1180" w:author="白日梦想家" w:date="2026-10-26T14:13:05Z">
        <w:del w:id="1181" w:author="xh" w:date="2026-10-26T18:40:58Z">
          <w:r>
            <w:rPr>
              <w:rFonts w:hint="eastAsia" w:ascii="方正仿宋_GBK" w:hAnsi="方正仿宋_GBK" w:eastAsia="方正仿宋_GBK" w:cs="Times New Roman"/>
              <w:sz w:val="32"/>
              <w:szCs w:val="32"/>
              <w:lang w:eastAsia="zh"/>
              <w:woUserID w:val="2"/>
            </w:rPr>
            <w:delText>可</w:delText>
          </w:r>
        </w:del>
      </w:ins>
      <w:del w:id="1182" w:author="白日梦想家" w:date="2026-10-26T14:13:01Z">
        <w:r>
          <w:rPr>
            <w:rFonts w:hint="default" w:ascii="Times New Roman" w:hAnsi="Times New Roman" w:eastAsia="方正仿宋_GBK" w:cs="Times New Roman"/>
            <w:b w:val="0"/>
            <w:bCs w:val="0"/>
            <w:i w:val="0"/>
            <w:iCs w:val="0"/>
            <w:sz w:val="32"/>
            <w:szCs w:val="32"/>
            <w:rPrChange w:id="1183" w:author="xh" w:date="2026-10-23T15:52:02Z">
              <w:rPr>
                <w:rFonts w:hint="eastAsia" w:ascii="方正仿宋_GBK" w:hAnsi="方正仿宋_GBK" w:eastAsia="方正仿宋_GBK" w:cs="Times New Roman"/>
                <w:sz w:val="32"/>
                <w:szCs w:val="32"/>
              </w:rPr>
            </w:rPrChange>
          </w:rPr>
          <w:delText>补</w:delText>
        </w:r>
      </w:del>
      <w:del w:id="1184" w:author="白日梦想家" w:date="2026-10-26T14:13:00Z">
        <w:r>
          <w:rPr>
            <w:rFonts w:hint="default" w:ascii="Times New Roman" w:hAnsi="Times New Roman" w:eastAsia="方正仿宋_GBK" w:cs="Times New Roman"/>
            <w:b w:val="0"/>
            <w:bCs w:val="0"/>
            <w:i w:val="0"/>
            <w:iCs w:val="0"/>
            <w:sz w:val="32"/>
            <w:szCs w:val="32"/>
            <w:rPrChange w:id="1185" w:author="xh" w:date="2026-10-23T15:52:02Z">
              <w:rPr>
                <w:rFonts w:hint="eastAsia" w:ascii="方正仿宋_GBK" w:hAnsi="方正仿宋_GBK" w:eastAsia="方正仿宋_GBK" w:cs="Times New Roman"/>
                <w:sz w:val="32"/>
                <w:szCs w:val="32"/>
              </w:rPr>
            </w:rPrChange>
          </w:rPr>
          <w:delText>强</w:delText>
        </w:r>
      </w:del>
      <w:ins w:id="1186" w:author="xh" w:date="2026-10-23T15:52:02Z">
        <w:del w:id="1187" w:author="xh" w:date="2026-10-26T18:40:58Z">
          <w:r>
            <w:rPr>
              <w:rFonts w:hint="default" w:ascii="Times New Roman" w:hAnsi="Times New Roman" w:eastAsia="方正仿宋_GBK" w:cs="Times New Roman"/>
              <w:b w:val="0"/>
              <w:bCs w:val="0"/>
              <w:i w:val="0"/>
              <w:iCs w:val="0"/>
              <w:sz w:val="32"/>
              <w:szCs w:val="32"/>
              <w:rPrChange w:id="1188" w:author="xh" w:date="2026-10-23T15:52:02Z">
                <w:rPr>
                  <w:rFonts w:hint="eastAsia" w:ascii="方正仿宋_GBK" w:hAnsi="方正仿宋_GBK" w:eastAsia="方正仿宋_GBK" w:cs="Times New Roman"/>
                  <w:sz w:val="32"/>
                  <w:szCs w:val="32"/>
                </w:rPr>
              </w:rPrChange>
            </w:rPr>
            <w:delText>同时改善</w:delText>
          </w:r>
        </w:del>
      </w:ins>
      <w:del w:id="1189" w:author="xh" w:date="2026-10-23T15:52:02Z">
        <w:r>
          <w:rPr>
            <w:rFonts w:hint="eastAsia" w:ascii="方正仿宋_GBK" w:hAnsi="方正仿宋_GBK" w:eastAsia="方正仿宋_GBK" w:cs="Times New Roman"/>
            <w:sz w:val="32"/>
            <w:szCs w:val="32"/>
          </w:rPr>
          <w:delText>提高</w:delText>
        </w:r>
      </w:del>
      <w:del w:id="1190" w:author="xh" w:date="2026-10-26T18:40:58Z">
        <w:r>
          <w:rPr>
            <w:rFonts w:hint="default" w:ascii="Times New Roman" w:hAnsi="Times New Roman" w:eastAsia="方正仿宋_GBK" w:cs="Times New Roman"/>
            <w:b w:val="0"/>
            <w:bCs w:val="0"/>
            <w:i w:val="0"/>
            <w:iCs w:val="0"/>
            <w:sz w:val="32"/>
            <w:szCs w:val="32"/>
            <w:rPrChange w:id="1191" w:author="xh" w:date="2026-10-23T15:52:02Z">
              <w:rPr>
                <w:rFonts w:hint="eastAsia" w:ascii="方正仿宋_GBK" w:hAnsi="方正仿宋_GBK" w:eastAsia="方正仿宋_GBK" w:cs="Times New Roman"/>
                <w:sz w:val="32"/>
                <w:szCs w:val="32"/>
              </w:rPr>
            </w:rPrChange>
          </w:rPr>
          <w:delText>正常及故障时的</w:delText>
        </w:r>
      </w:del>
      <w:del w:id="1192" w:author="xh" w:date="2026-10-23T15:52:02Z">
        <w:r>
          <w:rPr>
            <w:rFonts w:hint="eastAsia" w:ascii="方正仿宋_GBK" w:hAnsi="方正仿宋_GBK" w:eastAsia="方正仿宋_GBK" w:cs="Times New Roman"/>
            <w:sz w:val="32"/>
            <w:szCs w:val="32"/>
          </w:rPr>
          <w:delText>剩余</w:delText>
        </w:r>
      </w:del>
      <w:del w:id="1193" w:author="xh" w:date="2026-10-26T18:40:58Z">
        <w:r>
          <w:rPr>
            <w:rFonts w:hint="default" w:ascii="Times New Roman" w:hAnsi="Times New Roman" w:eastAsia="方正仿宋_GBK" w:cs="Times New Roman"/>
            <w:b w:val="0"/>
            <w:bCs w:val="0"/>
            <w:i w:val="0"/>
            <w:iCs w:val="0"/>
            <w:sz w:val="32"/>
            <w:szCs w:val="32"/>
            <w:rPrChange w:id="1194" w:author="xh" w:date="2026-10-23T15:52:02Z">
              <w:rPr>
                <w:rFonts w:hint="eastAsia" w:ascii="方正仿宋_GBK" w:hAnsi="方正仿宋_GBK" w:eastAsia="方正仿宋_GBK" w:cs="Times New Roman"/>
                <w:sz w:val="32"/>
                <w:szCs w:val="32"/>
              </w:rPr>
            </w:rPrChange>
          </w:rPr>
          <w:delText>承载能力，减少</w:delText>
        </w:r>
      </w:del>
      <w:del w:id="1195" w:author="xh" w:date="2026-10-23T15:52:02Z">
        <w:r>
          <w:rPr>
            <w:rFonts w:hint="eastAsia" w:ascii="方正仿宋_GBK" w:hAnsi="方正仿宋_GBK" w:eastAsia="方正仿宋_GBK" w:cs="Times New Roman"/>
            <w:sz w:val="32"/>
            <w:szCs w:val="32"/>
          </w:rPr>
          <w:delText>部分</w:delText>
        </w:r>
      </w:del>
      <w:del w:id="1196" w:author="xh" w:date="2026-10-26T18:40:58Z">
        <w:r>
          <w:rPr>
            <w:rFonts w:hint="default" w:ascii="Times New Roman" w:hAnsi="Times New Roman" w:eastAsia="方正仿宋_GBK" w:cs="Times New Roman"/>
            <w:b w:val="0"/>
            <w:bCs w:val="0"/>
            <w:i w:val="0"/>
            <w:iCs w:val="0"/>
            <w:sz w:val="32"/>
            <w:szCs w:val="32"/>
            <w:rPrChange w:id="1197" w:author="xh" w:date="2026-10-23T15:52:02Z">
              <w:rPr>
                <w:rFonts w:hint="eastAsia" w:ascii="方正仿宋_GBK" w:hAnsi="方正仿宋_GBK" w:eastAsia="方正仿宋_GBK" w:cs="Times New Roman"/>
                <w:sz w:val="32"/>
                <w:szCs w:val="32"/>
              </w:rPr>
            </w:rPrChange>
          </w:rPr>
          <w:delText>局部</w:delText>
        </w:r>
      </w:del>
      <w:ins w:id="1198" w:author="xh" w:date="2026-10-23T15:52:02Z">
        <w:del w:id="1199" w:author="xh" w:date="2026-10-26T18:40:58Z">
          <w:r>
            <w:rPr>
              <w:rFonts w:hint="default" w:ascii="Times New Roman" w:hAnsi="Times New Roman" w:eastAsia="方正仿宋_GBK" w:cs="Times New Roman"/>
              <w:b w:val="0"/>
              <w:bCs w:val="0"/>
              <w:i w:val="0"/>
              <w:iCs w:val="0"/>
              <w:sz w:val="32"/>
              <w:szCs w:val="32"/>
              <w:rPrChange w:id="1200" w:author="xh" w:date="2026-10-23T15:52:02Z">
                <w:rPr>
                  <w:rFonts w:hint="eastAsia" w:ascii="方正仿宋_GBK" w:hAnsi="方正仿宋_GBK" w:eastAsia="方正仿宋_GBK" w:cs="Times New Roman"/>
                  <w:sz w:val="32"/>
                  <w:szCs w:val="32"/>
                </w:rPr>
              </w:rPrChange>
            </w:rPr>
            <w:delText>储能</w:delText>
          </w:r>
        </w:del>
      </w:ins>
      <w:del w:id="1201" w:author="xh" w:date="2026-10-26T18:40:58Z">
        <w:r>
          <w:rPr>
            <w:rFonts w:hint="default" w:ascii="Times New Roman" w:hAnsi="Times New Roman" w:eastAsia="方正仿宋_GBK" w:cs="Times New Roman"/>
            <w:b w:val="0"/>
            <w:bCs w:val="0"/>
            <w:i w:val="0"/>
            <w:iCs w:val="0"/>
            <w:sz w:val="32"/>
            <w:szCs w:val="32"/>
            <w:rPrChange w:id="1202" w:author="xh" w:date="2026-10-23T15:52:02Z">
              <w:rPr>
                <w:rFonts w:hint="eastAsia" w:ascii="方正仿宋_GBK" w:hAnsi="方正仿宋_GBK" w:eastAsia="方正仿宋_GBK" w:cs="Times New Roman"/>
                <w:sz w:val="32"/>
                <w:szCs w:val="32"/>
              </w:rPr>
            </w:rPrChange>
          </w:rPr>
          <w:delText>支撑和通道建设</w:delText>
        </w:r>
      </w:del>
      <w:del w:id="1203" w:author="xh" w:date="2026-10-23T15:52:02Z">
        <w:r>
          <w:rPr>
            <w:rFonts w:hint="eastAsia" w:ascii="方正仿宋_GBK" w:hAnsi="方正仿宋_GBK" w:eastAsia="方正仿宋_GBK" w:cs="Times New Roman"/>
            <w:sz w:val="32"/>
            <w:szCs w:val="32"/>
          </w:rPr>
          <w:delText>需求</w:delText>
        </w:r>
      </w:del>
      <w:del w:id="1204" w:author="xh" w:date="2026-10-26T18:40:58Z">
        <w:r>
          <w:rPr>
            <w:rFonts w:hint="default" w:ascii="Times New Roman" w:hAnsi="Times New Roman" w:eastAsia="方正仿宋_GBK" w:cs="Times New Roman"/>
            <w:b w:val="0"/>
            <w:bCs w:val="0"/>
            <w:i w:val="0"/>
            <w:iCs w:val="0"/>
            <w:sz w:val="32"/>
            <w:szCs w:val="32"/>
            <w:rPrChange w:id="1205" w:author="xh" w:date="2026-10-23T15:52:02Z">
              <w:rPr>
                <w:rFonts w:hint="eastAsia" w:ascii="方正仿宋_GBK" w:hAnsi="方正仿宋_GBK" w:eastAsia="方正仿宋_GBK" w:cs="Times New Roman"/>
                <w:sz w:val="32"/>
                <w:szCs w:val="32"/>
              </w:rPr>
            </w:rPrChange>
          </w:rPr>
          <w:delText>，三项费用</w:delText>
        </w:r>
      </w:del>
      <w:del w:id="1206" w:author="xh" w:date="2026-10-23T15:52:02Z">
        <w:r>
          <w:rPr>
            <w:rFonts w:hint="eastAsia" w:ascii="方正仿宋_GBK" w:hAnsi="方正仿宋_GBK" w:eastAsia="方正仿宋_GBK" w:cs="Times New Roman"/>
            <w:sz w:val="32"/>
            <w:szCs w:val="32"/>
          </w:rPr>
          <w:delText>共同形成该地区848.32万元的</w:delText>
        </w:r>
      </w:del>
      <w:del w:id="1207" w:author="xh" w:date="2026-10-26T18:40:58Z">
        <w:r>
          <w:rPr>
            <w:rFonts w:hint="default" w:ascii="Times New Roman" w:hAnsi="Times New Roman" w:eastAsia="方正仿宋_GBK" w:cs="Times New Roman"/>
            <w:b w:val="0"/>
            <w:bCs w:val="0"/>
            <w:i w:val="0"/>
            <w:iCs w:val="0"/>
            <w:sz w:val="32"/>
            <w:szCs w:val="32"/>
            <w:rPrChange w:id="1208" w:author="xh" w:date="2026-10-23T15:52:02Z">
              <w:rPr>
                <w:rFonts w:hint="eastAsia" w:ascii="方正仿宋_GBK" w:hAnsi="方正仿宋_GBK" w:eastAsia="方正仿宋_GBK" w:cs="Times New Roman"/>
                <w:sz w:val="32"/>
                <w:szCs w:val="32"/>
              </w:rPr>
            </w:rPrChange>
          </w:rPr>
          <w:delText>合计下降</w:delText>
        </w:r>
      </w:del>
      <w:r>
        <w:rPr>
          <w:rFonts w:hint="default" w:ascii="Times New Roman" w:hAnsi="Times New Roman" w:eastAsia="方正仿宋_GBK" w:cs="Times New Roman"/>
          <w:b w:val="0"/>
          <w:bCs w:val="0"/>
          <w:i w:val="0"/>
          <w:iCs w:val="0"/>
          <w:sz w:val="32"/>
          <w:szCs w:val="32"/>
        </w:rPr>
        <w:t>。</w:t>
      </w:r>
    </w:p>
    <w:p w14:paraId="7A8E2A18">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209" w:author="xh" w:date="2026-10-23T15:55:27Z">
            <w:rPr>
              <w:rFonts w:hint="eastAsia" w:ascii="方正楷体_GBK" w:hAnsi="方正楷体_GBK" w:eastAsia="方正楷体_GBK" w:cs="方正楷体_GBK"/>
              <w:b/>
              <w:sz w:val="32"/>
              <w:szCs w:val="32"/>
            </w:rPr>
          </w:rPrChange>
        </w:rPr>
        <w:t>二是</w:t>
      </w:r>
      <w:ins w:id="1210" w:author="xh" w:date="2026-10-23T15:55:27Z">
        <w:r>
          <w:rPr>
            <w:rFonts w:hint="default" w:ascii="Times New Roman" w:hAnsi="Times New Roman" w:eastAsia="方正楷体_GBK" w:cs="Times New Roman"/>
            <w:b/>
            <w:bCs/>
            <w:i w:val="0"/>
            <w:iCs w:val="0"/>
            <w:sz w:val="32"/>
            <w:szCs w:val="32"/>
            <w:rPrChange w:id="1211" w:author="xh" w:date="2026-10-23T15:55:27Z">
              <w:rPr>
                <w:rFonts w:hint="eastAsia" w:ascii="方正楷体_GBK" w:hAnsi="方正楷体_GBK" w:eastAsia="方正楷体_GBK" w:cs="方正楷体_GBK"/>
                <w:b/>
                <w:sz w:val="32"/>
                <w:szCs w:val="32"/>
              </w:rPr>
            </w:rPrChange>
          </w:rPr>
          <w:t>电缆比例较高的城</w:t>
        </w:r>
      </w:ins>
      <w:del w:id="1212" w:author="xh" w:date="2026-10-23T15:55:27Z">
        <w:r>
          <w:rPr>
            <w:rFonts w:hint="eastAsia" w:ascii="方正楷体_GBK" w:hAnsi="方正楷体_GBK" w:eastAsia="方正楷体_GBK" w:cs="方正楷体_GBK"/>
            <w:b/>
            <w:sz w:val="32"/>
            <w:szCs w:val="32"/>
          </w:rPr>
          <w:delText>市</w:delText>
        </w:r>
      </w:del>
      <w:r>
        <w:rPr>
          <w:rFonts w:hint="default" w:ascii="Times New Roman" w:hAnsi="Times New Roman" w:eastAsia="方正楷体_GBK" w:cs="Times New Roman"/>
          <w:b/>
          <w:bCs/>
          <w:i w:val="0"/>
          <w:iCs w:val="0"/>
          <w:sz w:val="32"/>
          <w:szCs w:val="32"/>
          <w:rPrChange w:id="1213" w:author="xh" w:date="2026-10-23T15:55:27Z">
            <w:rPr>
              <w:rFonts w:hint="eastAsia" w:ascii="方正楷体_GBK" w:hAnsi="方正楷体_GBK" w:eastAsia="方正楷体_GBK" w:cs="方正楷体_GBK"/>
              <w:b/>
              <w:sz w:val="32"/>
              <w:szCs w:val="32"/>
            </w:rPr>
          </w:rPrChange>
        </w:rPr>
        <w:t>区</w:t>
      </w:r>
      <w:del w:id="1214" w:author="xh" w:date="2026-10-23T15:55:27Z">
        <w:r>
          <w:rPr>
            <w:rFonts w:hint="eastAsia" w:ascii="方正楷体_GBK" w:hAnsi="方正楷体_GBK" w:eastAsia="方正楷体_GBK" w:cs="方正楷体_GBK"/>
            <w:b/>
            <w:sz w:val="32"/>
            <w:szCs w:val="32"/>
          </w:rPr>
          <w:delText>主要</w:delText>
        </w:r>
      </w:del>
      <w:r>
        <w:rPr>
          <w:rFonts w:hint="default" w:ascii="Times New Roman" w:hAnsi="Times New Roman" w:eastAsia="方正楷体_GBK" w:cs="Times New Roman"/>
          <w:b/>
          <w:bCs/>
          <w:i w:val="0"/>
          <w:iCs w:val="0"/>
          <w:sz w:val="32"/>
          <w:szCs w:val="32"/>
          <w:rPrChange w:id="1215" w:author="xh" w:date="2026-10-23T15:55:27Z">
            <w:rPr>
              <w:rFonts w:hint="eastAsia" w:ascii="方正楷体_GBK" w:hAnsi="方正楷体_GBK" w:eastAsia="方正楷体_GBK" w:cs="方正楷体_GBK"/>
              <w:b/>
              <w:sz w:val="32"/>
              <w:szCs w:val="32"/>
            </w:rPr>
          </w:rPrChange>
        </w:rPr>
        <w:t>通过</w:t>
      </w:r>
      <w:ins w:id="1216" w:author="xh" w:date="2026-10-26T18:41:44Z">
        <w:r>
          <w:rPr>
            <w:rFonts w:hint="default" w:ascii="Times New Roman" w:hAnsi="Times New Roman" w:eastAsia="方正楷体_GBK" w:cs="Times New Roman"/>
            <w:b/>
            <w:bCs/>
            <w:i w:val="0"/>
            <w:iCs w:val="0"/>
            <w:sz w:val="32"/>
            <w:szCs w:val="32"/>
          </w:rPr>
          <w:t>站内补强</w:t>
        </w:r>
      </w:ins>
      <w:r>
        <w:rPr>
          <w:rFonts w:hint="default" w:ascii="Times New Roman" w:hAnsi="Times New Roman" w:eastAsia="方正楷体_GBK" w:cs="Times New Roman"/>
          <w:b/>
          <w:bCs/>
          <w:i w:val="0"/>
          <w:iCs w:val="0"/>
          <w:sz w:val="32"/>
          <w:szCs w:val="32"/>
        </w:rPr>
        <w:t>减少新增联络</w:t>
      </w:r>
      <w:ins w:id="1217" w:author="xh" w:date="2026-10-23T15:55:27Z">
        <w:del w:id="1218" w:author="xh" w:date="2026-10-26T18:41:44Z">
          <w:r>
            <w:rPr>
              <w:rFonts w:hint="default" w:ascii="Times New Roman" w:hAnsi="Times New Roman" w:eastAsia="方正楷体_GBK" w:cs="Times New Roman"/>
              <w:b/>
              <w:bCs/>
              <w:i w:val="0"/>
              <w:iCs w:val="0"/>
              <w:sz w:val="32"/>
              <w:szCs w:val="32"/>
              <w:rPrChange w:id="1219" w:author="xh" w:date="2026-10-23T15:55:27Z">
                <w:rPr>
                  <w:rFonts w:hint="eastAsia" w:ascii="方正楷体_GBK" w:hAnsi="方正楷体_GBK" w:eastAsia="方正楷体_GBK" w:cs="方正楷体_GBK"/>
                  <w:b/>
                  <w:sz w:val="32"/>
                  <w:szCs w:val="32"/>
                </w:rPr>
              </w:rPrChange>
            </w:rPr>
            <w:delText>节省</w:delText>
          </w:r>
        </w:del>
      </w:ins>
      <w:del w:id="1220" w:author="xh" w:date="2026-10-23T15:55:27Z">
        <w:r>
          <w:rPr>
            <w:rFonts w:hint="eastAsia" w:ascii="方正楷体_GBK" w:hAnsi="方正楷体_GBK" w:eastAsia="方正楷体_GBK" w:cs="方正楷体_GBK"/>
            <w:b/>
            <w:sz w:val="32"/>
            <w:szCs w:val="32"/>
          </w:rPr>
          <w:delText>形成</w:delText>
        </w:r>
      </w:del>
      <w:del w:id="1221" w:author="xh" w:date="2026-10-26T18:41:44Z">
        <w:r>
          <w:rPr>
            <w:rFonts w:hint="default" w:ascii="Times New Roman" w:hAnsi="Times New Roman" w:eastAsia="方正楷体_GBK" w:cs="Times New Roman"/>
            <w:b/>
            <w:bCs/>
            <w:i w:val="0"/>
            <w:iCs w:val="0"/>
            <w:sz w:val="32"/>
            <w:szCs w:val="32"/>
            <w:rPrChange w:id="1222" w:author="xh" w:date="2026-10-23T15:55:27Z">
              <w:rPr>
                <w:rFonts w:hint="eastAsia" w:ascii="方正楷体_GBK" w:hAnsi="方正楷体_GBK" w:eastAsia="方正楷体_GBK" w:cs="方正楷体_GBK"/>
                <w:b/>
                <w:sz w:val="32"/>
                <w:szCs w:val="32"/>
              </w:rPr>
            </w:rPrChange>
          </w:rPr>
          <w:delText>费用</w:delText>
        </w:r>
      </w:del>
      <w:ins w:id="1223" w:author="xh" w:date="2026-10-23T15:55:27Z">
        <w:r>
          <w:rPr>
            <w:rFonts w:hint="default" w:ascii="Times New Roman" w:hAnsi="Times New Roman" w:eastAsia="方正楷体_GBK" w:cs="Times New Roman"/>
            <w:b/>
            <w:bCs/>
            <w:i w:val="0"/>
            <w:iCs w:val="0"/>
            <w:sz w:val="32"/>
            <w:szCs w:val="32"/>
            <w:rPrChange w:id="1224" w:author="xh" w:date="2026-10-23T15:55:27Z">
              <w:rPr>
                <w:rFonts w:hint="eastAsia" w:ascii="方正楷体_GBK" w:hAnsi="方正楷体_GBK" w:eastAsia="方正楷体_GBK" w:cs="方正楷体_GBK"/>
                <w:b/>
                <w:sz w:val="32"/>
                <w:szCs w:val="32"/>
              </w:rPr>
            </w:rPrChange>
          </w:rPr>
          <w:t>。</w:t>
        </w:r>
      </w:ins>
      <w:ins w:id="1225" w:author="xh" w:date="2026-10-23T15:55:27Z">
        <w:r>
          <w:rPr>
            <w:rFonts w:hint="default" w:ascii="Times New Roman" w:hAnsi="Times New Roman" w:eastAsia="方正仿宋_GBK" w:cs="Times New Roman"/>
            <w:b w:val="0"/>
            <w:bCs w:val="0"/>
            <w:i w:val="0"/>
            <w:iCs w:val="0"/>
            <w:sz w:val="32"/>
            <w:szCs w:val="32"/>
            <w:rPrChange w:id="1226" w:author="xh" w:date="2026-10-23T15:55:27Z">
              <w:rPr>
                <w:rFonts w:hint="eastAsia" w:ascii="方正楷体_GBK" w:hAnsi="方正楷体_GBK" w:eastAsia="方正楷体_GBK" w:cs="方正楷体_GBK"/>
                <w:b/>
                <w:sz w:val="32"/>
                <w:szCs w:val="32"/>
              </w:rPr>
            </w:rPrChange>
          </w:rPr>
          <w:t>市区电缆长度占比约80%，</w:t>
        </w:r>
      </w:ins>
      <w:ins w:id="1227" w:author="xh" w:date="2026-10-23T15:55:27Z">
        <w:del w:id="1228" w:author="白日梦想家" w:date="2026-10-26T14:13:30Z">
          <w:r>
            <w:rPr>
              <w:rFonts w:hint="default" w:ascii="Times New Roman" w:hAnsi="Times New Roman" w:eastAsia="方正仿宋_GBK" w:cs="Times New Roman"/>
              <w:b w:val="0"/>
              <w:bCs w:val="0"/>
              <w:i w:val="0"/>
              <w:iCs w:val="0"/>
              <w:sz w:val="32"/>
              <w:szCs w:val="32"/>
              <w:rPrChange w:id="1229" w:author="xh" w:date="2026-10-23T15:55:27Z">
                <w:rPr>
                  <w:rFonts w:hint="eastAsia" w:ascii="方正楷体_GBK" w:hAnsi="方正楷体_GBK" w:eastAsia="方正楷体_GBK" w:cs="方正楷体_GBK"/>
                  <w:b/>
                  <w:sz w:val="32"/>
                  <w:szCs w:val="32"/>
                </w:rPr>
              </w:rPrChange>
            </w:rPr>
            <w:delText>高于邳州约11%，</w:delText>
          </w:r>
        </w:del>
      </w:ins>
      <w:ins w:id="1230"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1231" w:author="xh" w:date="2026-10-23T15:55:27Z">
        <w:del w:id="1232" w:author="白日梦想家" w:date="2026-10-26T14:13:33Z">
          <w:r>
            <w:rPr>
              <w:rFonts w:hint="default" w:ascii="Times New Roman" w:hAnsi="Times New Roman" w:eastAsia="方正仿宋_GBK" w:cs="Times New Roman"/>
              <w:b w:val="0"/>
              <w:bCs w:val="0"/>
              <w:i w:val="0"/>
              <w:iCs w:val="0"/>
              <w:sz w:val="32"/>
              <w:szCs w:val="32"/>
              <w:rPrChange w:id="1233" w:author="xh" w:date="2026-10-23T15:55:27Z">
                <w:rPr>
                  <w:rFonts w:hint="eastAsia" w:ascii="方正楷体_GBK" w:hAnsi="方正楷体_GBK" w:eastAsia="方正楷体_GBK" w:cs="方正楷体_GBK"/>
                  <w:b/>
                  <w:sz w:val="32"/>
                  <w:szCs w:val="32"/>
                </w:rPr>
              </w:rPrChange>
            </w:rPr>
            <w:delText>同类</w:delText>
          </w:r>
        </w:del>
      </w:ins>
      <w:ins w:id="1234" w:author="xh" w:date="2026-10-23T15:55:27Z">
        <w:r>
          <w:rPr>
            <w:rFonts w:hint="default" w:ascii="Times New Roman" w:hAnsi="Times New Roman" w:eastAsia="方正仿宋_GBK" w:cs="Times New Roman"/>
            <w:b w:val="0"/>
            <w:bCs w:val="0"/>
            <w:i w:val="0"/>
            <w:iCs w:val="0"/>
            <w:sz w:val="32"/>
            <w:szCs w:val="32"/>
            <w:rPrChange w:id="1235" w:author="xh" w:date="2026-10-23T15:55:27Z">
              <w:rPr>
                <w:rFonts w:hint="eastAsia" w:ascii="方正楷体_GBK" w:hAnsi="方正楷体_GBK" w:eastAsia="方正楷体_GBK" w:cs="方正楷体_GBK"/>
                <w:b/>
                <w:sz w:val="32"/>
                <w:szCs w:val="32"/>
              </w:rPr>
            </w:rPrChange>
          </w:rPr>
          <w:t>联络工程</w:t>
        </w:r>
      </w:ins>
      <w:ins w:id="1236" w:author="白日梦想家" w:date="2026-10-26T14:13:40Z">
        <w:r>
          <w:rPr>
            <w:rFonts w:hint="eastAsia" w:ascii="Times New Roman" w:hAnsi="Times New Roman" w:eastAsia="方正仿宋_GBK" w:cs="Times New Roman"/>
            <w:b w:val="0"/>
            <w:bCs w:val="0"/>
            <w:i w:val="0"/>
            <w:iCs w:val="0"/>
            <w:sz w:val="32"/>
            <w:szCs w:val="32"/>
            <w:lang w:eastAsia="zh"/>
            <w:woUserID w:val="2"/>
          </w:rPr>
          <w:t>成本</w:t>
        </w:r>
      </w:ins>
      <w:ins w:id="1237" w:author="xh" w:date="2026-10-23T15:55:27Z">
        <w:del w:id="1238" w:author="白日梦想家" w:date="2026-10-26T14:13:39Z">
          <w:r>
            <w:rPr>
              <w:rFonts w:hint="default" w:ascii="Times New Roman" w:hAnsi="Times New Roman" w:eastAsia="方正仿宋_GBK" w:cs="Times New Roman"/>
              <w:b w:val="0"/>
              <w:bCs w:val="0"/>
              <w:i w:val="0"/>
              <w:iCs w:val="0"/>
              <w:sz w:val="32"/>
              <w:szCs w:val="32"/>
              <w:rPrChange w:id="1239" w:author="xh" w:date="2026-10-23T15:55:27Z">
                <w:rPr>
                  <w:rFonts w:hint="eastAsia" w:ascii="方正楷体_GBK" w:hAnsi="方正楷体_GBK" w:eastAsia="方正楷体_GBK" w:cs="方正楷体_GBK"/>
                  <w:b/>
                  <w:sz w:val="32"/>
                  <w:szCs w:val="32"/>
                </w:rPr>
              </w:rPrChange>
            </w:rPr>
            <w:delText>费用</w:delText>
          </w:r>
        </w:del>
      </w:ins>
      <w:ins w:id="1240" w:author="xh" w:date="2026-10-23T15:55:27Z">
        <w:r>
          <w:rPr>
            <w:rFonts w:hint="default" w:ascii="Times New Roman" w:hAnsi="Times New Roman" w:eastAsia="方正仿宋_GBK" w:cs="Times New Roman"/>
            <w:b w:val="0"/>
            <w:bCs w:val="0"/>
            <w:i w:val="0"/>
            <w:iCs w:val="0"/>
            <w:sz w:val="32"/>
            <w:szCs w:val="32"/>
            <w:rPrChange w:id="1241" w:author="xh" w:date="2026-10-23T15:55:27Z">
              <w:rPr>
                <w:rFonts w:hint="eastAsia" w:ascii="方正楷体_GBK" w:hAnsi="方正楷体_GBK" w:eastAsia="方正楷体_GBK" w:cs="方正楷体_GBK"/>
                <w:b/>
                <w:sz w:val="32"/>
                <w:szCs w:val="32"/>
              </w:rPr>
            </w:rPrChange>
          </w:rPr>
          <w:t>较高</w:t>
        </w:r>
      </w:ins>
      <w:del w:id="1242" w:author="xh" w:date="2026-10-23T15:55:27Z">
        <w:r>
          <w:rPr>
            <w:rFonts w:hint="eastAsia" w:ascii="方正楷体_GBK" w:hAnsi="方正楷体_GBK" w:eastAsia="方正楷体_GBK" w:cs="方正楷体_GBK"/>
            <w:b/>
            <w:sz w:val="32"/>
            <w:szCs w:val="32"/>
          </w:rPr>
          <w:delText>优势</w:delText>
        </w:r>
      </w:del>
      <w:r>
        <w:rPr>
          <w:rFonts w:hint="default" w:ascii="Times New Roman" w:hAnsi="Times New Roman" w:eastAsia="方正仿宋_GBK" w:cs="Times New Roman"/>
          <w:b w:val="0"/>
          <w:bCs w:val="0"/>
          <w:i w:val="0"/>
          <w:iCs w:val="0"/>
          <w:sz w:val="32"/>
          <w:szCs w:val="32"/>
          <w:rPrChange w:id="1243" w:author="xh" w:date="2026-10-23T15:55:27Z">
            <w:rPr>
              <w:rFonts w:hint="eastAsia" w:ascii="方正楷体_GBK" w:hAnsi="方正楷体_GBK" w:eastAsia="方正楷体_GBK" w:cs="方正楷体_GBK"/>
              <w:b/>
              <w:sz w:val="32"/>
              <w:szCs w:val="32"/>
            </w:rPr>
          </w:rPrChange>
        </w:rPr>
        <w:t>。</w:t>
      </w:r>
      <w:ins w:id="1244" w:author="xh" w:date="2026-10-26T18:41:44Z">
        <w:r>
          <w:rPr>
            <w:rFonts w:hint="default" w:ascii="Times New Roman" w:hAnsi="Times New Roman" w:eastAsia="方正仿宋_GBK" w:cs="Times New Roman"/>
            <w:b w:val="0"/>
            <w:bCs w:val="0"/>
            <w:i w:val="0"/>
            <w:iCs w:val="0"/>
            <w:sz w:val="32"/>
            <w:szCs w:val="32"/>
          </w:rPr>
          <w:t>2022—2030年新增工程的评价期费用现值，刚性为14819.77万元，弹性为16806.54万元，增加1986.77万元。</w:t>
        </w:r>
      </w:ins>
      <w:r>
        <w:rPr>
          <w:rFonts w:hint="default" w:ascii="Times New Roman" w:hAnsi="Times New Roman" w:eastAsia="方正仿宋_GBK" w:cs="Times New Roman"/>
          <w:b w:val="0"/>
          <w:bCs w:val="0"/>
          <w:i w:val="0"/>
          <w:iCs w:val="0"/>
          <w:sz w:val="32"/>
          <w:szCs w:val="32"/>
          <w:rPrChange w:id="1245" w:author="xh" w:date="2026-10-23T15:55:27Z">
            <w:rPr>
              <w:rFonts w:hint="eastAsia" w:ascii="方正仿宋_GBK" w:hAnsi="方正仿宋_GBK" w:eastAsia="方正仿宋_GBK" w:cs="Times New Roman"/>
              <w:sz w:val="32"/>
              <w:szCs w:val="32"/>
            </w:rPr>
          </w:rPrChange>
        </w:rPr>
        <w:t>弹性方案主变</w:t>
      </w:r>
      <w:ins w:id="1246" w:author="xh" w:date="2026-10-26T18:41:44Z">
        <w:r>
          <w:rPr>
            <w:rFonts w:hint="default" w:ascii="Times New Roman" w:hAnsi="Times New Roman" w:eastAsia="方正仿宋_GBK" w:cs="Times New Roman"/>
            <w:b w:val="0"/>
            <w:bCs w:val="0"/>
            <w:i w:val="0"/>
            <w:iCs w:val="0"/>
            <w:sz w:val="32"/>
            <w:szCs w:val="32"/>
          </w:rPr>
          <w:t>费用</w:t>
        </w:r>
      </w:ins>
      <w:del w:id="1247" w:author="xh" w:date="2026-10-26T18:41:44Z">
        <w:r>
          <w:rPr>
            <w:rFonts w:hint="default" w:ascii="Times New Roman" w:hAnsi="Times New Roman" w:eastAsia="方正仿宋_GBK" w:cs="Times New Roman"/>
            <w:b w:val="0"/>
            <w:bCs w:val="0"/>
            <w:i w:val="0"/>
            <w:iCs w:val="0"/>
            <w:sz w:val="32"/>
            <w:szCs w:val="32"/>
            <w:rPrChange w:id="1248" w:author="xh" w:date="2026-10-23T15:55:27Z">
              <w:rPr>
                <w:rFonts w:hint="eastAsia" w:ascii="方正仿宋_GBK" w:hAnsi="方正仿宋_GBK" w:eastAsia="方正仿宋_GBK" w:cs="Times New Roman"/>
                <w:sz w:val="32"/>
                <w:szCs w:val="32"/>
              </w:rPr>
            </w:rPrChange>
          </w:rPr>
          <w:delText>和</w:delText>
        </w:r>
      </w:del>
      <w:del w:id="1249" w:author="xh" w:date="2026-10-23T15:55:27Z">
        <w:r>
          <w:rPr>
            <w:rFonts w:hint="eastAsia" w:ascii="方正仿宋_GBK" w:hAnsi="方正仿宋_GBK" w:eastAsia="方正仿宋_GBK" w:cs="Times New Roman"/>
            <w:sz w:val="32"/>
            <w:szCs w:val="32"/>
          </w:rPr>
          <w:delText>与</w:delText>
        </w:r>
      </w:del>
      <w:del w:id="1250" w:author="xh" w:date="2026-10-26T18:41:44Z">
        <w:r>
          <w:rPr>
            <w:rFonts w:hint="default" w:ascii="Times New Roman" w:hAnsi="Times New Roman" w:eastAsia="方正仿宋_GBK" w:cs="Times New Roman"/>
            <w:b w:val="0"/>
            <w:bCs w:val="0"/>
            <w:i w:val="0"/>
            <w:iCs w:val="0"/>
            <w:sz w:val="32"/>
            <w:szCs w:val="32"/>
            <w:rPrChange w:id="1251" w:author="xh" w:date="2026-10-23T15:55:27Z">
              <w:rPr>
                <w:rFonts w:hint="eastAsia" w:ascii="方正仿宋_GBK" w:hAnsi="方正仿宋_GBK" w:eastAsia="方正仿宋_GBK" w:cs="Times New Roman"/>
                <w:sz w:val="32"/>
                <w:szCs w:val="32"/>
              </w:rPr>
            </w:rPrChange>
          </w:rPr>
          <w:delText>储能</w:delText>
        </w:r>
      </w:del>
      <w:ins w:id="1252" w:author="白日梦想家" w:date="2026-10-26T14:13:44Z">
        <w:del w:id="1253"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254" w:author="白日梦想家" w:date="2026-10-26T14:13:43Z">
        <w:r>
          <w:rPr>
            <w:rFonts w:hint="default" w:ascii="Times New Roman" w:hAnsi="Times New Roman" w:eastAsia="方正仿宋_GBK" w:cs="Times New Roman"/>
            <w:b w:val="0"/>
            <w:bCs w:val="0"/>
            <w:i w:val="0"/>
            <w:iCs w:val="0"/>
            <w:sz w:val="32"/>
            <w:szCs w:val="32"/>
            <w:rPrChange w:id="1255" w:author="xh" w:date="2026-10-23T15:55:27Z">
              <w:rPr>
                <w:rFonts w:hint="eastAsia" w:ascii="方正仿宋_GBK" w:hAnsi="方正仿宋_GBK" w:eastAsia="方正仿宋_GBK" w:cs="Times New Roman"/>
                <w:sz w:val="32"/>
                <w:szCs w:val="32"/>
              </w:rPr>
            </w:rPrChange>
          </w:rPr>
          <w:delText>费用</w:delText>
        </w:r>
      </w:del>
      <w:del w:id="1256" w:author="白日梦想家" w:date="2026-10-26T14:13:46Z">
        <w:r>
          <w:rPr>
            <w:rFonts w:hint="default" w:ascii="Times New Roman" w:hAnsi="Times New Roman" w:eastAsia="方正仿宋_GBK" w:cs="Times New Roman"/>
            <w:b w:val="0"/>
            <w:bCs w:val="0"/>
            <w:i w:val="0"/>
            <w:iCs w:val="0"/>
            <w:sz w:val="32"/>
            <w:szCs w:val="32"/>
            <w:rPrChange w:id="1257" w:author="xh" w:date="2026-10-23T15:55:27Z">
              <w:rPr>
                <w:rFonts w:hint="eastAsia" w:ascii="方正仿宋_GBK" w:hAnsi="方正仿宋_GBK" w:eastAsia="方正仿宋_GBK" w:cs="Times New Roman"/>
                <w:sz w:val="32"/>
                <w:szCs w:val="32"/>
              </w:rPr>
            </w:rPrChange>
          </w:rPr>
          <w:delText>现值</w:delText>
        </w:r>
      </w:del>
      <w:del w:id="1258" w:author="xh" w:date="2026-10-26T18:41:44Z">
        <w:r>
          <w:rPr>
            <w:rFonts w:hint="default" w:ascii="Times New Roman" w:hAnsi="Times New Roman" w:eastAsia="方正仿宋_GBK" w:cs="Times New Roman"/>
            <w:b w:val="0"/>
            <w:bCs w:val="0"/>
            <w:i w:val="0"/>
            <w:iCs w:val="0"/>
            <w:sz w:val="32"/>
            <w:szCs w:val="32"/>
            <w:rPrChange w:id="1259" w:author="xh" w:date="2026-10-23T15:55:27Z">
              <w:rPr>
                <w:rFonts w:hint="eastAsia" w:ascii="方正仿宋_GBK" w:hAnsi="方正仿宋_GBK" w:eastAsia="方正仿宋_GBK" w:cs="Times New Roman"/>
                <w:sz w:val="32"/>
                <w:szCs w:val="32"/>
              </w:rPr>
            </w:rPrChange>
          </w:rPr>
          <w:delText>分别</w:delText>
        </w:r>
      </w:del>
      <w:r>
        <w:rPr>
          <w:rFonts w:hint="default" w:ascii="Times New Roman" w:hAnsi="Times New Roman" w:eastAsia="方正仿宋_GBK" w:cs="Times New Roman"/>
          <w:b w:val="0"/>
          <w:bCs w:val="0"/>
          <w:i w:val="0"/>
          <w:iCs w:val="0"/>
          <w:sz w:val="32"/>
          <w:szCs w:val="32"/>
        </w:rPr>
        <w:t>增加</w:t>
      </w:r>
      <w:ins w:id="1260" w:author="xh" w:date="2026-10-26T18:41:44Z">
        <w:r>
          <w:rPr>
            <w:rFonts w:hint="default" w:ascii="Times New Roman" w:hAnsi="Times New Roman" w:eastAsia="方正仿宋_GBK" w:cs="Times New Roman"/>
            <w:b w:val="0"/>
            <w:bCs w:val="0"/>
            <w:i w:val="0"/>
            <w:iCs w:val="0"/>
            <w:sz w:val="32"/>
            <w:szCs w:val="32"/>
          </w:rPr>
          <w:t>1</w:t>
        </w:r>
      </w:ins>
      <w:del w:id="1261" w:author="xh" w:date="2026-10-26T18:41:44Z">
        <w:r>
          <w:rPr>
            <w:rFonts w:hint="default" w:ascii="Times New Roman" w:hAnsi="Times New Roman" w:eastAsia="方正仿宋_GBK" w:cs="Times New Roman"/>
            <w:b w:val="0"/>
            <w:bCs w:val="0"/>
            <w:i w:val="0"/>
            <w:iCs w:val="0"/>
            <w:sz w:val="32"/>
            <w:szCs w:val="32"/>
          </w:rPr>
          <w:delText>9</w:delText>
        </w:r>
      </w:del>
      <w:r>
        <w:rPr>
          <w:rFonts w:hint="default" w:ascii="Times New Roman" w:hAnsi="Times New Roman" w:eastAsia="方正仿宋_GBK" w:cs="Times New Roman"/>
          <w:b w:val="0"/>
          <w:bCs w:val="0"/>
          <w:i w:val="0"/>
          <w:iCs w:val="0"/>
          <w:sz w:val="32"/>
          <w:szCs w:val="32"/>
        </w:rPr>
        <w:t>5</w:t>
      </w:r>
      <w:ins w:id="1262" w:author="xh" w:date="2026-10-26T18:41:44Z">
        <w:r>
          <w:rPr>
            <w:rFonts w:hint="default" w:ascii="Times New Roman" w:hAnsi="Times New Roman" w:eastAsia="方正仿宋_GBK" w:cs="Times New Roman"/>
            <w:b w:val="0"/>
            <w:bCs w:val="0"/>
            <w:i w:val="0"/>
            <w:iCs w:val="0"/>
            <w:sz w:val="32"/>
            <w:szCs w:val="32"/>
          </w:rPr>
          <w:t>10</w:t>
        </w:r>
      </w:ins>
      <w:del w:id="1263" w:author="xh" w:date="2026-10-26T18:41:44Z">
        <w:r>
          <w:rPr>
            <w:rFonts w:hint="default" w:ascii="Times New Roman" w:hAnsi="Times New Roman" w:eastAsia="方正仿宋_GBK" w:cs="Times New Roman"/>
            <w:b w:val="0"/>
            <w:bCs w:val="0"/>
            <w:i w:val="0"/>
            <w:iCs w:val="0"/>
            <w:sz w:val="32"/>
            <w:szCs w:val="32"/>
          </w:rPr>
          <w:delText>2</w:delText>
        </w:r>
      </w:del>
      <w:r>
        <w:rPr>
          <w:rFonts w:hint="default" w:ascii="Times New Roman" w:hAnsi="Times New Roman" w:eastAsia="方正仿宋_GBK" w:cs="Times New Roman"/>
          <w:b w:val="0"/>
          <w:bCs w:val="0"/>
          <w:i w:val="0"/>
          <w:iCs w:val="0"/>
          <w:sz w:val="32"/>
          <w:szCs w:val="32"/>
        </w:rPr>
        <w:t>8.85万元</w:t>
      </w:r>
      <w:ins w:id="1264" w:author="xh" w:date="2026-10-26T18:41:44Z">
        <w:r>
          <w:rPr>
            <w:rFonts w:hint="default" w:ascii="Times New Roman" w:hAnsi="Times New Roman" w:eastAsia="方正仿宋_GBK" w:cs="Times New Roman"/>
            <w:b w:val="0"/>
            <w:bCs w:val="0"/>
            <w:i w:val="0"/>
            <w:iCs w:val="0"/>
            <w:sz w:val="32"/>
            <w:szCs w:val="32"/>
          </w:rPr>
          <w:t>，储能和联络费用分别减少</w:t>
        </w:r>
      </w:ins>
      <w:del w:id="1265" w:author="xh" w:date="2026-10-26T18:41:44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10</w:t>
      </w:r>
      <w:ins w:id="1266" w:author="xh" w:date="2026-10-26T18:41:44Z">
        <w:r>
          <w:rPr>
            <w:rFonts w:hint="default" w:ascii="Times New Roman" w:hAnsi="Times New Roman" w:eastAsia="方正仿宋_GBK" w:cs="Times New Roman"/>
            <w:b w:val="0"/>
            <w:bCs w:val="0"/>
            <w:i w:val="0"/>
            <w:iCs w:val="0"/>
            <w:sz w:val="32"/>
            <w:szCs w:val="32"/>
          </w:rPr>
          <w:t>82</w:t>
        </w:r>
      </w:ins>
      <w:r>
        <w:rPr>
          <w:rFonts w:hint="default" w:ascii="Times New Roman" w:hAnsi="Times New Roman" w:eastAsia="方正仿宋_GBK" w:cs="Times New Roman"/>
          <w:b w:val="0"/>
          <w:bCs w:val="0"/>
          <w:i w:val="0"/>
          <w:iCs w:val="0"/>
          <w:sz w:val="32"/>
          <w:szCs w:val="32"/>
        </w:rPr>
        <w:t>.</w:t>
      </w:r>
      <w:ins w:id="1267" w:author="xh" w:date="2026-10-26T18:41:44Z">
        <w:r>
          <w:rPr>
            <w:rFonts w:hint="default" w:ascii="Times New Roman" w:hAnsi="Times New Roman" w:eastAsia="方正仿宋_GBK" w:cs="Times New Roman"/>
            <w:b w:val="0"/>
            <w:bCs w:val="0"/>
            <w:i w:val="0"/>
            <w:iCs w:val="0"/>
            <w:sz w:val="32"/>
            <w:szCs w:val="32"/>
          </w:rPr>
          <w:t>1</w:t>
        </w:r>
      </w:ins>
      <w:r>
        <w:rPr>
          <w:rFonts w:hint="default" w:ascii="Times New Roman" w:hAnsi="Times New Roman" w:eastAsia="方正仿宋_GBK" w:cs="Times New Roman"/>
          <w:b w:val="0"/>
          <w:bCs w:val="0"/>
          <w:i w:val="0"/>
          <w:iCs w:val="0"/>
          <w:sz w:val="32"/>
          <w:szCs w:val="32"/>
        </w:rPr>
        <w:t>8</w:t>
      </w:r>
      <w:ins w:id="1268" w:author="xh" w:date="2026-10-26T18:41:44Z">
        <w:r>
          <w:rPr>
            <w:rFonts w:hint="default" w:ascii="Times New Roman" w:hAnsi="Times New Roman" w:eastAsia="方正仿宋_GBK" w:cs="Times New Roman"/>
            <w:b w:val="0"/>
            <w:bCs w:val="0"/>
            <w:i w:val="0"/>
            <w:iCs w:val="0"/>
            <w:sz w:val="32"/>
            <w:szCs w:val="32"/>
          </w:rPr>
          <w:t>万元、1203</w:t>
        </w:r>
      </w:ins>
      <w:r>
        <w:rPr>
          <w:rFonts w:hint="default" w:ascii="Times New Roman" w:hAnsi="Times New Roman" w:eastAsia="方正仿宋_GBK" w:cs="Times New Roman"/>
          <w:b w:val="0"/>
          <w:bCs w:val="0"/>
          <w:i w:val="0"/>
          <w:iCs w:val="0"/>
          <w:sz w:val="32"/>
          <w:szCs w:val="32"/>
        </w:rPr>
        <w:t>9</w:t>
      </w:r>
      <w:ins w:id="1269" w:author="xh" w:date="2026-10-26T18:41:44Z">
        <w:r>
          <w:rPr>
            <w:rFonts w:hint="default" w:ascii="Times New Roman" w:hAnsi="Times New Roman" w:eastAsia="方正仿宋_GBK" w:cs="Times New Roman"/>
            <w:b w:val="0"/>
            <w:bCs w:val="0"/>
            <w:i w:val="0"/>
            <w:iCs w:val="0"/>
            <w:sz w:val="32"/>
            <w:szCs w:val="32"/>
          </w:rPr>
          <w:t>.90</w:t>
        </w:r>
      </w:ins>
      <w:r>
        <w:rPr>
          <w:rFonts w:hint="default" w:ascii="Times New Roman" w:hAnsi="Times New Roman" w:eastAsia="方正仿宋_GBK" w:cs="Times New Roman"/>
          <w:b w:val="0"/>
          <w:bCs w:val="0"/>
          <w:i w:val="0"/>
          <w:iCs w:val="0"/>
          <w:sz w:val="32"/>
          <w:szCs w:val="32"/>
        </w:rPr>
        <w:t>万元，</w:t>
      </w:r>
      <w:ins w:id="1270" w:author="xh" w:date="2026-10-26T18:41:44Z">
        <w:r>
          <w:rPr>
            <w:rFonts w:hint="eastAsia" w:ascii="Times New Roman" w:hAnsi="Times New Roman" w:eastAsia="方正仿宋_GBK" w:cs="Times New Roman"/>
            <w:b w:val="0"/>
            <w:bCs w:val="0"/>
            <w:i w:val="0"/>
            <w:iCs w:val="0"/>
            <w:sz w:val="32"/>
            <w:szCs w:val="32"/>
            <w:lang w:eastAsia="zh"/>
            <w:woUserID w:val="2"/>
          </w:rPr>
          <w:t>前期较多主变采购尚未由配套</w:t>
        </w:r>
      </w:ins>
      <w:del w:id="1271"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del w:id="1272" w:author="xh" w:date="2026-10-26T18:41:44Z">
        <w:r>
          <w:rPr>
            <w:rFonts w:hint="default" w:ascii="Times New Roman" w:hAnsi="Times New Roman" w:eastAsia="方正仿宋_GBK" w:cs="Times New Roman"/>
            <w:b w:val="0"/>
            <w:bCs w:val="0"/>
            <w:i w:val="0"/>
            <w:iCs w:val="0"/>
            <w:sz w:val="32"/>
            <w:szCs w:val="32"/>
            <w:rPrChange w:id="1273" w:author="xh" w:date="2026-10-23T15:55:27Z">
              <w:rPr>
                <w:rFonts w:hint="eastAsia" w:ascii="方正仿宋_GBK" w:hAnsi="方正仿宋_GBK" w:eastAsia="方正仿宋_GBK" w:cs="Times New Roman"/>
                <w:sz w:val="32"/>
                <w:szCs w:val="32"/>
              </w:rPr>
            </w:rPrChange>
          </w:rPr>
          <w:delText>联络</w:delText>
        </w:r>
      </w:del>
      <w:ins w:id="1274" w:author="白日梦想家" w:date="2026-10-26T14:13:58Z">
        <w:r>
          <w:rPr>
            <w:rFonts w:hint="eastAsia" w:ascii="Times New Roman" w:hAnsi="Times New Roman" w:eastAsia="方正仿宋_GBK" w:cs="Times New Roman"/>
            <w:b w:val="0"/>
            <w:bCs w:val="0"/>
            <w:i w:val="0"/>
            <w:iCs w:val="0"/>
            <w:sz w:val="32"/>
            <w:szCs w:val="32"/>
            <w:lang w:eastAsia="zh"/>
            <w:woUserID w:val="2"/>
          </w:rPr>
          <w:t>工程</w:t>
        </w:r>
      </w:ins>
      <w:ins w:id="1275" w:author="白日梦想家" w:date="2026-10-26T14:14:01Z">
        <w:del w:id="1276"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277" w:author="xh" w:date="2026-10-23T15:55:27Z">
        <w:r>
          <w:rPr>
            <w:rFonts w:hint="eastAsia" w:ascii="方正仿宋_GBK" w:hAnsi="方正仿宋_GBK" w:eastAsia="方正仿宋_GBK" w:cs="Times New Roman"/>
            <w:sz w:val="32"/>
            <w:szCs w:val="32"/>
          </w:rPr>
          <w:delText>费用</w:delText>
        </w:r>
      </w:del>
      <w:del w:id="1278" w:author="xh" w:date="2026-10-26T18:41:44Z">
        <w:r>
          <w:rPr>
            <w:rFonts w:hint="default" w:ascii="Times New Roman" w:hAnsi="Times New Roman" w:eastAsia="方正仿宋_GBK" w:cs="Times New Roman"/>
            <w:b w:val="0"/>
            <w:bCs w:val="0"/>
            <w:i w:val="0"/>
            <w:iCs w:val="0"/>
            <w:sz w:val="32"/>
            <w:szCs w:val="32"/>
            <w:rPrChange w:id="1279" w:author="xh" w:date="2026-10-23T15:55:27Z">
              <w:rPr>
                <w:rFonts w:hint="eastAsia" w:ascii="方正仿宋_GBK" w:hAnsi="方正仿宋_GBK" w:eastAsia="方正仿宋_GBK" w:cs="Times New Roman"/>
                <w:sz w:val="32"/>
                <w:szCs w:val="32"/>
              </w:rPr>
            </w:rPrChange>
          </w:rPr>
          <w:delText>减少12190.08万元，</w:delText>
        </w:r>
      </w:del>
      <w:ins w:id="1280" w:author="白日梦想家" w:date="2026-10-26T17:18:01Z">
        <w:del w:id="1281"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ins>
      <w:del w:id="1282" w:author="xh" w:date="2026-10-23T15:55:27Z">
        <w:r>
          <w:rPr>
            <w:rFonts w:hint="eastAsia" w:ascii="方正仿宋_GBK" w:hAnsi="方正仿宋_GBK" w:eastAsia="方正仿宋_GBK" w:cs="Times New Roman"/>
            <w:sz w:val="32"/>
            <w:szCs w:val="32"/>
          </w:rPr>
          <w:delText>合计下降2050.35万元。市区电缆长度占比约80%，高于邳州约11%，同类新增</w:delText>
        </w:r>
      </w:del>
      <w:del w:id="1283" w:author="xh" w:date="2026-10-26T18:41:44Z">
        <w:r>
          <w:rPr>
            <w:rFonts w:hint="default" w:ascii="Times New Roman" w:hAnsi="Times New Roman" w:eastAsia="方正仿宋_GBK" w:cs="Times New Roman"/>
            <w:b w:val="0"/>
            <w:bCs w:val="0"/>
            <w:i w:val="0"/>
            <w:iCs w:val="0"/>
            <w:sz w:val="32"/>
            <w:szCs w:val="32"/>
            <w:rPrChange w:id="1284" w:author="xh" w:date="2026-10-23T15:55:27Z">
              <w:rPr>
                <w:rFonts w:hint="eastAsia" w:ascii="方正仿宋_GBK" w:hAnsi="方正仿宋_GBK" w:eastAsia="方正仿宋_GBK" w:cs="Times New Roman"/>
                <w:sz w:val="32"/>
                <w:szCs w:val="32"/>
              </w:rPr>
            </w:rPrChange>
          </w:rPr>
          <w:delText>联络</w:delText>
        </w:r>
      </w:del>
      <w:ins w:id="1285" w:author="白日梦想家" w:date="2026-10-26T14:14:08Z">
        <w:del w:id="1286"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ins w:id="1287" w:author="xh" w:date="2026-10-23T15:55:27Z">
        <w:r>
          <w:rPr>
            <w:rFonts w:hint="default" w:ascii="Times New Roman" w:hAnsi="Times New Roman" w:eastAsia="方正仿宋_GBK" w:cs="Times New Roman"/>
            <w:b w:val="0"/>
            <w:bCs w:val="0"/>
            <w:i w:val="0"/>
            <w:iCs w:val="0"/>
            <w:sz w:val="32"/>
            <w:szCs w:val="32"/>
            <w:rPrChange w:id="1288" w:author="xh" w:date="2026-10-23T15:55:27Z">
              <w:rPr>
                <w:rFonts w:hint="eastAsia" w:ascii="方正仿宋_GBK" w:hAnsi="方正仿宋_GBK" w:eastAsia="方正仿宋_GBK" w:cs="Times New Roman"/>
                <w:sz w:val="32"/>
                <w:szCs w:val="32"/>
              </w:rPr>
            </w:rPrChange>
          </w:rPr>
          <w:t>节省</w:t>
        </w:r>
      </w:ins>
      <w:ins w:id="1289" w:author="xh" w:date="2026-10-26T18:41:44Z">
        <w:r>
          <w:rPr>
            <w:rFonts w:hint="default" w:ascii="Times New Roman" w:hAnsi="Times New Roman" w:eastAsia="方正仿宋_GBK" w:cs="Times New Roman"/>
            <w:b w:val="0"/>
            <w:bCs w:val="0"/>
            <w:i w:val="0"/>
            <w:iCs w:val="0"/>
            <w:sz w:val="32"/>
            <w:szCs w:val="32"/>
          </w:rPr>
          <w:t>抵消</w:t>
        </w:r>
      </w:ins>
      <w:del w:id="1290" w:author="xh" w:date="2026-10-26T18:41:44Z">
        <w:r>
          <w:rPr>
            <w:rFonts w:hint="default" w:ascii="Times New Roman" w:hAnsi="Times New Roman" w:eastAsia="方正仿宋_GBK" w:cs="Times New Roman"/>
            <w:b w:val="0"/>
            <w:bCs w:val="0"/>
            <w:i w:val="0"/>
            <w:iCs w:val="0"/>
            <w:sz w:val="32"/>
            <w:szCs w:val="32"/>
          </w:rPr>
          <w:delText>额超过两项投入增加</w:delText>
        </w:r>
      </w:del>
      <w:r>
        <w:rPr>
          <w:rFonts w:hint="default" w:ascii="Times New Roman" w:hAnsi="Times New Roman" w:eastAsia="方正仿宋_GBK" w:cs="Times New Roman"/>
          <w:b w:val="0"/>
          <w:bCs w:val="0"/>
          <w:i w:val="0"/>
          <w:iCs w:val="0"/>
          <w:sz w:val="32"/>
          <w:szCs w:val="32"/>
        </w:rPr>
        <w:t>。图1反映各措施对</w:t>
      </w:r>
      <w:del w:id="1291" w:author="xh" w:date="2026-10-23T15:55:27Z">
        <w:r>
          <w:rPr>
            <w:rFonts w:hint="eastAsia" w:ascii="方正仿宋_GBK" w:hAnsi="方正仿宋_GBK" w:eastAsia="方正仿宋_GBK" w:cs="Times New Roman"/>
            <w:sz w:val="32"/>
            <w:szCs w:val="32"/>
          </w:rPr>
          <w:delText>的工程</w:delText>
        </w:r>
      </w:del>
      <w:r>
        <w:rPr>
          <w:rFonts w:hint="default" w:ascii="Times New Roman" w:hAnsi="Times New Roman" w:eastAsia="方正仿宋_GBK" w:cs="Times New Roman"/>
          <w:b w:val="0"/>
          <w:bCs w:val="0"/>
          <w:i w:val="0"/>
          <w:iCs w:val="0"/>
          <w:sz w:val="32"/>
          <w:szCs w:val="32"/>
          <w:rPrChange w:id="1292" w:author="xh" w:date="2026-10-23T15:55:27Z">
            <w:rPr>
              <w:rFonts w:hint="eastAsia" w:ascii="方正仿宋_GBK" w:hAnsi="方正仿宋_GBK" w:eastAsia="方正仿宋_GBK" w:cs="Times New Roman"/>
              <w:sz w:val="32"/>
              <w:szCs w:val="32"/>
            </w:rPr>
          </w:rPrChange>
        </w:rPr>
        <w:t>费用</w:t>
      </w:r>
      <w:ins w:id="1293" w:author="xh" w:date="2026-10-23T15:55:27Z">
        <w:r>
          <w:rPr>
            <w:rFonts w:hint="default" w:ascii="Times New Roman" w:hAnsi="Times New Roman" w:eastAsia="方正仿宋_GBK" w:cs="Times New Roman"/>
            <w:b w:val="0"/>
            <w:bCs w:val="0"/>
            <w:i w:val="0"/>
            <w:iCs w:val="0"/>
            <w:sz w:val="32"/>
            <w:szCs w:val="32"/>
            <w:rPrChange w:id="1294" w:author="xh" w:date="2026-10-23T15:55:27Z">
              <w:rPr>
                <w:rFonts w:hint="eastAsia" w:ascii="方正仿宋_GBK" w:hAnsi="方正仿宋_GBK" w:eastAsia="方正仿宋_GBK" w:cs="Times New Roman"/>
                <w:sz w:val="32"/>
                <w:szCs w:val="32"/>
              </w:rPr>
            </w:rPrChange>
          </w:rPr>
          <w:t>差</w:t>
        </w:r>
      </w:ins>
      <w:del w:id="1295" w:author="xh" w:date="2026-10-23T15:55:27Z">
        <w:r>
          <w:rPr>
            <w:rFonts w:hint="eastAsia" w:ascii="方正仿宋_GBK" w:hAnsi="方正仿宋_GBK" w:eastAsia="方正仿宋_GBK" w:cs="Times New Roman"/>
            <w:sz w:val="32"/>
            <w:szCs w:val="32"/>
          </w:rPr>
          <w:delText>较高，站内补强对联络建设</w:delText>
        </w:r>
      </w:del>
      <w:r>
        <w:rPr>
          <w:rFonts w:hint="default" w:ascii="Times New Roman" w:hAnsi="Times New Roman" w:eastAsia="方正仿宋_GBK" w:cs="Times New Roman"/>
          <w:b w:val="0"/>
          <w:bCs w:val="0"/>
          <w:i w:val="0"/>
          <w:iCs w:val="0"/>
          <w:sz w:val="32"/>
          <w:szCs w:val="32"/>
          <w:rPrChange w:id="1296" w:author="xh" w:date="2026-10-23T15:55:27Z">
            <w:rPr>
              <w:rFonts w:hint="eastAsia" w:ascii="方正仿宋_GBK" w:hAnsi="方正仿宋_GBK" w:eastAsia="方正仿宋_GBK" w:cs="Times New Roman"/>
              <w:sz w:val="32"/>
              <w:szCs w:val="32"/>
            </w:rPr>
          </w:rPrChange>
        </w:rPr>
        <w:t>的</w:t>
      </w:r>
      <w:ins w:id="1297" w:author="xh" w:date="2026-10-23T15:55:27Z">
        <w:r>
          <w:rPr>
            <w:rFonts w:hint="default" w:ascii="Times New Roman" w:hAnsi="Times New Roman" w:eastAsia="方正仿宋_GBK" w:cs="Times New Roman"/>
            <w:b w:val="0"/>
            <w:bCs w:val="0"/>
            <w:i w:val="0"/>
            <w:iCs w:val="0"/>
            <w:sz w:val="32"/>
            <w:szCs w:val="32"/>
            <w:rPrChange w:id="1298" w:author="xh" w:date="2026-10-23T15:55:27Z">
              <w:rPr>
                <w:rFonts w:hint="eastAsia" w:ascii="方正仿宋_GBK" w:hAnsi="方正仿宋_GBK" w:eastAsia="方正仿宋_GBK" w:cs="Times New Roman"/>
                <w:sz w:val="32"/>
                <w:szCs w:val="32"/>
              </w:rPr>
            </w:rPrChange>
          </w:rPr>
          <w:t>贡献</w:t>
        </w:r>
      </w:ins>
      <w:del w:id="1299" w:author="xh" w:date="2026-10-23T15:55:27Z">
        <w:r>
          <w:rPr>
            <w:rFonts w:hint="eastAsia" w:ascii="方正仿宋_GBK" w:hAnsi="方正仿宋_GBK" w:eastAsia="方正仿宋_GBK" w:cs="Times New Roman"/>
            <w:sz w:val="32"/>
            <w:szCs w:val="32"/>
          </w:rPr>
          <w:delText>替代作用在费用比较中更突出</w:delText>
        </w:r>
      </w:del>
      <w:r>
        <w:rPr>
          <w:rFonts w:hint="default" w:ascii="Times New Roman" w:hAnsi="Times New Roman" w:eastAsia="方正仿宋_GBK" w:cs="Times New Roman"/>
          <w:b w:val="0"/>
          <w:bCs w:val="0"/>
          <w:i w:val="0"/>
          <w:iCs w:val="0"/>
          <w:sz w:val="32"/>
          <w:szCs w:val="32"/>
          <w:rPrChange w:id="1300" w:author="xh" w:date="2026-10-23T15:55:27Z">
            <w:rPr>
              <w:rFonts w:hint="eastAsia" w:ascii="方正仿宋_GBK" w:hAnsi="方正仿宋_GBK" w:eastAsia="方正仿宋_GBK" w:cs="Times New Roman"/>
              <w:sz w:val="32"/>
              <w:szCs w:val="32"/>
            </w:rPr>
          </w:rPrChange>
        </w:rPr>
        <w:t>。</w:t>
      </w:r>
    </w:p>
    <w:p w14:paraId="731334F3">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del w:id="1301" w:author="xh" w:date="2026-10-23T15:58:51Z">
        <w:r>
          <w:rPr>
            <w:rFonts w:hint="eastAsia" w:ascii="方正楷体_GBK" w:hAnsi="方正楷体_GBK" w:eastAsia="方正楷体_GBK" w:cs="方正楷体_GBK"/>
            <w:b/>
            <w:sz w:val="32"/>
            <w:szCs w:val="32"/>
          </w:rPr>
          <w:delText>三是</w:delText>
        </w:r>
      </w:del>
      <w:ins w:id="1302" w:author="xh" w:date="2026-10-26T18:42:30Z">
        <w:r>
          <w:rPr>
            <w:rFonts w:hint="default" w:ascii="Times New Roman" w:hAnsi="Times New Roman" w:eastAsia="方正仿宋_GBK" w:cs="Times New Roman"/>
            <w:b w:val="0"/>
            <w:bCs w:val="0"/>
            <w:i w:val="0"/>
            <w:iCs w:val="0"/>
            <w:sz w:val="32"/>
            <w:szCs w:val="32"/>
          </w:rPr>
          <w:t>上述</w:t>
        </w:r>
      </w:ins>
      <w:r>
        <w:rPr>
          <w:rFonts w:hint="default" w:ascii="Times New Roman" w:hAnsi="Times New Roman" w:eastAsia="方正仿宋_GBK" w:cs="Times New Roman"/>
          <w:b w:val="0"/>
          <w:bCs w:val="0"/>
          <w:i w:val="0"/>
          <w:iCs w:val="0"/>
          <w:sz w:val="32"/>
          <w:szCs w:val="32"/>
          <w:rPrChange w:id="1303" w:author="xh" w:date="2026-10-23T15:58:51Z">
            <w:rPr>
              <w:rFonts w:hint="eastAsia" w:ascii="方正楷体_GBK" w:hAnsi="方正楷体_GBK" w:eastAsia="方正楷体_GBK" w:cs="方正楷体_GBK"/>
              <w:b/>
              <w:sz w:val="32"/>
              <w:szCs w:val="32"/>
            </w:rPr>
          </w:rPrChange>
        </w:rPr>
        <w:t>费用</w:t>
      </w:r>
      <w:ins w:id="1304" w:author="xh" w:date="2026-10-26T18:42:30Z">
        <w:r>
          <w:rPr>
            <w:rFonts w:hint="default" w:ascii="Times New Roman" w:hAnsi="Times New Roman" w:eastAsia="方正仿宋_GBK" w:cs="Times New Roman"/>
            <w:b w:val="0"/>
            <w:bCs w:val="0"/>
            <w:i w:val="0"/>
            <w:iCs w:val="0"/>
            <w:sz w:val="32"/>
            <w:szCs w:val="32"/>
          </w:rPr>
          <w:t>分别计取2022—</w:t>
        </w:r>
      </w:ins>
      <w:del w:id="1305" w:author="xh" w:date="2026-10-26T18:42:30Z">
        <w:r>
          <w:rPr>
            <w:rFonts w:hint="default" w:ascii="Times New Roman" w:hAnsi="Times New Roman" w:eastAsia="方正仿宋_GBK" w:cs="Times New Roman"/>
            <w:b w:val="0"/>
            <w:bCs w:val="0"/>
            <w:i w:val="0"/>
            <w:iCs w:val="0"/>
            <w:sz w:val="32"/>
            <w:szCs w:val="32"/>
          </w:rPr>
          <w:delText>优势随</w:delText>
        </w:r>
      </w:del>
      <w:del w:id="1306" w:author="xh" w:date="2026-10-23T15:58:51Z">
        <w:r>
          <w:rPr>
            <w:rFonts w:hint="eastAsia" w:ascii="方正楷体_GBK" w:hAnsi="方正楷体_GBK" w:eastAsia="方正楷体_GBK" w:cs="方正楷体_GBK"/>
            <w:b/>
            <w:sz w:val="32"/>
            <w:szCs w:val="32"/>
          </w:rPr>
          <w:delText>年度</w:delText>
        </w:r>
      </w:del>
      <w:del w:id="1307" w:author="xh" w:date="2026-10-26T18:42:30Z">
        <w:r>
          <w:rPr>
            <w:rFonts w:hint="default" w:ascii="Times New Roman" w:hAnsi="Times New Roman" w:eastAsia="方正仿宋_GBK" w:cs="Times New Roman"/>
            <w:b w:val="0"/>
            <w:bCs w:val="0"/>
            <w:i w:val="0"/>
            <w:iCs w:val="0"/>
            <w:sz w:val="32"/>
            <w:szCs w:val="32"/>
            <w:rPrChange w:id="1308" w:author="xh" w:date="2026-10-23T15:58:51Z">
              <w:rPr>
                <w:rFonts w:hint="eastAsia" w:ascii="方正楷体_GBK" w:hAnsi="方正楷体_GBK" w:eastAsia="方正楷体_GBK" w:cs="方正楷体_GBK"/>
                <w:b/>
                <w:sz w:val="32"/>
                <w:szCs w:val="32"/>
              </w:rPr>
            </w:rPrChange>
          </w:rPr>
          <w:delText>建设</w:delText>
        </w:r>
      </w:del>
      <w:ins w:id="1309" w:author="xh" w:date="2026-10-23T15:58:51Z">
        <w:del w:id="1310" w:author="xh" w:date="2026-10-26T18:42:30Z">
          <w:r>
            <w:rPr>
              <w:rFonts w:hint="default" w:ascii="Times New Roman" w:hAnsi="Times New Roman" w:eastAsia="方正仿宋_GBK" w:cs="Times New Roman"/>
              <w:b w:val="0"/>
              <w:bCs w:val="0"/>
              <w:i w:val="0"/>
              <w:iCs w:val="0"/>
              <w:sz w:val="32"/>
              <w:szCs w:val="32"/>
              <w:rPrChange w:id="1311" w:author="xh" w:date="2026-10-23T15:58:51Z">
                <w:rPr>
                  <w:rFonts w:hint="eastAsia" w:ascii="方正楷体_GBK" w:hAnsi="方正楷体_GBK" w:eastAsia="方正楷体_GBK" w:cs="方正楷体_GBK"/>
                  <w:b/>
                  <w:sz w:val="32"/>
                  <w:szCs w:val="32"/>
                </w:rPr>
              </w:rPrChange>
            </w:rPr>
            <w:delText>过程</w:delText>
          </w:r>
        </w:del>
      </w:ins>
      <w:del w:id="1312" w:author="xh" w:date="2026-10-26T18:42:30Z">
        <w:r>
          <w:rPr>
            <w:rFonts w:hint="default" w:ascii="Times New Roman" w:hAnsi="Times New Roman" w:eastAsia="方正仿宋_GBK" w:cs="Times New Roman"/>
            <w:b w:val="0"/>
            <w:bCs w:val="0"/>
            <w:i w:val="0"/>
            <w:iCs w:val="0"/>
            <w:sz w:val="32"/>
            <w:szCs w:val="32"/>
            <w:rPrChange w:id="1313" w:author="xh" w:date="2026-10-23T15:58:51Z">
              <w:rPr>
                <w:rFonts w:hint="eastAsia" w:ascii="方正楷体_GBK" w:hAnsi="方正楷体_GBK" w:eastAsia="方正楷体_GBK" w:cs="方正楷体_GBK"/>
                <w:b/>
                <w:sz w:val="32"/>
                <w:szCs w:val="32"/>
              </w:rPr>
            </w:rPrChange>
          </w:rPr>
          <w:delText>逐步形成。</w:delText>
        </w:r>
      </w:del>
      <w:del w:id="1314" w:author="xh" w:date="2026-10-26T18:42:30Z">
        <w:r>
          <w:rPr>
            <w:rFonts w:hint="default" w:ascii="Times New Roman" w:hAnsi="Times New Roman" w:eastAsia="方正仿宋_GBK" w:cs="Times New Roman"/>
            <w:b w:val="0"/>
            <w:bCs w:val="0"/>
            <w:i w:val="0"/>
            <w:iCs w:val="0"/>
            <w:sz w:val="32"/>
            <w:szCs w:val="32"/>
            <w:rPrChange w:id="1315" w:author="xh" w:date="2026-10-23T15:58:51Z">
              <w:rPr>
                <w:rFonts w:hint="eastAsia" w:ascii="方正仿宋_GBK" w:hAnsi="方正仿宋_GBK" w:eastAsia="方正仿宋_GBK" w:cs="Times New Roman"/>
                <w:sz w:val="32"/>
                <w:szCs w:val="32"/>
              </w:rPr>
            </w:rPrChange>
          </w:rPr>
          <w:delText>市区</w:delText>
        </w:r>
      </w:del>
      <w:del w:id="1316" w:author="xh" w:date="2026-10-23T15:58:51Z">
        <w:r>
          <w:rPr>
            <w:rFonts w:hint="eastAsia" w:ascii="方正仿宋_GBK" w:hAnsi="方正仿宋_GBK" w:eastAsia="方正仿宋_GBK" w:cs="Times New Roman"/>
            <w:sz w:val="32"/>
            <w:szCs w:val="32"/>
          </w:rPr>
          <w:delText>2022年两方案均无新增工程，</w:delText>
        </w:r>
      </w:del>
      <w:r>
        <w:rPr>
          <w:rFonts w:hint="default" w:ascii="Times New Roman" w:hAnsi="Times New Roman" w:eastAsia="方正仿宋_GBK" w:cs="Times New Roman"/>
          <w:b w:val="0"/>
          <w:bCs w:val="0"/>
          <w:i w:val="0"/>
          <w:iCs w:val="0"/>
          <w:sz w:val="32"/>
          <w:szCs w:val="32"/>
          <w:rPrChange w:id="1317" w:author="xh" w:date="2026-10-23T15:58:51Z">
            <w:rPr>
              <w:rFonts w:hint="eastAsia" w:ascii="方正仿宋_GBK" w:hAnsi="方正仿宋_GBK" w:eastAsia="方正仿宋_GBK" w:cs="Times New Roman"/>
              <w:sz w:val="32"/>
              <w:szCs w:val="32"/>
            </w:rPr>
          </w:rPrChange>
        </w:rPr>
        <w:t>2030年</w:t>
      </w:r>
      <w:ins w:id="1318" w:author="xh" w:date="2026-10-26T18:42:30Z">
        <w:r>
          <w:rPr>
            <w:rFonts w:hint="default" w:ascii="Times New Roman" w:hAnsi="Times New Roman" w:eastAsia="方正仿宋_GBK" w:cs="Times New Roman"/>
            <w:b w:val="0"/>
            <w:bCs w:val="0"/>
            <w:i w:val="0"/>
            <w:iCs w:val="0"/>
            <w:sz w:val="32"/>
            <w:szCs w:val="32"/>
          </w:rPr>
          <w:t>投运</w:t>
        </w:r>
      </w:ins>
      <w:del w:id="1319" w:author="xh" w:date="2026-10-26T18:42:30Z">
        <w:r>
          <w:rPr>
            <w:rFonts w:hint="default" w:ascii="Times New Roman" w:hAnsi="Times New Roman" w:eastAsia="方正仿宋_GBK" w:cs="Times New Roman"/>
            <w:b w:val="0"/>
            <w:bCs w:val="0"/>
            <w:i w:val="0"/>
            <w:iCs w:val="0"/>
            <w:sz w:val="32"/>
            <w:szCs w:val="32"/>
          </w:rPr>
          <w:delText>弹性累计费用现值16806.54万元，高于刚性14819.77万元</w:delText>
        </w:r>
      </w:del>
      <w:del w:id="1320" w:author="xh" w:date="2026-10-23T15:58:51Z">
        <w:r>
          <w:rPr>
            <w:rFonts w:hint="eastAsia" w:ascii="方正仿宋_GBK" w:hAnsi="方正仿宋_GBK" w:eastAsia="方正仿宋_GBK" w:cs="Times New Roman"/>
            <w:sz w:val="32"/>
            <w:szCs w:val="32"/>
          </w:rPr>
          <w:delText>。前期较多主变采购增加投入</w:delText>
        </w:r>
      </w:del>
      <w:del w:id="1321" w:author="xh" w:date="2026-10-26T18:42:30Z">
        <w:r>
          <w:rPr>
            <w:rFonts w:hint="default" w:ascii="Times New Roman" w:hAnsi="Times New Roman" w:eastAsia="方正仿宋_GBK" w:cs="Times New Roman"/>
            <w:b w:val="0"/>
            <w:bCs w:val="0"/>
            <w:i w:val="0"/>
            <w:iCs w:val="0"/>
            <w:sz w:val="32"/>
            <w:szCs w:val="32"/>
            <w:rPrChange w:id="1322" w:author="xh" w:date="2026-10-23T15:58:51Z">
              <w:rPr>
                <w:rFonts w:hint="eastAsia" w:ascii="方正仿宋_GBK" w:hAnsi="方正仿宋_GBK" w:eastAsia="方正仿宋_GBK" w:cs="Times New Roman"/>
                <w:sz w:val="32"/>
                <w:szCs w:val="32"/>
              </w:rPr>
            </w:rPrChange>
          </w:rPr>
          <w:delText>，后续联络</w:delText>
        </w:r>
      </w:del>
      <w:ins w:id="1323" w:author="xh" w:date="2026-10-23T15:58:51Z">
        <w:r>
          <w:rPr>
            <w:rFonts w:hint="default" w:ascii="Times New Roman" w:hAnsi="Times New Roman" w:eastAsia="方正仿宋_GBK" w:cs="Times New Roman"/>
            <w:b w:val="0"/>
            <w:bCs w:val="0"/>
            <w:i w:val="0"/>
            <w:iCs w:val="0"/>
            <w:sz w:val="32"/>
            <w:szCs w:val="32"/>
            <w:rPrChange w:id="1324" w:author="xh" w:date="2026-10-23T15:58:51Z">
              <w:rPr>
                <w:rFonts w:hint="eastAsia" w:ascii="方正仿宋_GBK" w:hAnsi="方正仿宋_GBK" w:eastAsia="方正仿宋_GBK" w:cs="Times New Roman"/>
                <w:sz w:val="32"/>
                <w:szCs w:val="32"/>
              </w:rPr>
            </w:rPrChange>
          </w:rPr>
          <w:t>工程</w:t>
        </w:r>
      </w:ins>
      <w:del w:id="1325" w:author="xh" w:date="2026-10-23T15:58:51Z">
        <w:r>
          <w:rPr>
            <w:rFonts w:hint="eastAsia" w:ascii="方正仿宋_GBK" w:hAnsi="方正仿宋_GBK" w:eastAsia="方正仿宋_GBK" w:cs="Times New Roman"/>
            <w:sz w:val="32"/>
            <w:szCs w:val="32"/>
          </w:rPr>
          <w:delText>建设</w:delText>
        </w:r>
      </w:del>
      <w:ins w:id="1326" w:author="xh" w:date="2026-10-26T18:42:30Z">
        <w:r>
          <w:rPr>
            <w:rFonts w:hint="default" w:ascii="Times New Roman" w:hAnsi="Times New Roman" w:eastAsia="方正仿宋_GBK" w:cs="Times New Roman"/>
            <w:b w:val="0"/>
            <w:bCs w:val="0"/>
            <w:i w:val="0"/>
            <w:iCs w:val="0"/>
            <w:sz w:val="32"/>
            <w:szCs w:val="32"/>
          </w:rPr>
          <w:t>至2041年末的建设及固定运维支出</w:t>
        </w:r>
      </w:ins>
      <w:del w:id="1327" w:author="xh" w:date="2026-10-26T18:42:30Z">
        <w:r>
          <w:rPr>
            <w:rFonts w:hint="default" w:ascii="Times New Roman" w:hAnsi="Times New Roman" w:eastAsia="方正仿宋_GBK" w:cs="Times New Roman"/>
            <w:b w:val="0"/>
            <w:bCs w:val="0"/>
            <w:i w:val="0"/>
            <w:iCs w:val="0"/>
            <w:sz w:val="32"/>
            <w:szCs w:val="32"/>
            <w:rPrChange w:id="1328" w:author="xh" w:date="2026-10-23T15:58:51Z">
              <w:rPr>
                <w:rFonts w:hint="eastAsia" w:ascii="方正仿宋_GBK" w:hAnsi="方正仿宋_GBK" w:eastAsia="方正仿宋_GBK" w:cs="Times New Roman"/>
                <w:sz w:val="32"/>
                <w:szCs w:val="32"/>
              </w:rPr>
            </w:rPrChange>
          </w:rPr>
          <w:delText>减少后</w:delText>
        </w:r>
      </w:del>
      <w:del w:id="1329" w:author="xh" w:date="2026-10-23T15:58:51Z">
        <w:r>
          <w:rPr>
            <w:rFonts w:hint="eastAsia" w:ascii="方正仿宋_GBK" w:hAnsi="方正仿宋_GBK" w:eastAsia="方正仿宋_GBK" w:cs="Times New Roman"/>
            <w:sz w:val="32"/>
            <w:szCs w:val="32"/>
          </w:rPr>
          <w:delText>才</w:delText>
        </w:r>
      </w:del>
      <w:del w:id="1330" w:author="xh" w:date="2026-10-26T18:42:30Z">
        <w:r>
          <w:rPr>
            <w:rFonts w:hint="default" w:ascii="Times New Roman" w:hAnsi="Times New Roman" w:eastAsia="方正仿宋_GBK" w:cs="Times New Roman"/>
            <w:b w:val="0"/>
            <w:bCs w:val="0"/>
            <w:i w:val="0"/>
            <w:iCs w:val="0"/>
            <w:sz w:val="32"/>
            <w:szCs w:val="32"/>
            <w:rPrChange w:id="1331" w:author="xh" w:date="2026-10-23T15:58:51Z">
              <w:rPr>
                <w:rFonts w:hint="eastAsia" w:ascii="方正仿宋_GBK" w:hAnsi="方正仿宋_GBK" w:eastAsia="方正仿宋_GBK" w:cs="Times New Roman"/>
                <w:sz w:val="32"/>
                <w:szCs w:val="32"/>
              </w:rPr>
            </w:rPrChange>
          </w:rPr>
          <w:delText>形成全期优势</w:delText>
        </w:r>
      </w:del>
      <w:r>
        <w:rPr>
          <w:rFonts w:hint="default" w:ascii="Times New Roman" w:hAnsi="Times New Roman" w:eastAsia="方正仿宋_GBK" w:cs="Times New Roman"/>
          <w:b w:val="0"/>
          <w:bCs w:val="0"/>
          <w:i w:val="0"/>
          <w:iCs w:val="0"/>
          <w:sz w:val="32"/>
          <w:szCs w:val="32"/>
        </w:rPr>
        <w:t>。</w:t>
      </w:r>
      <w:ins w:id="1332" w:author="xh" w:date="2026-10-23T15:58:51Z">
        <w:r>
          <w:rPr>
            <w:rFonts w:hint="default" w:ascii="Times New Roman" w:hAnsi="Times New Roman" w:eastAsia="方正仿宋_GBK" w:cs="Times New Roman"/>
            <w:b w:val="0"/>
            <w:bCs w:val="0"/>
            <w:i w:val="0"/>
            <w:iCs w:val="0"/>
            <w:sz w:val="32"/>
            <w:szCs w:val="32"/>
            <w:rPrChange w:id="1333" w:author="xh" w:date="2026-10-23T15:58:51Z">
              <w:rPr>
                <w:rFonts w:hint="eastAsia" w:ascii="方正仿宋_GBK" w:hAnsi="方正仿宋_GBK" w:eastAsia="方正仿宋_GBK" w:cs="Times New Roman"/>
                <w:sz w:val="32"/>
                <w:szCs w:val="32"/>
              </w:rPr>
            </w:rPrChange>
          </w:rPr>
          <w:t>规划应</w:t>
        </w:r>
      </w:ins>
      <w:del w:id="1334" w:author="xh" w:date="2026-10-23T15:58:51Z">
        <w:r>
          <w:rPr>
            <w:rFonts w:hint="eastAsia" w:ascii="方正仿宋_GBK" w:hAnsi="方正仿宋_GBK" w:eastAsia="方正仿宋_GBK" w:cs="Times New Roman"/>
            <w:sz w:val="32"/>
            <w:szCs w:val="32"/>
          </w:rPr>
          <w:delText>各年度的设备和费</w:delText>
        </w:r>
      </w:del>
      <w:r>
        <w:rPr>
          <w:rFonts w:hint="default" w:ascii="Times New Roman" w:hAnsi="Times New Roman" w:eastAsia="方正仿宋_GBK" w:cs="Times New Roman"/>
          <w:b w:val="0"/>
          <w:bCs w:val="0"/>
          <w:i w:val="0"/>
          <w:iCs w:val="0"/>
          <w:sz w:val="32"/>
          <w:szCs w:val="32"/>
          <w:rPrChange w:id="1335" w:author="xh" w:date="2026-10-23T15:58:51Z">
            <w:rPr>
              <w:rFonts w:hint="eastAsia" w:ascii="方正仿宋_GBK" w:hAnsi="方正仿宋_GBK" w:eastAsia="方正仿宋_GBK" w:cs="Times New Roman"/>
              <w:sz w:val="32"/>
              <w:szCs w:val="32"/>
            </w:rPr>
          </w:rPrChange>
        </w:rPr>
        <w:t>用</w:t>
      </w:r>
      <w:del w:id="1336" w:author="xh" w:date="2026-10-23T15:58:51Z">
        <w:r>
          <w:rPr>
            <w:rFonts w:hint="eastAsia" w:ascii="方正仿宋_GBK" w:hAnsi="方正仿宋_GBK" w:eastAsia="方正仿宋_GBK" w:cs="Times New Roman"/>
            <w:sz w:val="32"/>
            <w:szCs w:val="32"/>
          </w:rPr>
          <w:delText>差异</w:delText>
        </w:r>
      </w:del>
      <w:r>
        <w:rPr>
          <w:rFonts w:hint="default" w:ascii="Times New Roman" w:hAnsi="Times New Roman" w:eastAsia="方正仿宋_GBK" w:cs="Times New Roman"/>
          <w:b w:val="0"/>
          <w:bCs w:val="0"/>
          <w:i w:val="0"/>
          <w:iCs w:val="0"/>
          <w:sz w:val="32"/>
          <w:szCs w:val="32"/>
          <w:rPrChange w:id="1337" w:author="xh" w:date="2026-10-23T15:58:51Z">
            <w:rPr>
              <w:rFonts w:hint="eastAsia" w:ascii="方正仿宋_GBK" w:hAnsi="方正仿宋_GBK" w:eastAsia="方正仿宋_GBK" w:cs="Times New Roman"/>
              <w:sz w:val="32"/>
              <w:szCs w:val="32"/>
            </w:rPr>
          </w:rPrChange>
        </w:rPr>
        <w:t>需结合投运</w:t>
      </w:r>
      <w:ins w:id="1338" w:author="xh" w:date="2026-10-23T15:58:51Z">
        <w:r>
          <w:rPr>
            <w:rFonts w:hint="default" w:ascii="Times New Roman" w:hAnsi="Times New Roman" w:eastAsia="方正仿宋_GBK" w:cs="Times New Roman"/>
            <w:b w:val="0"/>
            <w:bCs w:val="0"/>
            <w:i w:val="0"/>
            <w:iCs w:val="0"/>
            <w:sz w:val="32"/>
            <w:szCs w:val="32"/>
            <w:rPrChange w:id="1339" w:author="xh" w:date="2026-10-23T15:58:51Z">
              <w:rPr>
                <w:rFonts w:hint="eastAsia" w:ascii="方正仿宋_GBK" w:hAnsi="方正仿宋_GBK" w:eastAsia="方正仿宋_GBK" w:cs="Times New Roman"/>
                <w:sz w:val="32"/>
                <w:szCs w:val="32"/>
              </w:rPr>
            </w:rPrChange>
          </w:rPr>
          <w:t>时点比较累计</w:t>
        </w:r>
      </w:ins>
      <w:ins w:id="1340" w:author="xh" w:date="2026-10-26T18:42:30Z">
        <w:r>
          <w:rPr>
            <w:rFonts w:hint="default" w:ascii="Times New Roman" w:hAnsi="Times New Roman" w:eastAsia="方正仿宋_GBK" w:cs="Times New Roman"/>
            <w:b w:val="0"/>
            <w:bCs w:val="0"/>
            <w:i w:val="0"/>
            <w:iCs w:val="0"/>
            <w:sz w:val="32"/>
            <w:szCs w:val="32"/>
          </w:rPr>
          <w:t>费用</w:t>
        </w:r>
      </w:ins>
      <w:del w:id="1341" w:author="xh" w:date="2026-10-26T18:42:30Z">
        <w:r>
          <w:rPr>
            <w:rFonts w:hint="default" w:ascii="Times New Roman" w:hAnsi="Times New Roman" w:eastAsia="方正仿宋_GBK" w:cs="Times New Roman"/>
            <w:b w:val="0"/>
            <w:bCs w:val="0"/>
            <w:i w:val="0"/>
            <w:iCs w:val="0"/>
            <w:sz w:val="32"/>
            <w:szCs w:val="32"/>
          </w:rPr>
          <w:delText>支出</w:delText>
        </w:r>
      </w:del>
      <w:r>
        <w:rPr>
          <w:rFonts w:hint="default" w:ascii="Times New Roman" w:hAnsi="Times New Roman" w:eastAsia="方正仿宋_GBK" w:cs="Times New Roman"/>
          <w:b w:val="0"/>
          <w:bCs w:val="0"/>
          <w:i w:val="0"/>
          <w:iCs w:val="0"/>
          <w:sz w:val="32"/>
          <w:szCs w:val="32"/>
        </w:rPr>
        <w:t>和</w:t>
      </w:r>
      <w:del w:id="1342" w:author="xh" w:date="2026-10-26T18:42:30Z">
        <w:r>
          <w:rPr>
            <w:rFonts w:hint="default" w:ascii="Times New Roman" w:hAnsi="Times New Roman" w:eastAsia="方正仿宋_GBK" w:cs="Times New Roman"/>
            <w:b w:val="0"/>
            <w:bCs w:val="0"/>
            <w:i w:val="0"/>
            <w:iCs w:val="0"/>
            <w:sz w:val="32"/>
            <w:szCs w:val="32"/>
          </w:rPr>
          <w:delText>最终</w:delText>
        </w:r>
      </w:del>
      <w:r>
        <w:rPr>
          <w:rFonts w:hint="default" w:ascii="Times New Roman" w:hAnsi="Times New Roman" w:eastAsia="方正仿宋_GBK" w:cs="Times New Roman"/>
          <w:b w:val="0"/>
          <w:bCs w:val="0"/>
          <w:i w:val="0"/>
          <w:iCs w:val="0"/>
          <w:sz w:val="32"/>
          <w:szCs w:val="32"/>
        </w:rPr>
        <w:t>工</w:t>
      </w:r>
      <w:del w:id="1343" w:author="xh" w:date="2026-10-23T15:58:51Z">
        <w:r>
          <w:rPr>
            <w:rFonts w:hint="eastAsia" w:ascii="方正仿宋_GBK" w:hAnsi="方正仿宋_GBK" w:eastAsia="方正仿宋_GBK" w:cs="Times New Roman"/>
            <w:sz w:val="32"/>
            <w:szCs w:val="32"/>
          </w:rPr>
          <w:delText>过</w:delText>
        </w:r>
      </w:del>
      <w:r>
        <w:rPr>
          <w:rFonts w:hint="default" w:ascii="Times New Roman" w:hAnsi="Times New Roman" w:eastAsia="方正仿宋_GBK" w:cs="Times New Roman"/>
          <w:b w:val="0"/>
          <w:bCs w:val="0"/>
          <w:i w:val="0"/>
          <w:iCs w:val="0"/>
          <w:sz w:val="32"/>
          <w:szCs w:val="32"/>
          <w:rPrChange w:id="1344" w:author="xh" w:date="2026-10-23T15:58:51Z">
            <w:rPr>
              <w:rFonts w:hint="eastAsia" w:ascii="方正仿宋_GBK" w:hAnsi="方正仿宋_GBK" w:eastAsia="方正仿宋_GBK" w:cs="Times New Roman"/>
              <w:sz w:val="32"/>
              <w:szCs w:val="32"/>
            </w:rPr>
          </w:rPrChange>
        </w:rPr>
        <w:t>程</w:t>
      </w:r>
      <w:ins w:id="1345" w:author="xh" w:date="2026-10-23T15:58:51Z">
        <w:r>
          <w:rPr>
            <w:rFonts w:hint="default" w:ascii="Times New Roman" w:hAnsi="Times New Roman" w:eastAsia="方正仿宋_GBK" w:cs="Times New Roman"/>
            <w:b w:val="0"/>
            <w:bCs w:val="0"/>
            <w:i w:val="0"/>
            <w:iCs w:val="0"/>
            <w:sz w:val="32"/>
            <w:szCs w:val="32"/>
            <w:rPrChange w:id="1346" w:author="xh" w:date="2026-10-23T15:58:51Z">
              <w:rPr>
                <w:rFonts w:hint="eastAsia" w:ascii="方正仿宋_GBK" w:hAnsi="方正仿宋_GBK" w:eastAsia="方正仿宋_GBK" w:cs="Times New Roman"/>
                <w:sz w:val="32"/>
                <w:szCs w:val="32"/>
              </w:rPr>
            </w:rPrChange>
          </w:rPr>
          <w:t>组合</w:t>
        </w:r>
      </w:ins>
      <w:del w:id="1347" w:author="xh" w:date="2026-10-23T15:58:51Z">
        <w:r>
          <w:rPr>
            <w:rFonts w:hint="eastAsia" w:ascii="方正仿宋_GBK" w:hAnsi="方正仿宋_GBK" w:eastAsia="方正仿宋_GBK" w:cs="Times New Roman"/>
            <w:sz w:val="32"/>
            <w:szCs w:val="32"/>
          </w:rPr>
          <w:delText>判断</w:delText>
        </w:r>
      </w:del>
      <w:r>
        <w:rPr>
          <w:rFonts w:hint="default" w:ascii="Times New Roman" w:hAnsi="Times New Roman" w:eastAsia="方正仿宋_GBK" w:cs="Times New Roman"/>
          <w:b w:val="0"/>
          <w:bCs w:val="0"/>
          <w:i w:val="0"/>
          <w:iCs w:val="0"/>
          <w:sz w:val="32"/>
          <w:szCs w:val="32"/>
          <w:rPrChange w:id="1348" w:author="xh" w:date="2026-10-23T15:58:51Z">
            <w:rPr>
              <w:rFonts w:hint="eastAsia" w:ascii="方正仿宋_GBK" w:hAnsi="方正仿宋_GBK" w:eastAsia="方正仿宋_GBK" w:cs="Times New Roman"/>
              <w:sz w:val="32"/>
              <w:szCs w:val="32"/>
            </w:rPr>
          </w:rPrChange>
        </w:rPr>
        <w:t>。</w:t>
      </w:r>
    </w:p>
    <w:p w14:paraId="0B4D0A69">
      <w:pPr>
        <w:keepNext/>
        <w:ind w:left="0" w:leftChars="0" w:right="0" w:rightChars="0" w:firstLine="0" w:firstLineChars="0"/>
        <w:jc w:val="center"/>
      </w:pPr>
      <w:ins w:id="1349" w:author="xh" w:date="2026-10-23T15:58:51Z">
        <w:del w:id="1350" w:author="xh" w:date="2026-10-26T18:43:15Z">
          <w:r>
            <w:rPr/>
            <w:drawing>
              <wp:inline distT="0" distB="0" distL="114300" distR="114300">
                <wp:extent cx="5166360" cy="2583180"/>
                <wp:effectExtent l="0" t="0" r="0" b="0"/>
                <wp:docPr id="10804"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del>
      </w:ins>
      <w:ins w:id="1353" w:author="xh" w:date="2026-10-26T18:43:15Z">
        <w:r>
          <w:rPr/>
          <w:drawing>
            <wp:inline distT="0" distB="0" distL="114300" distR="114300">
              <wp:extent cx="5166360" cy="2583180"/>
              <wp:effectExtent l="0" t="0" r="0" b="0"/>
              <wp:docPr id="15232"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ins>
    </w:p>
    <w:p w14:paraId="5CE28555">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1355" w:author="xh" w:date="2026-10-27T08:10:00Z">
          <w:pPr>
            <w:keepNext/>
            <w:widowControl/>
            <w:adjustRightInd w:val="0"/>
            <w:snapToGrid w:val="0"/>
            <w:ind w:left="0" w:leftChars="0" w:right="0" w:rightChars="0" w:firstLine="0" w:firstLineChars="0"/>
            <w:jc w:val="center"/>
            <w:outlineLvl w:val="9"/>
          </w:pPr>
        </w:pPrChange>
      </w:pPr>
      <w:ins w:id="1356" w:author="xh" w:date="2026-10-23T15:58:51Z">
        <w:r>
          <w:rPr>
            <w:rFonts w:ascii="Times New Roman" w:hAnsi="Times New Roman" w:eastAsia="方正仿宋_GBK"/>
            <w:sz w:val="24"/>
          </w:rPr>
          <w:t>图1 两地区刚性与弹性方案各措施费用现值差</w:t>
        </w:r>
      </w:ins>
    </w:p>
    <w:p w14:paraId="7FE13B67">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357" w:author="xh" w:date="2026-10-23T16:02:16Z">
            <w:rPr>
              <w:rFonts w:hint="eastAsia" w:ascii="方正楷体_GBK" w:hAnsi="方正楷体_GBK" w:eastAsia="方正楷体_GBK" w:cs="方正楷体_GBK"/>
              <w:b/>
              <w:bCs/>
              <w:sz w:val="32"/>
              <w:szCs w:val="32"/>
            </w:rPr>
          </w:rPrChange>
        </w:rPr>
        <w:t>（二）</w:t>
      </w:r>
      <w:ins w:id="1358" w:author="xh" w:date="2026-10-23T16:02:16Z">
        <w:r>
          <w:rPr>
            <w:rFonts w:hint="default" w:ascii="Times New Roman" w:hAnsi="Times New Roman" w:eastAsia="方正楷体_GBK" w:cs="Times New Roman"/>
            <w:b/>
            <w:bCs/>
            <w:i w:val="0"/>
            <w:iCs w:val="0"/>
            <w:sz w:val="32"/>
            <w:szCs w:val="32"/>
            <w:rPrChange w:id="1359" w:author="xh" w:date="2026-10-23T16:02:16Z">
              <w:rPr>
                <w:rFonts w:hint="eastAsia" w:ascii="方正楷体_GBK" w:hAnsi="方正楷体_GBK" w:eastAsia="方正楷体_GBK" w:cs="方正楷体_GBK"/>
                <w:b/>
                <w:bCs/>
                <w:sz w:val="32"/>
                <w:szCs w:val="32"/>
              </w:rPr>
            </w:rPrChange>
          </w:rPr>
          <w:t>两地区形成适应不同</w:t>
        </w:r>
      </w:ins>
      <w:del w:id="1360" w:author="xh" w:date="2026-10-23T16:02:16Z">
        <w:r>
          <w:rPr>
            <w:rFonts w:hint="eastAsia" w:ascii="方正楷体_GBK" w:hAnsi="方正楷体_GBK" w:eastAsia="方正楷体_GBK" w:cs="方正楷体_GBK"/>
            <w:b/>
            <w:bCs/>
            <w:sz w:val="32"/>
            <w:szCs w:val="32"/>
          </w:rPr>
          <w:delText>邳州兼顾正向</w:delText>
        </w:r>
      </w:del>
      <w:r>
        <w:rPr>
          <w:rFonts w:hint="default" w:ascii="Times New Roman" w:hAnsi="Times New Roman" w:eastAsia="方正楷体_GBK" w:cs="Times New Roman"/>
          <w:b/>
          <w:bCs/>
          <w:i w:val="0"/>
          <w:iCs w:val="0"/>
          <w:sz w:val="32"/>
          <w:szCs w:val="32"/>
          <w:rPrChange w:id="1361" w:author="xh" w:date="2026-10-23T16:02:16Z">
            <w:rPr>
              <w:rFonts w:hint="eastAsia" w:ascii="方正楷体_GBK" w:hAnsi="方正楷体_GBK" w:eastAsia="方正楷体_GBK" w:cs="方正楷体_GBK"/>
              <w:b/>
              <w:bCs/>
              <w:sz w:val="32"/>
              <w:szCs w:val="32"/>
            </w:rPr>
          </w:rPrChange>
        </w:rPr>
        <w:t>供电</w:t>
      </w:r>
      <w:ins w:id="1362" w:author="xh" w:date="2026-10-23T16:02:16Z">
        <w:r>
          <w:rPr>
            <w:rFonts w:hint="default" w:ascii="Times New Roman" w:hAnsi="Times New Roman" w:eastAsia="方正楷体_GBK" w:cs="Times New Roman"/>
            <w:b/>
            <w:bCs/>
            <w:i w:val="0"/>
            <w:iCs w:val="0"/>
            <w:sz w:val="32"/>
            <w:szCs w:val="32"/>
            <w:rPrChange w:id="1363" w:author="xh" w:date="2026-10-23T16:02:16Z">
              <w:rPr>
                <w:rFonts w:hint="eastAsia" w:ascii="方正楷体_GBK" w:hAnsi="方正楷体_GBK" w:eastAsia="方正楷体_GBK" w:cs="方正楷体_GBK"/>
                <w:b/>
                <w:bCs/>
                <w:sz w:val="32"/>
                <w:szCs w:val="32"/>
              </w:rPr>
            </w:rPrChange>
          </w:rPr>
          <w:t>任务的建设组合</w:t>
        </w:r>
      </w:ins>
      <w:del w:id="1364" w:author="xh" w:date="2026-10-23T16:02:16Z">
        <w:r>
          <w:rPr>
            <w:rFonts w:hint="eastAsia" w:ascii="方正楷体_GBK" w:hAnsi="方正楷体_GBK" w:eastAsia="方正楷体_GBK" w:cs="方正楷体_GBK"/>
            <w:b/>
            <w:bCs/>
            <w:sz w:val="32"/>
            <w:szCs w:val="32"/>
          </w:rPr>
          <w:delText>与后期反向承载需求</w:delText>
        </w:r>
      </w:del>
    </w:p>
    <w:p w14:paraId="21F97C21">
      <w:pPr>
        <w:widowControl/>
        <w:adjustRightInd w:val="0"/>
        <w:snapToGrid w:val="0"/>
        <w:spacing w:line="560" w:lineRule="exact"/>
        <w:ind w:firstLine="640" w:firstLineChars="200"/>
        <w:rPr>
          <w:del w:id="1365" w:author="白日梦想家" w:date="2026-10-26T15:04:29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1366" w:author="xh" w:date="2026-10-23T16:05:40Z">
            <w:rPr>
              <w:rFonts w:hint="eastAsia" w:ascii="方正仿宋_GBK" w:hAnsi="方正仿宋_GBK" w:eastAsia="方正仿宋_GBK" w:cs="Times New Roman"/>
              <w:sz w:val="32"/>
              <w:szCs w:val="32"/>
            </w:rPr>
          </w:rPrChange>
        </w:rPr>
        <w:t>邳州</w:t>
      </w:r>
      <w:ins w:id="1367" w:author="xh" w:date="2026-10-23T16:05:40Z">
        <w:r>
          <w:rPr>
            <w:rFonts w:hint="default" w:ascii="Times New Roman" w:hAnsi="Times New Roman" w:eastAsia="方正仿宋_GBK" w:cs="Times New Roman"/>
            <w:b w:val="0"/>
            <w:bCs w:val="0"/>
            <w:i w:val="0"/>
            <w:iCs w:val="0"/>
            <w:sz w:val="32"/>
            <w:szCs w:val="32"/>
            <w:rPrChange w:id="1368" w:author="xh" w:date="2026-10-23T16:05:40Z">
              <w:rPr>
                <w:rFonts w:hint="eastAsia" w:ascii="方正仿宋_GBK" w:hAnsi="方正仿宋_GBK" w:eastAsia="方正仿宋_GBK" w:cs="Times New Roman"/>
                <w:sz w:val="32"/>
                <w:szCs w:val="32"/>
              </w:rPr>
            </w:rPrChange>
          </w:rPr>
          <w:t>侧重同时满足晚间正向供电</w:t>
        </w:r>
      </w:ins>
      <w:del w:id="1369" w:author="xh" w:date="2026-10-23T16:05:40Z">
        <w:r>
          <w:rPr>
            <w:rFonts w:hint="eastAsia" w:ascii="方正仿宋_GBK" w:hAnsi="方正仿宋_GBK" w:eastAsia="方正仿宋_GBK" w:cs="Times New Roman"/>
            <w:sz w:val="32"/>
            <w:szCs w:val="32"/>
          </w:rPr>
          <w:delText>刚性方案2022—2026年保持2027.00 MVA主变容量，主要利用储能</w:delText>
        </w:r>
      </w:del>
      <w:r>
        <w:rPr>
          <w:rFonts w:hint="default" w:ascii="Times New Roman" w:hAnsi="Times New Roman" w:eastAsia="方正仿宋_GBK" w:cs="Times New Roman"/>
          <w:b w:val="0"/>
          <w:bCs w:val="0"/>
          <w:i w:val="0"/>
          <w:iCs w:val="0"/>
          <w:sz w:val="32"/>
          <w:szCs w:val="32"/>
          <w:rPrChange w:id="1370" w:author="xh" w:date="2026-10-23T16:05:40Z">
            <w:rPr>
              <w:rFonts w:hint="eastAsia" w:ascii="方正仿宋_GBK" w:hAnsi="方正仿宋_GBK" w:eastAsia="方正仿宋_GBK" w:cs="Times New Roman"/>
              <w:sz w:val="32"/>
              <w:szCs w:val="32"/>
            </w:rPr>
          </w:rPrChange>
        </w:rPr>
        <w:t>和</w:t>
      </w:r>
      <w:ins w:id="1371" w:author="xh" w:date="2026-10-23T16:05:40Z">
        <w:r>
          <w:rPr>
            <w:rFonts w:hint="default" w:ascii="Times New Roman" w:hAnsi="Times New Roman" w:eastAsia="方正仿宋_GBK" w:cs="Times New Roman"/>
            <w:b w:val="0"/>
            <w:bCs w:val="0"/>
            <w:i w:val="0"/>
            <w:iCs w:val="0"/>
            <w:sz w:val="32"/>
            <w:szCs w:val="32"/>
            <w:rPrChange w:id="1372" w:author="xh" w:date="2026-10-23T16:05:40Z">
              <w:rPr>
                <w:rFonts w:hint="eastAsia" w:ascii="方正仿宋_GBK" w:hAnsi="方正仿宋_GBK" w:eastAsia="方正仿宋_GBK" w:cs="Times New Roman"/>
                <w:sz w:val="32"/>
                <w:szCs w:val="32"/>
              </w:rPr>
            </w:rPrChange>
          </w:rPr>
          <w:t>光伏集中出力时的反向承载</w:t>
        </w:r>
      </w:ins>
      <w:del w:id="1373" w:author="xh" w:date="2026-10-23T16:05:40Z">
        <w:r>
          <w:rPr>
            <w:rFonts w:hint="eastAsia" w:ascii="方正仿宋_GBK" w:hAnsi="方正仿宋_GBK" w:eastAsia="方正仿宋_GBK" w:cs="Times New Roman"/>
            <w:sz w:val="32"/>
            <w:szCs w:val="32"/>
          </w:rPr>
          <w:delText>联络应对局部需求</w:delText>
        </w:r>
      </w:del>
      <w:r>
        <w:rPr>
          <w:rFonts w:hint="default" w:ascii="Times New Roman" w:hAnsi="Times New Roman" w:eastAsia="方正仿宋_GBK" w:cs="Times New Roman"/>
          <w:b w:val="0"/>
          <w:bCs w:val="0"/>
          <w:i w:val="0"/>
          <w:iCs w:val="0"/>
          <w:sz w:val="32"/>
          <w:szCs w:val="32"/>
          <w:rPrChange w:id="1374" w:author="xh" w:date="2026-10-23T16:05:40Z">
            <w:rPr>
              <w:rFonts w:hint="eastAsia" w:ascii="方正仿宋_GBK" w:hAnsi="方正仿宋_GBK" w:eastAsia="方正仿宋_GBK" w:cs="Times New Roman"/>
              <w:sz w:val="32"/>
              <w:szCs w:val="32"/>
            </w:rPr>
          </w:rPrChange>
        </w:rPr>
        <w:t>。</w:t>
      </w:r>
      <w:del w:id="1375" w:author="白日梦想家" w:date="2026-10-26T15:04:29Z">
        <w:r>
          <w:rPr>
            <w:rFonts w:hint="default" w:ascii="Times New Roman" w:hAnsi="Times New Roman" w:eastAsia="方正仿宋_GBK" w:cs="Times New Roman"/>
            <w:b w:val="0"/>
            <w:bCs w:val="0"/>
            <w:i w:val="0"/>
            <w:iCs w:val="0"/>
            <w:sz w:val="32"/>
            <w:szCs w:val="32"/>
            <w:rPrChange w:id="1376" w:author="xh" w:date="2026-10-23T16:05:40Z">
              <w:rPr>
                <w:rFonts w:hint="eastAsia" w:ascii="方正仿宋_GBK" w:hAnsi="方正仿宋_GBK" w:eastAsia="方正仿宋_GBK" w:cs="Times New Roman"/>
                <w:sz w:val="32"/>
                <w:szCs w:val="32"/>
              </w:rPr>
            </w:rPrChange>
          </w:rPr>
          <w:delText>弹性方案202</w:delText>
        </w:r>
      </w:del>
      <w:del w:id="1377" w:author="白日梦想家" w:date="2026-10-26T15:04:29Z">
        <w:r>
          <w:rPr>
            <w:rFonts w:hint="eastAsia" w:ascii="方正仿宋_GBK" w:hAnsi="方正仿宋_GBK" w:eastAsia="方正仿宋_GBK" w:cs="Times New Roman"/>
            <w:sz w:val="32"/>
            <w:szCs w:val="32"/>
          </w:rPr>
          <w:delText>2年净增41.50 MVA，202</w:delText>
        </w:r>
      </w:del>
      <w:del w:id="1378" w:author="白日梦想家" w:date="2026-10-26T15:04:29Z">
        <w:r>
          <w:rPr>
            <w:rFonts w:hint="default" w:ascii="Times New Roman" w:hAnsi="Times New Roman" w:eastAsia="方正仿宋_GBK" w:cs="Times New Roman"/>
            <w:b w:val="0"/>
            <w:bCs w:val="0"/>
            <w:i w:val="0"/>
            <w:iCs w:val="0"/>
            <w:sz w:val="32"/>
            <w:szCs w:val="32"/>
            <w:rPrChange w:id="1379" w:author="xh" w:date="2026-10-23T16:05:40Z">
              <w:rPr>
                <w:rFonts w:hint="eastAsia" w:ascii="方正仿宋_GBK" w:hAnsi="方正仿宋_GBK" w:eastAsia="方正仿宋_GBK" w:cs="Times New Roman"/>
                <w:sz w:val="32"/>
                <w:szCs w:val="32"/>
              </w:rPr>
            </w:rPrChange>
          </w:rPr>
          <w:delText>5年</w:delText>
        </w:r>
      </w:del>
      <w:ins w:id="1380" w:author="xh" w:date="2026-10-23T16:05:40Z">
        <w:del w:id="1381" w:author="白日梦想家" w:date="2026-10-26T15:04:29Z">
          <w:r>
            <w:rPr>
              <w:rFonts w:hint="default" w:ascii="Times New Roman" w:hAnsi="Times New Roman" w:eastAsia="方正仿宋_GBK" w:cs="Times New Roman"/>
              <w:b w:val="0"/>
              <w:bCs w:val="0"/>
              <w:i w:val="0"/>
              <w:iCs w:val="0"/>
              <w:sz w:val="32"/>
              <w:szCs w:val="32"/>
              <w:rPrChange w:id="1382" w:author="xh" w:date="2026-10-23T16:05:40Z">
                <w:rPr>
                  <w:rFonts w:hint="eastAsia" w:ascii="方正仿宋_GBK" w:hAnsi="方正仿宋_GBK" w:eastAsia="方正仿宋_GBK" w:cs="Times New Roman"/>
                  <w:sz w:val="32"/>
                  <w:szCs w:val="32"/>
                </w:rPr>
              </w:rPrChange>
            </w:rPr>
            <w:delText>主变容量</w:delText>
          </w:r>
        </w:del>
      </w:ins>
      <w:del w:id="1383" w:author="白日梦想家" w:date="2026-10-26T15:04:29Z">
        <w:r>
          <w:rPr>
            <w:rFonts w:hint="default" w:ascii="Times New Roman" w:hAnsi="Times New Roman" w:eastAsia="方正仿宋_GBK" w:cs="Times New Roman"/>
            <w:b w:val="0"/>
            <w:bCs w:val="0"/>
            <w:i w:val="0"/>
            <w:iCs w:val="0"/>
            <w:sz w:val="32"/>
            <w:szCs w:val="32"/>
            <w:rPrChange w:id="1384" w:author="xh" w:date="2026-10-23T16:05:40Z">
              <w:rPr>
                <w:rFonts w:hint="eastAsia" w:ascii="方正仿宋_GBK" w:hAnsi="方正仿宋_GBK" w:eastAsia="方正仿宋_GBK" w:cs="Times New Roman"/>
                <w:sz w:val="32"/>
                <w:szCs w:val="32"/>
              </w:rPr>
            </w:rPrChange>
          </w:rPr>
          <w:delText>达到2091.50 MVA，</w:delText>
        </w:r>
      </w:del>
      <w:ins w:id="1385" w:author="xh" w:date="2026-10-23T16:05:40Z">
        <w:del w:id="1386" w:author="白日梦想家" w:date="2026-10-26T15:04:29Z">
          <w:r>
            <w:rPr>
              <w:rFonts w:hint="default" w:ascii="Times New Roman" w:hAnsi="Times New Roman" w:eastAsia="方正仿宋_GBK" w:cs="Times New Roman"/>
              <w:b w:val="0"/>
              <w:bCs w:val="0"/>
              <w:i w:val="0"/>
              <w:iCs w:val="0"/>
              <w:sz w:val="32"/>
              <w:szCs w:val="32"/>
              <w:rPrChange w:id="1387" w:author="xh" w:date="2026-10-23T16:05:40Z">
                <w:rPr>
                  <w:rFonts w:hint="eastAsia" w:ascii="方正仿宋_GBK" w:hAnsi="方正仿宋_GBK" w:eastAsia="方正仿宋_GBK" w:cs="Times New Roman"/>
                  <w:sz w:val="32"/>
                  <w:szCs w:val="32"/>
                </w:rPr>
              </w:rPrChange>
            </w:rPr>
            <w:delText>未配置</w:delText>
          </w:r>
        </w:del>
      </w:ins>
      <w:del w:id="1388" w:author="白日梦想家" w:date="2026-10-26T15:04:29Z">
        <w:r>
          <w:rPr>
            <w:rFonts w:hint="eastAsia" w:ascii="方正仿宋_GBK" w:hAnsi="方正仿宋_GBK" w:eastAsia="方正仿宋_GBK" w:cs="Times New Roman"/>
            <w:sz w:val="32"/>
            <w:szCs w:val="32"/>
          </w:rPr>
          <w:delText>该年</w:delText>
        </w:r>
      </w:del>
      <w:del w:id="1389" w:author="白日梦想家" w:date="2026-10-26T15:04:29Z">
        <w:r>
          <w:rPr>
            <w:rFonts w:hint="default" w:ascii="Times New Roman" w:hAnsi="Times New Roman" w:eastAsia="方正仿宋_GBK" w:cs="Times New Roman"/>
            <w:b w:val="0"/>
            <w:bCs w:val="0"/>
            <w:i w:val="0"/>
            <w:iCs w:val="0"/>
            <w:sz w:val="32"/>
            <w:szCs w:val="32"/>
            <w:rPrChange w:id="1390" w:author="xh" w:date="2026-10-23T16:05:40Z">
              <w:rPr>
                <w:rFonts w:hint="eastAsia" w:ascii="方正仿宋_GBK" w:hAnsi="方正仿宋_GBK" w:eastAsia="方正仿宋_GBK" w:cs="Times New Roman"/>
                <w:sz w:val="32"/>
                <w:szCs w:val="32"/>
              </w:rPr>
            </w:rPrChange>
          </w:rPr>
          <w:delText>储能</w:delText>
        </w:r>
      </w:del>
      <w:ins w:id="1391" w:author="xh" w:date="2026-10-23T16:05:40Z">
        <w:del w:id="1392" w:author="白日梦想家" w:date="2026-10-26T15:04:29Z">
          <w:r>
            <w:rPr>
              <w:rFonts w:hint="default" w:ascii="Times New Roman" w:hAnsi="Times New Roman" w:eastAsia="方正仿宋_GBK" w:cs="Times New Roman"/>
              <w:b w:val="0"/>
              <w:bCs w:val="0"/>
              <w:i w:val="0"/>
              <w:iCs w:val="0"/>
              <w:sz w:val="32"/>
              <w:szCs w:val="32"/>
              <w:rPrChange w:id="1393" w:author="xh" w:date="2026-10-23T16:05:40Z">
                <w:rPr>
                  <w:rFonts w:hint="eastAsia" w:ascii="方正仿宋_GBK" w:hAnsi="方正仿宋_GBK" w:eastAsia="方正仿宋_GBK" w:cs="Times New Roman"/>
                  <w:sz w:val="32"/>
                  <w:szCs w:val="32"/>
                </w:rPr>
              </w:rPrChange>
            </w:rPr>
            <w:delText>、</w:delText>
          </w:r>
        </w:del>
      </w:ins>
      <w:del w:id="1394" w:author="白日梦想家" w:date="2026-10-26T15:04:29Z">
        <w:r>
          <w:rPr>
            <w:rFonts w:hint="eastAsia" w:ascii="方正仿宋_GBK" w:hAnsi="方正仿宋_GBK" w:eastAsia="方正仿宋_GBK" w:cs="Times New Roman"/>
            <w:sz w:val="32"/>
            <w:szCs w:val="32"/>
          </w:rPr>
          <w:delText>为零，</w:delText>
        </w:r>
      </w:del>
      <w:del w:id="1395" w:author="白日梦想家" w:date="2026-10-26T15:04:29Z">
        <w:r>
          <w:rPr>
            <w:rFonts w:hint="default" w:ascii="Times New Roman" w:hAnsi="Times New Roman" w:eastAsia="方正仿宋_GBK" w:cs="Times New Roman"/>
            <w:b w:val="0"/>
            <w:bCs w:val="0"/>
            <w:i w:val="0"/>
            <w:iCs w:val="0"/>
            <w:sz w:val="32"/>
            <w:szCs w:val="32"/>
            <w:rPrChange w:id="1396" w:author="xh" w:date="2026-10-23T16:05:40Z">
              <w:rPr>
                <w:rFonts w:hint="eastAsia" w:ascii="方正仿宋_GBK" w:hAnsi="方正仿宋_GBK" w:eastAsia="方正仿宋_GBK" w:cs="Times New Roman"/>
                <w:sz w:val="32"/>
                <w:szCs w:val="32"/>
              </w:rPr>
            </w:rPrChange>
          </w:rPr>
          <w:delText>累计新增联络3条；刚性方案</w:delText>
        </w:r>
      </w:del>
      <w:ins w:id="1397" w:author="xh" w:date="2026-10-23T16:05:40Z">
        <w:del w:id="1398" w:author="白日梦想家" w:date="2026-10-26T15:04:29Z">
          <w:r>
            <w:rPr>
              <w:rFonts w:hint="default" w:ascii="Times New Roman" w:hAnsi="Times New Roman" w:eastAsia="方正仿宋_GBK" w:cs="Times New Roman"/>
              <w:b w:val="0"/>
              <w:bCs w:val="0"/>
              <w:i w:val="0"/>
              <w:iCs w:val="0"/>
              <w:sz w:val="32"/>
              <w:szCs w:val="32"/>
              <w:rPrChange w:id="1399" w:author="xh" w:date="2026-10-23T16:05:40Z">
                <w:rPr>
                  <w:rFonts w:hint="eastAsia" w:ascii="方正仿宋_GBK" w:hAnsi="方正仿宋_GBK" w:eastAsia="方正仿宋_GBK" w:cs="Times New Roman"/>
                  <w:sz w:val="32"/>
                  <w:szCs w:val="32"/>
                </w:rPr>
              </w:rPrChange>
            </w:rPr>
            <w:delText>同期</w:delText>
          </w:r>
        </w:del>
      </w:ins>
      <w:del w:id="1400" w:author="白日梦想家" w:date="2026-10-26T15:04:29Z">
        <w:r>
          <w:rPr>
            <w:rFonts w:hint="eastAsia" w:ascii="方正仿宋_GBK" w:hAnsi="方正仿宋_GBK" w:eastAsia="方正仿宋_GBK" w:cs="Times New Roman"/>
            <w:sz w:val="32"/>
            <w:szCs w:val="32"/>
          </w:rPr>
          <w:delText>2025年</w:delText>
        </w:r>
      </w:del>
      <w:del w:id="1401" w:author="白日梦想家" w:date="2026-10-26T15:04:29Z">
        <w:r>
          <w:rPr>
            <w:rFonts w:hint="default" w:ascii="Times New Roman" w:hAnsi="Times New Roman" w:eastAsia="方正仿宋_GBK" w:cs="Times New Roman"/>
            <w:b w:val="0"/>
            <w:bCs w:val="0"/>
            <w:i w:val="0"/>
            <w:iCs w:val="0"/>
            <w:sz w:val="32"/>
            <w:szCs w:val="32"/>
            <w:rPrChange w:id="1402" w:author="xh" w:date="2026-10-23T16:05:40Z">
              <w:rPr>
                <w:rFonts w:hint="eastAsia" w:ascii="方正仿宋_GBK" w:hAnsi="方正仿宋_GBK" w:eastAsia="方正仿宋_GBK" w:cs="Times New Roman"/>
                <w:sz w:val="32"/>
                <w:szCs w:val="32"/>
              </w:rPr>
            </w:rPrChange>
          </w:rPr>
          <w:delText>配置</w:delText>
        </w:r>
      </w:del>
      <w:ins w:id="1403" w:author="xh" w:date="2026-10-23T16:05:40Z">
        <w:del w:id="1404" w:author="白日梦想家" w:date="2026-10-26T15:04:29Z">
          <w:r>
            <w:rPr>
              <w:rFonts w:hint="default" w:ascii="Times New Roman" w:hAnsi="Times New Roman" w:eastAsia="方正仿宋_GBK" w:cs="Times New Roman"/>
              <w:b w:val="0"/>
              <w:bCs w:val="0"/>
              <w:i w:val="0"/>
              <w:iCs w:val="0"/>
              <w:sz w:val="32"/>
              <w:szCs w:val="32"/>
              <w:rPrChange w:id="1405" w:author="xh" w:date="2026-10-23T16:05:40Z">
                <w:rPr>
                  <w:rFonts w:hint="eastAsia" w:ascii="方正仿宋_GBK" w:hAnsi="方正仿宋_GBK" w:eastAsia="方正仿宋_GBK" w:cs="Times New Roman"/>
                  <w:sz w:val="32"/>
                  <w:szCs w:val="32"/>
                </w:rPr>
              </w:rPrChange>
            </w:rPr>
            <w:delText>储能</w:delText>
          </w:r>
        </w:del>
      </w:ins>
      <w:del w:id="1406" w:author="白日梦想家" w:date="2026-10-26T15:04:29Z">
        <w:r>
          <w:rPr>
            <w:rFonts w:hint="default" w:ascii="Times New Roman" w:hAnsi="Times New Roman" w:eastAsia="方正仿宋_GBK" w:cs="Times New Roman"/>
            <w:b w:val="0"/>
            <w:bCs w:val="0"/>
            <w:i w:val="0"/>
            <w:iCs w:val="0"/>
            <w:sz w:val="32"/>
            <w:szCs w:val="32"/>
            <w:rPrChange w:id="1407" w:author="xh" w:date="2026-10-23T16:05:40Z">
              <w:rPr>
                <w:rFonts w:hint="eastAsia" w:ascii="方正仿宋_GBK" w:hAnsi="方正仿宋_GBK" w:eastAsia="方正仿宋_GBK" w:cs="Times New Roman"/>
                <w:sz w:val="32"/>
                <w:szCs w:val="32"/>
              </w:rPr>
            </w:rPrChange>
          </w:rPr>
          <w:delText>56.33 MWh</w:delText>
        </w:r>
      </w:del>
      <w:ins w:id="1408" w:author="xh" w:date="2026-10-23T16:05:40Z">
        <w:del w:id="1409" w:author="白日梦想家" w:date="2026-10-26T15:04:29Z">
          <w:r>
            <w:rPr>
              <w:rFonts w:hint="default" w:ascii="Times New Roman" w:hAnsi="Times New Roman" w:eastAsia="方正仿宋_GBK" w:cs="Times New Roman"/>
              <w:b w:val="0"/>
              <w:bCs w:val="0"/>
              <w:i w:val="0"/>
              <w:iCs w:val="0"/>
              <w:sz w:val="32"/>
              <w:szCs w:val="32"/>
              <w:rPrChange w:id="1410" w:author="xh" w:date="2026-10-23T16:05:40Z">
                <w:rPr>
                  <w:rFonts w:hint="eastAsia" w:ascii="方正仿宋_GBK" w:hAnsi="方正仿宋_GBK" w:eastAsia="方正仿宋_GBK" w:cs="Times New Roman"/>
                  <w:sz w:val="32"/>
                  <w:szCs w:val="32"/>
                </w:rPr>
              </w:rPrChange>
            </w:rPr>
            <w:delText>、</w:delText>
          </w:r>
        </w:del>
      </w:ins>
      <w:del w:id="1411" w:author="白日梦想家" w:date="2026-10-26T15:04:29Z">
        <w:r>
          <w:rPr>
            <w:rFonts w:hint="eastAsia" w:ascii="方正仿宋_GBK" w:hAnsi="方正仿宋_GBK" w:eastAsia="方正仿宋_GBK" w:cs="Times New Roman"/>
            <w:sz w:val="32"/>
            <w:szCs w:val="32"/>
          </w:rPr>
          <w:delText>储能和9条</w:delText>
        </w:r>
      </w:del>
      <w:del w:id="1412" w:author="白日梦想家" w:date="2026-10-26T15:04:29Z">
        <w:r>
          <w:rPr>
            <w:rFonts w:hint="default" w:ascii="Times New Roman" w:hAnsi="Times New Roman" w:eastAsia="方正仿宋_GBK" w:cs="Times New Roman"/>
            <w:b w:val="0"/>
            <w:bCs w:val="0"/>
            <w:i w:val="0"/>
            <w:iCs w:val="0"/>
            <w:sz w:val="32"/>
            <w:szCs w:val="32"/>
            <w:rPrChange w:id="1413" w:author="xh" w:date="2026-10-23T16:05:40Z">
              <w:rPr>
                <w:rFonts w:hint="eastAsia" w:ascii="方正仿宋_GBK" w:hAnsi="方正仿宋_GBK" w:eastAsia="方正仿宋_GBK" w:cs="Times New Roman"/>
                <w:sz w:val="32"/>
                <w:szCs w:val="32"/>
              </w:rPr>
            </w:rPrChange>
          </w:rPr>
          <w:delText>新增联络</w:delText>
        </w:r>
      </w:del>
      <w:ins w:id="1414" w:author="xh" w:date="2026-10-23T16:05:40Z">
        <w:del w:id="1415" w:author="白日梦想家" w:date="2026-10-26T15:04:29Z">
          <w:r>
            <w:rPr>
              <w:rFonts w:hint="default" w:ascii="Times New Roman" w:hAnsi="Times New Roman" w:eastAsia="方正仿宋_GBK" w:cs="Times New Roman"/>
              <w:b w:val="0"/>
              <w:bCs w:val="0"/>
              <w:i w:val="0"/>
              <w:iCs w:val="0"/>
              <w:sz w:val="32"/>
              <w:szCs w:val="32"/>
              <w:rPrChange w:id="1416" w:author="xh" w:date="2026-10-23T16:05:40Z">
                <w:rPr>
                  <w:rFonts w:hint="eastAsia" w:ascii="方正仿宋_GBK" w:hAnsi="方正仿宋_GBK" w:eastAsia="方正仿宋_GBK" w:cs="Times New Roman"/>
                  <w:sz w:val="32"/>
                  <w:szCs w:val="32"/>
                </w:rPr>
              </w:rPrChange>
            </w:rPr>
            <w:delText>9条</w:delText>
          </w:r>
        </w:del>
      </w:ins>
      <w:del w:id="1417" w:author="白日梦想家" w:date="2026-10-26T15:04:29Z">
        <w:r>
          <w:rPr>
            <w:rFonts w:hint="default" w:ascii="Times New Roman" w:hAnsi="Times New Roman" w:eastAsia="方正仿宋_GBK" w:cs="Times New Roman"/>
            <w:b w:val="0"/>
            <w:bCs w:val="0"/>
            <w:i w:val="0"/>
            <w:iCs w:val="0"/>
            <w:sz w:val="32"/>
            <w:szCs w:val="32"/>
            <w:rPrChange w:id="1418" w:author="xh" w:date="2026-10-23T16:05:40Z">
              <w:rPr>
                <w:rFonts w:hint="eastAsia" w:ascii="方正仿宋_GBK" w:hAnsi="方正仿宋_GBK" w:eastAsia="方正仿宋_GBK" w:cs="Times New Roman"/>
                <w:sz w:val="32"/>
                <w:szCs w:val="32"/>
              </w:rPr>
            </w:rPrChange>
          </w:rPr>
          <w:delText>。</w:delText>
        </w:r>
      </w:del>
      <w:ins w:id="1419" w:author="xh" w:date="2026-10-23T16:05:40Z">
        <w:del w:id="1420" w:author="白日梦想家" w:date="2026-10-26T15:04:29Z">
          <w:r>
            <w:rPr>
              <w:rFonts w:hint="default" w:ascii="Times New Roman" w:hAnsi="Times New Roman" w:eastAsia="方正仿宋_GBK" w:cs="Times New Roman"/>
              <w:b w:val="0"/>
              <w:bCs w:val="0"/>
              <w:i w:val="0"/>
              <w:iCs w:val="0"/>
              <w:sz w:val="32"/>
              <w:szCs w:val="32"/>
              <w:rPrChange w:id="1421" w:author="xh" w:date="2026-10-23T16:05:40Z">
                <w:rPr>
                  <w:rFonts w:hint="eastAsia" w:ascii="方正仿宋_GBK" w:hAnsi="方正仿宋_GBK" w:eastAsia="方正仿宋_GBK" w:cs="Times New Roman"/>
                  <w:sz w:val="32"/>
                  <w:szCs w:val="32"/>
                </w:rPr>
              </w:rPrChange>
            </w:rPr>
            <w:delText>至2030年，弹性储能69.66 MWh、累计新增联络6条，分别少于刚性</w:delText>
          </w:r>
        </w:del>
      </w:ins>
      <w:del w:id="1422" w:author="白日梦想家" w:date="2026-10-26T15:04:29Z">
        <w:r>
          <w:rPr>
            <w:rFonts w:hint="eastAsia" w:ascii="方正仿宋_GBK" w:hAnsi="方正仿宋_GBK" w:eastAsia="方正仿宋_GBK" w:cs="Times New Roman"/>
            <w:sz w:val="32"/>
            <w:szCs w:val="32"/>
          </w:rPr>
          <w:delText>前期站内补强改变了本地支撑与邻站支援</w:delText>
        </w:r>
      </w:del>
      <w:del w:id="1423" w:author="白日梦想家" w:date="2026-10-26T15:04:29Z">
        <w:r>
          <w:rPr>
            <w:rFonts w:hint="default" w:ascii="Times New Roman" w:hAnsi="Times New Roman" w:eastAsia="方正仿宋_GBK" w:cs="Times New Roman"/>
            <w:b w:val="0"/>
            <w:bCs w:val="0"/>
            <w:i w:val="0"/>
            <w:iCs w:val="0"/>
            <w:sz w:val="32"/>
            <w:szCs w:val="32"/>
            <w:rPrChange w:id="1424" w:author="xh" w:date="2026-10-23T16:05:40Z">
              <w:rPr>
                <w:rFonts w:hint="eastAsia" w:ascii="方正仿宋_GBK" w:hAnsi="方正仿宋_GBK" w:eastAsia="方正仿宋_GBK" w:cs="Times New Roman"/>
                <w:sz w:val="32"/>
                <w:szCs w:val="32"/>
              </w:rPr>
            </w:rPrChange>
          </w:rPr>
          <w:delText>的</w:delText>
        </w:r>
      </w:del>
      <w:ins w:id="1425" w:author="xh" w:date="2026-10-23T16:05:40Z">
        <w:del w:id="1426" w:author="白日梦想家" w:date="2026-10-26T15:04:29Z">
          <w:r>
            <w:rPr>
              <w:rFonts w:hint="default" w:ascii="Times New Roman" w:hAnsi="Times New Roman" w:eastAsia="方正仿宋_GBK" w:cs="Times New Roman"/>
              <w:b w:val="0"/>
              <w:bCs w:val="0"/>
              <w:i w:val="0"/>
              <w:iCs w:val="0"/>
              <w:sz w:val="32"/>
              <w:szCs w:val="32"/>
              <w:rPrChange w:id="1427" w:author="xh" w:date="2026-10-23T16:05:40Z">
                <w:rPr>
                  <w:rFonts w:hint="eastAsia" w:ascii="方正仿宋_GBK" w:hAnsi="方正仿宋_GBK" w:eastAsia="方正仿宋_GBK" w:cs="Times New Roman"/>
                  <w:sz w:val="32"/>
                  <w:szCs w:val="32"/>
                </w:rPr>
              </w:rPrChange>
            </w:rPr>
            <w:delText>153.94 MWh和25条</w:delText>
          </w:r>
        </w:del>
      </w:ins>
      <w:del w:id="1428" w:author="白日梦想家" w:date="2026-10-26T15:04:29Z">
        <w:r>
          <w:rPr>
            <w:rFonts w:hint="eastAsia" w:ascii="方正仿宋_GBK" w:hAnsi="方正仿宋_GBK" w:eastAsia="方正仿宋_GBK" w:cs="Times New Roman"/>
            <w:sz w:val="32"/>
            <w:szCs w:val="32"/>
          </w:rPr>
          <w:delText>组合</w:delText>
        </w:r>
      </w:del>
      <w:del w:id="1429" w:author="白日梦想家" w:date="2026-10-26T15:04:29Z">
        <w:r>
          <w:rPr>
            <w:rFonts w:hint="default" w:ascii="Times New Roman" w:hAnsi="Times New Roman" w:eastAsia="方正仿宋_GBK" w:cs="Times New Roman"/>
            <w:b w:val="0"/>
            <w:bCs w:val="0"/>
            <w:i w:val="0"/>
            <w:iCs w:val="0"/>
            <w:sz w:val="32"/>
            <w:szCs w:val="32"/>
            <w:rPrChange w:id="1430" w:author="xh" w:date="2026-10-23T16:05:40Z">
              <w:rPr>
                <w:rFonts w:hint="eastAsia" w:ascii="方正仿宋_GBK" w:hAnsi="方正仿宋_GBK" w:eastAsia="方正仿宋_GBK" w:cs="Times New Roman"/>
                <w:sz w:val="32"/>
                <w:szCs w:val="32"/>
              </w:rPr>
            </w:rPrChange>
          </w:rPr>
          <w:delText>。</w:delText>
        </w:r>
      </w:del>
    </w:p>
    <w:p w14:paraId="5B82D3AA">
      <w:pPr>
        <w:widowControl/>
        <w:adjustRightInd w:val="0"/>
        <w:snapToGrid w:val="0"/>
        <w:spacing w:line="560" w:lineRule="exact"/>
        <w:ind w:firstLine="640" w:firstLineChars="200"/>
        <w:rPr>
          <w:del w:id="1431" w:author="白日梦想家" w:date="2026-10-26T15:10:06Z"/>
          <w:rFonts w:hint="eastAsia" w:ascii="方正仿宋_GBK" w:hAnsi="方正仿宋_GBK" w:eastAsia="方正仿宋_GBK" w:cs="Times New Roman"/>
          <w:sz w:val="32"/>
          <w:szCs w:val="32"/>
          <w:highlight w:val="none"/>
          <w14:ligatures w14:val="standardContextual"/>
        </w:rPr>
      </w:pPr>
      <w:ins w:id="1432" w:author="xh" w:date="2026-10-23T16:09:05Z">
        <w:del w:id="1433" w:author="白日梦想家" w:date="2026-10-26T15:04:29Z">
          <w:r>
            <w:rPr>
              <w:rFonts w:hint="default" w:ascii="Times New Roman" w:hAnsi="Times New Roman" w:eastAsia="方正仿宋_GBK" w:cs="Times New Roman"/>
              <w:b w:val="0"/>
              <w:bCs w:val="0"/>
              <w:i w:val="0"/>
              <w:iCs w:val="0"/>
              <w:sz w:val="32"/>
              <w:szCs w:val="32"/>
              <w:rPrChange w:id="1434" w:author="xh" w:date="2026-10-23T16:09:05Z">
                <w:rPr>
                  <w:rFonts w:hint="eastAsia" w:ascii="方正仿宋_GBK" w:hAnsi="方正仿宋_GBK" w:eastAsia="方正仿宋_GBK" w:cs="Times New Roman"/>
                  <w:sz w:val="32"/>
                  <w:szCs w:val="32"/>
                </w:rPr>
              </w:rPrChange>
            </w:rPr>
            <w:delText>随着后期光伏和负荷继续增长，两方案均增加建设。</w:delText>
          </w:r>
        </w:del>
      </w:ins>
      <w:ins w:id="1435" w:author="白日梦想家" w:date="2026-10-26T15:05:22Z">
        <w:r>
          <w:rPr>
            <w:rFonts w:hint="eastAsia" w:ascii="Times New Roman" w:hAnsi="Times New Roman" w:eastAsia="方正仿宋_GBK" w:cs="Times New Roman"/>
            <w:b w:val="0"/>
            <w:bCs w:val="0"/>
            <w:i w:val="0"/>
            <w:iCs w:val="0"/>
            <w:sz w:val="32"/>
            <w:szCs w:val="32"/>
            <w:lang w:eastAsia="zh"/>
            <w:woUserID w:val="2"/>
          </w:rPr>
          <w:t>至</w:t>
        </w:r>
      </w:ins>
      <w:r>
        <w:rPr>
          <w:rFonts w:hint="default" w:ascii="Times New Roman" w:hAnsi="Times New Roman" w:eastAsia="方正仿宋_GBK" w:cs="Times New Roman"/>
          <w:b w:val="0"/>
          <w:bCs w:val="0"/>
          <w:i w:val="0"/>
          <w:iCs w:val="0"/>
          <w:sz w:val="32"/>
          <w:szCs w:val="32"/>
          <w:rPrChange w:id="1436" w:author="xh" w:date="2026-10-23T16:09:05Z">
            <w:rPr>
              <w:rFonts w:hint="eastAsia" w:ascii="方正仿宋_GBK" w:hAnsi="方正仿宋_GBK" w:eastAsia="方正仿宋_GBK" w:cs="Times New Roman"/>
              <w:sz w:val="32"/>
              <w:szCs w:val="32"/>
            </w:rPr>
          </w:rPrChange>
        </w:rPr>
        <w:t>203</w:t>
      </w:r>
      <w:ins w:id="1437" w:author="xh" w:date="2026-10-26T18:46:19Z">
        <w:r>
          <w:rPr>
            <w:rFonts w:hint="default" w:ascii="Times New Roman" w:hAnsi="Times New Roman" w:eastAsia="方正仿宋_GBK" w:cs="Times New Roman"/>
            <w:b w:val="0"/>
            <w:bCs w:val="0"/>
            <w:i w:val="0"/>
            <w:iCs w:val="0"/>
            <w:sz w:val="32"/>
            <w:szCs w:val="32"/>
          </w:rPr>
          <w:t>0</w:t>
        </w:r>
      </w:ins>
      <w:del w:id="1438" w:author="xh" w:date="2026-10-26T18:46:19Z">
        <w:r>
          <w:rPr>
            <w:rFonts w:hint="default" w:ascii="Times New Roman" w:hAnsi="Times New Roman" w:eastAsia="方正仿宋_GBK" w:cs="Times New Roman"/>
            <w:b w:val="0"/>
            <w:bCs w:val="0"/>
            <w:i w:val="0"/>
            <w:iCs w:val="0"/>
            <w:sz w:val="32"/>
            <w:szCs w:val="32"/>
            <w:rPrChange w:id="1439" w:author="xh" w:date="2026-10-23T16:09:05Z">
              <w:rPr>
                <w:rFonts w:hint="eastAsia" w:ascii="方正仿宋_GBK" w:hAnsi="方正仿宋_GBK" w:eastAsia="方正仿宋_GBK" w:cs="Times New Roman"/>
                <w:sz w:val="32"/>
                <w:szCs w:val="32"/>
              </w:rPr>
            </w:rPrChange>
          </w:rPr>
          <w:delText>5</w:delText>
        </w:r>
      </w:del>
      <w:del w:id="1440" w:author="xh" w:date="2026-10-23T16:09:05Z">
        <w:r>
          <w:rPr>
            <w:rFonts w:hint="eastAsia" w:ascii="方正仿宋_GBK" w:hAnsi="方正仿宋_GBK" w:eastAsia="方正仿宋_GBK" w:cs="Times New Roman"/>
            <w:sz w:val="32"/>
            <w:szCs w:val="32"/>
          </w:rPr>
          <w:delText>0</w:delText>
        </w:r>
      </w:del>
      <w:r>
        <w:rPr>
          <w:rFonts w:hint="default" w:ascii="Times New Roman" w:hAnsi="Times New Roman" w:eastAsia="方正仿宋_GBK" w:cs="Times New Roman"/>
          <w:b w:val="0"/>
          <w:bCs w:val="0"/>
          <w:i w:val="0"/>
          <w:iCs w:val="0"/>
          <w:sz w:val="32"/>
          <w:szCs w:val="32"/>
          <w:rPrChange w:id="1441" w:author="xh" w:date="2026-10-23T16:09:05Z">
            <w:rPr>
              <w:rFonts w:hint="eastAsia" w:ascii="方正仿宋_GBK" w:hAnsi="方正仿宋_GBK" w:eastAsia="方正仿宋_GBK" w:cs="Times New Roman"/>
              <w:sz w:val="32"/>
              <w:szCs w:val="32"/>
            </w:rPr>
          </w:rPrChange>
        </w:rPr>
        <w:t>年</w:t>
      </w:r>
      <w:ins w:id="1442" w:author="xh" w:date="2026-10-23T16:09:05Z">
        <w:r>
          <w:rPr>
            <w:rFonts w:hint="default" w:ascii="Times New Roman" w:hAnsi="Times New Roman" w:eastAsia="方正仿宋_GBK" w:cs="Times New Roman"/>
            <w:b w:val="0"/>
            <w:bCs w:val="0"/>
            <w:i w:val="0"/>
            <w:iCs w:val="0"/>
            <w:sz w:val="32"/>
            <w:szCs w:val="32"/>
            <w:rPrChange w:id="1443" w:author="xh" w:date="2026-10-23T16:09:05Z">
              <w:rPr>
                <w:rFonts w:hint="eastAsia" w:ascii="方正仿宋_GBK" w:hAnsi="方正仿宋_GBK" w:eastAsia="方正仿宋_GBK" w:cs="Times New Roman"/>
                <w:sz w:val="32"/>
                <w:szCs w:val="32"/>
              </w:rPr>
            </w:rPrChange>
          </w:rPr>
          <w:t>邳州</w:t>
        </w:r>
      </w:ins>
      <w:r>
        <w:rPr>
          <w:rFonts w:hint="default" w:ascii="Times New Roman" w:hAnsi="Times New Roman" w:eastAsia="方正仿宋_GBK" w:cs="Times New Roman"/>
          <w:b w:val="0"/>
          <w:bCs w:val="0"/>
          <w:i w:val="0"/>
          <w:iCs w:val="0"/>
          <w:sz w:val="32"/>
          <w:szCs w:val="32"/>
          <w:rPrChange w:id="1444" w:author="xh" w:date="2026-10-23T16:09:05Z">
            <w:rPr>
              <w:rFonts w:hint="eastAsia" w:ascii="方正仿宋_GBK" w:hAnsi="方正仿宋_GBK" w:eastAsia="方正仿宋_GBK" w:cs="Times New Roman"/>
              <w:sz w:val="32"/>
              <w:szCs w:val="32"/>
            </w:rPr>
          </w:rPrChange>
        </w:rPr>
        <w:t>弹性</w:t>
      </w:r>
      <w:ins w:id="1445" w:author="白日梦想家" w:date="2026-10-26T15:07:01Z">
        <w:r>
          <w:rPr>
            <w:rFonts w:hint="eastAsia" w:ascii="Times New Roman" w:hAnsi="Times New Roman" w:eastAsia="方正仿宋_GBK" w:cs="Times New Roman"/>
            <w:b w:val="0"/>
            <w:bCs w:val="0"/>
            <w:i w:val="0"/>
            <w:iCs w:val="0"/>
            <w:sz w:val="32"/>
            <w:szCs w:val="32"/>
            <w:lang w:eastAsia="zh"/>
            <w:woUserID w:val="2"/>
          </w:rPr>
          <w:t>方案</w:t>
        </w:r>
      </w:ins>
      <w:del w:id="1446" w:author="白日梦想家" w:date="2026-10-26T15:07:08Z">
        <w:r>
          <w:rPr>
            <w:rFonts w:hint="default" w:ascii="Times New Roman" w:hAnsi="Times New Roman" w:eastAsia="方正仿宋_GBK" w:cs="Times New Roman"/>
            <w:b w:val="0"/>
            <w:bCs w:val="0"/>
            <w:i w:val="0"/>
            <w:iCs w:val="0"/>
            <w:sz w:val="32"/>
            <w:szCs w:val="32"/>
            <w:rPrChange w:id="1447" w:author="xh" w:date="2026-10-23T16:09:05Z">
              <w:rPr>
                <w:rFonts w:hint="eastAsia" w:ascii="方正仿宋_GBK" w:hAnsi="方正仿宋_GBK" w:eastAsia="方正仿宋_GBK" w:cs="Times New Roman"/>
                <w:sz w:val="32"/>
                <w:szCs w:val="32"/>
              </w:rPr>
            </w:rPrChange>
          </w:rPr>
          <w:delText>主变容量</w:delText>
        </w:r>
      </w:del>
      <w:del w:id="1448" w:author="白日梦想家" w:date="2026-10-26T15:07:08Z">
        <w:r>
          <w:rPr>
            <w:rFonts w:hint="eastAsia" w:ascii="方正仿宋_GBK" w:hAnsi="方正仿宋_GBK" w:eastAsia="方正仿宋_GBK" w:cs="Times New Roman"/>
            <w:sz w:val="32"/>
            <w:szCs w:val="32"/>
          </w:rPr>
          <w:delText>2388.50 MVA、储能69.66 MWh、累计新增联络6条，刚性分别为2125.50 MVA、153.94 MWh和25条。光伏及负荷继续增长后，两方案均逐步增加建设。至2035年，弹性主变容量2901.00 MVA，</w:delText>
        </w:r>
      </w:del>
      <w:del w:id="1449" w:author="白日梦想家" w:date="2026-10-26T15:07:08Z">
        <w:r>
          <w:rPr>
            <w:rFonts w:hint="default" w:ascii="Times New Roman" w:hAnsi="Times New Roman" w:eastAsia="方正仿宋_GBK" w:cs="Times New Roman"/>
            <w:b w:val="0"/>
            <w:bCs w:val="0"/>
            <w:i w:val="0"/>
            <w:iCs w:val="0"/>
            <w:sz w:val="32"/>
            <w:szCs w:val="32"/>
            <w:rPrChange w:id="1450" w:author="xh" w:date="2026-10-23T16:09:05Z">
              <w:rPr>
                <w:rFonts w:hint="eastAsia" w:ascii="方正仿宋_GBK" w:hAnsi="方正仿宋_GBK" w:eastAsia="方正仿宋_GBK" w:cs="Times New Roman"/>
                <w:sz w:val="32"/>
                <w:szCs w:val="32"/>
              </w:rPr>
            </w:rPrChange>
          </w:rPr>
          <w:delText>比</w:delText>
        </w:r>
      </w:del>
      <w:ins w:id="1451" w:author="白日梦想家" w:date="2026-10-26T15:07:10Z">
        <w:r>
          <w:rPr>
            <w:rFonts w:hint="eastAsia" w:ascii="Times New Roman" w:hAnsi="Times New Roman" w:eastAsia="方正仿宋_GBK" w:cs="Times New Roman"/>
            <w:b w:val="0"/>
            <w:bCs w:val="0"/>
            <w:i w:val="0"/>
            <w:iCs w:val="0"/>
            <w:sz w:val="32"/>
            <w:szCs w:val="32"/>
            <w:lang w:eastAsia="zh"/>
            <w:woUserID w:val="2"/>
          </w:rPr>
          <w:t>比</w:t>
        </w:r>
      </w:ins>
      <w:r>
        <w:rPr>
          <w:rFonts w:hint="default" w:ascii="Times New Roman" w:hAnsi="Times New Roman" w:eastAsia="方正仿宋_GBK" w:cs="Times New Roman"/>
          <w:b w:val="0"/>
          <w:bCs w:val="0"/>
          <w:i w:val="0"/>
          <w:iCs w:val="0"/>
          <w:sz w:val="32"/>
          <w:szCs w:val="32"/>
          <w:rPrChange w:id="1452" w:author="xh" w:date="2026-10-23T16:09:05Z">
            <w:rPr>
              <w:rFonts w:hint="eastAsia" w:ascii="方正仿宋_GBK" w:hAnsi="方正仿宋_GBK" w:eastAsia="方正仿宋_GBK" w:cs="Times New Roman"/>
              <w:sz w:val="32"/>
              <w:szCs w:val="32"/>
            </w:rPr>
          </w:rPrChange>
        </w:rPr>
        <w:t>刚性</w:t>
      </w:r>
      <w:ins w:id="1453" w:author="白日梦想家" w:date="2026-10-26T15:07:05Z">
        <w:r>
          <w:rPr>
            <w:rFonts w:hint="eastAsia" w:ascii="Times New Roman" w:hAnsi="Times New Roman" w:eastAsia="方正仿宋_GBK" w:cs="Times New Roman"/>
            <w:b w:val="0"/>
            <w:bCs w:val="0"/>
            <w:i w:val="0"/>
            <w:iCs w:val="0"/>
            <w:sz w:val="32"/>
            <w:szCs w:val="32"/>
            <w:lang w:eastAsia="zh"/>
            <w:woUserID w:val="2"/>
          </w:rPr>
          <w:t>方案</w:t>
        </w:r>
      </w:ins>
      <w:ins w:id="1454" w:author="白日梦想家" w:date="2026-10-26T15:07:11Z">
        <w:r>
          <w:rPr>
            <w:rFonts w:hint="default" w:ascii="Times New Roman" w:hAnsi="Times New Roman" w:eastAsia="方正仿宋_GBK" w:cs="Times New Roman"/>
            <w:b w:val="0"/>
            <w:bCs w:val="0"/>
            <w:i w:val="0"/>
            <w:iCs w:val="0"/>
            <w:sz w:val="32"/>
            <w:szCs w:val="32"/>
            <w:woUserID w:val="2"/>
          </w:rPr>
          <w:t>主变容量</w:t>
        </w:r>
      </w:ins>
      <w:del w:id="1455" w:author="xh" w:date="2026-10-23T16:09:05Z">
        <w:r>
          <w:rPr>
            <w:rFonts w:hint="eastAsia" w:ascii="方正仿宋_GBK" w:hAnsi="方正仿宋_GBK" w:eastAsia="方正仿宋_GBK" w:cs="Times New Roman"/>
            <w:sz w:val="32"/>
            <w:szCs w:val="32"/>
          </w:rPr>
          <w:delText>2678.00 MVA</w:delText>
        </w:r>
      </w:del>
      <w:r>
        <w:rPr>
          <w:rFonts w:hint="default" w:ascii="Times New Roman" w:hAnsi="Times New Roman" w:eastAsia="方正仿宋_GBK" w:cs="Times New Roman"/>
          <w:b w:val="0"/>
          <w:bCs w:val="0"/>
          <w:i w:val="0"/>
          <w:iCs w:val="0"/>
          <w:sz w:val="32"/>
          <w:szCs w:val="32"/>
          <w:rPrChange w:id="1456" w:author="xh" w:date="2026-10-23T16:09:05Z">
            <w:rPr>
              <w:rFonts w:hint="eastAsia" w:ascii="方正仿宋_GBK" w:hAnsi="方正仿宋_GBK" w:eastAsia="方正仿宋_GBK" w:cs="Times New Roman"/>
              <w:sz w:val="32"/>
              <w:szCs w:val="32"/>
            </w:rPr>
          </w:rPrChange>
        </w:rPr>
        <w:t>多2</w:t>
      </w:r>
      <w:ins w:id="1457" w:author="xh" w:date="2026-10-26T18:46:19Z">
        <w:r>
          <w:rPr>
            <w:rFonts w:hint="default" w:ascii="Times New Roman" w:hAnsi="Times New Roman" w:eastAsia="方正仿宋_GBK" w:cs="Times New Roman"/>
            <w:b w:val="0"/>
            <w:bCs w:val="0"/>
            <w:i w:val="0"/>
            <w:iCs w:val="0"/>
            <w:sz w:val="32"/>
            <w:szCs w:val="32"/>
          </w:rPr>
          <w:t>6</w:t>
        </w:r>
      </w:ins>
      <w:del w:id="1458" w:author="xh" w:date="2026-10-26T18:46:19Z">
        <w:r>
          <w:rPr>
            <w:rFonts w:hint="default" w:ascii="Times New Roman" w:hAnsi="Times New Roman" w:eastAsia="方正仿宋_GBK" w:cs="Times New Roman"/>
            <w:b w:val="0"/>
            <w:bCs w:val="0"/>
            <w:i w:val="0"/>
            <w:iCs w:val="0"/>
            <w:sz w:val="32"/>
            <w:szCs w:val="32"/>
          </w:rPr>
          <w:delText>2</w:delText>
        </w:r>
      </w:del>
      <w:r>
        <w:rPr>
          <w:rFonts w:hint="default" w:ascii="Times New Roman" w:hAnsi="Times New Roman" w:eastAsia="方正仿宋_GBK" w:cs="Times New Roman"/>
          <w:b w:val="0"/>
          <w:bCs w:val="0"/>
          <w:i w:val="0"/>
          <w:iCs w:val="0"/>
          <w:sz w:val="32"/>
          <w:szCs w:val="32"/>
        </w:rPr>
        <w:t>3.00 MVA，储能</w:t>
      </w:r>
      <w:ins w:id="1459" w:author="xh" w:date="2026-10-23T16:09:05Z">
        <w:r>
          <w:rPr>
            <w:rFonts w:hint="default" w:ascii="Times New Roman" w:hAnsi="Times New Roman" w:eastAsia="方正仿宋_GBK" w:cs="Times New Roman"/>
            <w:b w:val="0"/>
            <w:bCs w:val="0"/>
            <w:i w:val="0"/>
            <w:iCs w:val="0"/>
            <w:sz w:val="32"/>
            <w:szCs w:val="32"/>
            <w:rPrChange w:id="1460" w:author="xh" w:date="2026-10-23T16:09:05Z">
              <w:rPr>
                <w:rFonts w:hint="eastAsia" w:ascii="方正仿宋_GBK" w:hAnsi="方正仿宋_GBK" w:eastAsia="方正仿宋_GBK" w:cs="Times New Roman"/>
                <w:sz w:val="32"/>
                <w:szCs w:val="32"/>
              </w:rPr>
            </w:rPrChange>
          </w:rPr>
          <w:t>少</w:t>
        </w:r>
      </w:ins>
      <w:ins w:id="1461" w:author="xh" w:date="2026-10-26T18:46:19Z">
        <w:r>
          <w:rPr>
            <w:rFonts w:hint="default" w:ascii="Times New Roman" w:hAnsi="Times New Roman" w:eastAsia="方正仿宋_GBK" w:cs="Times New Roman"/>
            <w:b w:val="0"/>
            <w:bCs w:val="0"/>
            <w:i w:val="0"/>
            <w:iCs w:val="0"/>
            <w:sz w:val="32"/>
            <w:szCs w:val="32"/>
          </w:rPr>
          <w:t>84.</w:t>
        </w:r>
      </w:ins>
      <w:r>
        <w:rPr>
          <w:rFonts w:hint="default" w:ascii="Times New Roman" w:hAnsi="Times New Roman" w:eastAsia="方正仿宋_GBK" w:cs="Times New Roman"/>
          <w:b w:val="0"/>
          <w:bCs w:val="0"/>
          <w:i w:val="0"/>
          <w:iCs w:val="0"/>
          <w:sz w:val="32"/>
          <w:szCs w:val="32"/>
        </w:rPr>
        <w:t>2</w:t>
      </w:r>
      <w:del w:id="1462" w:author="xh" w:date="2026-10-26T18:46:19Z">
        <w:r>
          <w:rPr>
            <w:rFonts w:hint="default" w:ascii="Times New Roman" w:hAnsi="Times New Roman" w:eastAsia="方正仿宋_GBK" w:cs="Times New Roman"/>
            <w:b w:val="0"/>
            <w:bCs w:val="0"/>
            <w:i w:val="0"/>
            <w:iCs w:val="0"/>
            <w:sz w:val="32"/>
            <w:szCs w:val="32"/>
          </w:rPr>
          <w:delText>2.</w:delText>
        </w:r>
      </w:del>
      <w:del w:id="1463" w:author="xh" w:date="2026-10-23T16:09:05Z">
        <w:r>
          <w:rPr>
            <w:rFonts w:hint="eastAsia" w:ascii="方正仿宋_GBK" w:hAnsi="方正仿宋_GBK" w:eastAsia="方正仿宋_GBK" w:cs="Times New Roman"/>
            <w:sz w:val="32"/>
            <w:szCs w:val="32"/>
          </w:rPr>
          <w:delText>额定能量分别为</w:delText>
        </w:r>
      </w:del>
      <w:del w:id="1464" w:author="xh" w:date="2026-10-26T18:46:19Z">
        <w:r>
          <w:rPr>
            <w:rFonts w:hint="default" w:ascii="Times New Roman" w:hAnsi="Times New Roman" w:eastAsia="方正仿宋_GBK" w:cs="Times New Roman"/>
            <w:b w:val="0"/>
            <w:bCs w:val="0"/>
            <w:i w:val="0"/>
            <w:iCs w:val="0"/>
            <w:sz w:val="32"/>
            <w:szCs w:val="32"/>
            <w:rPrChange w:id="1465" w:author="xh" w:date="2026-10-23T16:09:05Z">
              <w:rPr>
                <w:rFonts w:hint="eastAsia" w:ascii="方正仿宋_GBK" w:hAnsi="方正仿宋_GBK" w:eastAsia="方正仿宋_GBK" w:cs="Times New Roman"/>
                <w:sz w:val="32"/>
                <w:szCs w:val="32"/>
              </w:rPr>
            </w:rPrChange>
          </w:rPr>
          <w:delText>5</w:delText>
        </w:r>
      </w:del>
      <w:del w:id="1466" w:author="xh" w:date="2026-10-23T16:09:05Z">
        <w:r>
          <w:rPr>
            <w:rFonts w:hint="eastAsia" w:ascii="方正仿宋_GBK" w:hAnsi="方正仿宋_GBK" w:eastAsia="方正仿宋_GBK" w:cs="Times New Roman"/>
            <w:sz w:val="32"/>
            <w:szCs w:val="32"/>
          </w:rPr>
          <w:delText>45.67 MWh和56</w:delText>
        </w:r>
      </w:del>
      <w:r>
        <w:rPr>
          <w:rFonts w:hint="default" w:ascii="Times New Roman" w:hAnsi="Times New Roman" w:eastAsia="方正仿宋_GBK" w:cs="Times New Roman"/>
          <w:b w:val="0"/>
          <w:bCs w:val="0"/>
          <w:i w:val="0"/>
          <w:iCs w:val="0"/>
          <w:sz w:val="32"/>
          <w:szCs w:val="32"/>
          <w:rPrChange w:id="1467" w:author="xh" w:date="2026-10-23T16:09:05Z">
            <w:rPr>
              <w:rFonts w:hint="eastAsia" w:ascii="方正仿宋_GBK" w:hAnsi="方正仿宋_GBK" w:eastAsia="方正仿宋_GBK" w:cs="Times New Roman"/>
              <w:sz w:val="32"/>
              <w:szCs w:val="32"/>
            </w:rPr>
          </w:rPrChange>
        </w:rPr>
        <w:t>8</w:t>
      </w:r>
      <w:del w:id="1468" w:author="xh" w:date="2026-10-23T16:09:05Z">
        <w:r>
          <w:rPr>
            <w:rFonts w:hint="eastAsia" w:ascii="方正仿宋_GBK" w:hAnsi="方正仿宋_GBK" w:eastAsia="方正仿宋_GBK" w:cs="Times New Roman"/>
            <w:sz w:val="32"/>
            <w:szCs w:val="32"/>
          </w:rPr>
          <w:delText>.25</w:delText>
        </w:r>
      </w:del>
      <w:r>
        <w:rPr>
          <w:rFonts w:hint="default" w:ascii="Times New Roman" w:hAnsi="Times New Roman" w:eastAsia="方正仿宋_GBK" w:cs="Times New Roman"/>
          <w:b w:val="0"/>
          <w:bCs w:val="0"/>
          <w:i w:val="0"/>
          <w:iCs w:val="0"/>
          <w:sz w:val="32"/>
          <w:szCs w:val="32"/>
          <w:rPrChange w:id="1469" w:author="xh" w:date="2026-10-23T16:09:05Z">
            <w:rPr>
              <w:rFonts w:hint="eastAsia" w:ascii="方正仿宋_GBK" w:hAnsi="方正仿宋_GBK" w:eastAsia="方正仿宋_GBK" w:cs="Times New Roman"/>
              <w:sz w:val="32"/>
              <w:szCs w:val="32"/>
            </w:rPr>
          </w:rPrChange>
        </w:rPr>
        <w:t xml:space="preserve"> MWh，累计新增联络</w:t>
      </w:r>
      <w:ins w:id="1470" w:author="xh" w:date="2026-10-23T16:09:05Z">
        <w:r>
          <w:rPr>
            <w:rFonts w:hint="default" w:ascii="Times New Roman" w:hAnsi="Times New Roman" w:eastAsia="方正仿宋_GBK" w:cs="Times New Roman"/>
            <w:b w:val="0"/>
            <w:bCs w:val="0"/>
            <w:i w:val="0"/>
            <w:iCs w:val="0"/>
            <w:sz w:val="32"/>
            <w:szCs w:val="32"/>
            <w:rPrChange w:id="1471" w:author="xh" w:date="2026-10-23T16:09:05Z">
              <w:rPr>
                <w:rFonts w:hint="eastAsia" w:ascii="方正仿宋_GBK" w:hAnsi="方正仿宋_GBK" w:eastAsia="方正仿宋_GBK" w:cs="Times New Roman"/>
                <w:sz w:val="32"/>
                <w:szCs w:val="32"/>
              </w:rPr>
            </w:rPrChange>
          </w:rPr>
          <w:t>少</w:t>
        </w:r>
      </w:ins>
      <w:ins w:id="1472" w:author="xh" w:date="2026-10-26T18:46:19Z">
        <w:r>
          <w:rPr>
            <w:rFonts w:hint="default" w:ascii="Times New Roman" w:hAnsi="Times New Roman" w:eastAsia="方正仿宋_GBK" w:cs="Times New Roman"/>
            <w:b w:val="0"/>
            <w:bCs w:val="0"/>
            <w:i w:val="0"/>
            <w:iCs w:val="0"/>
            <w:sz w:val="32"/>
            <w:szCs w:val="32"/>
          </w:rPr>
          <w:t>19</w:t>
        </w:r>
      </w:ins>
      <w:del w:id="1473" w:author="xh" w:date="2026-10-26T18:46:19Z">
        <w:r>
          <w:rPr>
            <w:rFonts w:hint="default" w:ascii="Times New Roman" w:hAnsi="Times New Roman" w:eastAsia="方正仿宋_GBK" w:cs="Times New Roman"/>
            <w:b w:val="0"/>
            <w:bCs w:val="0"/>
            <w:i w:val="0"/>
            <w:iCs w:val="0"/>
            <w:sz w:val="32"/>
            <w:szCs w:val="32"/>
          </w:rPr>
          <w:delText>37</w:delText>
        </w:r>
      </w:del>
      <w:del w:id="1474" w:author="xh" w:date="2026-10-23T16:09:05Z">
        <w:r>
          <w:rPr>
            <w:rFonts w:hint="eastAsia" w:ascii="方正仿宋_GBK" w:hAnsi="方正仿宋_GBK" w:eastAsia="方正仿宋_GBK" w:cs="Times New Roman"/>
            <w:sz w:val="32"/>
            <w:szCs w:val="32"/>
          </w:rPr>
          <w:delText>分别为21条和58</w:delText>
        </w:r>
      </w:del>
      <w:r>
        <w:rPr>
          <w:rFonts w:hint="default" w:ascii="Times New Roman" w:hAnsi="Times New Roman" w:eastAsia="方正仿宋_GBK" w:cs="Times New Roman"/>
          <w:b w:val="0"/>
          <w:bCs w:val="0"/>
          <w:i w:val="0"/>
          <w:iCs w:val="0"/>
          <w:sz w:val="32"/>
          <w:szCs w:val="32"/>
          <w:rPrChange w:id="1475" w:author="xh" w:date="2026-10-23T16:09:05Z">
            <w:rPr>
              <w:rFonts w:hint="eastAsia" w:ascii="方正仿宋_GBK" w:hAnsi="方正仿宋_GBK" w:eastAsia="方正仿宋_GBK" w:cs="Times New Roman"/>
              <w:sz w:val="32"/>
              <w:szCs w:val="32"/>
            </w:rPr>
          </w:rPrChange>
        </w:rPr>
        <w:t>条。</w:t>
      </w:r>
      <w:ins w:id="1476" w:author="xh" w:date="2026-10-23T16:09:05Z">
        <w:del w:id="1477" w:author="白日梦想家" w:date="2026-10-26T15:10:02Z">
          <w:r>
            <w:rPr>
              <w:rFonts w:hint="default" w:ascii="Times New Roman" w:hAnsi="Times New Roman" w:eastAsia="方正仿宋_GBK" w:cs="Times New Roman"/>
              <w:b w:val="0"/>
              <w:bCs w:val="0"/>
              <w:i w:val="0"/>
              <w:iCs w:val="0"/>
              <w:sz w:val="32"/>
              <w:szCs w:val="32"/>
              <w:rPrChange w:id="1478" w:author="xh" w:date="2026-10-23T16:09:05Z">
                <w:rPr>
                  <w:rFonts w:hint="eastAsia" w:ascii="方正仿宋_GBK" w:hAnsi="方正仿宋_GBK" w:eastAsia="方正仿宋_GBK" w:cs="Times New Roman"/>
                  <w:sz w:val="32"/>
                  <w:szCs w:val="32"/>
                </w:rPr>
              </w:rPrChange>
            </w:rPr>
            <w:delText>站内补强减少了部分跨站支援需求，剩余局部功率缺口仍由储能与联络共同承担。</w:delText>
          </w:r>
        </w:del>
      </w:ins>
    </w:p>
    <w:p w14:paraId="61AD44CB">
      <w:pPr>
        <w:keepNext w:val="0"/>
        <w:widowControl/>
        <w:adjustRightInd w:val="0"/>
        <w:snapToGrid w:val="0"/>
        <w:spacing w:line="560" w:lineRule="exact"/>
        <w:ind w:left="0" w:leftChars="0" w:right="0" w:rightChars="0" w:firstLine="640" w:firstLineChars="200"/>
        <w:jc w:val="left"/>
        <w:outlineLvl w:val="9"/>
        <w:rPr>
          <w:del w:id="1480" w:author="xh" w:date="2026-10-23T16:12:30Z"/>
          <w:rFonts w:hint="eastAsia" w:ascii="方正仿宋_GBK" w:hAnsi="方正仿宋_GBK" w:eastAsia="方正仿宋_GBK" w:cs="Times New Roman"/>
          <w:sz w:val="32"/>
          <w:szCs w:val="32"/>
          <w:highlight w:val="none"/>
          <w14:ligatures w14:val="standardContextual"/>
        </w:rPr>
        <w:pPrChange w:id="1479" w:author="白日梦想家" w:date="2026-10-26T15:10:06Z">
          <w:pPr>
            <w:keepNext/>
            <w:widowControl/>
            <w:adjustRightInd w:val="0"/>
            <w:snapToGrid w:val="0"/>
            <w:ind w:left="0" w:leftChars="0" w:right="0" w:rightChars="0" w:firstLine="0" w:firstLineChars="0"/>
            <w:jc w:val="center"/>
            <w:outlineLvl w:val="9"/>
          </w:pPr>
        </w:pPrChange>
      </w:pPr>
      <w:del w:id="1481" w:author="xh" w:date="2026-10-23T16:12:30Z">
        <w:r>
          <w:rPr>
            <w:rFonts w:hint="eastAsia" w:ascii="方正仿宋_GBK" w:hAnsi="方正仿宋_GBK" w:eastAsia="方正仿宋_GBK" w:cs="Times New Roman"/>
            <w:sz w:val="32"/>
            <w:szCs w:val="32"/>
          </w:rPr>
          <w:delText>表2 邳州代表年度主变容量及容载比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0394E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482" w:author="xh" w:date="2026-10-23T16:15:54Z"/>
        </w:trPr>
        <w:tc>
          <w:tcPr>
            <w:tcW w:w="650" w:type="dxa"/>
            <w:vAlign w:val="center"/>
          </w:tcPr>
          <w:p w14:paraId="2A61B125">
            <w:pPr>
              <w:keepNext w:val="0"/>
              <w:widowControl/>
              <w:adjustRightInd w:val="0"/>
              <w:snapToGrid w:val="0"/>
              <w:spacing w:before="0" w:after="0" w:line="560" w:lineRule="exact"/>
              <w:ind w:left="0" w:leftChars="0" w:right="0" w:rightChars="0" w:firstLine="482" w:firstLineChars="200"/>
              <w:jc w:val="left"/>
              <w:rPr>
                <w:del w:id="1484" w:author="xh" w:date="2026-10-23T16:15:54Z"/>
              </w:rPr>
              <w:pPrChange w:id="1483" w:author="白日梦想家" w:date="2026-10-26T15:10:06Z">
                <w:pPr>
                  <w:keepNext/>
                  <w:snapToGrid w:val="0"/>
                  <w:spacing w:before="0" w:after="0" w:line="370" w:lineRule="exact"/>
                  <w:ind w:left="0" w:leftChars="0" w:right="0" w:rightChars="0" w:firstLine="0" w:firstLineChars="0"/>
                  <w:jc w:val="center"/>
                </w:pPr>
              </w:pPrChange>
            </w:pPr>
            <w:del w:id="1485" w:author="xh" w:date="2026-10-23T16:15:54Z">
              <w:r>
                <w:rPr>
                  <w:rFonts w:hint="eastAsia" w:ascii="方正仿宋_GBK" w:hAnsi="方正仿宋_GBK" w:eastAsia="方正仿宋_GBK" w:cs="Times New Roman"/>
                  <w:b/>
                  <w:sz w:val="24"/>
                  <w:szCs w:val="24"/>
                </w:rPr>
                <w:delText>年份</w:delText>
              </w:r>
            </w:del>
          </w:p>
        </w:tc>
        <w:tc>
          <w:tcPr>
            <w:tcW w:w="1620" w:type="dxa"/>
            <w:vAlign w:val="center"/>
          </w:tcPr>
          <w:p w14:paraId="664FA36A">
            <w:pPr>
              <w:keepNext w:val="0"/>
              <w:widowControl/>
              <w:adjustRightInd w:val="0"/>
              <w:snapToGrid w:val="0"/>
              <w:spacing w:before="0" w:after="0" w:line="560" w:lineRule="exact"/>
              <w:ind w:left="0" w:leftChars="0" w:right="0" w:rightChars="0" w:firstLine="482" w:firstLineChars="200"/>
              <w:jc w:val="left"/>
              <w:rPr>
                <w:del w:id="1487" w:author="xh" w:date="2026-10-23T16:15:54Z"/>
              </w:rPr>
              <w:pPrChange w:id="1486" w:author="白日梦想家" w:date="2026-10-26T15:10:06Z">
                <w:pPr>
                  <w:keepNext/>
                  <w:snapToGrid w:val="0"/>
                  <w:spacing w:before="0" w:after="0" w:line="370" w:lineRule="exact"/>
                  <w:ind w:left="0" w:leftChars="0" w:right="0" w:rightChars="0" w:firstLine="0" w:firstLineChars="0"/>
                  <w:jc w:val="center"/>
                </w:pPr>
              </w:pPrChange>
            </w:pPr>
            <w:del w:id="1488" w:author="xh" w:date="2026-10-23T16:15:54Z">
              <w:r>
                <w:rPr>
                  <w:rFonts w:hint="eastAsia" w:ascii="方正仿宋_GBK" w:hAnsi="方正仿宋_GBK" w:eastAsia="方正仿宋_GBK" w:cs="Times New Roman"/>
                  <w:b/>
                  <w:sz w:val="24"/>
                  <w:szCs w:val="24"/>
                </w:rPr>
                <w:delText>网供峰值/MW</w:delText>
              </w:r>
            </w:del>
          </w:p>
        </w:tc>
        <w:tc>
          <w:tcPr>
            <w:tcW w:w="1640" w:type="dxa"/>
            <w:vAlign w:val="center"/>
          </w:tcPr>
          <w:p w14:paraId="6E65ADBD">
            <w:pPr>
              <w:keepNext w:val="0"/>
              <w:widowControl/>
              <w:adjustRightInd w:val="0"/>
              <w:snapToGrid w:val="0"/>
              <w:spacing w:before="0" w:after="0" w:line="560" w:lineRule="exact"/>
              <w:ind w:left="0" w:leftChars="0" w:right="0" w:rightChars="0" w:firstLine="482" w:firstLineChars="200"/>
              <w:jc w:val="left"/>
              <w:rPr>
                <w:del w:id="1490" w:author="xh" w:date="2026-10-23T16:15:54Z"/>
              </w:rPr>
              <w:pPrChange w:id="1489" w:author="白日梦想家" w:date="2026-10-26T15:10:06Z">
                <w:pPr>
                  <w:keepNext/>
                  <w:snapToGrid w:val="0"/>
                  <w:spacing w:before="0" w:after="0" w:line="370" w:lineRule="exact"/>
                  <w:ind w:left="0" w:leftChars="0" w:right="0" w:rightChars="0" w:firstLine="0" w:firstLineChars="0"/>
                  <w:jc w:val="center"/>
                </w:pPr>
              </w:pPrChange>
            </w:pPr>
            <w:del w:id="1491" w:author="xh" w:date="2026-10-23T16:15:54Z">
              <w:r>
                <w:rPr>
                  <w:rFonts w:hint="eastAsia" w:ascii="方正仿宋_GBK" w:hAnsi="方正仿宋_GBK" w:eastAsia="方正仿宋_GBK" w:cs="Times New Roman"/>
                  <w:b/>
                  <w:sz w:val="24"/>
                  <w:szCs w:val="24"/>
                </w:rPr>
                <w:delText>刚性容量/MVA</w:delText>
              </w:r>
            </w:del>
          </w:p>
        </w:tc>
        <w:tc>
          <w:tcPr>
            <w:tcW w:w="1370" w:type="dxa"/>
            <w:vAlign w:val="center"/>
          </w:tcPr>
          <w:p w14:paraId="37E48048">
            <w:pPr>
              <w:keepNext w:val="0"/>
              <w:widowControl/>
              <w:adjustRightInd w:val="0"/>
              <w:snapToGrid w:val="0"/>
              <w:spacing w:before="0" w:after="0" w:line="560" w:lineRule="exact"/>
              <w:ind w:left="0" w:leftChars="0" w:right="0" w:rightChars="0" w:firstLine="482" w:firstLineChars="200"/>
              <w:jc w:val="left"/>
              <w:rPr>
                <w:del w:id="1493" w:author="xh" w:date="2026-10-23T16:15:54Z"/>
              </w:rPr>
              <w:pPrChange w:id="1492" w:author="白日梦想家" w:date="2026-10-26T15:10:06Z">
                <w:pPr>
                  <w:keepNext/>
                  <w:snapToGrid w:val="0"/>
                  <w:spacing w:before="0" w:after="0" w:line="370" w:lineRule="exact"/>
                  <w:ind w:left="0" w:leftChars="0" w:right="0" w:rightChars="0" w:firstLine="0" w:firstLineChars="0"/>
                  <w:jc w:val="center"/>
                </w:pPr>
              </w:pPrChange>
            </w:pPr>
            <w:del w:id="1494" w:author="xh" w:date="2026-10-23T16:15:54Z">
              <w:r>
                <w:rPr>
                  <w:rFonts w:hint="eastAsia" w:ascii="方正仿宋_GBK" w:hAnsi="方正仿宋_GBK" w:eastAsia="方正仿宋_GBK" w:cs="Times New Roman"/>
                  <w:b/>
                  <w:sz w:val="24"/>
                  <w:szCs w:val="24"/>
                </w:rPr>
                <w:delText>刚性容载比</w:delText>
              </w:r>
            </w:del>
          </w:p>
        </w:tc>
        <w:tc>
          <w:tcPr>
            <w:tcW w:w="1640" w:type="dxa"/>
            <w:vAlign w:val="center"/>
          </w:tcPr>
          <w:p w14:paraId="61FF0A1D">
            <w:pPr>
              <w:keepNext w:val="0"/>
              <w:widowControl/>
              <w:adjustRightInd w:val="0"/>
              <w:snapToGrid w:val="0"/>
              <w:spacing w:before="0" w:after="0" w:line="560" w:lineRule="exact"/>
              <w:ind w:left="0" w:leftChars="0" w:right="0" w:rightChars="0" w:firstLine="482" w:firstLineChars="200"/>
              <w:jc w:val="left"/>
              <w:rPr>
                <w:del w:id="1496" w:author="xh" w:date="2026-10-23T16:15:54Z"/>
              </w:rPr>
              <w:pPrChange w:id="1495" w:author="白日梦想家" w:date="2026-10-26T15:10:06Z">
                <w:pPr>
                  <w:keepNext/>
                  <w:snapToGrid w:val="0"/>
                  <w:spacing w:before="0" w:after="0" w:line="370" w:lineRule="exact"/>
                  <w:ind w:left="0" w:leftChars="0" w:right="0" w:rightChars="0" w:firstLine="0" w:firstLineChars="0"/>
                  <w:jc w:val="center"/>
                </w:pPr>
              </w:pPrChange>
            </w:pPr>
            <w:del w:id="1497" w:author="xh" w:date="2026-10-23T16:15:54Z">
              <w:r>
                <w:rPr>
                  <w:rFonts w:hint="eastAsia" w:ascii="方正仿宋_GBK" w:hAnsi="方正仿宋_GBK" w:eastAsia="方正仿宋_GBK" w:cs="Times New Roman"/>
                  <w:b/>
                  <w:sz w:val="24"/>
                  <w:szCs w:val="24"/>
                </w:rPr>
                <w:delText>弹性容量/MVA</w:delText>
              </w:r>
            </w:del>
          </w:p>
        </w:tc>
        <w:tc>
          <w:tcPr>
            <w:tcW w:w="1386" w:type="dxa"/>
            <w:vAlign w:val="center"/>
          </w:tcPr>
          <w:p w14:paraId="45200031">
            <w:pPr>
              <w:keepNext w:val="0"/>
              <w:widowControl/>
              <w:adjustRightInd w:val="0"/>
              <w:snapToGrid w:val="0"/>
              <w:spacing w:before="0" w:after="0" w:line="560" w:lineRule="exact"/>
              <w:ind w:left="0" w:leftChars="0" w:right="0" w:rightChars="0" w:firstLine="482" w:firstLineChars="200"/>
              <w:jc w:val="left"/>
              <w:rPr>
                <w:del w:id="1499" w:author="xh" w:date="2026-10-23T16:15:54Z"/>
              </w:rPr>
              <w:pPrChange w:id="1498" w:author="白日梦想家" w:date="2026-10-26T15:10:06Z">
                <w:pPr>
                  <w:keepNext/>
                  <w:snapToGrid w:val="0"/>
                  <w:spacing w:before="0" w:after="0" w:line="370" w:lineRule="exact"/>
                  <w:ind w:left="0" w:leftChars="0" w:right="0" w:rightChars="0" w:firstLine="0" w:firstLineChars="0"/>
                  <w:jc w:val="center"/>
                </w:pPr>
              </w:pPrChange>
            </w:pPr>
            <w:del w:id="1500" w:author="xh" w:date="2026-10-23T16:15:54Z">
              <w:r>
                <w:rPr>
                  <w:rFonts w:hint="eastAsia" w:ascii="方正仿宋_GBK" w:hAnsi="方正仿宋_GBK" w:eastAsia="方正仿宋_GBK" w:cs="Times New Roman"/>
                  <w:b/>
                  <w:sz w:val="24"/>
                  <w:szCs w:val="24"/>
                </w:rPr>
                <w:delText>弹性容载比</w:delText>
              </w:r>
            </w:del>
          </w:p>
        </w:tc>
      </w:tr>
      <w:tr w14:paraId="39ED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01" w:author="xh" w:date="2026-10-23T16:15:54Z"/>
        </w:trPr>
        <w:tc>
          <w:tcPr>
            <w:tcW w:w="650" w:type="dxa"/>
            <w:vAlign w:val="center"/>
          </w:tcPr>
          <w:p w14:paraId="4638B7C9">
            <w:pPr>
              <w:keepNext w:val="0"/>
              <w:widowControl/>
              <w:adjustRightInd w:val="0"/>
              <w:snapToGrid w:val="0"/>
              <w:spacing w:before="0" w:after="0" w:line="560" w:lineRule="exact"/>
              <w:ind w:left="0" w:leftChars="0" w:right="0" w:rightChars="0" w:firstLine="480" w:firstLineChars="200"/>
              <w:jc w:val="left"/>
              <w:rPr>
                <w:del w:id="1503" w:author="xh" w:date="2026-10-23T16:15:54Z"/>
              </w:rPr>
              <w:pPrChange w:id="1502" w:author="白日梦想家" w:date="2026-10-26T15:10:06Z">
                <w:pPr>
                  <w:keepNext/>
                  <w:snapToGrid w:val="0"/>
                  <w:spacing w:before="0" w:after="0" w:line="370" w:lineRule="exact"/>
                  <w:ind w:left="0" w:leftChars="0" w:right="0" w:rightChars="0" w:firstLine="0" w:firstLineChars="0"/>
                  <w:jc w:val="center"/>
                </w:pPr>
              </w:pPrChange>
            </w:pPr>
            <w:del w:id="1504" w:author="xh" w:date="2026-10-23T16:15:54Z">
              <w:r>
                <w:rPr>
                  <w:rFonts w:hint="eastAsia" w:ascii="方正仿宋_GBK" w:hAnsi="方正仿宋_GBK" w:eastAsia="方正仿宋_GBK" w:cs="Times New Roman"/>
                  <w:sz w:val="24"/>
                  <w:szCs w:val="24"/>
                </w:rPr>
                <w:delText>2021</w:delText>
              </w:r>
            </w:del>
          </w:p>
        </w:tc>
        <w:tc>
          <w:tcPr>
            <w:tcW w:w="1620" w:type="dxa"/>
            <w:vAlign w:val="center"/>
          </w:tcPr>
          <w:p w14:paraId="78303750">
            <w:pPr>
              <w:keepNext w:val="0"/>
              <w:widowControl/>
              <w:adjustRightInd w:val="0"/>
              <w:snapToGrid w:val="0"/>
              <w:spacing w:before="0" w:after="0" w:line="560" w:lineRule="exact"/>
              <w:ind w:left="0" w:leftChars="0" w:right="0" w:rightChars="0" w:firstLine="480" w:firstLineChars="200"/>
              <w:jc w:val="left"/>
              <w:rPr>
                <w:del w:id="1506" w:author="xh" w:date="2026-10-23T16:15:54Z"/>
              </w:rPr>
              <w:pPrChange w:id="1505" w:author="白日梦想家" w:date="2026-10-26T15:10:06Z">
                <w:pPr>
                  <w:keepNext/>
                  <w:snapToGrid w:val="0"/>
                  <w:spacing w:before="0" w:after="0" w:line="370" w:lineRule="exact"/>
                  <w:ind w:left="0" w:leftChars="0" w:right="0" w:rightChars="0" w:firstLine="0" w:firstLineChars="0"/>
                  <w:jc w:val="center"/>
                </w:pPr>
              </w:pPrChange>
            </w:pPr>
            <w:del w:id="1507" w:author="xh" w:date="2026-10-23T16:15:54Z">
              <w:r>
                <w:rPr>
                  <w:rFonts w:hint="eastAsia" w:ascii="方正仿宋_GBK" w:hAnsi="方正仿宋_GBK" w:eastAsia="方正仿宋_GBK" w:cs="Times New Roman"/>
                  <w:sz w:val="24"/>
                  <w:szCs w:val="24"/>
                </w:rPr>
                <w:delText>731.77</w:delText>
              </w:r>
            </w:del>
          </w:p>
        </w:tc>
        <w:tc>
          <w:tcPr>
            <w:tcW w:w="1640" w:type="dxa"/>
            <w:vAlign w:val="center"/>
          </w:tcPr>
          <w:p w14:paraId="66349BE5">
            <w:pPr>
              <w:keepNext w:val="0"/>
              <w:widowControl/>
              <w:adjustRightInd w:val="0"/>
              <w:snapToGrid w:val="0"/>
              <w:spacing w:before="0" w:after="0" w:line="560" w:lineRule="exact"/>
              <w:ind w:left="0" w:leftChars="0" w:right="0" w:rightChars="0" w:firstLine="480" w:firstLineChars="200"/>
              <w:jc w:val="left"/>
              <w:rPr>
                <w:del w:id="1509" w:author="xh" w:date="2026-10-23T16:15:54Z"/>
              </w:rPr>
              <w:pPrChange w:id="1508" w:author="白日梦想家" w:date="2026-10-26T15:10:06Z">
                <w:pPr>
                  <w:keepNext/>
                  <w:snapToGrid w:val="0"/>
                  <w:spacing w:before="0" w:after="0" w:line="370" w:lineRule="exact"/>
                  <w:ind w:left="0" w:leftChars="0" w:right="0" w:rightChars="0" w:firstLine="0" w:firstLineChars="0"/>
                  <w:jc w:val="center"/>
                </w:pPr>
              </w:pPrChange>
            </w:pPr>
            <w:del w:id="1510"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5EC43CE1">
            <w:pPr>
              <w:keepNext w:val="0"/>
              <w:widowControl/>
              <w:adjustRightInd w:val="0"/>
              <w:snapToGrid w:val="0"/>
              <w:spacing w:before="0" w:after="0" w:line="560" w:lineRule="exact"/>
              <w:ind w:left="0" w:leftChars="0" w:right="0" w:rightChars="0" w:firstLine="480" w:firstLineChars="200"/>
              <w:jc w:val="left"/>
              <w:rPr>
                <w:del w:id="1512" w:author="xh" w:date="2026-10-23T16:15:54Z"/>
              </w:rPr>
              <w:pPrChange w:id="1511" w:author="白日梦想家" w:date="2026-10-26T15:10:06Z">
                <w:pPr>
                  <w:keepNext/>
                  <w:snapToGrid w:val="0"/>
                  <w:spacing w:before="0" w:after="0" w:line="370" w:lineRule="exact"/>
                  <w:ind w:left="0" w:leftChars="0" w:right="0" w:rightChars="0" w:firstLine="0" w:firstLineChars="0"/>
                  <w:jc w:val="center"/>
                </w:pPr>
              </w:pPrChange>
            </w:pPr>
            <w:del w:id="1513" w:author="xh" w:date="2026-10-23T16:15:54Z">
              <w:r>
                <w:rPr>
                  <w:rFonts w:hint="eastAsia" w:ascii="方正仿宋_GBK" w:hAnsi="方正仿宋_GBK" w:eastAsia="方正仿宋_GBK" w:cs="Times New Roman"/>
                  <w:sz w:val="24"/>
                  <w:szCs w:val="24"/>
                </w:rPr>
                <w:delText>2.77</w:delText>
              </w:r>
            </w:del>
          </w:p>
        </w:tc>
        <w:tc>
          <w:tcPr>
            <w:tcW w:w="1640" w:type="dxa"/>
            <w:vAlign w:val="center"/>
          </w:tcPr>
          <w:p w14:paraId="731ADF04">
            <w:pPr>
              <w:keepNext w:val="0"/>
              <w:widowControl/>
              <w:adjustRightInd w:val="0"/>
              <w:snapToGrid w:val="0"/>
              <w:spacing w:before="0" w:after="0" w:line="560" w:lineRule="exact"/>
              <w:ind w:left="0" w:leftChars="0" w:right="0" w:rightChars="0" w:firstLine="480" w:firstLineChars="200"/>
              <w:jc w:val="left"/>
              <w:rPr>
                <w:del w:id="1515" w:author="xh" w:date="2026-10-23T16:15:54Z"/>
              </w:rPr>
              <w:pPrChange w:id="1514" w:author="白日梦想家" w:date="2026-10-26T15:10:06Z">
                <w:pPr>
                  <w:keepNext/>
                  <w:snapToGrid w:val="0"/>
                  <w:spacing w:before="0" w:after="0" w:line="370" w:lineRule="exact"/>
                  <w:ind w:left="0" w:leftChars="0" w:right="0" w:rightChars="0" w:firstLine="0" w:firstLineChars="0"/>
                  <w:jc w:val="center"/>
                </w:pPr>
              </w:pPrChange>
            </w:pPr>
            <w:del w:id="1516" w:author="xh" w:date="2026-10-23T16:15:54Z">
              <w:r>
                <w:rPr>
                  <w:rFonts w:hint="eastAsia" w:ascii="方正仿宋_GBK" w:hAnsi="方正仿宋_GBK" w:eastAsia="方正仿宋_GBK" w:cs="Times New Roman"/>
                  <w:sz w:val="24"/>
                  <w:szCs w:val="24"/>
                </w:rPr>
                <w:delText>2027.00</w:delText>
              </w:r>
            </w:del>
          </w:p>
        </w:tc>
        <w:tc>
          <w:tcPr>
            <w:tcW w:w="1386" w:type="dxa"/>
            <w:vAlign w:val="center"/>
          </w:tcPr>
          <w:p w14:paraId="43D02793">
            <w:pPr>
              <w:keepNext w:val="0"/>
              <w:widowControl/>
              <w:adjustRightInd w:val="0"/>
              <w:snapToGrid w:val="0"/>
              <w:spacing w:before="0" w:after="0" w:line="560" w:lineRule="exact"/>
              <w:ind w:left="0" w:leftChars="0" w:right="0" w:rightChars="0" w:firstLine="480" w:firstLineChars="200"/>
              <w:jc w:val="left"/>
              <w:rPr>
                <w:del w:id="1518" w:author="xh" w:date="2026-10-23T16:15:54Z"/>
              </w:rPr>
              <w:pPrChange w:id="1517" w:author="白日梦想家" w:date="2026-10-26T15:10:06Z">
                <w:pPr>
                  <w:keepNext/>
                  <w:snapToGrid w:val="0"/>
                  <w:spacing w:before="0" w:after="0" w:line="370" w:lineRule="exact"/>
                  <w:ind w:left="0" w:leftChars="0" w:right="0" w:rightChars="0" w:firstLine="0" w:firstLineChars="0"/>
                  <w:jc w:val="center"/>
                </w:pPr>
              </w:pPrChange>
            </w:pPr>
            <w:del w:id="1519" w:author="xh" w:date="2026-10-23T16:15:54Z">
              <w:r>
                <w:rPr>
                  <w:rFonts w:hint="eastAsia" w:ascii="方正仿宋_GBK" w:hAnsi="方正仿宋_GBK" w:eastAsia="方正仿宋_GBK" w:cs="Times New Roman"/>
                  <w:sz w:val="24"/>
                  <w:szCs w:val="24"/>
                </w:rPr>
                <w:delText>2.77</w:delText>
              </w:r>
            </w:del>
          </w:p>
        </w:tc>
      </w:tr>
      <w:tr w14:paraId="65FC6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20" w:author="xh" w:date="2026-10-23T16:15:54Z"/>
        </w:trPr>
        <w:tc>
          <w:tcPr>
            <w:tcW w:w="650" w:type="dxa"/>
            <w:vAlign w:val="center"/>
          </w:tcPr>
          <w:p w14:paraId="48974DFD">
            <w:pPr>
              <w:keepNext w:val="0"/>
              <w:widowControl/>
              <w:adjustRightInd w:val="0"/>
              <w:snapToGrid w:val="0"/>
              <w:spacing w:before="0" w:after="0" w:line="560" w:lineRule="exact"/>
              <w:ind w:left="0" w:leftChars="0" w:right="0" w:rightChars="0" w:firstLine="480" w:firstLineChars="200"/>
              <w:jc w:val="left"/>
              <w:rPr>
                <w:del w:id="1522" w:author="xh" w:date="2026-10-23T16:15:54Z"/>
              </w:rPr>
              <w:pPrChange w:id="1521" w:author="白日梦想家" w:date="2026-10-26T15:10:06Z">
                <w:pPr>
                  <w:keepNext/>
                  <w:snapToGrid w:val="0"/>
                  <w:spacing w:before="0" w:after="0" w:line="370" w:lineRule="exact"/>
                  <w:ind w:left="0" w:leftChars="0" w:right="0" w:rightChars="0" w:firstLine="0" w:firstLineChars="0"/>
                  <w:jc w:val="center"/>
                </w:pPr>
              </w:pPrChange>
            </w:pPr>
            <w:del w:id="1523" w:author="xh" w:date="2026-10-23T16:15:54Z">
              <w:r>
                <w:rPr>
                  <w:rFonts w:hint="eastAsia" w:ascii="方正仿宋_GBK" w:hAnsi="方正仿宋_GBK" w:eastAsia="方正仿宋_GBK" w:cs="Times New Roman"/>
                  <w:sz w:val="24"/>
                  <w:szCs w:val="24"/>
                </w:rPr>
                <w:delText>2022</w:delText>
              </w:r>
            </w:del>
          </w:p>
        </w:tc>
        <w:tc>
          <w:tcPr>
            <w:tcW w:w="1620" w:type="dxa"/>
            <w:vAlign w:val="center"/>
          </w:tcPr>
          <w:p w14:paraId="656B76AB">
            <w:pPr>
              <w:keepNext w:val="0"/>
              <w:widowControl/>
              <w:adjustRightInd w:val="0"/>
              <w:snapToGrid w:val="0"/>
              <w:spacing w:before="0" w:after="0" w:line="560" w:lineRule="exact"/>
              <w:ind w:left="0" w:leftChars="0" w:right="0" w:rightChars="0" w:firstLine="480" w:firstLineChars="200"/>
              <w:jc w:val="left"/>
              <w:rPr>
                <w:del w:id="1525" w:author="xh" w:date="2026-10-23T16:15:54Z"/>
              </w:rPr>
              <w:pPrChange w:id="1524" w:author="白日梦想家" w:date="2026-10-26T15:10:06Z">
                <w:pPr>
                  <w:keepNext/>
                  <w:snapToGrid w:val="0"/>
                  <w:spacing w:before="0" w:after="0" w:line="370" w:lineRule="exact"/>
                  <w:ind w:left="0" w:leftChars="0" w:right="0" w:rightChars="0" w:firstLine="0" w:firstLineChars="0"/>
                  <w:jc w:val="center"/>
                </w:pPr>
              </w:pPrChange>
            </w:pPr>
            <w:del w:id="1526" w:author="xh" w:date="2026-10-23T16:15:54Z">
              <w:r>
                <w:rPr>
                  <w:rFonts w:hint="eastAsia" w:ascii="方正仿宋_GBK" w:hAnsi="方正仿宋_GBK" w:eastAsia="方正仿宋_GBK" w:cs="Times New Roman"/>
                  <w:sz w:val="24"/>
                  <w:szCs w:val="24"/>
                </w:rPr>
                <w:delText>825.00</w:delText>
              </w:r>
            </w:del>
          </w:p>
        </w:tc>
        <w:tc>
          <w:tcPr>
            <w:tcW w:w="1640" w:type="dxa"/>
            <w:vAlign w:val="center"/>
          </w:tcPr>
          <w:p w14:paraId="5BD25D9E">
            <w:pPr>
              <w:keepNext w:val="0"/>
              <w:widowControl/>
              <w:adjustRightInd w:val="0"/>
              <w:snapToGrid w:val="0"/>
              <w:spacing w:before="0" w:after="0" w:line="560" w:lineRule="exact"/>
              <w:ind w:left="0" w:leftChars="0" w:right="0" w:rightChars="0" w:firstLine="480" w:firstLineChars="200"/>
              <w:jc w:val="left"/>
              <w:rPr>
                <w:del w:id="1528" w:author="xh" w:date="2026-10-23T16:15:54Z"/>
              </w:rPr>
              <w:pPrChange w:id="1527" w:author="白日梦想家" w:date="2026-10-26T15:10:06Z">
                <w:pPr>
                  <w:keepNext/>
                  <w:snapToGrid w:val="0"/>
                  <w:spacing w:before="0" w:after="0" w:line="370" w:lineRule="exact"/>
                  <w:ind w:left="0" w:leftChars="0" w:right="0" w:rightChars="0" w:firstLine="0" w:firstLineChars="0"/>
                  <w:jc w:val="center"/>
                </w:pPr>
              </w:pPrChange>
            </w:pPr>
            <w:del w:id="1529"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746F8176">
            <w:pPr>
              <w:keepNext w:val="0"/>
              <w:widowControl/>
              <w:adjustRightInd w:val="0"/>
              <w:snapToGrid w:val="0"/>
              <w:spacing w:before="0" w:after="0" w:line="560" w:lineRule="exact"/>
              <w:ind w:left="0" w:leftChars="0" w:right="0" w:rightChars="0" w:firstLine="480" w:firstLineChars="200"/>
              <w:jc w:val="left"/>
              <w:rPr>
                <w:del w:id="1531" w:author="xh" w:date="2026-10-23T16:15:54Z"/>
              </w:rPr>
              <w:pPrChange w:id="1530" w:author="白日梦想家" w:date="2026-10-26T15:10:06Z">
                <w:pPr>
                  <w:keepNext/>
                  <w:snapToGrid w:val="0"/>
                  <w:spacing w:before="0" w:after="0" w:line="370" w:lineRule="exact"/>
                  <w:ind w:left="0" w:leftChars="0" w:right="0" w:rightChars="0" w:firstLine="0" w:firstLineChars="0"/>
                  <w:jc w:val="center"/>
                </w:pPr>
              </w:pPrChange>
            </w:pPr>
            <w:del w:id="1532" w:author="xh" w:date="2026-10-23T16:15:54Z">
              <w:r>
                <w:rPr>
                  <w:rFonts w:hint="eastAsia" w:ascii="方正仿宋_GBK" w:hAnsi="方正仿宋_GBK" w:eastAsia="方正仿宋_GBK" w:cs="Times New Roman"/>
                  <w:sz w:val="24"/>
                  <w:szCs w:val="24"/>
                </w:rPr>
                <w:delText>2.46</w:delText>
              </w:r>
            </w:del>
          </w:p>
        </w:tc>
        <w:tc>
          <w:tcPr>
            <w:tcW w:w="1640" w:type="dxa"/>
            <w:vAlign w:val="center"/>
          </w:tcPr>
          <w:p w14:paraId="09A8D6F2">
            <w:pPr>
              <w:keepNext w:val="0"/>
              <w:widowControl/>
              <w:adjustRightInd w:val="0"/>
              <w:snapToGrid w:val="0"/>
              <w:spacing w:before="0" w:after="0" w:line="560" w:lineRule="exact"/>
              <w:ind w:left="0" w:leftChars="0" w:right="0" w:rightChars="0" w:firstLine="480" w:firstLineChars="200"/>
              <w:jc w:val="left"/>
              <w:rPr>
                <w:del w:id="1534" w:author="xh" w:date="2026-10-23T16:15:54Z"/>
              </w:rPr>
              <w:pPrChange w:id="1533" w:author="白日梦想家" w:date="2026-10-26T15:10:06Z">
                <w:pPr>
                  <w:keepNext/>
                  <w:snapToGrid w:val="0"/>
                  <w:spacing w:before="0" w:after="0" w:line="370" w:lineRule="exact"/>
                  <w:ind w:left="0" w:leftChars="0" w:right="0" w:rightChars="0" w:firstLine="0" w:firstLineChars="0"/>
                  <w:jc w:val="center"/>
                </w:pPr>
              </w:pPrChange>
            </w:pPr>
            <w:del w:id="1535"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6B14E79D">
            <w:pPr>
              <w:keepNext w:val="0"/>
              <w:widowControl/>
              <w:adjustRightInd w:val="0"/>
              <w:snapToGrid w:val="0"/>
              <w:spacing w:before="0" w:after="0" w:line="560" w:lineRule="exact"/>
              <w:ind w:left="0" w:leftChars="0" w:right="0" w:rightChars="0" w:firstLine="480" w:firstLineChars="200"/>
              <w:jc w:val="left"/>
              <w:rPr>
                <w:del w:id="1537" w:author="xh" w:date="2026-10-23T16:15:54Z"/>
              </w:rPr>
              <w:pPrChange w:id="1536" w:author="白日梦想家" w:date="2026-10-26T15:10:06Z">
                <w:pPr>
                  <w:keepNext/>
                  <w:snapToGrid w:val="0"/>
                  <w:spacing w:before="0" w:after="0" w:line="370" w:lineRule="exact"/>
                  <w:ind w:left="0" w:leftChars="0" w:right="0" w:rightChars="0" w:firstLine="0" w:firstLineChars="0"/>
                  <w:jc w:val="center"/>
                </w:pPr>
              </w:pPrChange>
            </w:pPr>
            <w:del w:id="1538" w:author="xh" w:date="2026-10-23T16:15:54Z">
              <w:r>
                <w:rPr>
                  <w:rFonts w:hint="eastAsia" w:ascii="方正仿宋_GBK" w:hAnsi="方正仿宋_GBK" w:eastAsia="方正仿宋_GBK" w:cs="Times New Roman"/>
                  <w:sz w:val="24"/>
                  <w:szCs w:val="24"/>
                </w:rPr>
                <w:delText>2.51</w:delText>
              </w:r>
            </w:del>
          </w:p>
        </w:tc>
      </w:tr>
      <w:tr w14:paraId="7F30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539" w:author="xh" w:date="2026-10-23T16:15:54Z"/>
        </w:trPr>
        <w:tc>
          <w:tcPr>
            <w:tcW w:w="650" w:type="dxa"/>
            <w:vAlign w:val="center"/>
          </w:tcPr>
          <w:p w14:paraId="4142BEE7">
            <w:pPr>
              <w:keepNext w:val="0"/>
              <w:widowControl/>
              <w:adjustRightInd w:val="0"/>
              <w:snapToGrid w:val="0"/>
              <w:spacing w:before="0" w:after="0" w:line="560" w:lineRule="exact"/>
              <w:ind w:left="0" w:leftChars="0" w:right="0" w:rightChars="0" w:firstLine="480" w:firstLineChars="200"/>
              <w:jc w:val="left"/>
              <w:rPr>
                <w:del w:id="1541" w:author="xh" w:date="2026-10-23T16:15:54Z"/>
              </w:rPr>
              <w:pPrChange w:id="1540" w:author="白日梦想家" w:date="2026-10-26T15:10:06Z">
                <w:pPr>
                  <w:keepNext/>
                  <w:snapToGrid w:val="0"/>
                  <w:spacing w:before="0" w:after="0" w:line="370" w:lineRule="exact"/>
                  <w:ind w:left="0" w:leftChars="0" w:right="0" w:rightChars="0" w:firstLine="0" w:firstLineChars="0"/>
                  <w:jc w:val="center"/>
                </w:pPr>
              </w:pPrChange>
            </w:pPr>
            <w:del w:id="1542" w:author="xh" w:date="2026-10-23T16:15:54Z">
              <w:r>
                <w:rPr>
                  <w:rFonts w:hint="eastAsia" w:ascii="方正仿宋_GBK" w:hAnsi="方正仿宋_GBK" w:eastAsia="方正仿宋_GBK" w:cs="Times New Roman"/>
                  <w:sz w:val="24"/>
                  <w:szCs w:val="24"/>
                </w:rPr>
                <w:delText>2023</w:delText>
              </w:r>
            </w:del>
          </w:p>
        </w:tc>
        <w:tc>
          <w:tcPr>
            <w:tcW w:w="1620" w:type="dxa"/>
            <w:vAlign w:val="center"/>
          </w:tcPr>
          <w:p w14:paraId="70E65DE3">
            <w:pPr>
              <w:keepNext w:val="0"/>
              <w:widowControl/>
              <w:adjustRightInd w:val="0"/>
              <w:snapToGrid w:val="0"/>
              <w:spacing w:before="0" w:after="0" w:line="560" w:lineRule="exact"/>
              <w:ind w:left="0" w:leftChars="0" w:right="0" w:rightChars="0" w:firstLine="480" w:firstLineChars="200"/>
              <w:jc w:val="left"/>
              <w:rPr>
                <w:del w:id="1544" w:author="xh" w:date="2026-10-23T16:15:54Z"/>
              </w:rPr>
              <w:pPrChange w:id="1543" w:author="白日梦想家" w:date="2026-10-26T15:10:06Z">
                <w:pPr>
                  <w:keepNext/>
                  <w:snapToGrid w:val="0"/>
                  <w:spacing w:before="0" w:after="0" w:line="370" w:lineRule="exact"/>
                  <w:ind w:left="0" w:leftChars="0" w:right="0" w:rightChars="0" w:firstLine="0" w:firstLineChars="0"/>
                  <w:jc w:val="center"/>
                </w:pPr>
              </w:pPrChange>
            </w:pPr>
            <w:del w:id="1545" w:author="xh" w:date="2026-10-23T16:15:54Z">
              <w:r>
                <w:rPr>
                  <w:rFonts w:hint="eastAsia" w:ascii="方正仿宋_GBK" w:hAnsi="方正仿宋_GBK" w:eastAsia="方正仿宋_GBK" w:cs="Times New Roman"/>
                  <w:sz w:val="24"/>
                  <w:szCs w:val="24"/>
                </w:rPr>
                <w:delText>761.23</w:delText>
              </w:r>
            </w:del>
          </w:p>
        </w:tc>
        <w:tc>
          <w:tcPr>
            <w:tcW w:w="1640" w:type="dxa"/>
            <w:vAlign w:val="center"/>
          </w:tcPr>
          <w:p w14:paraId="3B3A57ED">
            <w:pPr>
              <w:keepNext w:val="0"/>
              <w:widowControl/>
              <w:adjustRightInd w:val="0"/>
              <w:snapToGrid w:val="0"/>
              <w:spacing w:before="0" w:after="0" w:line="560" w:lineRule="exact"/>
              <w:ind w:left="0" w:leftChars="0" w:right="0" w:rightChars="0" w:firstLine="480" w:firstLineChars="200"/>
              <w:jc w:val="left"/>
              <w:rPr>
                <w:del w:id="1547" w:author="xh" w:date="2026-10-23T16:15:54Z"/>
              </w:rPr>
              <w:pPrChange w:id="1546" w:author="白日梦想家" w:date="2026-10-26T15:10:06Z">
                <w:pPr>
                  <w:keepNext/>
                  <w:snapToGrid w:val="0"/>
                  <w:spacing w:before="0" w:after="0" w:line="370" w:lineRule="exact"/>
                  <w:ind w:left="0" w:leftChars="0" w:right="0" w:rightChars="0" w:firstLine="0" w:firstLineChars="0"/>
                  <w:jc w:val="center"/>
                </w:pPr>
              </w:pPrChange>
            </w:pPr>
            <w:del w:id="1548"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6E3224B5">
            <w:pPr>
              <w:keepNext w:val="0"/>
              <w:widowControl/>
              <w:adjustRightInd w:val="0"/>
              <w:snapToGrid w:val="0"/>
              <w:spacing w:before="0" w:after="0" w:line="560" w:lineRule="exact"/>
              <w:ind w:left="0" w:leftChars="0" w:right="0" w:rightChars="0" w:firstLine="480" w:firstLineChars="200"/>
              <w:jc w:val="left"/>
              <w:rPr>
                <w:del w:id="1550" w:author="xh" w:date="2026-10-23T16:15:54Z"/>
              </w:rPr>
              <w:pPrChange w:id="1549" w:author="白日梦想家" w:date="2026-10-26T15:10:06Z">
                <w:pPr>
                  <w:keepNext/>
                  <w:snapToGrid w:val="0"/>
                  <w:spacing w:before="0" w:after="0" w:line="370" w:lineRule="exact"/>
                  <w:ind w:left="0" w:leftChars="0" w:right="0" w:rightChars="0" w:firstLine="0" w:firstLineChars="0"/>
                  <w:jc w:val="center"/>
                </w:pPr>
              </w:pPrChange>
            </w:pPr>
            <w:del w:id="1551" w:author="xh" w:date="2026-10-23T16:15:54Z">
              <w:r>
                <w:rPr>
                  <w:rFonts w:hint="eastAsia" w:ascii="方正仿宋_GBK" w:hAnsi="方正仿宋_GBK" w:eastAsia="方正仿宋_GBK" w:cs="Times New Roman"/>
                  <w:sz w:val="24"/>
                  <w:szCs w:val="24"/>
                </w:rPr>
                <w:delText>2.66</w:delText>
              </w:r>
            </w:del>
          </w:p>
        </w:tc>
        <w:tc>
          <w:tcPr>
            <w:tcW w:w="1640" w:type="dxa"/>
            <w:vAlign w:val="center"/>
          </w:tcPr>
          <w:p w14:paraId="66195297">
            <w:pPr>
              <w:keepNext w:val="0"/>
              <w:widowControl/>
              <w:adjustRightInd w:val="0"/>
              <w:snapToGrid w:val="0"/>
              <w:spacing w:before="0" w:after="0" w:line="560" w:lineRule="exact"/>
              <w:ind w:left="0" w:leftChars="0" w:right="0" w:rightChars="0" w:firstLine="480" w:firstLineChars="200"/>
              <w:jc w:val="left"/>
              <w:rPr>
                <w:del w:id="1553" w:author="xh" w:date="2026-10-23T16:15:54Z"/>
              </w:rPr>
              <w:pPrChange w:id="1552" w:author="白日梦想家" w:date="2026-10-26T15:10:06Z">
                <w:pPr>
                  <w:keepNext/>
                  <w:snapToGrid w:val="0"/>
                  <w:spacing w:before="0" w:after="0" w:line="370" w:lineRule="exact"/>
                  <w:ind w:left="0" w:leftChars="0" w:right="0" w:rightChars="0" w:firstLine="0" w:firstLineChars="0"/>
                  <w:jc w:val="center"/>
                </w:pPr>
              </w:pPrChange>
            </w:pPr>
            <w:del w:id="1554"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23052626">
            <w:pPr>
              <w:keepNext w:val="0"/>
              <w:widowControl/>
              <w:adjustRightInd w:val="0"/>
              <w:snapToGrid w:val="0"/>
              <w:spacing w:before="0" w:after="0" w:line="560" w:lineRule="exact"/>
              <w:ind w:left="0" w:leftChars="0" w:right="0" w:rightChars="0" w:firstLine="480" w:firstLineChars="200"/>
              <w:jc w:val="left"/>
              <w:rPr>
                <w:del w:id="1556" w:author="xh" w:date="2026-10-23T16:15:54Z"/>
              </w:rPr>
              <w:pPrChange w:id="1555" w:author="白日梦想家" w:date="2026-10-26T15:10:06Z">
                <w:pPr>
                  <w:keepNext/>
                  <w:snapToGrid w:val="0"/>
                  <w:spacing w:before="0" w:after="0" w:line="370" w:lineRule="exact"/>
                  <w:ind w:left="0" w:leftChars="0" w:right="0" w:rightChars="0" w:firstLine="0" w:firstLineChars="0"/>
                  <w:jc w:val="center"/>
                </w:pPr>
              </w:pPrChange>
            </w:pPr>
            <w:del w:id="1557" w:author="xh" w:date="2026-10-23T16:15:54Z">
              <w:r>
                <w:rPr>
                  <w:rFonts w:hint="eastAsia" w:ascii="方正仿宋_GBK" w:hAnsi="方正仿宋_GBK" w:eastAsia="方正仿宋_GBK" w:cs="Times New Roman"/>
                  <w:sz w:val="24"/>
                  <w:szCs w:val="24"/>
                </w:rPr>
                <w:delText>2.72</w:delText>
              </w:r>
            </w:del>
          </w:p>
        </w:tc>
      </w:tr>
      <w:tr w14:paraId="15B5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58" w:author="xh" w:date="2026-10-23T16:15:54Z"/>
        </w:trPr>
        <w:tc>
          <w:tcPr>
            <w:tcW w:w="650" w:type="dxa"/>
            <w:vAlign w:val="center"/>
          </w:tcPr>
          <w:p w14:paraId="6C1A0727">
            <w:pPr>
              <w:keepNext w:val="0"/>
              <w:widowControl/>
              <w:adjustRightInd w:val="0"/>
              <w:snapToGrid w:val="0"/>
              <w:spacing w:before="0" w:after="0" w:line="560" w:lineRule="exact"/>
              <w:ind w:left="0" w:leftChars="0" w:right="0" w:rightChars="0" w:firstLine="480" w:firstLineChars="200"/>
              <w:jc w:val="left"/>
              <w:rPr>
                <w:del w:id="1560" w:author="xh" w:date="2026-10-23T16:15:54Z"/>
              </w:rPr>
              <w:pPrChange w:id="1559" w:author="白日梦想家" w:date="2026-10-26T15:10:06Z">
                <w:pPr>
                  <w:keepNext/>
                  <w:snapToGrid w:val="0"/>
                  <w:spacing w:before="0" w:after="0" w:line="370" w:lineRule="exact"/>
                  <w:ind w:left="0" w:leftChars="0" w:right="0" w:rightChars="0" w:firstLine="0" w:firstLineChars="0"/>
                  <w:jc w:val="center"/>
                </w:pPr>
              </w:pPrChange>
            </w:pPr>
            <w:del w:id="1561" w:author="xh" w:date="2026-10-23T16:15:54Z">
              <w:r>
                <w:rPr>
                  <w:rFonts w:hint="eastAsia" w:ascii="方正仿宋_GBK" w:hAnsi="方正仿宋_GBK" w:eastAsia="方正仿宋_GBK" w:cs="Times New Roman"/>
                  <w:sz w:val="24"/>
                  <w:szCs w:val="24"/>
                </w:rPr>
                <w:delText>2025</w:delText>
              </w:r>
            </w:del>
          </w:p>
        </w:tc>
        <w:tc>
          <w:tcPr>
            <w:tcW w:w="1620" w:type="dxa"/>
            <w:vAlign w:val="center"/>
          </w:tcPr>
          <w:p w14:paraId="64CCAE57">
            <w:pPr>
              <w:keepNext w:val="0"/>
              <w:widowControl/>
              <w:adjustRightInd w:val="0"/>
              <w:snapToGrid w:val="0"/>
              <w:spacing w:before="0" w:after="0" w:line="560" w:lineRule="exact"/>
              <w:ind w:left="0" w:leftChars="0" w:right="0" w:rightChars="0" w:firstLine="480" w:firstLineChars="200"/>
              <w:jc w:val="left"/>
              <w:rPr>
                <w:del w:id="1563" w:author="xh" w:date="2026-10-23T16:15:54Z"/>
              </w:rPr>
              <w:pPrChange w:id="1562" w:author="白日梦想家" w:date="2026-10-26T15:10:06Z">
                <w:pPr>
                  <w:keepNext/>
                  <w:snapToGrid w:val="0"/>
                  <w:spacing w:before="0" w:after="0" w:line="370" w:lineRule="exact"/>
                  <w:ind w:left="0" w:leftChars="0" w:right="0" w:rightChars="0" w:firstLine="0" w:firstLineChars="0"/>
                  <w:jc w:val="center"/>
                </w:pPr>
              </w:pPrChange>
            </w:pPr>
            <w:del w:id="1564" w:author="xh" w:date="2026-10-23T16:15:54Z">
              <w:r>
                <w:rPr>
                  <w:rFonts w:hint="eastAsia" w:ascii="方正仿宋_GBK" w:hAnsi="方正仿宋_GBK" w:eastAsia="方正仿宋_GBK" w:cs="Times New Roman"/>
                  <w:sz w:val="24"/>
                  <w:szCs w:val="24"/>
                </w:rPr>
                <w:delText>956.45</w:delText>
              </w:r>
            </w:del>
          </w:p>
        </w:tc>
        <w:tc>
          <w:tcPr>
            <w:tcW w:w="1640" w:type="dxa"/>
            <w:vAlign w:val="center"/>
          </w:tcPr>
          <w:p w14:paraId="1E499D2E">
            <w:pPr>
              <w:keepNext w:val="0"/>
              <w:widowControl/>
              <w:adjustRightInd w:val="0"/>
              <w:snapToGrid w:val="0"/>
              <w:spacing w:before="0" w:after="0" w:line="560" w:lineRule="exact"/>
              <w:ind w:left="0" w:leftChars="0" w:right="0" w:rightChars="0" w:firstLine="480" w:firstLineChars="200"/>
              <w:jc w:val="left"/>
              <w:rPr>
                <w:del w:id="1566" w:author="xh" w:date="2026-10-23T16:15:54Z"/>
              </w:rPr>
              <w:pPrChange w:id="1565" w:author="白日梦想家" w:date="2026-10-26T15:10:06Z">
                <w:pPr>
                  <w:keepNext/>
                  <w:snapToGrid w:val="0"/>
                  <w:spacing w:before="0" w:after="0" w:line="370" w:lineRule="exact"/>
                  <w:ind w:left="0" w:leftChars="0" w:right="0" w:rightChars="0" w:firstLine="0" w:firstLineChars="0"/>
                  <w:jc w:val="center"/>
                </w:pPr>
              </w:pPrChange>
            </w:pPr>
            <w:del w:id="1567"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10D8EE68">
            <w:pPr>
              <w:keepNext w:val="0"/>
              <w:widowControl/>
              <w:adjustRightInd w:val="0"/>
              <w:snapToGrid w:val="0"/>
              <w:spacing w:before="0" w:after="0" w:line="560" w:lineRule="exact"/>
              <w:ind w:left="0" w:leftChars="0" w:right="0" w:rightChars="0" w:firstLine="480" w:firstLineChars="200"/>
              <w:jc w:val="left"/>
              <w:rPr>
                <w:del w:id="1569" w:author="xh" w:date="2026-10-23T16:15:54Z"/>
              </w:rPr>
              <w:pPrChange w:id="1568" w:author="白日梦想家" w:date="2026-10-26T15:10:06Z">
                <w:pPr>
                  <w:keepNext/>
                  <w:snapToGrid w:val="0"/>
                  <w:spacing w:before="0" w:after="0" w:line="370" w:lineRule="exact"/>
                  <w:ind w:left="0" w:leftChars="0" w:right="0" w:rightChars="0" w:firstLine="0" w:firstLineChars="0"/>
                  <w:jc w:val="center"/>
                </w:pPr>
              </w:pPrChange>
            </w:pPr>
            <w:del w:id="1570" w:author="xh" w:date="2026-10-23T16:15:54Z">
              <w:r>
                <w:rPr>
                  <w:rFonts w:hint="eastAsia" w:ascii="方正仿宋_GBK" w:hAnsi="方正仿宋_GBK" w:eastAsia="方正仿宋_GBK" w:cs="Times New Roman"/>
                  <w:sz w:val="24"/>
                  <w:szCs w:val="24"/>
                </w:rPr>
                <w:delText>2.12</w:delText>
              </w:r>
            </w:del>
          </w:p>
        </w:tc>
        <w:tc>
          <w:tcPr>
            <w:tcW w:w="1640" w:type="dxa"/>
            <w:vAlign w:val="center"/>
          </w:tcPr>
          <w:p w14:paraId="0960C612">
            <w:pPr>
              <w:keepNext w:val="0"/>
              <w:widowControl/>
              <w:adjustRightInd w:val="0"/>
              <w:snapToGrid w:val="0"/>
              <w:spacing w:before="0" w:after="0" w:line="560" w:lineRule="exact"/>
              <w:ind w:left="0" w:leftChars="0" w:right="0" w:rightChars="0" w:firstLine="480" w:firstLineChars="200"/>
              <w:jc w:val="left"/>
              <w:rPr>
                <w:del w:id="1572" w:author="xh" w:date="2026-10-23T16:15:54Z"/>
              </w:rPr>
              <w:pPrChange w:id="1571" w:author="白日梦想家" w:date="2026-10-26T15:10:06Z">
                <w:pPr>
                  <w:keepNext/>
                  <w:snapToGrid w:val="0"/>
                  <w:spacing w:before="0" w:after="0" w:line="370" w:lineRule="exact"/>
                  <w:ind w:left="0" w:leftChars="0" w:right="0" w:rightChars="0" w:firstLine="0" w:firstLineChars="0"/>
                  <w:jc w:val="center"/>
                </w:pPr>
              </w:pPrChange>
            </w:pPr>
            <w:del w:id="1573" w:author="xh" w:date="2026-10-23T16:15:54Z">
              <w:r>
                <w:rPr>
                  <w:rFonts w:hint="eastAsia" w:ascii="方正仿宋_GBK" w:hAnsi="方正仿宋_GBK" w:eastAsia="方正仿宋_GBK" w:cs="Times New Roman"/>
                  <w:sz w:val="24"/>
                  <w:szCs w:val="24"/>
                </w:rPr>
                <w:delText>2091.50</w:delText>
              </w:r>
            </w:del>
          </w:p>
        </w:tc>
        <w:tc>
          <w:tcPr>
            <w:tcW w:w="1386" w:type="dxa"/>
            <w:vAlign w:val="center"/>
          </w:tcPr>
          <w:p w14:paraId="2AF6FB84">
            <w:pPr>
              <w:keepNext w:val="0"/>
              <w:widowControl/>
              <w:adjustRightInd w:val="0"/>
              <w:snapToGrid w:val="0"/>
              <w:spacing w:before="0" w:after="0" w:line="560" w:lineRule="exact"/>
              <w:ind w:left="0" w:leftChars="0" w:right="0" w:rightChars="0" w:firstLine="480" w:firstLineChars="200"/>
              <w:jc w:val="left"/>
              <w:rPr>
                <w:del w:id="1575" w:author="xh" w:date="2026-10-23T16:15:54Z"/>
              </w:rPr>
              <w:pPrChange w:id="1574" w:author="白日梦想家" w:date="2026-10-26T15:10:06Z">
                <w:pPr>
                  <w:keepNext/>
                  <w:snapToGrid w:val="0"/>
                  <w:spacing w:before="0" w:after="0" w:line="370" w:lineRule="exact"/>
                  <w:ind w:left="0" w:leftChars="0" w:right="0" w:rightChars="0" w:firstLine="0" w:firstLineChars="0"/>
                  <w:jc w:val="center"/>
                </w:pPr>
              </w:pPrChange>
            </w:pPr>
            <w:del w:id="1576" w:author="xh" w:date="2026-10-23T16:15:54Z">
              <w:r>
                <w:rPr>
                  <w:rFonts w:hint="eastAsia" w:ascii="方正仿宋_GBK" w:hAnsi="方正仿宋_GBK" w:eastAsia="方正仿宋_GBK" w:cs="Times New Roman"/>
                  <w:sz w:val="24"/>
                  <w:szCs w:val="24"/>
                </w:rPr>
                <w:delText>2.19</w:delText>
              </w:r>
            </w:del>
          </w:p>
        </w:tc>
      </w:tr>
      <w:tr w14:paraId="5A68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77" w:author="xh" w:date="2026-10-23T16:15:54Z"/>
        </w:trPr>
        <w:tc>
          <w:tcPr>
            <w:tcW w:w="650" w:type="dxa"/>
            <w:vAlign w:val="center"/>
          </w:tcPr>
          <w:p w14:paraId="6FC94FDF">
            <w:pPr>
              <w:keepNext w:val="0"/>
              <w:widowControl/>
              <w:adjustRightInd w:val="0"/>
              <w:snapToGrid w:val="0"/>
              <w:spacing w:before="0" w:after="0" w:line="560" w:lineRule="exact"/>
              <w:ind w:left="0" w:leftChars="0" w:right="0" w:rightChars="0" w:firstLine="480" w:firstLineChars="200"/>
              <w:jc w:val="left"/>
              <w:rPr>
                <w:del w:id="1579" w:author="xh" w:date="2026-10-23T16:15:54Z"/>
              </w:rPr>
              <w:pPrChange w:id="1578" w:author="白日梦想家" w:date="2026-10-26T15:10:06Z">
                <w:pPr>
                  <w:keepNext/>
                  <w:snapToGrid w:val="0"/>
                  <w:spacing w:before="0" w:after="0" w:line="370" w:lineRule="exact"/>
                  <w:ind w:left="0" w:leftChars="0" w:right="0" w:rightChars="0" w:firstLine="0" w:firstLineChars="0"/>
                  <w:jc w:val="center"/>
                </w:pPr>
              </w:pPrChange>
            </w:pPr>
            <w:del w:id="1580" w:author="xh" w:date="2026-10-23T16:15:54Z">
              <w:r>
                <w:rPr>
                  <w:rFonts w:hint="eastAsia" w:ascii="方正仿宋_GBK" w:hAnsi="方正仿宋_GBK" w:eastAsia="方正仿宋_GBK" w:cs="Times New Roman"/>
                  <w:sz w:val="24"/>
                  <w:szCs w:val="24"/>
                </w:rPr>
                <w:delText>2030</w:delText>
              </w:r>
            </w:del>
          </w:p>
        </w:tc>
        <w:tc>
          <w:tcPr>
            <w:tcW w:w="1620" w:type="dxa"/>
            <w:vAlign w:val="center"/>
          </w:tcPr>
          <w:p w14:paraId="4E83498B">
            <w:pPr>
              <w:keepNext w:val="0"/>
              <w:widowControl/>
              <w:adjustRightInd w:val="0"/>
              <w:snapToGrid w:val="0"/>
              <w:spacing w:before="0" w:after="0" w:line="560" w:lineRule="exact"/>
              <w:ind w:left="0" w:leftChars="0" w:right="0" w:rightChars="0" w:firstLine="480" w:firstLineChars="200"/>
              <w:jc w:val="left"/>
              <w:rPr>
                <w:del w:id="1582" w:author="xh" w:date="2026-10-23T16:15:54Z"/>
              </w:rPr>
              <w:pPrChange w:id="1581" w:author="白日梦想家" w:date="2026-10-26T15:10:06Z">
                <w:pPr>
                  <w:keepNext/>
                  <w:snapToGrid w:val="0"/>
                  <w:spacing w:before="0" w:after="0" w:line="370" w:lineRule="exact"/>
                  <w:ind w:left="0" w:leftChars="0" w:right="0" w:rightChars="0" w:firstLine="0" w:firstLineChars="0"/>
                  <w:jc w:val="center"/>
                </w:pPr>
              </w:pPrChange>
            </w:pPr>
            <w:del w:id="1583" w:author="xh" w:date="2026-10-23T16:15:54Z">
              <w:r>
                <w:rPr>
                  <w:rFonts w:hint="eastAsia" w:ascii="方正仿宋_GBK" w:hAnsi="方正仿宋_GBK" w:eastAsia="方正仿宋_GBK" w:cs="Times New Roman"/>
                  <w:sz w:val="24"/>
                  <w:szCs w:val="24"/>
                </w:rPr>
                <w:delText>1171.59</w:delText>
              </w:r>
            </w:del>
          </w:p>
        </w:tc>
        <w:tc>
          <w:tcPr>
            <w:tcW w:w="1640" w:type="dxa"/>
            <w:vAlign w:val="center"/>
          </w:tcPr>
          <w:p w14:paraId="7946AF5F">
            <w:pPr>
              <w:keepNext w:val="0"/>
              <w:widowControl/>
              <w:adjustRightInd w:val="0"/>
              <w:snapToGrid w:val="0"/>
              <w:spacing w:before="0" w:after="0" w:line="560" w:lineRule="exact"/>
              <w:ind w:left="0" w:leftChars="0" w:right="0" w:rightChars="0" w:firstLine="480" w:firstLineChars="200"/>
              <w:jc w:val="left"/>
              <w:rPr>
                <w:del w:id="1585" w:author="xh" w:date="2026-10-23T16:15:54Z"/>
              </w:rPr>
              <w:pPrChange w:id="1584" w:author="白日梦想家" w:date="2026-10-26T15:10:06Z">
                <w:pPr>
                  <w:keepNext/>
                  <w:snapToGrid w:val="0"/>
                  <w:spacing w:before="0" w:after="0" w:line="370" w:lineRule="exact"/>
                  <w:ind w:left="0" w:leftChars="0" w:right="0" w:rightChars="0" w:firstLine="0" w:firstLineChars="0"/>
                  <w:jc w:val="center"/>
                </w:pPr>
              </w:pPrChange>
            </w:pPr>
            <w:del w:id="1586" w:author="xh" w:date="2026-10-23T16:15:54Z">
              <w:r>
                <w:rPr>
                  <w:rFonts w:hint="eastAsia" w:ascii="方正仿宋_GBK" w:hAnsi="方正仿宋_GBK" w:eastAsia="方正仿宋_GBK" w:cs="Times New Roman"/>
                  <w:sz w:val="24"/>
                  <w:szCs w:val="24"/>
                </w:rPr>
                <w:delText>2125.50</w:delText>
              </w:r>
            </w:del>
          </w:p>
        </w:tc>
        <w:tc>
          <w:tcPr>
            <w:tcW w:w="1370" w:type="dxa"/>
            <w:vAlign w:val="center"/>
          </w:tcPr>
          <w:p w14:paraId="013AD612">
            <w:pPr>
              <w:keepNext w:val="0"/>
              <w:widowControl/>
              <w:adjustRightInd w:val="0"/>
              <w:snapToGrid w:val="0"/>
              <w:spacing w:before="0" w:after="0" w:line="560" w:lineRule="exact"/>
              <w:ind w:left="0" w:leftChars="0" w:right="0" w:rightChars="0" w:firstLine="480" w:firstLineChars="200"/>
              <w:jc w:val="left"/>
              <w:rPr>
                <w:del w:id="1588" w:author="xh" w:date="2026-10-23T16:15:54Z"/>
              </w:rPr>
              <w:pPrChange w:id="1587" w:author="白日梦想家" w:date="2026-10-26T15:10:06Z">
                <w:pPr>
                  <w:keepNext/>
                  <w:snapToGrid w:val="0"/>
                  <w:spacing w:before="0" w:after="0" w:line="370" w:lineRule="exact"/>
                  <w:ind w:left="0" w:leftChars="0" w:right="0" w:rightChars="0" w:firstLine="0" w:firstLineChars="0"/>
                  <w:jc w:val="center"/>
                </w:pPr>
              </w:pPrChange>
            </w:pPr>
            <w:del w:id="1589" w:author="xh" w:date="2026-10-23T16:15:54Z">
              <w:r>
                <w:rPr>
                  <w:rFonts w:hint="eastAsia" w:ascii="方正仿宋_GBK" w:hAnsi="方正仿宋_GBK" w:eastAsia="方正仿宋_GBK" w:cs="Times New Roman"/>
                  <w:sz w:val="24"/>
                  <w:szCs w:val="24"/>
                </w:rPr>
                <w:delText>1.81</w:delText>
              </w:r>
            </w:del>
          </w:p>
        </w:tc>
        <w:tc>
          <w:tcPr>
            <w:tcW w:w="1640" w:type="dxa"/>
            <w:vAlign w:val="center"/>
          </w:tcPr>
          <w:p w14:paraId="2BD5F541">
            <w:pPr>
              <w:keepNext w:val="0"/>
              <w:widowControl/>
              <w:adjustRightInd w:val="0"/>
              <w:snapToGrid w:val="0"/>
              <w:spacing w:before="0" w:after="0" w:line="560" w:lineRule="exact"/>
              <w:ind w:left="0" w:leftChars="0" w:right="0" w:rightChars="0" w:firstLine="480" w:firstLineChars="200"/>
              <w:jc w:val="left"/>
              <w:rPr>
                <w:del w:id="1591" w:author="xh" w:date="2026-10-23T16:15:54Z"/>
              </w:rPr>
              <w:pPrChange w:id="1590" w:author="白日梦想家" w:date="2026-10-26T15:10:06Z">
                <w:pPr>
                  <w:keepNext/>
                  <w:snapToGrid w:val="0"/>
                  <w:spacing w:before="0" w:after="0" w:line="370" w:lineRule="exact"/>
                  <w:ind w:left="0" w:leftChars="0" w:right="0" w:rightChars="0" w:firstLine="0" w:firstLineChars="0"/>
                  <w:jc w:val="center"/>
                </w:pPr>
              </w:pPrChange>
            </w:pPr>
            <w:del w:id="1592" w:author="xh" w:date="2026-10-23T16:15:54Z">
              <w:r>
                <w:rPr>
                  <w:rFonts w:hint="eastAsia" w:ascii="方正仿宋_GBK" w:hAnsi="方正仿宋_GBK" w:eastAsia="方正仿宋_GBK" w:cs="Times New Roman"/>
                  <w:sz w:val="24"/>
                  <w:szCs w:val="24"/>
                </w:rPr>
                <w:delText>2388.50</w:delText>
              </w:r>
            </w:del>
          </w:p>
        </w:tc>
        <w:tc>
          <w:tcPr>
            <w:tcW w:w="1386" w:type="dxa"/>
            <w:vAlign w:val="center"/>
          </w:tcPr>
          <w:p w14:paraId="78F2A28D">
            <w:pPr>
              <w:keepNext w:val="0"/>
              <w:widowControl/>
              <w:adjustRightInd w:val="0"/>
              <w:snapToGrid w:val="0"/>
              <w:spacing w:before="0" w:after="0" w:line="560" w:lineRule="exact"/>
              <w:ind w:left="0" w:leftChars="0" w:right="0" w:rightChars="0" w:firstLine="480" w:firstLineChars="200"/>
              <w:jc w:val="left"/>
              <w:rPr>
                <w:del w:id="1594" w:author="xh" w:date="2026-10-23T16:15:54Z"/>
              </w:rPr>
              <w:pPrChange w:id="1593" w:author="白日梦想家" w:date="2026-10-26T15:10:06Z">
                <w:pPr>
                  <w:keepNext/>
                  <w:snapToGrid w:val="0"/>
                  <w:spacing w:before="0" w:after="0" w:line="370" w:lineRule="exact"/>
                  <w:ind w:left="0" w:leftChars="0" w:right="0" w:rightChars="0" w:firstLine="0" w:firstLineChars="0"/>
                  <w:jc w:val="center"/>
                </w:pPr>
              </w:pPrChange>
            </w:pPr>
            <w:del w:id="1595" w:author="xh" w:date="2026-10-23T16:15:54Z">
              <w:r>
                <w:rPr>
                  <w:rFonts w:hint="eastAsia" w:ascii="方正仿宋_GBK" w:hAnsi="方正仿宋_GBK" w:eastAsia="方正仿宋_GBK" w:cs="Times New Roman"/>
                  <w:sz w:val="24"/>
                  <w:szCs w:val="24"/>
                </w:rPr>
                <w:delText>2.04</w:delText>
              </w:r>
            </w:del>
          </w:p>
        </w:tc>
      </w:tr>
      <w:tr w14:paraId="69EBB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96" w:author="xh" w:date="2026-10-23T16:15:54Z"/>
        </w:trPr>
        <w:tc>
          <w:tcPr>
            <w:tcW w:w="650" w:type="dxa"/>
            <w:vAlign w:val="center"/>
          </w:tcPr>
          <w:p w14:paraId="59C4D1D6">
            <w:pPr>
              <w:widowControl/>
              <w:adjustRightInd w:val="0"/>
              <w:snapToGrid w:val="0"/>
              <w:spacing w:before="0" w:after="0" w:line="560" w:lineRule="exact"/>
              <w:ind w:left="0" w:leftChars="0" w:right="0" w:rightChars="0" w:firstLine="480" w:firstLineChars="200"/>
              <w:jc w:val="left"/>
              <w:rPr>
                <w:del w:id="1598" w:author="xh" w:date="2026-10-23T16:15:54Z"/>
              </w:rPr>
              <w:pPrChange w:id="1597" w:author="白日梦想家" w:date="2026-10-26T15:10:06Z">
                <w:pPr>
                  <w:snapToGrid w:val="0"/>
                  <w:spacing w:before="0" w:after="0" w:line="370" w:lineRule="exact"/>
                  <w:ind w:left="0" w:leftChars="0" w:right="0" w:rightChars="0" w:firstLine="0" w:firstLineChars="0"/>
                  <w:jc w:val="center"/>
                </w:pPr>
              </w:pPrChange>
            </w:pPr>
            <w:del w:id="1599" w:author="xh" w:date="2026-10-23T16:15:54Z">
              <w:r>
                <w:rPr>
                  <w:rFonts w:hint="eastAsia" w:ascii="方正仿宋_GBK" w:hAnsi="方正仿宋_GBK" w:eastAsia="方正仿宋_GBK" w:cs="Times New Roman"/>
                  <w:sz w:val="24"/>
                  <w:szCs w:val="24"/>
                </w:rPr>
                <w:delText>2035</w:delText>
              </w:r>
            </w:del>
          </w:p>
        </w:tc>
        <w:tc>
          <w:tcPr>
            <w:tcW w:w="1620" w:type="dxa"/>
            <w:vAlign w:val="center"/>
          </w:tcPr>
          <w:p w14:paraId="724920BB">
            <w:pPr>
              <w:widowControl/>
              <w:adjustRightInd w:val="0"/>
              <w:snapToGrid w:val="0"/>
              <w:spacing w:before="0" w:after="0" w:line="560" w:lineRule="exact"/>
              <w:ind w:left="0" w:leftChars="0" w:right="0" w:rightChars="0" w:firstLine="480" w:firstLineChars="200"/>
              <w:jc w:val="left"/>
              <w:rPr>
                <w:del w:id="1601" w:author="xh" w:date="2026-10-23T16:15:54Z"/>
              </w:rPr>
              <w:pPrChange w:id="1600" w:author="白日梦想家" w:date="2026-10-26T15:10:06Z">
                <w:pPr>
                  <w:snapToGrid w:val="0"/>
                  <w:spacing w:before="0" w:after="0" w:line="370" w:lineRule="exact"/>
                  <w:ind w:left="0" w:leftChars="0" w:right="0" w:rightChars="0" w:firstLine="0" w:firstLineChars="0"/>
                  <w:jc w:val="center"/>
                </w:pPr>
              </w:pPrChange>
            </w:pPr>
            <w:del w:id="1602" w:author="xh" w:date="2026-10-23T16:15:54Z">
              <w:r>
                <w:rPr>
                  <w:rFonts w:hint="eastAsia" w:ascii="方正仿宋_GBK" w:hAnsi="方正仿宋_GBK" w:eastAsia="方正仿宋_GBK" w:cs="Times New Roman"/>
                  <w:sz w:val="24"/>
                  <w:szCs w:val="24"/>
                </w:rPr>
                <w:delText>1409.47</w:delText>
              </w:r>
            </w:del>
          </w:p>
        </w:tc>
        <w:tc>
          <w:tcPr>
            <w:tcW w:w="1640" w:type="dxa"/>
            <w:vAlign w:val="center"/>
          </w:tcPr>
          <w:p w14:paraId="34562280">
            <w:pPr>
              <w:widowControl/>
              <w:adjustRightInd w:val="0"/>
              <w:snapToGrid w:val="0"/>
              <w:spacing w:before="0" w:after="0" w:line="560" w:lineRule="exact"/>
              <w:ind w:left="0" w:leftChars="0" w:right="0" w:rightChars="0" w:firstLine="480" w:firstLineChars="200"/>
              <w:jc w:val="left"/>
              <w:rPr>
                <w:del w:id="1604" w:author="xh" w:date="2026-10-23T16:15:54Z"/>
              </w:rPr>
              <w:pPrChange w:id="1603" w:author="白日梦想家" w:date="2026-10-26T15:10:06Z">
                <w:pPr>
                  <w:snapToGrid w:val="0"/>
                  <w:spacing w:before="0" w:after="0" w:line="370" w:lineRule="exact"/>
                  <w:ind w:left="0" w:leftChars="0" w:right="0" w:rightChars="0" w:firstLine="0" w:firstLineChars="0"/>
                  <w:jc w:val="center"/>
                </w:pPr>
              </w:pPrChange>
            </w:pPr>
            <w:del w:id="1605" w:author="xh" w:date="2026-10-23T16:15:54Z">
              <w:r>
                <w:rPr>
                  <w:rFonts w:hint="eastAsia" w:ascii="方正仿宋_GBK" w:hAnsi="方正仿宋_GBK" w:eastAsia="方正仿宋_GBK" w:cs="Times New Roman"/>
                  <w:sz w:val="24"/>
                  <w:szCs w:val="24"/>
                </w:rPr>
                <w:delText>2678.00</w:delText>
              </w:r>
            </w:del>
          </w:p>
        </w:tc>
        <w:tc>
          <w:tcPr>
            <w:tcW w:w="1370" w:type="dxa"/>
            <w:vAlign w:val="center"/>
          </w:tcPr>
          <w:p w14:paraId="2BFA03E1">
            <w:pPr>
              <w:widowControl/>
              <w:adjustRightInd w:val="0"/>
              <w:snapToGrid w:val="0"/>
              <w:spacing w:before="0" w:after="0" w:line="560" w:lineRule="exact"/>
              <w:ind w:left="0" w:leftChars="0" w:right="0" w:rightChars="0" w:firstLine="480" w:firstLineChars="200"/>
              <w:jc w:val="left"/>
              <w:rPr>
                <w:del w:id="1607" w:author="xh" w:date="2026-10-23T16:15:54Z"/>
              </w:rPr>
              <w:pPrChange w:id="1606" w:author="白日梦想家" w:date="2026-10-26T15:10:06Z">
                <w:pPr>
                  <w:snapToGrid w:val="0"/>
                  <w:spacing w:before="0" w:after="0" w:line="370" w:lineRule="exact"/>
                  <w:ind w:left="0" w:leftChars="0" w:right="0" w:rightChars="0" w:firstLine="0" w:firstLineChars="0"/>
                  <w:jc w:val="center"/>
                </w:pPr>
              </w:pPrChange>
            </w:pPr>
            <w:del w:id="1608" w:author="xh" w:date="2026-10-23T16:15:54Z">
              <w:r>
                <w:rPr>
                  <w:rFonts w:hint="eastAsia" w:ascii="方正仿宋_GBK" w:hAnsi="方正仿宋_GBK" w:eastAsia="方正仿宋_GBK" w:cs="Times New Roman"/>
                  <w:sz w:val="24"/>
                  <w:szCs w:val="24"/>
                </w:rPr>
                <w:delText>1.90</w:delText>
              </w:r>
            </w:del>
          </w:p>
        </w:tc>
        <w:tc>
          <w:tcPr>
            <w:tcW w:w="1640" w:type="dxa"/>
            <w:vAlign w:val="center"/>
          </w:tcPr>
          <w:p w14:paraId="1D209014">
            <w:pPr>
              <w:widowControl/>
              <w:adjustRightInd w:val="0"/>
              <w:snapToGrid w:val="0"/>
              <w:spacing w:before="0" w:after="0" w:line="560" w:lineRule="exact"/>
              <w:ind w:left="0" w:leftChars="0" w:right="0" w:rightChars="0" w:firstLine="480" w:firstLineChars="200"/>
              <w:jc w:val="left"/>
              <w:rPr>
                <w:del w:id="1610" w:author="xh" w:date="2026-10-23T16:15:54Z"/>
              </w:rPr>
              <w:pPrChange w:id="1609" w:author="白日梦想家" w:date="2026-10-26T15:10:06Z">
                <w:pPr>
                  <w:snapToGrid w:val="0"/>
                  <w:spacing w:before="0" w:after="0" w:line="370" w:lineRule="exact"/>
                  <w:ind w:left="0" w:leftChars="0" w:right="0" w:rightChars="0" w:firstLine="0" w:firstLineChars="0"/>
                  <w:jc w:val="center"/>
                </w:pPr>
              </w:pPrChange>
            </w:pPr>
            <w:del w:id="1611" w:author="xh" w:date="2026-10-23T16:15:54Z">
              <w:r>
                <w:rPr>
                  <w:rFonts w:hint="eastAsia" w:ascii="方正仿宋_GBK" w:hAnsi="方正仿宋_GBK" w:eastAsia="方正仿宋_GBK" w:cs="Times New Roman"/>
                  <w:sz w:val="24"/>
                  <w:szCs w:val="24"/>
                </w:rPr>
                <w:delText>2901.00</w:delText>
              </w:r>
            </w:del>
          </w:p>
        </w:tc>
        <w:tc>
          <w:tcPr>
            <w:tcW w:w="1386" w:type="dxa"/>
            <w:vAlign w:val="center"/>
          </w:tcPr>
          <w:p w14:paraId="0AF508C5">
            <w:pPr>
              <w:widowControl/>
              <w:adjustRightInd w:val="0"/>
              <w:snapToGrid w:val="0"/>
              <w:spacing w:before="0" w:after="0" w:line="560" w:lineRule="exact"/>
              <w:ind w:left="0" w:leftChars="0" w:right="0" w:rightChars="0" w:firstLine="480" w:firstLineChars="200"/>
              <w:jc w:val="left"/>
              <w:rPr>
                <w:del w:id="1613" w:author="xh" w:date="2026-10-23T16:15:54Z"/>
              </w:rPr>
              <w:pPrChange w:id="1612" w:author="白日梦想家" w:date="2026-10-26T15:10:06Z">
                <w:pPr>
                  <w:snapToGrid w:val="0"/>
                  <w:spacing w:before="0" w:after="0" w:line="370" w:lineRule="exact"/>
                  <w:ind w:left="0" w:leftChars="0" w:right="0" w:rightChars="0" w:firstLine="0" w:firstLineChars="0"/>
                  <w:jc w:val="center"/>
                </w:pPr>
              </w:pPrChange>
            </w:pPr>
            <w:del w:id="1614" w:author="xh" w:date="2026-10-23T16:15:54Z">
              <w:r>
                <w:rPr>
                  <w:rFonts w:hint="eastAsia" w:ascii="方正仿宋_GBK" w:hAnsi="方正仿宋_GBK" w:eastAsia="方正仿宋_GBK" w:cs="Times New Roman"/>
                  <w:sz w:val="24"/>
                  <w:szCs w:val="24"/>
                </w:rPr>
                <w:delText>2.06</w:delText>
              </w:r>
            </w:del>
          </w:p>
        </w:tc>
      </w:tr>
    </w:tbl>
    <w:p w14:paraId="6A0B51F1">
      <w:pPr>
        <w:widowControl/>
        <w:adjustRightInd w:val="0"/>
        <w:snapToGrid w:val="0"/>
        <w:spacing w:line="560" w:lineRule="exact"/>
        <w:ind w:firstLine="640" w:firstLineChars="200"/>
        <w:rPr>
          <w:del w:id="1615" w:author="xh" w:date="2026-10-23T16:19:19Z"/>
          <w:rFonts w:hint="eastAsia" w:ascii="方正仿宋_GBK" w:hAnsi="方正仿宋_GBK" w:eastAsia="方正仿宋_GBK" w:cs="Times New Roman"/>
          <w:sz w:val="32"/>
          <w:szCs w:val="32"/>
          <w:highlight w:val="none"/>
          <w14:ligatures w14:val="standardContextual"/>
        </w:rPr>
      </w:pPr>
      <w:del w:id="1616" w:author="xh" w:date="2026-10-23T16:19:19Z">
        <w:r>
          <w:rPr>
            <w:rFonts w:hint="eastAsia" w:ascii="方正仿宋_GBK" w:hAnsi="方正仿宋_GBK" w:eastAsia="方正仿宋_GBK" w:cs="Times New Roman"/>
            <w:sz w:val="32"/>
            <w:szCs w:val="32"/>
          </w:rPr>
          <w:delText>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delText>
        </w:r>
      </w:del>
    </w:p>
    <w:p w14:paraId="473A29D7">
      <w:pPr>
        <w:keepNext w:val="0"/>
        <w:widowControl/>
        <w:adjustRightInd w:val="0"/>
        <w:snapToGrid w:val="0"/>
        <w:spacing w:line="560" w:lineRule="exact"/>
        <w:ind w:firstLine="640" w:firstLineChars="200"/>
        <w:outlineLvl w:val="9"/>
        <w:rPr>
          <w:del w:id="1618" w:author="xh" w:date="2026-10-23T16:22:43Z"/>
          <w:rFonts w:hint="eastAsia" w:ascii="方正楷体_GBK" w:hAnsi="方正楷体_GBK" w:eastAsia="方正楷体_GBK" w:cs="方正楷体_GBK"/>
          <w:b/>
          <w:bCs/>
          <w:sz w:val="32"/>
          <w:szCs w:val="32"/>
          <w:highlight w:val="none"/>
        </w:rPr>
        <w:pPrChange w:id="1617" w:author="白日梦想家" w:date="2026-10-26T15:10:06Z">
          <w:pPr>
            <w:keepNext/>
            <w:widowControl/>
            <w:adjustRightInd w:val="0"/>
            <w:snapToGrid w:val="0"/>
            <w:spacing w:line="560" w:lineRule="exact"/>
            <w:ind w:firstLine="641" w:firstLineChars="200"/>
            <w:outlineLvl w:val="1"/>
          </w:pPr>
        </w:pPrChange>
      </w:pPr>
      <w:del w:id="1619" w:author="xh" w:date="2026-10-23T16:22:43Z">
        <w:r>
          <w:rPr>
            <w:rFonts w:hint="eastAsia" w:ascii="方正楷体_GBK" w:hAnsi="方正楷体_GBK" w:eastAsia="方正楷体_GBK" w:cs="方正楷体_GBK"/>
            <w:b/>
            <w:bCs/>
            <w:sz w:val="32"/>
            <w:szCs w:val="32"/>
          </w:rPr>
          <w:delText>（三）市区以站内补强减少联络并保留局部配储</w:delText>
        </w:r>
      </w:del>
    </w:p>
    <w:p w14:paraId="5140A1AF">
      <w:pPr>
        <w:widowControl/>
        <w:adjustRightInd w:val="0"/>
        <w:snapToGrid w:val="0"/>
        <w:spacing w:line="560" w:lineRule="exact"/>
        <w:ind w:firstLine="640" w:firstLineChars="200"/>
        <w:rPr>
          <w:del w:id="1620" w:author="白日梦想家" w:date="2026-10-26T15:04:38Z"/>
          <w:rFonts w:hint="eastAsia" w:ascii="方正仿宋_GBK" w:hAnsi="方正仿宋_GBK" w:eastAsia="方正仿宋_GBK" w:cs="Times New Roman"/>
          <w:sz w:val="32"/>
          <w:szCs w:val="32"/>
          <w:highlight w:val="yellow"/>
          <w:rPrChange w:id="1621" w:author="白日梦想家" w:date="2026-10-26T15:09:13Z">
            <w:rPr>
              <w:del w:id="1622" w:author="白日梦想家" w:date="2026-10-26T15:04:38Z"/>
              <w:rFonts w:hint="eastAsia" w:ascii="方正仿宋_GBK" w:hAnsi="方正仿宋_GBK" w:eastAsia="方正仿宋_GBK" w:cs="Times New Roman"/>
              <w:sz w:val="32"/>
              <w:szCs w:val="32"/>
              <w:highlight w:val="none"/>
              <w14:ligatures w14:val="standardContextual"/>
            </w:rPr>
          </w:rPrChange>
          <w14:ligatures w14:val="standardContextual"/>
        </w:rPr>
      </w:pPr>
      <w:r>
        <w:rPr>
          <w:rFonts w:hint="default" w:ascii="Times New Roman" w:hAnsi="Times New Roman" w:eastAsia="方正仿宋_GBK" w:cs="Times New Roman"/>
          <w:b w:val="0"/>
          <w:bCs w:val="0"/>
          <w:i w:val="0"/>
          <w:iCs w:val="0"/>
          <w:sz w:val="32"/>
          <w:szCs w:val="32"/>
          <w:highlight w:val="yellow"/>
          <w:rPrChange w:id="1623" w:author="白日梦想家" w:date="2026-10-26T15:09:13Z">
            <w:rPr>
              <w:rFonts w:hint="eastAsia" w:ascii="方正仿宋_GBK" w:hAnsi="方正仿宋_GBK" w:eastAsia="方正仿宋_GBK" w:cs="Times New Roman"/>
              <w:sz w:val="32"/>
              <w:szCs w:val="32"/>
            </w:rPr>
          </w:rPrChange>
        </w:rPr>
        <w:t>市区</w:t>
      </w:r>
      <w:ins w:id="1624" w:author="xh" w:date="2026-10-23T16:26:08Z">
        <w:r>
          <w:rPr>
            <w:rFonts w:hint="default" w:ascii="Times New Roman" w:hAnsi="Times New Roman" w:eastAsia="方正仿宋_GBK" w:cs="Times New Roman"/>
            <w:b w:val="0"/>
            <w:bCs w:val="0"/>
            <w:i w:val="0"/>
            <w:iCs w:val="0"/>
            <w:sz w:val="32"/>
            <w:szCs w:val="32"/>
            <w:highlight w:val="yellow"/>
            <w:rPrChange w:id="1625" w:author="白日梦想家" w:date="2026-10-26T15:09:13Z">
              <w:rPr>
                <w:rFonts w:hint="eastAsia" w:ascii="方正仿宋_GBK" w:hAnsi="方正仿宋_GBK" w:eastAsia="方正仿宋_GBK" w:cs="Times New Roman"/>
                <w:sz w:val="32"/>
                <w:szCs w:val="32"/>
              </w:rPr>
            </w:rPrChange>
          </w:rPr>
          <w:t>侧重高负载站点的本地补强与邻站承接。</w:t>
        </w:r>
      </w:ins>
      <w:ins w:id="1626" w:author="xh" w:date="2026-10-23T16:26:08Z">
        <w:del w:id="1627" w:author="xh" w:date="2026-10-26T18:50:08Z">
          <w:r>
            <w:rPr>
              <w:rFonts w:hint="default" w:ascii="Times New Roman" w:hAnsi="Times New Roman" w:eastAsia="方正仿宋_GBK" w:cs="Times New Roman"/>
              <w:b w:val="0"/>
              <w:bCs w:val="0"/>
              <w:i w:val="0"/>
              <w:iCs w:val="0"/>
              <w:sz w:val="32"/>
              <w:szCs w:val="32"/>
              <w:highlight w:val="yellow"/>
            </w:rPr>
            <w:delText>弹性方案</w:delText>
          </w:r>
        </w:del>
      </w:ins>
      <w:del w:id="1628" w:author="白日梦想家" w:date="2026-10-26T15:04:38Z">
        <w:r>
          <w:rPr>
            <w:rFonts w:hint="default" w:ascii="Times New Roman" w:hAnsi="Times New Roman" w:eastAsia="方正仿宋_GBK" w:cs="Times New Roman"/>
            <w:b w:val="0"/>
            <w:bCs w:val="0"/>
            <w:i w:val="0"/>
            <w:iCs w:val="0"/>
            <w:sz w:val="32"/>
            <w:szCs w:val="32"/>
            <w:highlight w:val="yellow"/>
            <w:rPrChange w:id="1629" w:author="白日梦想家" w:date="2026-10-26T15:09:13Z">
              <w:rPr>
                <w:rFonts w:hint="eastAsia" w:ascii="方正仿宋_GBK" w:hAnsi="方正仿宋_GBK" w:eastAsia="方正仿宋_GBK" w:cs="Times New Roman"/>
                <w:sz w:val="32"/>
                <w:szCs w:val="32"/>
              </w:rPr>
            </w:rPrChange>
          </w:rPr>
          <w:delText>20</w:delText>
        </w:r>
      </w:del>
      <w:ins w:id="1630" w:author="xh" w:date="2026-10-23T16:26:08Z">
        <w:del w:id="1631" w:author="白日梦想家" w:date="2026-10-26T15:04:38Z">
          <w:r>
            <w:rPr>
              <w:rFonts w:hint="default" w:ascii="Times New Roman" w:hAnsi="Times New Roman" w:eastAsia="方正仿宋_GBK" w:cs="Times New Roman"/>
              <w:b w:val="0"/>
              <w:bCs w:val="0"/>
              <w:i w:val="0"/>
              <w:iCs w:val="0"/>
              <w:sz w:val="32"/>
              <w:szCs w:val="32"/>
              <w:highlight w:val="yellow"/>
              <w:rPrChange w:id="1632" w:author="白日梦想家" w:date="2026-10-26T15:09:13Z">
                <w:rPr>
                  <w:rFonts w:hint="eastAsia" w:ascii="方正仿宋_GBK" w:hAnsi="方正仿宋_GBK" w:eastAsia="方正仿宋_GBK" w:cs="Times New Roman"/>
                  <w:sz w:val="32"/>
                  <w:szCs w:val="32"/>
                </w:rPr>
              </w:rPrChange>
            </w:rPr>
            <w:delText>30</w:delText>
          </w:r>
        </w:del>
      </w:ins>
      <w:del w:id="1633" w:author="白日梦想家" w:date="2026-10-26T15:04:38Z">
        <w:r>
          <w:rPr>
            <w:rFonts w:hint="eastAsia" w:ascii="方正仿宋_GBK" w:hAnsi="方正仿宋_GBK" w:eastAsia="方正仿宋_GBK" w:cs="Times New Roman"/>
            <w:sz w:val="32"/>
            <w:szCs w:val="32"/>
            <w:highlight w:val="yellow"/>
            <w:rPrChange w:id="1634" w:author="白日梦想家" w:date="2026-10-26T15:09:13Z">
              <w:rPr>
                <w:rFonts w:hint="eastAsia" w:ascii="方正仿宋_GBK" w:hAnsi="方正仿宋_GBK" w:eastAsia="方正仿宋_GBK" w:cs="Times New Roman"/>
                <w:sz w:val="32"/>
                <w:szCs w:val="32"/>
              </w:rPr>
            </w:rPrChange>
          </w:rPr>
          <w:delText>22</w:delText>
        </w:r>
      </w:del>
      <w:del w:id="1635" w:author="白日梦想家" w:date="2026-10-26T15:04:38Z">
        <w:r>
          <w:rPr>
            <w:rFonts w:hint="default" w:ascii="Times New Roman" w:hAnsi="Times New Roman" w:eastAsia="方正仿宋_GBK" w:cs="Times New Roman"/>
            <w:b w:val="0"/>
            <w:bCs w:val="0"/>
            <w:i w:val="0"/>
            <w:iCs w:val="0"/>
            <w:sz w:val="32"/>
            <w:szCs w:val="32"/>
            <w:highlight w:val="yellow"/>
            <w:rPrChange w:id="1636" w:author="白日梦想家" w:date="2026-10-26T15:09:13Z">
              <w:rPr>
                <w:rFonts w:hint="eastAsia" w:ascii="方正仿宋_GBK" w:hAnsi="方正仿宋_GBK" w:eastAsia="方正仿宋_GBK" w:cs="Times New Roman"/>
                <w:sz w:val="32"/>
                <w:szCs w:val="32"/>
              </w:rPr>
            </w:rPrChange>
          </w:rPr>
          <w:delText>年</w:delText>
        </w:r>
      </w:del>
      <w:ins w:id="1637" w:author="xh" w:date="2026-10-23T16:26:08Z">
        <w:del w:id="1638" w:author="白日梦想家" w:date="2026-10-26T15:04:38Z">
          <w:r>
            <w:rPr>
              <w:rFonts w:hint="default" w:ascii="Times New Roman" w:hAnsi="Times New Roman" w:eastAsia="方正仿宋_GBK" w:cs="Times New Roman"/>
              <w:b w:val="0"/>
              <w:bCs w:val="0"/>
              <w:i w:val="0"/>
              <w:iCs w:val="0"/>
              <w:sz w:val="32"/>
              <w:szCs w:val="32"/>
              <w:highlight w:val="yellow"/>
              <w:rPrChange w:id="1639" w:author="白日梦想家" w:date="2026-10-26T15:09:13Z">
                <w:rPr>
                  <w:rFonts w:hint="eastAsia" w:ascii="方正仿宋_GBK" w:hAnsi="方正仿宋_GBK" w:eastAsia="方正仿宋_GBK" w:cs="Times New Roman"/>
                  <w:sz w:val="32"/>
                  <w:szCs w:val="32"/>
                </w:rPr>
              </w:rPrChange>
            </w:rPr>
            <w:delText>主变容量达到</w:delText>
          </w:r>
        </w:del>
      </w:ins>
      <w:del w:id="1640" w:author="白日梦想家" w:date="2026-10-26T15:04:38Z">
        <w:r>
          <w:rPr>
            <w:rFonts w:hint="eastAsia" w:ascii="方正仿宋_GBK" w:hAnsi="方正仿宋_GBK" w:eastAsia="方正仿宋_GBK" w:cs="Times New Roman"/>
            <w:sz w:val="32"/>
            <w:szCs w:val="32"/>
            <w:highlight w:val="yellow"/>
            <w:rPrChange w:id="1641" w:author="白日梦想家" w:date="2026-10-26T15:09:13Z">
              <w:rPr>
                <w:rFonts w:hint="eastAsia" w:ascii="方正仿宋_GBK" w:hAnsi="方正仿宋_GBK" w:eastAsia="方正仿宋_GBK" w:cs="Times New Roman"/>
                <w:sz w:val="32"/>
                <w:szCs w:val="32"/>
              </w:rPr>
            </w:rPrChange>
          </w:rPr>
          <w:delText>两方案均利用</w:delText>
        </w:r>
      </w:del>
      <w:del w:id="1642" w:author="白日梦想家" w:date="2026-10-26T15:04:38Z">
        <w:r>
          <w:rPr>
            <w:rFonts w:hint="default" w:ascii="Times New Roman" w:hAnsi="Times New Roman" w:eastAsia="方正仿宋_GBK" w:cs="Times New Roman"/>
            <w:b w:val="0"/>
            <w:bCs w:val="0"/>
            <w:i w:val="0"/>
            <w:iCs w:val="0"/>
            <w:sz w:val="32"/>
            <w:szCs w:val="32"/>
            <w:highlight w:val="yellow"/>
            <w:rPrChange w:id="1643" w:author="白日梦想家" w:date="2026-10-26T15:09:13Z">
              <w:rPr>
                <w:rFonts w:hint="eastAsia" w:ascii="方正仿宋_GBK" w:hAnsi="方正仿宋_GBK" w:eastAsia="方正仿宋_GBK" w:cs="Times New Roman"/>
                <w:sz w:val="32"/>
                <w:szCs w:val="32"/>
              </w:rPr>
            </w:rPrChange>
          </w:rPr>
          <w:delText>3</w:delText>
        </w:r>
      </w:del>
      <w:ins w:id="1644" w:author="xh" w:date="2026-10-23T16:26:08Z">
        <w:del w:id="1645" w:author="白日梦想家" w:date="2026-10-26T15:04:38Z">
          <w:r>
            <w:rPr>
              <w:rFonts w:hint="default" w:ascii="Times New Roman" w:hAnsi="Times New Roman" w:eastAsia="方正仿宋_GBK" w:cs="Times New Roman"/>
              <w:b w:val="0"/>
              <w:bCs w:val="0"/>
              <w:i w:val="0"/>
              <w:iCs w:val="0"/>
              <w:sz w:val="32"/>
              <w:szCs w:val="32"/>
              <w:highlight w:val="yellow"/>
              <w:rPrChange w:id="1646" w:author="白日梦想家" w:date="2026-10-26T15:09:13Z">
                <w:rPr>
                  <w:rFonts w:hint="eastAsia" w:ascii="方正仿宋_GBK" w:hAnsi="方正仿宋_GBK" w:eastAsia="方正仿宋_GBK" w:cs="Times New Roman"/>
                  <w:sz w:val="32"/>
                  <w:szCs w:val="32"/>
                </w:rPr>
              </w:rPrChange>
            </w:rPr>
            <w:delText>4</w:delText>
          </w:r>
        </w:del>
      </w:ins>
      <w:del w:id="1647" w:author="白日梦想家" w:date="2026-10-26T15:04:38Z">
        <w:r>
          <w:rPr>
            <w:rFonts w:hint="eastAsia" w:ascii="方正仿宋_GBK" w:hAnsi="方正仿宋_GBK" w:eastAsia="方正仿宋_GBK" w:cs="Times New Roman"/>
            <w:sz w:val="32"/>
            <w:szCs w:val="32"/>
            <w:highlight w:val="yellow"/>
            <w:rPrChange w:id="1648" w:author="白日梦想家" w:date="2026-10-26T15:09:13Z">
              <w:rPr>
                <w:rFonts w:hint="eastAsia" w:ascii="方正仿宋_GBK" w:hAnsi="方正仿宋_GBK" w:eastAsia="方正仿宋_GBK" w:cs="Times New Roman"/>
                <w:sz w:val="32"/>
                <w:szCs w:val="32"/>
              </w:rPr>
            </w:rPrChange>
          </w:rPr>
          <w:delText>1</w:delText>
        </w:r>
      </w:del>
      <w:del w:id="1649" w:author="白日梦想家" w:date="2026-10-26T15:04:38Z">
        <w:r>
          <w:rPr>
            <w:rFonts w:hint="default" w:ascii="Times New Roman" w:hAnsi="Times New Roman" w:eastAsia="方正仿宋_GBK" w:cs="Times New Roman"/>
            <w:b w:val="0"/>
            <w:bCs w:val="0"/>
            <w:i w:val="0"/>
            <w:iCs w:val="0"/>
            <w:sz w:val="32"/>
            <w:szCs w:val="32"/>
            <w:highlight w:val="yellow"/>
            <w:rPrChange w:id="1650" w:author="白日梦想家" w:date="2026-10-26T15:09:13Z">
              <w:rPr>
                <w:rFonts w:hint="eastAsia" w:ascii="方正仿宋_GBK" w:hAnsi="方正仿宋_GBK" w:eastAsia="方正仿宋_GBK" w:cs="Times New Roman"/>
                <w:sz w:val="32"/>
                <w:szCs w:val="32"/>
              </w:rPr>
            </w:rPrChange>
          </w:rPr>
          <w:delText>13.</w:delText>
        </w:r>
      </w:del>
      <w:del w:id="1651" w:author="白日梦想家" w:date="2026-10-26T15:04:38Z">
        <w:r>
          <w:rPr>
            <w:rFonts w:hint="eastAsia" w:ascii="方正仿宋_GBK" w:hAnsi="方正仿宋_GBK" w:eastAsia="方正仿宋_GBK" w:cs="Times New Roman"/>
            <w:sz w:val="32"/>
            <w:szCs w:val="32"/>
            <w:highlight w:val="yellow"/>
            <w:rPrChange w:id="1652" w:author="白日梦想家" w:date="2026-10-26T15:09:13Z">
              <w:rPr>
                <w:rFonts w:hint="eastAsia" w:ascii="方正仿宋_GBK" w:hAnsi="方正仿宋_GBK" w:eastAsia="方正仿宋_GBK" w:cs="Times New Roman"/>
                <w:sz w:val="32"/>
                <w:szCs w:val="32"/>
              </w:rPr>
            </w:rPrChange>
          </w:rPr>
          <w:delText>5</w:delText>
        </w:r>
      </w:del>
      <w:del w:id="1653" w:author="白日梦想家" w:date="2026-10-26T15:04:38Z">
        <w:r>
          <w:rPr>
            <w:rFonts w:hint="default" w:ascii="Times New Roman" w:hAnsi="Times New Roman" w:eastAsia="方正仿宋_GBK" w:cs="Times New Roman"/>
            <w:b w:val="0"/>
            <w:bCs w:val="0"/>
            <w:i w:val="0"/>
            <w:iCs w:val="0"/>
            <w:sz w:val="32"/>
            <w:szCs w:val="32"/>
            <w:highlight w:val="yellow"/>
            <w:rPrChange w:id="1654" w:author="白日梦想家" w:date="2026-10-26T15:09:13Z">
              <w:rPr>
                <w:rFonts w:hint="eastAsia" w:ascii="方正仿宋_GBK" w:hAnsi="方正仿宋_GBK" w:eastAsia="方正仿宋_GBK" w:cs="Times New Roman"/>
                <w:sz w:val="32"/>
                <w:szCs w:val="32"/>
              </w:rPr>
            </w:rPrChange>
          </w:rPr>
          <w:delText>0</w:delText>
        </w:r>
      </w:del>
      <w:del w:id="1655" w:author="白日梦想家" w:date="2026-10-26T15:04:38Z">
        <w:r>
          <w:rPr>
            <w:rFonts w:hint="eastAsia" w:ascii="方正仿宋_GBK" w:hAnsi="方正仿宋_GBK" w:eastAsia="方正仿宋_GBK" w:cs="Times New Roman"/>
            <w:sz w:val="32"/>
            <w:szCs w:val="32"/>
            <w:highlight w:val="yellow"/>
            <w:rPrChange w:id="1656" w:author="白日梦想家" w:date="2026-10-26T15:09:13Z">
              <w:rPr>
                <w:rFonts w:hint="eastAsia" w:ascii="方正仿宋_GBK" w:hAnsi="方正仿宋_GBK" w:eastAsia="方正仿宋_GBK" w:cs="Times New Roman"/>
                <w:sz w:val="32"/>
                <w:szCs w:val="32"/>
              </w:rPr>
            </w:rPrChange>
          </w:rPr>
          <w:delText xml:space="preserve"> MVA在役主变和既有网络满足计算需求。2023—2025年开始出现建设差异，至2025年弹性容量3150.5</w:delText>
        </w:r>
      </w:del>
      <w:del w:id="1657" w:author="白日梦想家" w:date="2026-10-26T15:04:38Z">
        <w:r>
          <w:rPr>
            <w:rFonts w:hint="default" w:ascii="Times New Roman" w:hAnsi="Times New Roman" w:eastAsia="方正仿宋_GBK" w:cs="Times New Roman"/>
            <w:b w:val="0"/>
            <w:bCs w:val="0"/>
            <w:i w:val="0"/>
            <w:iCs w:val="0"/>
            <w:sz w:val="32"/>
            <w:szCs w:val="32"/>
            <w:highlight w:val="yellow"/>
            <w:rPrChange w:id="1658" w:author="白日梦想家" w:date="2026-10-26T15:09:13Z">
              <w:rPr>
                <w:rFonts w:hint="eastAsia" w:ascii="方正仿宋_GBK" w:hAnsi="方正仿宋_GBK" w:eastAsia="方正仿宋_GBK" w:cs="Times New Roman"/>
                <w:sz w:val="32"/>
                <w:szCs w:val="32"/>
              </w:rPr>
            </w:rPrChange>
          </w:rPr>
          <w:delText>0 MVA，</w:delText>
        </w:r>
      </w:del>
      <w:ins w:id="1659" w:author="xh" w:date="2026-10-23T16:26:08Z">
        <w:del w:id="1660" w:author="白日梦想家" w:date="2026-10-26T15:04:38Z">
          <w:r>
            <w:rPr>
              <w:rFonts w:hint="default" w:ascii="Times New Roman" w:hAnsi="Times New Roman" w:eastAsia="方正仿宋_GBK" w:cs="Times New Roman"/>
              <w:b w:val="0"/>
              <w:bCs w:val="0"/>
              <w:i w:val="0"/>
              <w:iCs w:val="0"/>
              <w:sz w:val="32"/>
              <w:szCs w:val="32"/>
              <w:highlight w:val="yellow"/>
              <w:rPrChange w:id="1661" w:author="白日梦想家" w:date="2026-10-26T15:09:13Z">
                <w:rPr>
                  <w:rFonts w:hint="eastAsia" w:ascii="方正仿宋_GBK" w:hAnsi="方正仿宋_GBK" w:eastAsia="方正仿宋_GBK" w:cs="Times New Roman"/>
                  <w:sz w:val="32"/>
                  <w:szCs w:val="32"/>
                </w:rPr>
              </w:rPrChange>
            </w:rPr>
            <w:delText>尚</w:delText>
          </w:r>
        </w:del>
      </w:ins>
      <w:del w:id="1662" w:author="白日梦想家" w:date="2026-10-26T15:04:38Z">
        <w:r>
          <w:rPr>
            <w:rFonts w:hint="default" w:ascii="Times New Roman" w:hAnsi="Times New Roman" w:eastAsia="方正仿宋_GBK" w:cs="Times New Roman"/>
            <w:b w:val="0"/>
            <w:bCs w:val="0"/>
            <w:i w:val="0"/>
            <w:iCs w:val="0"/>
            <w:sz w:val="32"/>
            <w:szCs w:val="32"/>
            <w:highlight w:val="yellow"/>
            <w:rPrChange w:id="1663" w:author="白日梦想家" w:date="2026-10-26T15:09:13Z">
              <w:rPr>
                <w:rFonts w:hint="eastAsia" w:ascii="方正仿宋_GBK" w:hAnsi="方正仿宋_GBK" w:eastAsia="方正仿宋_GBK" w:cs="Times New Roman"/>
                <w:sz w:val="32"/>
                <w:szCs w:val="32"/>
              </w:rPr>
            </w:rPrChange>
          </w:rPr>
          <w:delText>未新增储能和联络；刚性</w:delText>
        </w:r>
      </w:del>
      <w:ins w:id="1664" w:author="xh" w:date="2026-10-23T16:26:08Z">
        <w:del w:id="1665" w:author="白日梦想家" w:date="2026-10-26T15:04:38Z">
          <w:r>
            <w:rPr>
              <w:rFonts w:hint="default" w:ascii="Times New Roman" w:hAnsi="Times New Roman" w:eastAsia="方正仿宋_GBK" w:cs="Times New Roman"/>
              <w:b w:val="0"/>
              <w:bCs w:val="0"/>
              <w:i w:val="0"/>
              <w:iCs w:val="0"/>
              <w:sz w:val="32"/>
              <w:szCs w:val="32"/>
              <w:highlight w:val="yellow"/>
              <w:rPrChange w:id="1666" w:author="白日梦想家" w:date="2026-10-26T15:09:13Z">
                <w:rPr>
                  <w:rFonts w:hint="eastAsia" w:ascii="方正仿宋_GBK" w:hAnsi="方正仿宋_GBK" w:eastAsia="方正仿宋_GBK" w:cs="Times New Roman"/>
                  <w:sz w:val="32"/>
                  <w:szCs w:val="32"/>
                </w:rPr>
              </w:rPrChange>
            </w:rPr>
            <w:delText>方案同期</w:delText>
          </w:r>
        </w:del>
      </w:ins>
      <w:del w:id="1667" w:author="白日梦想家" w:date="2026-10-26T15:04:38Z">
        <w:r>
          <w:rPr>
            <w:rFonts w:hint="eastAsia" w:ascii="方正仿宋_GBK" w:hAnsi="方正仿宋_GBK" w:eastAsia="方正仿宋_GBK" w:cs="Times New Roman"/>
            <w:sz w:val="32"/>
            <w:szCs w:val="32"/>
            <w:highlight w:val="yellow"/>
            <w:rPrChange w:id="1668" w:author="白日梦想家" w:date="2026-10-26T15:09:13Z">
              <w:rPr>
                <w:rFonts w:hint="eastAsia" w:ascii="方正仿宋_GBK" w:hAnsi="方正仿宋_GBK" w:eastAsia="方正仿宋_GBK" w:cs="Times New Roman"/>
                <w:sz w:val="32"/>
                <w:szCs w:val="32"/>
              </w:rPr>
            </w:rPrChange>
          </w:rPr>
          <w:delText>保持3113.50 MVA，</w:delText>
        </w:r>
      </w:del>
      <w:del w:id="1669" w:author="白日梦想家" w:date="2026-10-26T15:04:38Z">
        <w:r>
          <w:rPr>
            <w:rFonts w:hint="default" w:ascii="Times New Roman" w:hAnsi="Times New Roman" w:eastAsia="方正仿宋_GBK" w:cs="Times New Roman"/>
            <w:b w:val="0"/>
            <w:bCs w:val="0"/>
            <w:i w:val="0"/>
            <w:iCs w:val="0"/>
            <w:sz w:val="32"/>
            <w:szCs w:val="32"/>
            <w:highlight w:val="yellow"/>
            <w:rPrChange w:id="1670" w:author="白日梦想家" w:date="2026-10-26T15:09:13Z">
              <w:rPr>
                <w:rFonts w:hint="eastAsia" w:ascii="方正仿宋_GBK" w:hAnsi="方正仿宋_GBK" w:eastAsia="方正仿宋_GBK" w:cs="Times New Roman"/>
                <w:sz w:val="32"/>
                <w:szCs w:val="32"/>
              </w:rPr>
            </w:rPrChange>
          </w:rPr>
          <w:delText>配置</w:delText>
        </w:r>
      </w:del>
      <w:ins w:id="1671" w:author="xh" w:date="2026-10-23T16:26:08Z">
        <w:del w:id="1672" w:author="白日梦想家" w:date="2026-10-26T15:04:38Z">
          <w:r>
            <w:rPr>
              <w:rFonts w:hint="default" w:ascii="Times New Roman" w:hAnsi="Times New Roman" w:eastAsia="方正仿宋_GBK" w:cs="Times New Roman"/>
              <w:b w:val="0"/>
              <w:bCs w:val="0"/>
              <w:i w:val="0"/>
              <w:iCs w:val="0"/>
              <w:sz w:val="32"/>
              <w:szCs w:val="32"/>
              <w:highlight w:val="yellow"/>
              <w:rPrChange w:id="1673" w:author="白日梦想家" w:date="2026-10-26T15:09:13Z">
                <w:rPr>
                  <w:rFonts w:hint="eastAsia" w:ascii="方正仿宋_GBK" w:hAnsi="方正仿宋_GBK" w:eastAsia="方正仿宋_GBK" w:cs="Times New Roman"/>
                  <w:sz w:val="32"/>
                  <w:szCs w:val="32"/>
                </w:rPr>
              </w:rPrChange>
            </w:rPr>
            <w:delText>储能12</w:delText>
          </w:r>
        </w:del>
      </w:ins>
      <w:del w:id="1674" w:author="白日梦想家" w:date="2026-10-26T15:04:38Z">
        <w:r>
          <w:rPr>
            <w:rFonts w:hint="eastAsia" w:ascii="方正仿宋_GBK" w:hAnsi="方正仿宋_GBK" w:eastAsia="方正仿宋_GBK" w:cs="Times New Roman"/>
            <w:sz w:val="32"/>
            <w:szCs w:val="32"/>
            <w:highlight w:val="yellow"/>
            <w:rPrChange w:id="1675" w:author="白日梦想家" w:date="2026-10-26T15:09:13Z">
              <w:rPr>
                <w:rFonts w:hint="eastAsia" w:ascii="方正仿宋_GBK" w:hAnsi="方正仿宋_GBK" w:eastAsia="方正仿宋_GBK" w:cs="Times New Roman"/>
                <w:sz w:val="32"/>
                <w:szCs w:val="32"/>
              </w:rPr>
            </w:rPrChange>
          </w:rPr>
          <w:delText>3</w:delText>
        </w:r>
      </w:del>
      <w:del w:id="1676" w:author="白日梦想家" w:date="2026-10-26T15:04:38Z">
        <w:r>
          <w:rPr>
            <w:rFonts w:hint="default" w:ascii="Times New Roman" w:hAnsi="Times New Roman" w:eastAsia="方正仿宋_GBK" w:cs="Times New Roman"/>
            <w:b w:val="0"/>
            <w:bCs w:val="0"/>
            <w:i w:val="0"/>
            <w:iCs w:val="0"/>
            <w:sz w:val="32"/>
            <w:szCs w:val="32"/>
            <w:highlight w:val="yellow"/>
            <w:rPrChange w:id="1677" w:author="白日梦想家" w:date="2026-10-26T15:09:13Z">
              <w:rPr>
                <w:rFonts w:hint="eastAsia" w:ascii="方正仿宋_GBK" w:hAnsi="方正仿宋_GBK" w:eastAsia="方正仿宋_GBK" w:cs="Times New Roman"/>
                <w:sz w:val="32"/>
                <w:szCs w:val="32"/>
              </w:rPr>
            </w:rPrChange>
          </w:rPr>
          <w:delText>.</w:delText>
        </w:r>
      </w:del>
      <w:ins w:id="1678" w:author="xh" w:date="2026-10-23T16:26:08Z">
        <w:del w:id="1679" w:author="白日梦想家" w:date="2026-10-26T15:04:38Z">
          <w:r>
            <w:rPr>
              <w:rFonts w:hint="default" w:ascii="Times New Roman" w:hAnsi="Times New Roman" w:eastAsia="方正仿宋_GBK" w:cs="Times New Roman"/>
              <w:b w:val="0"/>
              <w:bCs w:val="0"/>
              <w:i w:val="0"/>
              <w:iCs w:val="0"/>
              <w:sz w:val="32"/>
              <w:szCs w:val="32"/>
              <w:highlight w:val="yellow"/>
              <w:rPrChange w:id="1680" w:author="白日梦想家" w:date="2026-10-26T15:09:13Z">
                <w:rPr>
                  <w:rFonts w:hint="eastAsia" w:ascii="方正仿宋_GBK" w:hAnsi="方正仿宋_GBK" w:eastAsia="方正仿宋_GBK" w:cs="Times New Roman"/>
                  <w:sz w:val="32"/>
                  <w:szCs w:val="32"/>
                </w:rPr>
              </w:rPrChange>
            </w:rPr>
            <w:delText>04</w:delText>
          </w:r>
        </w:del>
      </w:ins>
      <w:del w:id="1681" w:author="白日梦想家" w:date="2026-10-26T15:04:38Z">
        <w:r>
          <w:rPr>
            <w:rFonts w:hint="eastAsia" w:ascii="方正仿宋_GBK" w:hAnsi="方正仿宋_GBK" w:eastAsia="方正仿宋_GBK" w:cs="Times New Roman"/>
            <w:sz w:val="32"/>
            <w:szCs w:val="32"/>
            <w:highlight w:val="yellow"/>
            <w:rPrChange w:id="1682" w:author="白日梦想家" w:date="2026-10-26T15:09:13Z">
              <w:rPr>
                <w:rFonts w:hint="eastAsia" w:ascii="方正仿宋_GBK" w:hAnsi="方正仿宋_GBK" w:eastAsia="方正仿宋_GBK" w:cs="Times New Roman"/>
                <w:sz w:val="32"/>
                <w:szCs w:val="32"/>
              </w:rPr>
            </w:rPrChange>
          </w:rPr>
          <w:delText>87</w:delText>
        </w:r>
      </w:del>
      <w:del w:id="1683" w:author="白日梦想家" w:date="2026-10-26T15:04:38Z">
        <w:r>
          <w:rPr>
            <w:rFonts w:hint="default" w:ascii="Times New Roman" w:hAnsi="Times New Roman" w:eastAsia="方正仿宋_GBK" w:cs="Times New Roman"/>
            <w:b w:val="0"/>
            <w:bCs w:val="0"/>
            <w:i w:val="0"/>
            <w:iCs w:val="0"/>
            <w:sz w:val="32"/>
            <w:szCs w:val="32"/>
            <w:highlight w:val="yellow"/>
            <w:rPrChange w:id="1684" w:author="白日梦想家" w:date="2026-10-26T15:09:13Z">
              <w:rPr>
                <w:rFonts w:hint="eastAsia" w:ascii="方正仿宋_GBK" w:hAnsi="方正仿宋_GBK" w:eastAsia="方正仿宋_GBK" w:cs="Times New Roman"/>
                <w:sz w:val="32"/>
                <w:szCs w:val="32"/>
              </w:rPr>
            </w:rPrChange>
          </w:rPr>
          <w:delText xml:space="preserve"> MWh</w:delText>
        </w:r>
      </w:del>
      <w:del w:id="1685" w:author="白日梦想家" w:date="2026-10-26T15:04:38Z">
        <w:r>
          <w:rPr>
            <w:rFonts w:hint="eastAsia" w:ascii="方正仿宋_GBK" w:hAnsi="方正仿宋_GBK" w:eastAsia="方正仿宋_GBK" w:cs="Times New Roman"/>
            <w:sz w:val="32"/>
            <w:szCs w:val="32"/>
            <w:highlight w:val="yellow"/>
            <w:rPrChange w:id="1686" w:author="白日梦想家" w:date="2026-10-26T15:09:13Z">
              <w:rPr>
                <w:rFonts w:hint="eastAsia" w:ascii="方正仿宋_GBK" w:hAnsi="方正仿宋_GBK" w:eastAsia="方正仿宋_GBK" w:cs="Times New Roman"/>
                <w:sz w:val="32"/>
                <w:szCs w:val="32"/>
              </w:rPr>
            </w:rPrChange>
          </w:rPr>
          <w:delText>储能</w:delText>
        </w:r>
      </w:del>
      <w:del w:id="1687" w:author="白日梦想家" w:date="2026-10-26T15:04:38Z">
        <w:r>
          <w:rPr>
            <w:rFonts w:hint="default" w:ascii="Times New Roman" w:hAnsi="Times New Roman" w:eastAsia="方正仿宋_GBK" w:cs="Times New Roman"/>
            <w:b w:val="0"/>
            <w:bCs w:val="0"/>
            <w:i w:val="0"/>
            <w:iCs w:val="0"/>
            <w:sz w:val="32"/>
            <w:szCs w:val="32"/>
            <w:highlight w:val="yellow"/>
            <w:rPrChange w:id="1688" w:author="白日梦想家" w:date="2026-10-26T15:09:13Z">
              <w:rPr>
                <w:rFonts w:hint="eastAsia" w:ascii="方正仿宋_GBK" w:hAnsi="方正仿宋_GBK" w:eastAsia="方正仿宋_GBK" w:cs="Times New Roman"/>
                <w:sz w:val="32"/>
                <w:szCs w:val="32"/>
              </w:rPr>
            </w:rPrChange>
          </w:rPr>
          <w:delText>、累计新增联络</w:delText>
        </w:r>
      </w:del>
      <w:ins w:id="1689" w:author="xh" w:date="2026-10-23T16:26:08Z">
        <w:del w:id="1690" w:author="白日梦想家" w:date="2026-10-26T15:04:38Z">
          <w:r>
            <w:rPr>
              <w:rFonts w:hint="default" w:ascii="Times New Roman" w:hAnsi="Times New Roman" w:eastAsia="方正仿宋_GBK" w:cs="Times New Roman"/>
              <w:b w:val="0"/>
              <w:bCs w:val="0"/>
              <w:i w:val="0"/>
              <w:iCs w:val="0"/>
              <w:sz w:val="32"/>
              <w:szCs w:val="32"/>
              <w:highlight w:val="yellow"/>
              <w:rPrChange w:id="1691" w:author="白日梦想家" w:date="2026-10-26T15:09:13Z">
                <w:rPr>
                  <w:rFonts w:hint="eastAsia" w:ascii="方正仿宋_GBK" w:hAnsi="方正仿宋_GBK" w:eastAsia="方正仿宋_GBK" w:cs="Times New Roman"/>
                  <w:sz w:val="32"/>
                  <w:szCs w:val="32"/>
                </w:rPr>
              </w:rPrChange>
            </w:rPr>
            <w:delText>32</w:delText>
          </w:r>
        </w:del>
      </w:ins>
      <w:del w:id="1692" w:author="白日梦想家" w:date="2026-10-26T15:04:38Z">
        <w:r>
          <w:rPr>
            <w:rFonts w:hint="eastAsia" w:ascii="方正仿宋_GBK" w:hAnsi="方正仿宋_GBK" w:eastAsia="方正仿宋_GBK" w:cs="Times New Roman"/>
            <w:sz w:val="32"/>
            <w:szCs w:val="32"/>
            <w:highlight w:val="yellow"/>
            <w:rPrChange w:id="1693" w:author="白日梦想家" w:date="2026-10-26T15:09:13Z">
              <w:rPr>
                <w:rFonts w:hint="eastAsia" w:ascii="方正仿宋_GBK" w:hAnsi="方正仿宋_GBK" w:eastAsia="方正仿宋_GBK" w:cs="Times New Roman"/>
                <w:sz w:val="32"/>
                <w:szCs w:val="32"/>
              </w:rPr>
            </w:rPrChange>
          </w:rPr>
          <w:delText>5</w:delText>
        </w:r>
      </w:del>
      <w:del w:id="1694" w:author="白日梦想家" w:date="2026-10-26T15:04:38Z">
        <w:r>
          <w:rPr>
            <w:rFonts w:hint="default" w:ascii="Times New Roman" w:hAnsi="Times New Roman" w:eastAsia="方正仿宋_GBK" w:cs="Times New Roman"/>
            <w:b w:val="0"/>
            <w:bCs w:val="0"/>
            <w:i w:val="0"/>
            <w:iCs w:val="0"/>
            <w:sz w:val="32"/>
            <w:szCs w:val="32"/>
            <w:highlight w:val="yellow"/>
            <w:rPrChange w:id="1695" w:author="白日梦想家" w:date="2026-10-26T15:09:13Z">
              <w:rPr>
                <w:rFonts w:hint="eastAsia" w:ascii="方正仿宋_GBK" w:hAnsi="方正仿宋_GBK" w:eastAsia="方正仿宋_GBK" w:cs="Times New Roman"/>
                <w:sz w:val="32"/>
                <w:szCs w:val="32"/>
              </w:rPr>
            </w:rPrChange>
          </w:rPr>
          <w:delText>条。</w:delText>
        </w:r>
      </w:del>
      <w:ins w:id="1696" w:author="xh" w:date="2026-10-23T16:26:08Z">
        <w:del w:id="1697" w:author="白日梦想家" w:date="2026-10-26T15:04:38Z">
          <w:r>
            <w:rPr>
              <w:rFonts w:hint="default" w:ascii="Times New Roman" w:hAnsi="Times New Roman" w:eastAsia="方正仿宋_GBK" w:cs="Times New Roman"/>
              <w:b w:val="0"/>
              <w:bCs w:val="0"/>
              <w:i w:val="0"/>
              <w:iCs w:val="0"/>
              <w:sz w:val="32"/>
              <w:szCs w:val="32"/>
              <w:highlight w:val="yellow"/>
              <w:rPrChange w:id="1698" w:author="白日梦想家" w:date="2026-10-26T15:09:13Z">
                <w:rPr>
                  <w:rFonts w:hint="eastAsia" w:ascii="方正仿宋_GBK" w:hAnsi="方正仿宋_GBK" w:eastAsia="方正仿宋_GBK" w:cs="Times New Roman"/>
                  <w:sz w:val="32"/>
                  <w:szCs w:val="32"/>
                </w:rPr>
              </w:rPrChange>
            </w:rPr>
            <w:delText>较多站内投入使弹性方案在这一阶段减少了配套工程需求。</w:delText>
          </w:r>
        </w:del>
      </w:ins>
    </w:p>
    <w:p w14:paraId="5B221941">
      <w:pPr>
        <w:widowControl/>
        <w:adjustRightInd w:val="0"/>
        <w:snapToGrid w:val="0"/>
        <w:spacing w:line="560" w:lineRule="exact"/>
        <w:ind w:firstLine="640" w:firstLineChars="200"/>
        <w:rPr>
          <w:del w:id="1699" w:author="白日梦想家" w:date="2026-10-26T15:09:23Z"/>
          <w:rFonts w:hint="eastAsia" w:ascii="方正仿宋_GBK" w:hAnsi="方正仿宋_GBK" w:eastAsia="方正仿宋_GBK" w:cs="Times New Roman"/>
          <w:sz w:val="32"/>
          <w:szCs w:val="32"/>
          <w:highlight w:val="none"/>
          <w14:ligatures w14:val="standardContextual"/>
        </w:rPr>
      </w:pPr>
      <w:del w:id="1700" w:author="白日梦想家" w:date="2026-10-26T15:04:38Z">
        <w:r>
          <w:rPr>
            <w:rFonts w:hint="eastAsia" w:ascii="方正仿宋_GBK" w:hAnsi="方正仿宋_GBK" w:eastAsia="方正仿宋_GBK" w:cs="Times New Roman"/>
            <w:sz w:val="32"/>
            <w:szCs w:val="32"/>
            <w:highlight w:val="yellow"/>
            <w:rPrChange w:id="1701" w:author="白日梦想家" w:date="2026-10-26T15:09:13Z">
              <w:rPr>
                <w:rFonts w:hint="eastAsia" w:ascii="方正仿宋_GBK" w:hAnsi="方正仿宋_GBK" w:eastAsia="方正仿宋_GBK" w:cs="Times New Roman"/>
                <w:sz w:val="32"/>
                <w:szCs w:val="32"/>
              </w:rPr>
            </w:rPrChange>
          </w:rPr>
          <w:delText>2030年弹性主变容量3413.00 MVA，仍未新增储能及联络，刚性容量3140.50 MVA、储能12.04 MWh、累计新增联络32条。</w:delText>
        </w:r>
      </w:del>
      <w:del w:id="1702" w:author="白日梦想家" w:date="2026-10-26T15:04:38Z">
        <w:r>
          <w:rPr>
            <w:rFonts w:hint="default" w:ascii="Times New Roman" w:hAnsi="Times New Roman" w:eastAsia="方正仿宋_GBK" w:cs="Times New Roman"/>
            <w:b w:val="0"/>
            <w:bCs w:val="0"/>
            <w:i w:val="0"/>
            <w:iCs w:val="0"/>
            <w:sz w:val="32"/>
            <w:szCs w:val="32"/>
            <w:highlight w:val="yellow"/>
            <w:rPrChange w:id="1703" w:author="白日梦想家" w:date="2026-10-26T15:09:13Z">
              <w:rPr>
                <w:rFonts w:hint="eastAsia" w:ascii="方正仿宋_GBK" w:hAnsi="方正仿宋_GBK" w:eastAsia="方正仿宋_GBK" w:cs="Times New Roman"/>
                <w:sz w:val="32"/>
                <w:szCs w:val="32"/>
              </w:rPr>
            </w:rPrChange>
          </w:rPr>
          <w:delText>2032年以后</w:delText>
        </w:r>
      </w:del>
      <w:ins w:id="1704" w:author="xh" w:date="2026-10-23T16:29:32Z">
        <w:del w:id="1705" w:author="白日梦想家" w:date="2026-10-26T15:04:38Z">
          <w:r>
            <w:rPr>
              <w:rFonts w:hint="default" w:ascii="Times New Roman" w:hAnsi="Times New Roman" w:eastAsia="方正仿宋_GBK" w:cs="Times New Roman"/>
              <w:b w:val="0"/>
              <w:bCs w:val="0"/>
              <w:i w:val="0"/>
              <w:iCs w:val="0"/>
              <w:sz w:val="32"/>
              <w:szCs w:val="32"/>
              <w:highlight w:val="yellow"/>
              <w:rPrChange w:id="1706" w:author="白日梦想家" w:date="2026-10-26T15:09:13Z">
                <w:rPr>
                  <w:rFonts w:hint="eastAsia" w:ascii="方正仿宋_GBK" w:hAnsi="方正仿宋_GBK" w:eastAsia="方正仿宋_GBK" w:cs="Times New Roman"/>
                  <w:sz w:val="32"/>
                  <w:szCs w:val="32"/>
                </w:rPr>
              </w:rPrChange>
            </w:rPr>
            <w:delText>，局部供电压力扩大，</w:delText>
          </w:r>
        </w:del>
      </w:ins>
      <w:del w:id="1707" w:author="白日梦想家" w:date="2026-10-26T15:04:38Z">
        <w:r>
          <w:rPr>
            <w:rFonts w:hint="default" w:ascii="Times New Roman" w:hAnsi="Times New Roman" w:eastAsia="方正仿宋_GBK" w:cs="Times New Roman"/>
            <w:b w:val="0"/>
            <w:bCs w:val="0"/>
            <w:i w:val="0"/>
            <w:iCs w:val="0"/>
            <w:sz w:val="32"/>
            <w:szCs w:val="32"/>
            <w:highlight w:val="yellow"/>
            <w:rPrChange w:id="1708" w:author="白日梦想家" w:date="2026-10-26T15:09:13Z">
              <w:rPr>
                <w:rFonts w:hint="eastAsia" w:ascii="方正仿宋_GBK" w:hAnsi="方正仿宋_GBK" w:eastAsia="方正仿宋_GBK" w:cs="Times New Roman"/>
                <w:sz w:val="32"/>
                <w:szCs w:val="32"/>
              </w:rPr>
            </w:rPrChange>
          </w:rPr>
          <w:delText>两方案继续增加</w:delText>
        </w:r>
      </w:del>
      <w:ins w:id="1709" w:author="xh" w:date="2026-10-23T16:29:32Z">
        <w:del w:id="1710" w:author="白日梦想家" w:date="2026-10-26T15:04:38Z">
          <w:r>
            <w:rPr>
              <w:rFonts w:hint="default" w:ascii="Times New Roman" w:hAnsi="Times New Roman" w:eastAsia="方正仿宋_GBK" w:cs="Times New Roman"/>
              <w:b w:val="0"/>
              <w:bCs w:val="0"/>
              <w:i w:val="0"/>
              <w:iCs w:val="0"/>
              <w:sz w:val="32"/>
              <w:szCs w:val="32"/>
              <w:highlight w:val="yellow"/>
              <w:rPrChange w:id="1711" w:author="白日梦想家" w:date="2026-10-26T15:09:13Z">
                <w:rPr>
                  <w:rFonts w:hint="eastAsia" w:ascii="方正仿宋_GBK" w:hAnsi="方正仿宋_GBK" w:eastAsia="方正仿宋_GBK" w:cs="Times New Roman"/>
                  <w:sz w:val="32"/>
                  <w:szCs w:val="32"/>
                </w:rPr>
              </w:rPrChange>
            </w:rPr>
            <w:delText>储能和联络。</w:delText>
          </w:r>
        </w:del>
      </w:ins>
      <w:del w:id="1712" w:author="白日梦想家" w:date="2026-10-26T15:04:38Z">
        <w:r>
          <w:rPr>
            <w:rFonts w:hint="eastAsia" w:ascii="方正仿宋_GBK" w:hAnsi="方正仿宋_GBK" w:eastAsia="方正仿宋_GBK" w:cs="Times New Roman"/>
            <w:sz w:val="32"/>
            <w:szCs w:val="32"/>
            <w:highlight w:val="yellow"/>
            <w:rPrChange w:id="1713" w:author="白日梦想家" w:date="2026-10-26T15:09:13Z">
              <w:rPr>
                <w:rFonts w:hint="eastAsia" w:ascii="方正仿宋_GBK" w:hAnsi="方正仿宋_GBK" w:eastAsia="方正仿宋_GBK" w:cs="Times New Roman"/>
                <w:sz w:val="32"/>
                <w:szCs w:val="32"/>
              </w:rPr>
            </w:rPrChange>
          </w:rPr>
          <w:delText>本地支撑，</w:delText>
        </w:r>
      </w:del>
      <w:r>
        <w:rPr>
          <w:rFonts w:hint="default" w:ascii="Times New Roman" w:hAnsi="Times New Roman" w:eastAsia="方正仿宋_GBK" w:cs="Times New Roman"/>
          <w:b w:val="0"/>
          <w:bCs w:val="0"/>
          <w:i w:val="0"/>
          <w:iCs w:val="0"/>
          <w:sz w:val="32"/>
          <w:szCs w:val="32"/>
          <w:highlight w:val="yellow"/>
          <w:rPrChange w:id="1714" w:author="白日梦想家" w:date="2026-10-26T15:09:13Z">
            <w:rPr>
              <w:rFonts w:hint="eastAsia" w:ascii="方正仿宋_GBK" w:hAnsi="方正仿宋_GBK" w:eastAsia="方正仿宋_GBK" w:cs="Times New Roman"/>
              <w:sz w:val="32"/>
              <w:szCs w:val="32"/>
            </w:rPr>
          </w:rPrChange>
        </w:rPr>
        <w:t>至203</w:t>
      </w:r>
      <w:ins w:id="1715" w:author="xh" w:date="2026-10-26T18:50:54Z">
        <w:r>
          <w:rPr>
            <w:rFonts w:hint="default" w:ascii="Times New Roman" w:hAnsi="Times New Roman" w:eastAsia="方正仿宋_GBK" w:cs="Times New Roman"/>
            <w:b w:val="0"/>
            <w:bCs w:val="0"/>
            <w:i w:val="0"/>
            <w:iCs w:val="0"/>
            <w:sz w:val="32"/>
            <w:szCs w:val="32"/>
            <w:highlight w:val="yellow"/>
          </w:rPr>
          <w:t>0</w:t>
        </w:r>
      </w:ins>
      <w:del w:id="1716" w:author="xh" w:date="2026-10-26T18:50:54Z">
        <w:r>
          <w:rPr>
            <w:rFonts w:hint="default" w:ascii="Times New Roman" w:hAnsi="Times New Roman" w:eastAsia="方正仿宋_GBK" w:cs="Times New Roman"/>
            <w:b w:val="0"/>
            <w:bCs w:val="0"/>
            <w:i w:val="0"/>
            <w:iCs w:val="0"/>
            <w:sz w:val="32"/>
            <w:szCs w:val="32"/>
            <w:highlight w:val="yellow"/>
          </w:rPr>
          <w:delText>5</w:delText>
        </w:r>
      </w:del>
      <w:r>
        <w:rPr>
          <w:rFonts w:hint="default" w:ascii="Times New Roman" w:hAnsi="Times New Roman" w:eastAsia="方正仿宋_GBK" w:cs="Times New Roman"/>
          <w:b w:val="0"/>
          <w:bCs w:val="0"/>
          <w:i w:val="0"/>
          <w:iCs w:val="0"/>
          <w:sz w:val="32"/>
          <w:szCs w:val="32"/>
          <w:highlight w:val="yellow"/>
        </w:rPr>
        <w:t>年</w:t>
      </w:r>
      <w:ins w:id="1717" w:author="xh" w:date="2026-10-23T16:29:32Z">
        <w:del w:id="1718" w:author="白日梦想家" w:date="2026-10-26T15:05:26Z">
          <w:r>
            <w:rPr>
              <w:rFonts w:hint="default" w:ascii="Times New Roman" w:hAnsi="Times New Roman" w:eastAsia="方正仿宋_GBK" w:cs="Times New Roman"/>
              <w:b w:val="0"/>
              <w:bCs w:val="0"/>
              <w:i w:val="0"/>
              <w:iCs w:val="0"/>
              <w:sz w:val="32"/>
              <w:szCs w:val="32"/>
              <w:highlight w:val="yellow"/>
              <w:rPrChange w:id="1719" w:author="白日梦想家" w:date="2026-10-26T15:09:13Z">
                <w:rPr>
                  <w:rFonts w:hint="eastAsia" w:ascii="方正仿宋_GBK" w:hAnsi="方正仿宋_GBK" w:eastAsia="方正仿宋_GBK" w:cs="Times New Roman"/>
                  <w:sz w:val="32"/>
                  <w:szCs w:val="32"/>
                </w:rPr>
              </w:rPrChange>
            </w:rPr>
            <w:delText>，</w:delText>
          </w:r>
        </w:del>
      </w:ins>
      <w:ins w:id="1720" w:author="xh" w:date="2026-10-23T16:29:32Z">
        <w:r>
          <w:rPr>
            <w:rFonts w:hint="default" w:ascii="Times New Roman" w:hAnsi="Times New Roman" w:eastAsia="方正仿宋_GBK" w:cs="Times New Roman"/>
            <w:b w:val="0"/>
            <w:bCs w:val="0"/>
            <w:i w:val="0"/>
            <w:iCs w:val="0"/>
            <w:sz w:val="32"/>
            <w:szCs w:val="32"/>
            <w:highlight w:val="yellow"/>
            <w:rPrChange w:id="1721" w:author="白日梦想家" w:date="2026-10-26T15:09:13Z">
              <w:rPr>
                <w:rFonts w:hint="eastAsia" w:ascii="方正仿宋_GBK" w:hAnsi="方正仿宋_GBK" w:eastAsia="方正仿宋_GBK" w:cs="Times New Roman"/>
                <w:sz w:val="32"/>
                <w:szCs w:val="32"/>
              </w:rPr>
            </w:rPrChange>
          </w:rPr>
          <w:t>市区</w:t>
        </w:r>
      </w:ins>
      <w:ins w:id="1722" w:author="白日梦想家" w:date="2026-10-26T15:05:38Z">
        <w:r>
          <w:rPr>
            <w:rFonts w:hint="default" w:ascii="Times New Roman" w:hAnsi="Times New Roman" w:eastAsia="方正仿宋_GBK" w:cs="Times New Roman"/>
            <w:b w:val="0"/>
            <w:bCs w:val="0"/>
            <w:i w:val="0"/>
            <w:iCs w:val="0"/>
            <w:sz w:val="32"/>
            <w:szCs w:val="32"/>
            <w:highlight w:val="yellow"/>
            <w:rPrChange w:id="1723"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弹性</w:t>
        </w:r>
      </w:ins>
      <w:ins w:id="1724" w:author="白日梦想家" w:date="2026-10-26T15:05:46Z">
        <w:r>
          <w:rPr>
            <w:rFonts w:hint="eastAsia" w:ascii="Times New Roman" w:hAnsi="Times New Roman" w:eastAsia="方正仿宋_GBK" w:cs="Times New Roman"/>
            <w:b w:val="0"/>
            <w:bCs w:val="0"/>
            <w:i w:val="0"/>
            <w:iCs w:val="0"/>
            <w:sz w:val="32"/>
            <w:szCs w:val="32"/>
            <w:highlight w:val="yellow"/>
            <w:lang w:eastAsia="zh"/>
            <w:rPrChange w:id="1725"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方案</w:t>
        </w:r>
      </w:ins>
      <w:ins w:id="1726" w:author="白日梦想家" w:date="2026-10-26T15:06:26Z">
        <w:r>
          <w:rPr>
            <w:rFonts w:hint="eastAsia" w:ascii="Times New Roman" w:hAnsi="Times New Roman" w:eastAsia="方正仿宋_GBK" w:cs="Times New Roman"/>
            <w:b w:val="0"/>
            <w:bCs w:val="0"/>
            <w:i w:val="0"/>
            <w:iCs w:val="0"/>
            <w:sz w:val="32"/>
            <w:szCs w:val="32"/>
            <w:highlight w:val="yellow"/>
            <w:lang w:eastAsia="zh"/>
            <w:rPrChange w:id="1727"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比</w:t>
        </w:r>
      </w:ins>
      <w:ins w:id="1728" w:author="白日梦想家" w:date="2026-10-26T15:05:52Z">
        <w:r>
          <w:rPr>
            <w:rFonts w:hint="default" w:ascii="Times New Roman" w:hAnsi="Times New Roman" w:eastAsia="方正仿宋_GBK" w:cs="Times New Roman"/>
            <w:b w:val="0"/>
            <w:bCs w:val="0"/>
            <w:i w:val="0"/>
            <w:iCs w:val="0"/>
            <w:sz w:val="32"/>
            <w:szCs w:val="32"/>
            <w:highlight w:val="yellow"/>
            <w:rPrChange w:id="1729"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刚性</w:t>
        </w:r>
      </w:ins>
      <w:ins w:id="1730" w:author="白日梦想家" w:date="2026-10-26T15:05:54Z">
        <w:r>
          <w:rPr>
            <w:rFonts w:hint="eastAsia" w:ascii="Times New Roman" w:hAnsi="Times New Roman" w:eastAsia="方正仿宋_GBK" w:cs="Times New Roman"/>
            <w:b w:val="0"/>
            <w:bCs w:val="0"/>
            <w:i w:val="0"/>
            <w:iCs w:val="0"/>
            <w:sz w:val="32"/>
            <w:szCs w:val="32"/>
            <w:highlight w:val="yellow"/>
            <w:lang w:eastAsia="zh"/>
            <w:rPrChange w:id="1731"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方案</w:t>
        </w:r>
      </w:ins>
      <w:ins w:id="1732" w:author="xh" w:date="2026-10-26T18:50:54Z">
        <w:r>
          <w:rPr>
            <w:rFonts w:hint="eastAsia" w:ascii="Times New Roman" w:hAnsi="Times New Roman" w:eastAsia="方正仿宋_GBK" w:cs="Times New Roman"/>
            <w:b w:val="0"/>
            <w:bCs w:val="0"/>
            <w:i w:val="0"/>
            <w:iCs w:val="0"/>
            <w:sz w:val="32"/>
            <w:szCs w:val="32"/>
            <w:highlight w:val="yellow"/>
            <w:lang w:eastAsia="zh"/>
            <w:woUserID w:val="2"/>
          </w:rPr>
          <w:t>主变容量</w:t>
        </w:r>
      </w:ins>
      <w:r>
        <w:rPr>
          <w:rFonts w:hint="eastAsia" w:ascii="Times New Roman" w:hAnsi="Times New Roman" w:eastAsia="方正仿宋_GBK" w:cs="Times New Roman"/>
          <w:b w:val="0"/>
          <w:bCs w:val="0"/>
          <w:i w:val="0"/>
          <w:iCs w:val="0"/>
          <w:sz w:val="32"/>
          <w:szCs w:val="32"/>
          <w:highlight w:val="yellow"/>
          <w:lang w:eastAsia="zh"/>
          <w:rPrChange w:id="1733"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多</w:t>
      </w:r>
      <w:ins w:id="1734" w:author="白日梦想家" w:date="2026-10-26T15:06:33Z">
        <w:r>
          <w:rPr>
            <w:rFonts w:hint="eastAsia" w:ascii="Times New Roman" w:hAnsi="Times New Roman" w:eastAsia="方正仿宋_GBK" w:cs="Times New Roman"/>
            <w:b w:val="0"/>
            <w:bCs w:val="0"/>
            <w:i w:val="0"/>
            <w:iCs w:val="0"/>
            <w:sz w:val="32"/>
            <w:szCs w:val="32"/>
            <w:highlight w:val="yellow"/>
            <w:lang w:eastAsia="zh"/>
            <w:rPrChange w:id="1735"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2</w:t>
        </w:r>
      </w:ins>
      <w:ins w:id="1736" w:author="xh" w:date="2026-10-26T18:50:54Z">
        <w:r>
          <w:rPr>
            <w:rFonts w:hint="eastAsia" w:ascii="Times New Roman" w:hAnsi="Times New Roman" w:eastAsia="方正仿宋_GBK" w:cs="Times New Roman"/>
            <w:b w:val="0"/>
            <w:bCs w:val="0"/>
            <w:i w:val="0"/>
            <w:iCs w:val="0"/>
            <w:sz w:val="32"/>
            <w:szCs w:val="32"/>
            <w:highlight w:val="yellow"/>
            <w:lang w:eastAsia="zh"/>
            <w:woUserID w:val="2"/>
          </w:rPr>
          <w:t xml:space="preserve">72.50 </w:t>
        </w:r>
      </w:ins>
      <w:del w:id="1737" w:author="xh" w:date="2026-10-26T18:50:54Z">
        <w:r>
          <w:rPr>
            <w:rFonts w:hint="eastAsia" w:ascii="Times New Roman" w:hAnsi="Times New Roman" w:eastAsia="方正仿宋_GBK" w:cs="Times New Roman"/>
            <w:b w:val="0"/>
            <w:bCs w:val="0"/>
            <w:i w:val="0"/>
            <w:iCs w:val="0"/>
            <w:sz w:val="32"/>
            <w:szCs w:val="32"/>
            <w:highlight w:val="yellow"/>
            <w:lang w:eastAsia="zh"/>
            <w:woUserID w:val="2"/>
          </w:rPr>
          <w:delText>1</w:delText>
        </w:r>
      </w:del>
      <w:ins w:id="1738" w:author="白日梦想家" w:date="2026-10-26T15:06:34Z">
        <w:r>
          <w:rPr>
            <w:rFonts w:hint="eastAsia" w:ascii="Times New Roman" w:hAnsi="Times New Roman" w:eastAsia="方正仿宋_GBK" w:cs="Times New Roman"/>
            <w:b w:val="0"/>
            <w:bCs w:val="0"/>
            <w:i w:val="0"/>
            <w:iCs w:val="0"/>
            <w:sz w:val="32"/>
            <w:szCs w:val="32"/>
            <w:highlight w:val="yellow"/>
            <w:lang w:eastAsia="zh"/>
            <w:rPrChange w:id="1739"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MVA</w:t>
        </w:r>
      </w:ins>
      <w:ins w:id="1740" w:author="白日梦想家" w:date="2026-10-26T15:05:38Z">
        <w:r>
          <w:rPr>
            <w:rFonts w:hint="default" w:ascii="Times New Roman" w:hAnsi="Times New Roman" w:eastAsia="方正仿宋_GBK" w:cs="Times New Roman"/>
            <w:b w:val="0"/>
            <w:bCs w:val="0"/>
            <w:i w:val="0"/>
            <w:iCs w:val="0"/>
            <w:sz w:val="32"/>
            <w:szCs w:val="32"/>
            <w:highlight w:val="yellow"/>
            <w:rPrChange w:id="1741"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w:t>
        </w:r>
      </w:ins>
      <w:ins w:id="1742" w:author="xh" w:date="2026-10-26T18:50:54Z">
        <w:r>
          <w:rPr>
            <w:rFonts w:hint="default" w:ascii="Times New Roman" w:hAnsi="Times New Roman" w:eastAsia="方正仿宋_GBK" w:cs="Times New Roman"/>
            <w:b w:val="0"/>
            <w:bCs w:val="0"/>
            <w:i w:val="0"/>
            <w:iCs w:val="0"/>
            <w:sz w:val="32"/>
            <w:szCs w:val="32"/>
            <w:highlight w:val="yellow"/>
            <w:woUserID w:val="2"/>
          </w:rPr>
          <w:t>未新增</w:t>
        </w:r>
      </w:ins>
      <w:r>
        <w:rPr>
          <w:rFonts w:hint="default" w:ascii="Times New Roman" w:hAnsi="Times New Roman" w:eastAsia="方正仿宋_GBK" w:cs="Times New Roman"/>
          <w:b w:val="0"/>
          <w:bCs w:val="0"/>
          <w:i w:val="0"/>
          <w:iCs w:val="0"/>
          <w:sz w:val="32"/>
          <w:szCs w:val="32"/>
          <w:highlight w:val="yellow"/>
          <w:woUserID w:val="2"/>
        </w:rPr>
        <w:t>储能</w:t>
      </w:r>
      <w:ins w:id="1743" w:author="xh" w:date="2026-10-26T18:50:54Z">
        <w:r>
          <w:rPr>
            <w:rFonts w:hint="default" w:ascii="Times New Roman" w:hAnsi="Times New Roman" w:eastAsia="方正仿宋_GBK" w:cs="Times New Roman"/>
            <w:b w:val="0"/>
            <w:bCs w:val="0"/>
            <w:i w:val="0"/>
            <w:iCs w:val="0"/>
            <w:sz w:val="32"/>
            <w:szCs w:val="32"/>
            <w:highlight w:val="yellow"/>
            <w:woUserID w:val="2"/>
          </w:rPr>
          <w:t>和联络；刚性方案配储1</w:t>
        </w:r>
      </w:ins>
      <w:del w:id="1744" w:author="xh" w:date="2026-10-26T18:50:54Z">
        <w:r>
          <w:rPr>
            <w:rFonts w:hint="default" w:ascii="Times New Roman" w:hAnsi="Times New Roman" w:eastAsia="方正仿宋_GBK" w:cs="Times New Roman"/>
            <w:b w:val="0"/>
            <w:bCs w:val="0"/>
            <w:i w:val="0"/>
            <w:iCs w:val="0"/>
            <w:sz w:val="32"/>
            <w:szCs w:val="32"/>
            <w:highlight w:val="yellow"/>
            <w:woUserID w:val="2"/>
          </w:rPr>
          <w:delText>少2</w:delText>
        </w:r>
      </w:del>
      <w:r>
        <w:rPr>
          <w:rFonts w:hint="default" w:ascii="Times New Roman" w:hAnsi="Times New Roman" w:eastAsia="方正仿宋_GBK" w:cs="Times New Roman"/>
          <w:b w:val="0"/>
          <w:bCs w:val="0"/>
          <w:i w:val="0"/>
          <w:iCs w:val="0"/>
          <w:sz w:val="32"/>
          <w:szCs w:val="32"/>
          <w:highlight w:val="yellow"/>
          <w:woUserID w:val="2"/>
        </w:rPr>
        <w:t>2.</w:t>
      </w:r>
      <w:ins w:id="1745" w:author="xh" w:date="2026-10-26T18:50:54Z">
        <w:r>
          <w:rPr>
            <w:rFonts w:hint="default" w:ascii="Times New Roman" w:hAnsi="Times New Roman" w:eastAsia="方正仿宋_GBK" w:cs="Times New Roman"/>
            <w:b w:val="0"/>
            <w:bCs w:val="0"/>
            <w:i w:val="0"/>
            <w:iCs w:val="0"/>
            <w:sz w:val="32"/>
            <w:szCs w:val="32"/>
            <w:highlight w:val="yellow"/>
            <w:woUserID w:val="2"/>
          </w:rPr>
          <w:t>04</w:t>
        </w:r>
      </w:ins>
      <w:del w:id="1746" w:author="xh" w:date="2026-10-26T18:50:54Z">
        <w:r>
          <w:rPr>
            <w:rFonts w:hint="default" w:ascii="Times New Roman" w:hAnsi="Times New Roman" w:eastAsia="方正仿宋_GBK" w:cs="Times New Roman"/>
            <w:b w:val="0"/>
            <w:bCs w:val="0"/>
            <w:i w:val="0"/>
            <w:iCs w:val="0"/>
            <w:sz w:val="32"/>
            <w:szCs w:val="32"/>
            <w:highlight w:val="yellow"/>
            <w:woUserID w:val="2"/>
          </w:rPr>
          <w:delText>58</w:delText>
        </w:r>
      </w:del>
      <w:r>
        <w:rPr>
          <w:rFonts w:hint="default" w:ascii="Times New Roman" w:hAnsi="Times New Roman" w:eastAsia="方正仿宋_GBK" w:cs="Times New Roman"/>
          <w:b w:val="0"/>
          <w:bCs w:val="0"/>
          <w:i w:val="0"/>
          <w:iCs w:val="0"/>
          <w:sz w:val="32"/>
          <w:szCs w:val="32"/>
          <w:highlight w:val="yellow"/>
          <w:woUserID w:val="2"/>
        </w:rPr>
        <w:t xml:space="preserve"> MWh，累计新增联络</w:t>
      </w:r>
      <w:del w:id="1747" w:author="xh" w:date="2026-10-26T18:50:54Z">
        <w:r>
          <w:rPr>
            <w:rFonts w:hint="default" w:ascii="Times New Roman" w:hAnsi="Times New Roman" w:eastAsia="方正仿宋_GBK" w:cs="Times New Roman"/>
            <w:b w:val="0"/>
            <w:bCs w:val="0"/>
            <w:i w:val="0"/>
            <w:iCs w:val="0"/>
            <w:sz w:val="32"/>
            <w:szCs w:val="32"/>
            <w:highlight w:val="yellow"/>
            <w:woUserID w:val="2"/>
          </w:rPr>
          <w:delText>少</w:delText>
        </w:r>
      </w:del>
      <w:r>
        <w:rPr>
          <w:rFonts w:hint="default" w:ascii="Times New Roman" w:hAnsi="Times New Roman" w:eastAsia="方正仿宋_GBK" w:cs="Times New Roman"/>
          <w:b w:val="0"/>
          <w:bCs w:val="0"/>
          <w:i w:val="0"/>
          <w:iCs w:val="0"/>
          <w:sz w:val="32"/>
          <w:szCs w:val="32"/>
          <w:highlight w:val="yellow"/>
          <w:woUserID w:val="2"/>
        </w:rPr>
        <w:t>3</w:t>
      </w:r>
      <w:ins w:id="1748" w:author="xh" w:date="2026-10-26T18:50:54Z">
        <w:r>
          <w:rPr>
            <w:rFonts w:hint="default" w:ascii="Times New Roman" w:hAnsi="Times New Roman" w:eastAsia="方正仿宋_GBK" w:cs="Times New Roman"/>
            <w:b w:val="0"/>
            <w:bCs w:val="0"/>
            <w:i w:val="0"/>
            <w:iCs w:val="0"/>
            <w:sz w:val="32"/>
            <w:szCs w:val="32"/>
            <w:highlight w:val="yellow"/>
            <w:woUserID w:val="2"/>
          </w:rPr>
          <w:t>2</w:t>
        </w:r>
      </w:ins>
      <w:del w:id="1749" w:author="xh" w:date="2026-10-26T18:50:54Z">
        <w:r>
          <w:rPr>
            <w:rFonts w:hint="default" w:ascii="Times New Roman" w:hAnsi="Times New Roman" w:eastAsia="方正仿宋_GBK" w:cs="Times New Roman"/>
            <w:b w:val="0"/>
            <w:bCs w:val="0"/>
            <w:i w:val="0"/>
            <w:iCs w:val="0"/>
            <w:sz w:val="32"/>
            <w:szCs w:val="32"/>
            <w:highlight w:val="yellow"/>
            <w:woUserID w:val="2"/>
          </w:rPr>
          <w:delText>7</w:delText>
        </w:r>
      </w:del>
      <w:r>
        <w:rPr>
          <w:rFonts w:hint="default" w:ascii="Times New Roman" w:hAnsi="Times New Roman" w:eastAsia="方正仿宋_GBK" w:cs="Times New Roman"/>
          <w:b w:val="0"/>
          <w:bCs w:val="0"/>
          <w:i w:val="0"/>
          <w:iCs w:val="0"/>
          <w:sz w:val="32"/>
          <w:szCs w:val="32"/>
          <w:highlight w:val="yellow"/>
          <w:woUserID w:val="2"/>
        </w:rPr>
        <w:t>条</w:t>
      </w:r>
      <w:del w:id="1750" w:author="白日梦想家" w:date="2026-10-26T15:05:13Z">
        <w:r>
          <w:rPr>
            <w:rFonts w:hint="default" w:ascii="Times New Roman" w:hAnsi="Times New Roman" w:eastAsia="方正仿宋_GBK" w:cs="Times New Roman"/>
            <w:b w:val="0"/>
            <w:bCs w:val="0"/>
            <w:i w:val="0"/>
            <w:iCs w:val="0"/>
            <w:sz w:val="32"/>
            <w:szCs w:val="32"/>
            <w:highlight w:val="yellow"/>
            <w:rPrChange w:id="1751" w:author="白日梦想家" w:date="2026-10-26T15:09:13Z">
              <w:rPr>
                <w:rFonts w:hint="eastAsia" w:ascii="方正仿宋_GBK" w:hAnsi="方正仿宋_GBK" w:eastAsia="方正仿宋_GBK" w:cs="Times New Roman"/>
                <w:sz w:val="32"/>
                <w:szCs w:val="32"/>
              </w:rPr>
            </w:rPrChange>
            <w:woUserID w:val="2"/>
          </w:rPr>
          <w:delText>弹性储能109.65 MWh，高于刚性92.88 MWh，累计新增联络35条，少于刚性66条</w:delText>
        </w:r>
      </w:del>
      <w:r>
        <w:rPr>
          <w:rFonts w:hint="default" w:ascii="Times New Roman" w:hAnsi="Times New Roman" w:eastAsia="方正仿宋_GBK" w:cs="Times New Roman"/>
          <w:b w:val="0"/>
          <w:bCs w:val="0"/>
          <w:i w:val="0"/>
          <w:iCs w:val="0"/>
          <w:sz w:val="32"/>
          <w:szCs w:val="32"/>
          <w:highlight w:val="yellow"/>
          <w:rPrChange w:id="1752" w:author="白日梦想家" w:date="2026-10-26T15:09:13Z">
            <w:rPr>
              <w:rFonts w:hint="eastAsia" w:ascii="方正仿宋_GBK" w:hAnsi="方正仿宋_GBK" w:eastAsia="方正仿宋_GBK" w:cs="Times New Roman"/>
              <w:sz w:val="32"/>
              <w:szCs w:val="32"/>
            </w:rPr>
          </w:rPrChange>
        </w:rPr>
        <w:t>。</w:t>
      </w:r>
      <w:ins w:id="1753" w:author="xh" w:date="2026-10-23T16:29:32Z">
        <w:del w:id="1754" w:author="白日梦想家" w:date="2026-10-26T15:09:21Z">
          <w:r>
            <w:rPr>
              <w:rFonts w:hint="default" w:ascii="Times New Roman" w:hAnsi="Times New Roman" w:eastAsia="方正仿宋_GBK" w:cs="Times New Roman"/>
              <w:b w:val="0"/>
              <w:bCs w:val="0"/>
              <w:i w:val="0"/>
              <w:iCs w:val="0"/>
              <w:sz w:val="32"/>
              <w:szCs w:val="32"/>
              <w:highlight w:val="yellow"/>
              <w:rPrChange w:id="1755" w:author="白日梦想家" w:date="2026-10-26T15:09:13Z">
                <w:rPr>
                  <w:rFonts w:hint="eastAsia" w:ascii="方正仿宋_GBK" w:hAnsi="方正仿宋_GBK" w:eastAsia="方正仿宋_GBK" w:cs="Times New Roman"/>
                  <w:sz w:val="32"/>
                  <w:szCs w:val="32"/>
                </w:rPr>
              </w:rPrChange>
            </w:rPr>
            <w:delText>部分站点更多依靠储能补充本地支撑，联络建设节省则继续形成费用优势。</w:delText>
          </w:r>
        </w:del>
      </w:ins>
    </w:p>
    <w:p w14:paraId="41B334C1">
      <w:pPr>
        <w:keepNext w:val="0"/>
        <w:widowControl/>
        <w:adjustRightInd w:val="0"/>
        <w:snapToGrid w:val="0"/>
        <w:spacing w:line="560" w:lineRule="exact"/>
        <w:ind w:left="0" w:leftChars="0" w:right="0" w:rightChars="0" w:firstLine="640" w:firstLineChars="200"/>
        <w:jc w:val="left"/>
        <w:outlineLvl w:val="9"/>
        <w:rPr>
          <w:del w:id="1757" w:author="xh" w:date="2026-10-23T16:32:57Z"/>
          <w:rFonts w:hint="eastAsia" w:ascii="方正仿宋_GBK" w:hAnsi="方正仿宋_GBK" w:eastAsia="方正仿宋_GBK" w:cs="Times New Roman"/>
          <w:sz w:val="32"/>
          <w:szCs w:val="32"/>
          <w:highlight w:val="none"/>
          <w14:ligatures w14:val="standardContextual"/>
        </w:rPr>
        <w:pPrChange w:id="1756" w:author="白日梦想家" w:date="2026-10-26T15:10:06Z">
          <w:pPr>
            <w:keepNext/>
            <w:widowControl/>
            <w:adjustRightInd w:val="0"/>
            <w:snapToGrid w:val="0"/>
            <w:ind w:left="0" w:leftChars="0" w:right="0" w:rightChars="0" w:firstLine="0" w:firstLineChars="0"/>
            <w:jc w:val="center"/>
            <w:outlineLvl w:val="9"/>
          </w:pPr>
        </w:pPrChange>
      </w:pPr>
      <w:del w:id="1758" w:author="xh" w:date="2026-10-23T16:32:57Z">
        <w:r>
          <w:rPr>
            <w:rFonts w:hint="eastAsia" w:ascii="方正仿宋_GBK" w:hAnsi="方正仿宋_GBK" w:eastAsia="方正仿宋_GBK" w:cs="Times New Roman"/>
            <w:sz w:val="32"/>
            <w:szCs w:val="32"/>
          </w:rPr>
          <w:delText>表3 市区代表年度主变容量及容载比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6C4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759" w:author="xh" w:date="2026-10-23T16:36:21Z"/>
        </w:trPr>
        <w:tc>
          <w:tcPr>
            <w:tcW w:w="650" w:type="dxa"/>
            <w:vAlign w:val="center"/>
          </w:tcPr>
          <w:p w14:paraId="78035FC3">
            <w:pPr>
              <w:keepNext w:val="0"/>
              <w:widowControl/>
              <w:adjustRightInd w:val="0"/>
              <w:snapToGrid w:val="0"/>
              <w:spacing w:before="0" w:after="0" w:line="560" w:lineRule="exact"/>
              <w:ind w:left="0" w:leftChars="0" w:right="0" w:rightChars="0" w:firstLine="482" w:firstLineChars="200"/>
              <w:jc w:val="left"/>
              <w:rPr>
                <w:del w:id="1761" w:author="xh" w:date="2026-10-23T16:36:21Z"/>
              </w:rPr>
              <w:pPrChange w:id="1760" w:author="白日梦想家" w:date="2026-10-26T15:10:06Z">
                <w:pPr>
                  <w:keepNext/>
                  <w:snapToGrid w:val="0"/>
                  <w:spacing w:before="0" w:after="0" w:line="370" w:lineRule="exact"/>
                  <w:ind w:left="0" w:leftChars="0" w:right="0" w:rightChars="0" w:firstLine="0" w:firstLineChars="0"/>
                  <w:jc w:val="center"/>
                </w:pPr>
              </w:pPrChange>
            </w:pPr>
            <w:del w:id="1762" w:author="xh" w:date="2026-10-23T16:36:21Z">
              <w:r>
                <w:rPr>
                  <w:rFonts w:hint="eastAsia" w:ascii="方正仿宋_GBK" w:hAnsi="方正仿宋_GBK" w:eastAsia="方正仿宋_GBK" w:cs="Times New Roman"/>
                  <w:b/>
                  <w:sz w:val="24"/>
                  <w:szCs w:val="24"/>
                </w:rPr>
                <w:delText>年份</w:delText>
              </w:r>
            </w:del>
          </w:p>
        </w:tc>
        <w:tc>
          <w:tcPr>
            <w:tcW w:w="1620" w:type="dxa"/>
            <w:vAlign w:val="center"/>
          </w:tcPr>
          <w:p w14:paraId="6453C3C0">
            <w:pPr>
              <w:keepNext w:val="0"/>
              <w:widowControl/>
              <w:adjustRightInd w:val="0"/>
              <w:snapToGrid w:val="0"/>
              <w:spacing w:before="0" w:after="0" w:line="560" w:lineRule="exact"/>
              <w:ind w:left="0" w:leftChars="0" w:right="0" w:rightChars="0" w:firstLine="482" w:firstLineChars="200"/>
              <w:jc w:val="left"/>
              <w:rPr>
                <w:del w:id="1764" w:author="xh" w:date="2026-10-23T16:36:21Z"/>
              </w:rPr>
              <w:pPrChange w:id="1763" w:author="白日梦想家" w:date="2026-10-26T15:10:06Z">
                <w:pPr>
                  <w:keepNext/>
                  <w:snapToGrid w:val="0"/>
                  <w:spacing w:before="0" w:after="0" w:line="370" w:lineRule="exact"/>
                  <w:ind w:left="0" w:leftChars="0" w:right="0" w:rightChars="0" w:firstLine="0" w:firstLineChars="0"/>
                  <w:jc w:val="center"/>
                </w:pPr>
              </w:pPrChange>
            </w:pPr>
            <w:del w:id="1765" w:author="xh" w:date="2026-10-23T16:36:21Z">
              <w:r>
                <w:rPr>
                  <w:rFonts w:hint="eastAsia" w:ascii="方正仿宋_GBK" w:hAnsi="方正仿宋_GBK" w:eastAsia="方正仿宋_GBK" w:cs="Times New Roman"/>
                  <w:b/>
                  <w:sz w:val="24"/>
                  <w:szCs w:val="24"/>
                </w:rPr>
                <w:delText>网供峰值/MW</w:delText>
              </w:r>
            </w:del>
          </w:p>
        </w:tc>
        <w:tc>
          <w:tcPr>
            <w:tcW w:w="1640" w:type="dxa"/>
            <w:vAlign w:val="center"/>
          </w:tcPr>
          <w:p w14:paraId="4F4A43E7">
            <w:pPr>
              <w:keepNext w:val="0"/>
              <w:widowControl/>
              <w:adjustRightInd w:val="0"/>
              <w:snapToGrid w:val="0"/>
              <w:spacing w:before="0" w:after="0" w:line="560" w:lineRule="exact"/>
              <w:ind w:left="0" w:leftChars="0" w:right="0" w:rightChars="0" w:firstLine="482" w:firstLineChars="200"/>
              <w:jc w:val="left"/>
              <w:rPr>
                <w:del w:id="1767" w:author="xh" w:date="2026-10-23T16:36:21Z"/>
              </w:rPr>
              <w:pPrChange w:id="1766" w:author="白日梦想家" w:date="2026-10-26T15:10:06Z">
                <w:pPr>
                  <w:keepNext/>
                  <w:snapToGrid w:val="0"/>
                  <w:spacing w:before="0" w:after="0" w:line="370" w:lineRule="exact"/>
                  <w:ind w:left="0" w:leftChars="0" w:right="0" w:rightChars="0" w:firstLine="0" w:firstLineChars="0"/>
                  <w:jc w:val="center"/>
                </w:pPr>
              </w:pPrChange>
            </w:pPr>
            <w:del w:id="1768" w:author="xh" w:date="2026-10-23T16:36:21Z">
              <w:r>
                <w:rPr>
                  <w:rFonts w:hint="eastAsia" w:ascii="方正仿宋_GBK" w:hAnsi="方正仿宋_GBK" w:eastAsia="方正仿宋_GBK" w:cs="Times New Roman"/>
                  <w:b/>
                  <w:sz w:val="24"/>
                  <w:szCs w:val="24"/>
                </w:rPr>
                <w:delText>刚性容量/MVA</w:delText>
              </w:r>
            </w:del>
          </w:p>
        </w:tc>
        <w:tc>
          <w:tcPr>
            <w:tcW w:w="1370" w:type="dxa"/>
            <w:vAlign w:val="center"/>
          </w:tcPr>
          <w:p w14:paraId="71B658E9">
            <w:pPr>
              <w:keepNext w:val="0"/>
              <w:widowControl/>
              <w:adjustRightInd w:val="0"/>
              <w:snapToGrid w:val="0"/>
              <w:spacing w:before="0" w:after="0" w:line="560" w:lineRule="exact"/>
              <w:ind w:left="0" w:leftChars="0" w:right="0" w:rightChars="0" w:firstLine="482" w:firstLineChars="200"/>
              <w:jc w:val="left"/>
              <w:rPr>
                <w:del w:id="1770" w:author="xh" w:date="2026-10-23T16:36:21Z"/>
              </w:rPr>
              <w:pPrChange w:id="1769" w:author="白日梦想家" w:date="2026-10-26T15:10:06Z">
                <w:pPr>
                  <w:keepNext/>
                  <w:snapToGrid w:val="0"/>
                  <w:spacing w:before="0" w:after="0" w:line="370" w:lineRule="exact"/>
                  <w:ind w:left="0" w:leftChars="0" w:right="0" w:rightChars="0" w:firstLine="0" w:firstLineChars="0"/>
                  <w:jc w:val="center"/>
                </w:pPr>
              </w:pPrChange>
            </w:pPr>
            <w:del w:id="1771" w:author="xh" w:date="2026-10-23T16:36:21Z">
              <w:r>
                <w:rPr>
                  <w:rFonts w:hint="eastAsia" w:ascii="方正仿宋_GBK" w:hAnsi="方正仿宋_GBK" w:eastAsia="方正仿宋_GBK" w:cs="Times New Roman"/>
                  <w:b/>
                  <w:sz w:val="24"/>
                  <w:szCs w:val="24"/>
                </w:rPr>
                <w:delText>刚性容载比</w:delText>
              </w:r>
            </w:del>
          </w:p>
        </w:tc>
        <w:tc>
          <w:tcPr>
            <w:tcW w:w="1640" w:type="dxa"/>
            <w:vAlign w:val="center"/>
          </w:tcPr>
          <w:p w14:paraId="1B26C040">
            <w:pPr>
              <w:keepNext w:val="0"/>
              <w:widowControl/>
              <w:adjustRightInd w:val="0"/>
              <w:snapToGrid w:val="0"/>
              <w:spacing w:before="0" w:after="0" w:line="560" w:lineRule="exact"/>
              <w:ind w:left="0" w:leftChars="0" w:right="0" w:rightChars="0" w:firstLine="482" w:firstLineChars="200"/>
              <w:jc w:val="left"/>
              <w:rPr>
                <w:del w:id="1773" w:author="xh" w:date="2026-10-23T16:36:21Z"/>
              </w:rPr>
              <w:pPrChange w:id="1772" w:author="白日梦想家" w:date="2026-10-26T15:10:06Z">
                <w:pPr>
                  <w:keepNext/>
                  <w:snapToGrid w:val="0"/>
                  <w:spacing w:before="0" w:after="0" w:line="370" w:lineRule="exact"/>
                  <w:ind w:left="0" w:leftChars="0" w:right="0" w:rightChars="0" w:firstLine="0" w:firstLineChars="0"/>
                  <w:jc w:val="center"/>
                </w:pPr>
              </w:pPrChange>
            </w:pPr>
            <w:del w:id="1774" w:author="xh" w:date="2026-10-23T16:36:21Z">
              <w:r>
                <w:rPr>
                  <w:rFonts w:hint="eastAsia" w:ascii="方正仿宋_GBK" w:hAnsi="方正仿宋_GBK" w:eastAsia="方正仿宋_GBK" w:cs="Times New Roman"/>
                  <w:b/>
                  <w:sz w:val="24"/>
                  <w:szCs w:val="24"/>
                </w:rPr>
                <w:delText>弹性容量/MVA</w:delText>
              </w:r>
            </w:del>
          </w:p>
        </w:tc>
        <w:tc>
          <w:tcPr>
            <w:tcW w:w="1386" w:type="dxa"/>
            <w:vAlign w:val="center"/>
          </w:tcPr>
          <w:p w14:paraId="24F57D72">
            <w:pPr>
              <w:keepNext w:val="0"/>
              <w:widowControl/>
              <w:adjustRightInd w:val="0"/>
              <w:snapToGrid w:val="0"/>
              <w:spacing w:before="0" w:after="0" w:line="560" w:lineRule="exact"/>
              <w:ind w:left="0" w:leftChars="0" w:right="0" w:rightChars="0" w:firstLine="482" w:firstLineChars="200"/>
              <w:jc w:val="left"/>
              <w:rPr>
                <w:del w:id="1776" w:author="xh" w:date="2026-10-23T16:36:21Z"/>
              </w:rPr>
              <w:pPrChange w:id="1775" w:author="白日梦想家" w:date="2026-10-26T15:10:06Z">
                <w:pPr>
                  <w:keepNext/>
                  <w:snapToGrid w:val="0"/>
                  <w:spacing w:before="0" w:after="0" w:line="370" w:lineRule="exact"/>
                  <w:ind w:left="0" w:leftChars="0" w:right="0" w:rightChars="0" w:firstLine="0" w:firstLineChars="0"/>
                  <w:jc w:val="center"/>
                </w:pPr>
              </w:pPrChange>
            </w:pPr>
            <w:del w:id="1777" w:author="xh" w:date="2026-10-23T16:36:21Z">
              <w:r>
                <w:rPr>
                  <w:rFonts w:hint="eastAsia" w:ascii="方正仿宋_GBK" w:hAnsi="方正仿宋_GBK" w:eastAsia="方正仿宋_GBK" w:cs="Times New Roman"/>
                  <w:b/>
                  <w:sz w:val="24"/>
                  <w:szCs w:val="24"/>
                </w:rPr>
                <w:delText>弹性容载比</w:delText>
              </w:r>
            </w:del>
          </w:p>
        </w:tc>
      </w:tr>
      <w:tr w14:paraId="3B75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78" w:author="xh" w:date="2026-10-23T16:36:21Z"/>
        </w:trPr>
        <w:tc>
          <w:tcPr>
            <w:tcW w:w="650" w:type="dxa"/>
            <w:vAlign w:val="center"/>
          </w:tcPr>
          <w:p w14:paraId="775B2BE0">
            <w:pPr>
              <w:keepNext w:val="0"/>
              <w:widowControl/>
              <w:adjustRightInd w:val="0"/>
              <w:snapToGrid w:val="0"/>
              <w:spacing w:before="0" w:after="0" w:line="560" w:lineRule="exact"/>
              <w:ind w:left="0" w:leftChars="0" w:right="0" w:rightChars="0" w:firstLine="480" w:firstLineChars="200"/>
              <w:jc w:val="left"/>
              <w:rPr>
                <w:del w:id="1780" w:author="xh" w:date="2026-10-23T16:36:21Z"/>
              </w:rPr>
              <w:pPrChange w:id="1779" w:author="白日梦想家" w:date="2026-10-26T15:10:06Z">
                <w:pPr>
                  <w:keepNext/>
                  <w:snapToGrid w:val="0"/>
                  <w:spacing w:before="0" w:after="0" w:line="370" w:lineRule="exact"/>
                  <w:ind w:left="0" w:leftChars="0" w:right="0" w:rightChars="0" w:firstLine="0" w:firstLineChars="0"/>
                  <w:jc w:val="center"/>
                </w:pPr>
              </w:pPrChange>
            </w:pPr>
            <w:del w:id="1781" w:author="xh" w:date="2026-10-23T16:36:21Z">
              <w:r>
                <w:rPr>
                  <w:rFonts w:hint="eastAsia" w:ascii="方正仿宋_GBK" w:hAnsi="方正仿宋_GBK" w:eastAsia="方正仿宋_GBK" w:cs="Times New Roman"/>
                  <w:sz w:val="24"/>
                  <w:szCs w:val="24"/>
                </w:rPr>
                <w:delText>2021</w:delText>
              </w:r>
            </w:del>
          </w:p>
        </w:tc>
        <w:tc>
          <w:tcPr>
            <w:tcW w:w="1620" w:type="dxa"/>
            <w:vAlign w:val="center"/>
          </w:tcPr>
          <w:p w14:paraId="46D1A23B">
            <w:pPr>
              <w:keepNext w:val="0"/>
              <w:widowControl/>
              <w:adjustRightInd w:val="0"/>
              <w:snapToGrid w:val="0"/>
              <w:spacing w:before="0" w:after="0" w:line="560" w:lineRule="exact"/>
              <w:ind w:left="0" w:leftChars="0" w:right="0" w:rightChars="0" w:firstLine="480" w:firstLineChars="200"/>
              <w:jc w:val="left"/>
              <w:rPr>
                <w:del w:id="1783" w:author="xh" w:date="2026-10-23T16:36:21Z"/>
              </w:rPr>
              <w:pPrChange w:id="1782" w:author="白日梦想家" w:date="2026-10-26T15:10:06Z">
                <w:pPr>
                  <w:keepNext/>
                  <w:snapToGrid w:val="0"/>
                  <w:spacing w:before="0" w:after="0" w:line="370" w:lineRule="exact"/>
                  <w:ind w:left="0" w:leftChars="0" w:right="0" w:rightChars="0" w:firstLine="0" w:firstLineChars="0"/>
                  <w:jc w:val="center"/>
                </w:pPr>
              </w:pPrChange>
            </w:pPr>
            <w:del w:id="1784" w:author="xh" w:date="2026-10-23T16:36:21Z">
              <w:r>
                <w:rPr>
                  <w:rFonts w:hint="eastAsia" w:ascii="方正仿宋_GBK" w:hAnsi="方正仿宋_GBK" w:eastAsia="方正仿宋_GBK" w:cs="Times New Roman"/>
                  <w:sz w:val="24"/>
                  <w:szCs w:val="24"/>
                </w:rPr>
                <w:delText>1449.77</w:delText>
              </w:r>
            </w:del>
          </w:p>
        </w:tc>
        <w:tc>
          <w:tcPr>
            <w:tcW w:w="1640" w:type="dxa"/>
            <w:vAlign w:val="center"/>
          </w:tcPr>
          <w:p w14:paraId="353577CA">
            <w:pPr>
              <w:keepNext w:val="0"/>
              <w:widowControl/>
              <w:adjustRightInd w:val="0"/>
              <w:snapToGrid w:val="0"/>
              <w:spacing w:before="0" w:after="0" w:line="560" w:lineRule="exact"/>
              <w:ind w:left="0" w:leftChars="0" w:right="0" w:rightChars="0" w:firstLine="480" w:firstLineChars="200"/>
              <w:jc w:val="left"/>
              <w:rPr>
                <w:del w:id="1786" w:author="xh" w:date="2026-10-23T16:36:21Z"/>
              </w:rPr>
              <w:pPrChange w:id="1785" w:author="白日梦想家" w:date="2026-10-26T15:10:06Z">
                <w:pPr>
                  <w:keepNext/>
                  <w:snapToGrid w:val="0"/>
                  <w:spacing w:before="0" w:after="0" w:line="370" w:lineRule="exact"/>
                  <w:ind w:left="0" w:leftChars="0" w:right="0" w:rightChars="0" w:firstLine="0" w:firstLineChars="0"/>
                  <w:jc w:val="center"/>
                </w:pPr>
              </w:pPrChange>
            </w:pPr>
            <w:del w:id="1787"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E3B7A99">
            <w:pPr>
              <w:keepNext w:val="0"/>
              <w:widowControl/>
              <w:adjustRightInd w:val="0"/>
              <w:snapToGrid w:val="0"/>
              <w:spacing w:before="0" w:after="0" w:line="560" w:lineRule="exact"/>
              <w:ind w:left="0" w:leftChars="0" w:right="0" w:rightChars="0" w:firstLine="480" w:firstLineChars="200"/>
              <w:jc w:val="left"/>
              <w:rPr>
                <w:del w:id="1789" w:author="xh" w:date="2026-10-23T16:36:21Z"/>
              </w:rPr>
              <w:pPrChange w:id="1788" w:author="白日梦想家" w:date="2026-10-26T15:10:06Z">
                <w:pPr>
                  <w:keepNext/>
                  <w:snapToGrid w:val="0"/>
                  <w:spacing w:before="0" w:after="0" w:line="370" w:lineRule="exact"/>
                  <w:ind w:left="0" w:leftChars="0" w:right="0" w:rightChars="0" w:firstLine="0" w:firstLineChars="0"/>
                  <w:jc w:val="center"/>
                </w:pPr>
              </w:pPrChange>
            </w:pPr>
            <w:del w:id="1790" w:author="xh" w:date="2026-10-23T16:36:21Z">
              <w:r>
                <w:rPr>
                  <w:rFonts w:hint="eastAsia" w:ascii="方正仿宋_GBK" w:hAnsi="方正仿宋_GBK" w:eastAsia="方正仿宋_GBK" w:cs="Times New Roman"/>
                  <w:sz w:val="24"/>
                  <w:szCs w:val="24"/>
                </w:rPr>
                <w:delText>2.15</w:delText>
              </w:r>
            </w:del>
          </w:p>
        </w:tc>
        <w:tc>
          <w:tcPr>
            <w:tcW w:w="1640" w:type="dxa"/>
            <w:vAlign w:val="center"/>
          </w:tcPr>
          <w:p w14:paraId="00EDB497">
            <w:pPr>
              <w:keepNext w:val="0"/>
              <w:widowControl/>
              <w:adjustRightInd w:val="0"/>
              <w:snapToGrid w:val="0"/>
              <w:spacing w:before="0" w:after="0" w:line="560" w:lineRule="exact"/>
              <w:ind w:left="0" w:leftChars="0" w:right="0" w:rightChars="0" w:firstLine="480" w:firstLineChars="200"/>
              <w:jc w:val="left"/>
              <w:rPr>
                <w:del w:id="1792" w:author="xh" w:date="2026-10-23T16:36:21Z"/>
              </w:rPr>
              <w:pPrChange w:id="1791" w:author="白日梦想家" w:date="2026-10-26T15:10:06Z">
                <w:pPr>
                  <w:keepNext/>
                  <w:snapToGrid w:val="0"/>
                  <w:spacing w:before="0" w:after="0" w:line="370" w:lineRule="exact"/>
                  <w:ind w:left="0" w:leftChars="0" w:right="0" w:rightChars="0" w:firstLine="0" w:firstLineChars="0"/>
                  <w:jc w:val="center"/>
                </w:pPr>
              </w:pPrChange>
            </w:pPr>
            <w:del w:id="1793"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7BE8E595">
            <w:pPr>
              <w:keepNext w:val="0"/>
              <w:widowControl/>
              <w:adjustRightInd w:val="0"/>
              <w:snapToGrid w:val="0"/>
              <w:spacing w:before="0" w:after="0" w:line="560" w:lineRule="exact"/>
              <w:ind w:left="0" w:leftChars="0" w:right="0" w:rightChars="0" w:firstLine="480" w:firstLineChars="200"/>
              <w:jc w:val="left"/>
              <w:rPr>
                <w:del w:id="1795" w:author="xh" w:date="2026-10-23T16:36:21Z"/>
              </w:rPr>
              <w:pPrChange w:id="1794" w:author="白日梦想家" w:date="2026-10-26T15:10:06Z">
                <w:pPr>
                  <w:keepNext/>
                  <w:snapToGrid w:val="0"/>
                  <w:spacing w:before="0" w:after="0" w:line="370" w:lineRule="exact"/>
                  <w:ind w:left="0" w:leftChars="0" w:right="0" w:rightChars="0" w:firstLine="0" w:firstLineChars="0"/>
                  <w:jc w:val="center"/>
                </w:pPr>
              </w:pPrChange>
            </w:pPr>
            <w:del w:id="1796" w:author="xh" w:date="2026-10-23T16:36:21Z">
              <w:r>
                <w:rPr>
                  <w:rFonts w:hint="eastAsia" w:ascii="方正仿宋_GBK" w:hAnsi="方正仿宋_GBK" w:eastAsia="方正仿宋_GBK" w:cs="Times New Roman"/>
                  <w:sz w:val="24"/>
                  <w:szCs w:val="24"/>
                </w:rPr>
                <w:delText>2.15</w:delText>
              </w:r>
            </w:del>
          </w:p>
        </w:tc>
      </w:tr>
      <w:tr w14:paraId="5E6C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97" w:author="xh" w:date="2026-10-23T16:36:21Z"/>
        </w:trPr>
        <w:tc>
          <w:tcPr>
            <w:tcW w:w="650" w:type="dxa"/>
            <w:vAlign w:val="center"/>
          </w:tcPr>
          <w:p w14:paraId="1EC178A5">
            <w:pPr>
              <w:keepNext w:val="0"/>
              <w:widowControl/>
              <w:adjustRightInd w:val="0"/>
              <w:snapToGrid w:val="0"/>
              <w:spacing w:before="0" w:after="0" w:line="560" w:lineRule="exact"/>
              <w:ind w:left="0" w:leftChars="0" w:right="0" w:rightChars="0" w:firstLine="480" w:firstLineChars="200"/>
              <w:jc w:val="left"/>
              <w:rPr>
                <w:del w:id="1799" w:author="xh" w:date="2026-10-23T16:36:21Z"/>
              </w:rPr>
              <w:pPrChange w:id="1798" w:author="白日梦想家" w:date="2026-10-26T15:10:06Z">
                <w:pPr>
                  <w:keepNext/>
                  <w:snapToGrid w:val="0"/>
                  <w:spacing w:before="0" w:after="0" w:line="370" w:lineRule="exact"/>
                  <w:ind w:left="0" w:leftChars="0" w:right="0" w:rightChars="0" w:firstLine="0" w:firstLineChars="0"/>
                  <w:jc w:val="center"/>
                </w:pPr>
              </w:pPrChange>
            </w:pPr>
            <w:del w:id="1800" w:author="xh" w:date="2026-10-23T16:36:21Z">
              <w:r>
                <w:rPr>
                  <w:rFonts w:hint="eastAsia" w:ascii="方正仿宋_GBK" w:hAnsi="方正仿宋_GBK" w:eastAsia="方正仿宋_GBK" w:cs="Times New Roman"/>
                  <w:sz w:val="24"/>
                  <w:szCs w:val="24"/>
                </w:rPr>
                <w:delText>2022</w:delText>
              </w:r>
            </w:del>
          </w:p>
        </w:tc>
        <w:tc>
          <w:tcPr>
            <w:tcW w:w="1620" w:type="dxa"/>
            <w:vAlign w:val="center"/>
          </w:tcPr>
          <w:p w14:paraId="040067E7">
            <w:pPr>
              <w:keepNext w:val="0"/>
              <w:widowControl/>
              <w:adjustRightInd w:val="0"/>
              <w:snapToGrid w:val="0"/>
              <w:spacing w:before="0" w:after="0" w:line="560" w:lineRule="exact"/>
              <w:ind w:left="0" w:leftChars="0" w:right="0" w:rightChars="0" w:firstLine="480" w:firstLineChars="200"/>
              <w:jc w:val="left"/>
              <w:rPr>
                <w:del w:id="1802" w:author="xh" w:date="2026-10-23T16:36:21Z"/>
              </w:rPr>
              <w:pPrChange w:id="1801" w:author="白日梦想家" w:date="2026-10-26T15:10:06Z">
                <w:pPr>
                  <w:keepNext/>
                  <w:snapToGrid w:val="0"/>
                  <w:spacing w:before="0" w:after="0" w:line="370" w:lineRule="exact"/>
                  <w:ind w:left="0" w:leftChars="0" w:right="0" w:rightChars="0" w:firstLine="0" w:firstLineChars="0"/>
                  <w:jc w:val="center"/>
                </w:pPr>
              </w:pPrChange>
            </w:pPr>
            <w:del w:id="1803" w:author="xh" w:date="2026-10-23T16:36:21Z">
              <w:r>
                <w:rPr>
                  <w:rFonts w:hint="eastAsia" w:ascii="方正仿宋_GBK" w:hAnsi="方正仿宋_GBK" w:eastAsia="方正仿宋_GBK" w:cs="Times New Roman"/>
                  <w:sz w:val="24"/>
                  <w:szCs w:val="24"/>
                </w:rPr>
                <w:delText>1432.37</w:delText>
              </w:r>
            </w:del>
          </w:p>
        </w:tc>
        <w:tc>
          <w:tcPr>
            <w:tcW w:w="1640" w:type="dxa"/>
            <w:vAlign w:val="center"/>
          </w:tcPr>
          <w:p w14:paraId="5436AD53">
            <w:pPr>
              <w:keepNext w:val="0"/>
              <w:widowControl/>
              <w:adjustRightInd w:val="0"/>
              <w:snapToGrid w:val="0"/>
              <w:spacing w:before="0" w:after="0" w:line="560" w:lineRule="exact"/>
              <w:ind w:left="0" w:leftChars="0" w:right="0" w:rightChars="0" w:firstLine="480" w:firstLineChars="200"/>
              <w:jc w:val="left"/>
              <w:rPr>
                <w:del w:id="1805" w:author="xh" w:date="2026-10-23T16:36:21Z"/>
              </w:rPr>
              <w:pPrChange w:id="1804" w:author="白日梦想家" w:date="2026-10-26T15:10:06Z">
                <w:pPr>
                  <w:keepNext/>
                  <w:snapToGrid w:val="0"/>
                  <w:spacing w:before="0" w:after="0" w:line="370" w:lineRule="exact"/>
                  <w:ind w:left="0" w:leftChars="0" w:right="0" w:rightChars="0" w:firstLine="0" w:firstLineChars="0"/>
                  <w:jc w:val="center"/>
                </w:pPr>
              </w:pPrChange>
            </w:pPr>
            <w:del w:id="1806"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56FFDA2D">
            <w:pPr>
              <w:keepNext w:val="0"/>
              <w:widowControl/>
              <w:adjustRightInd w:val="0"/>
              <w:snapToGrid w:val="0"/>
              <w:spacing w:before="0" w:after="0" w:line="560" w:lineRule="exact"/>
              <w:ind w:left="0" w:leftChars="0" w:right="0" w:rightChars="0" w:firstLine="480" w:firstLineChars="200"/>
              <w:jc w:val="left"/>
              <w:rPr>
                <w:del w:id="1808" w:author="xh" w:date="2026-10-23T16:36:21Z"/>
              </w:rPr>
              <w:pPrChange w:id="1807" w:author="白日梦想家" w:date="2026-10-26T15:10:06Z">
                <w:pPr>
                  <w:keepNext/>
                  <w:snapToGrid w:val="0"/>
                  <w:spacing w:before="0" w:after="0" w:line="370" w:lineRule="exact"/>
                  <w:ind w:left="0" w:leftChars="0" w:right="0" w:rightChars="0" w:firstLine="0" w:firstLineChars="0"/>
                  <w:jc w:val="center"/>
                </w:pPr>
              </w:pPrChange>
            </w:pPr>
            <w:del w:id="1809" w:author="xh" w:date="2026-10-23T16:36:21Z">
              <w:r>
                <w:rPr>
                  <w:rFonts w:hint="eastAsia" w:ascii="方正仿宋_GBK" w:hAnsi="方正仿宋_GBK" w:eastAsia="方正仿宋_GBK" w:cs="Times New Roman"/>
                  <w:sz w:val="24"/>
                  <w:szCs w:val="24"/>
                </w:rPr>
                <w:delText>2.17</w:delText>
              </w:r>
            </w:del>
          </w:p>
        </w:tc>
        <w:tc>
          <w:tcPr>
            <w:tcW w:w="1640" w:type="dxa"/>
            <w:vAlign w:val="center"/>
          </w:tcPr>
          <w:p w14:paraId="20E6D30D">
            <w:pPr>
              <w:keepNext w:val="0"/>
              <w:widowControl/>
              <w:adjustRightInd w:val="0"/>
              <w:snapToGrid w:val="0"/>
              <w:spacing w:before="0" w:after="0" w:line="560" w:lineRule="exact"/>
              <w:ind w:left="0" w:leftChars="0" w:right="0" w:rightChars="0" w:firstLine="480" w:firstLineChars="200"/>
              <w:jc w:val="left"/>
              <w:rPr>
                <w:del w:id="1811" w:author="xh" w:date="2026-10-23T16:36:21Z"/>
              </w:rPr>
              <w:pPrChange w:id="1810" w:author="白日梦想家" w:date="2026-10-26T15:10:06Z">
                <w:pPr>
                  <w:keepNext/>
                  <w:snapToGrid w:val="0"/>
                  <w:spacing w:before="0" w:after="0" w:line="370" w:lineRule="exact"/>
                  <w:ind w:left="0" w:leftChars="0" w:right="0" w:rightChars="0" w:firstLine="0" w:firstLineChars="0"/>
                  <w:jc w:val="center"/>
                </w:pPr>
              </w:pPrChange>
            </w:pPr>
            <w:del w:id="1812"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4B846107">
            <w:pPr>
              <w:keepNext w:val="0"/>
              <w:widowControl/>
              <w:adjustRightInd w:val="0"/>
              <w:snapToGrid w:val="0"/>
              <w:spacing w:before="0" w:after="0" w:line="560" w:lineRule="exact"/>
              <w:ind w:left="0" w:leftChars="0" w:right="0" w:rightChars="0" w:firstLine="480" w:firstLineChars="200"/>
              <w:jc w:val="left"/>
              <w:rPr>
                <w:del w:id="1814" w:author="xh" w:date="2026-10-23T16:36:21Z"/>
              </w:rPr>
              <w:pPrChange w:id="1813" w:author="白日梦想家" w:date="2026-10-26T15:10:06Z">
                <w:pPr>
                  <w:keepNext/>
                  <w:snapToGrid w:val="0"/>
                  <w:spacing w:before="0" w:after="0" w:line="370" w:lineRule="exact"/>
                  <w:ind w:left="0" w:leftChars="0" w:right="0" w:rightChars="0" w:firstLine="0" w:firstLineChars="0"/>
                  <w:jc w:val="center"/>
                </w:pPr>
              </w:pPrChange>
            </w:pPr>
            <w:del w:id="1815" w:author="xh" w:date="2026-10-23T16:36:21Z">
              <w:r>
                <w:rPr>
                  <w:rFonts w:hint="eastAsia" w:ascii="方正仿宋_GBK" w:hAnsi="方正仿宋_GBK" w:eastAsia="方正仿宋_GBK" w:cs="Times New Roman"/>
                  <w:sz w:val="24"/>
                  <w:szCs w:val="24"/>
                </w:rPr>
                <w:delText>2.17</w:delText>
              </w:r>
            </w:del>
          </w:p>
        </w:tc>
      </w:tr>
      <w:tr w14:paraId="2FC3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816" w:author="xh" w:date="2026-10-23T16:36:21Z"/>
        </w:trPr>
        <w:tc>
          <w:tcPr>
            <w:tcW w:w="650" w:type="dxa"/>
            <w:vAlign w:val="center"/>
          </w:tcPr>
          <w:p w14:paraId="61942F8B">
            <w:pPr>
              <w:keepNext w:val="0"/>
              <w:widowControl/>
              <w:adjustRightInd w:val="0"/>
              <w:snapToGrid w:val="0"/>
              <w:spacing w:before="0" w:after="0" w:line="560" w:lineRule="exact"/>
              <w:ind w:left="0" w:leftChars="0" w:right="0" w:rightChars="0" w:firstLine="480" w:firstLineChars="200"/>
              <w:jc w:val="left"/>
              <w:rPr>
                <w:del w:id="1818" w:author="xh" w:date="2026-10-23T16:36:21Z"/>
              </w:rPr>
              <w:pPrChange w:id="1817" w:author="白日梦想家" w:date="2026-10-26T15:10:06Z">
                <w:pPr>
                  <w:keepNext/>
                  <w:snapToGrid w:val="0"/>
                  <w:spacing w:before="0" w:after="0" w:line="370" w:lineRule="exact"/>
                  <w:ind w:left="0" w:leftChars="0" w:right="0" w:rightChars="0" w:firstLine="0" w:firstLineChars="0"/>
                  <w:jc w:val="center"/>
                </w:pPr>
              </w:pPrChange>
            </w:pPr>
            <w:del w:id="1819" w:author="xh" w:date="2026-10-23T16:36:21Z">
              <w:r>
                <w:rPr>
                  <w:rFonts w:hint="eastAsia" w:ascii="方正仿宋_GBK" w:hAnsi="方正仿宋_GBK" w:eastAsia="方正仿宋_GBK" w:cs="Times New Roman"/>
                  <w:sz w:val="24"/>
                  <w:szCs w:val="24"/>
                </w:rPr>
                <w:delText>2023</w:delText>
              </w:r>
            </w:del>
          </w:p>
        </w:tc>
        <w:tc>
          <w:tcPr>
            <w:tcW w:w="1620" w:type="dxa"/>
            <w:vAlign w:val="center"/>
          </w:tcPr>
          <w:p w14:paraId="5AAF97E5">
            <w:pPr>
              <w:keepNext w:val="0"/>
              <w:widowControl/>
              <w:adjustRightInd w:val="0"/>
              <w:snapToGrid w:val="0"/>
              <w:spacing w:before="0" w:after="0" w:line="560" w:lineRule="exact"/>
              <w:ind w:left="0" w:leftChars="0" w:right="0" w:rightChars="0" w:firstLine="480" w:firstLineChars="200"/>
              <w:jc w:val="left"/>
              <w:rPr>
                <w:del w:id="1821" w:author="xh" w:date="2026-10-23T16:36:21Z"/>
              </w:rPr>
              <w:pPrChange w:id="1820" w:author="白日梦想家" w:date="2026-10-26T15:10:06Z">
                <w:pPr>
                  <w:keepNext/>
                  <w:snapToGrid w:val="0"/>
                  <w:spacing w:before="0" w:after="0" w:line="370" w:lineRule="exact"/>
                  <w:ind w:left="0" w:leftChars="0" w:right="0" w:rightChars="0" w:firstLine="0" w:firstLineChars="0"/>
                  <w:jc w:val="center"/>
                </w:pPr>
              </w:pPrChange>
            </w:pPr>
            <w:del w:id="1822" w:author="xh" w:date="2026-10-23T16:36:21Z">
              <w:r>
                <w:rPr>
                  <w:rFonts w:hint="eastAsia" w:ascii="方正仿宋_GBK" w:hAnsi="方正仿宋_GBK" w:eastAsia="方正仿宋_GBK" w:cs="Times New Roman"/>
                  <w:sz w:val="24"/>
                  <w:szCs w:val="24"/>
                </w:rPr>
                <w:delText>1542.22</w:delText>
              </w:r>
            </w:del>
          </w:p>
        </w:tc>
        <w:tc>
          <w:tcPr>
            <w:tcW w:w="1640" w:type="dxa"/>
            <w:vAlign w:val="center"/>
          </w:tcPr>
          <w:p w14:paraId="713C2C05">
            <w:pPr>
              <w:keepNext w:val="0"/>
              <w:widowControl/>
              <w:adjustRightInd w:val="0"/>
              <w:snapToGrid w:val="0"/>
              <w:spacing w:before="0" w:after="0" w:line="560" w:lineRule="exact"/>
              <w:ind w:left="0" w:leftChars="0" w:right="0" w:rightChars="0" w:firstLine="480" w:firstLineChars="200"/>
              <w:jc w:val="left"/>
              <w:rPr>
                <w:del w:id="1824" w:author="xh" w:date="2026-10-23T16:36:21Z"/>
              </w:rPr>
              <w:pPrChange w:id="1823" w:author="白日梦想家" w:date="2026-10-26T15:10:06Z">
                <w:pPr>
                  <w:keepNext/>
                  <w:snapToGrid w:val="0"/>
                  <w:spacing w:before="0" w:after="0" w:line="370" w:lineRule="exact"/>
                  <w:ind w:left="0" w:leftChars="0" w:right="0" w:rightChars="0" w:firstLine="0" w:firstLineChars="0"/>
                  <w:jc w:val="center"/>
                </w:pPr>
              </w:pPrChange>
            </w:pPr>
            <w:del w:id="1825"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2B1BF994">
            <w:pPr>
              <w:keepNext w:val="0"/>
              <w:widowControl/>
              <w:adjustRightInd w:val="0"/>
              <w:snapToGrid w:val="0"/>
              <w:spacing w:before="0" w:after="0" w:line="560" w:lineRule="exact"/>
              <w:ind w:left="0" w:leftChars="0" w:right="0" w:rightChars="0" w:firstLine="480" w:firstLineChars="200"/>
              <w:jc w:val="left"/>
              <w:rPr>
                <w:del w:id="1827" w:author="xh" w:date="2026-10-23T16:36:21Z"/>
              </w:rPr>
              <w:pPrChange w:id="1826" w:author="白日梦想家" w:date="2026-10-26T15:10:06Z">
                <w:pPr>
                  <w:keepNext/>
                  <w:snapToGrid w:val="0"/>
                  <w:spacing w:before="0" w:after="0" w:line="370" w:lineRule="exact"/>
                  <w:ind w:left="0" w:leftChars="0" w:right="0" w:rightChars="0" w:firstLine="0" w:firstLineChars="0"/>
                  <w:jc w:val="center"/>
                </w:pPr>
              </w:pPrChange>
            </w:pPr>
            <w:del w:id="1828" w:author="xh" w:date="2026-10-23T16:36:21Z">
              <w:r>
                <w:rPr>
                  <w:rFonts w:hint="eastAsia" w:ascii="方正仿宋_GBK" w:hAnsi="方正仿宋_GBK" w:eastAsia="方正仿宋_GBK" w:cs="Times New Roman"/>
                  <w:sz w:val="24"/>
                  <w:szCs w:val="24"/>
                </w:rPr>
                <w:delText>2.02</w:delText>
              </w:r>
            </w:del>
          </w:p>
        </w:tc>
        <w:tc>
          <w:tcPr>
            <w:tcW w:w="1640" w:type="dxa"/>
            <w:vAlign w:val="center"/>
          </w:tcPr>
          <w:p w14:paraId="1C351C98">
            <w:pPr>
              <w:keepNext w:val="0"/>
              <w:widowControl/>
              <w:adjustRightInd w:val="0"/>
              <w:snapToGrid w:val="0"/>
              <w:spacing w:before="0" w:after="0" w:line="560" w:lineRule="exact"/>
              <w:ind w:left="0" w:leftChars="0" w:right="0" w:rightChars="0" w:firstLine="480" w:firstLineChars="200"/>
              <w:jc w:val="left"/>
              <w:rPr>
                <w:del w:id="1830" w:author="xh" w:date="2026-10-23T16:36:21Z"/>
              </w:rPr>
              <w:pPrChange w:id="1829" w:author="白日梦想家" w:date="2026-10-26T15:10:06Z">
                <w:pPr>
                  <w:keepNext/>
                  <w:snapToGrid w:val="0"/>
                  <w:spacing w:before="0" w:after="0" w:line="370" w:lineRule="exact"/>
                  <w:ind w:left="0" w:leftChars="0" w:right="0" w:rightChars="0" w:firstLine="0" w:firstLineChars="0"/>
                  <w:jc w:val="center"/>
                </w:pPr>
              </w:pPrChange>
            </w:pPr>
            <w:del w:id="1831"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953462A">
            <w:pPr>
              <w:keepNext w:val="0"/>
              <w:widowControl/>
              <w:adjustRightInd w:val="0"/>
              <w:snapToGrid w:val="0"/>
              <w:spacing w:before="0" w:after="0" w:line="560" w:lineRule="exact"/>
              <w:ind w:left="0" w:leftChars="0" w:right="0" w:rightChars="0" w:firstLine="480" w:firstLineChars="200"/>
              <w:jc w:val="left"/>
              <w:rPr>
                <w:del w:id="1833" w:author="xh" w:date="2026-10-23T16:36:21Z"/>
              </w:rPr>
              <w:pPrChange w:id="1832" w:author="白日梦想家" w:date="2026-10-26T15:10:06Z">
                <w:pPr>
                  <w:keepNext/>
                  <w:snapToGrid w:val="0"/>
                  <w:spacing w:before="0" w:after="0" w:line="370" w:lineRule="exact"/>
                  <w:ind w:left="0" w:leftChars="0" w:right="0" w:rightChars="0" w:firstLine="0" w:firstLineChars="0"/>
                  <w:jc w:val="center"/>
                </w:pPr>
              </w:pPrChange>
            </w:pPr>
            <w:del w:id="1834" w:author="xh" w:date="2026-10-23T16:36:21Z">
              <w:r>
                <w:rPr>
                  <w:rFonts w:hint="eastAsia" w:ascii="方正仿宋_GBK" w:hAnsi="方正仿宋_GBK" w:eastAsia="方正仿宋_GBK" w:cs="Times New Roman"/>
                  <w:sz w:val="24"/>
                  <w:szCs w:val="24"/>
                </w:rPr>
                <w:delText>2.04</w:delText>
              </w:r>
            </w:del>
          </w:p>
        </w:tc>
      </w:tr>
      <w:tr w14:paraId="78CC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35" w:author="xh" w:date="2026-10-23T16:36:21Z"/>
        </w:trPr>
        <w:tc>
          <w:tcPr>
            <w:tcW w:w="650" w:type="dxa"/>
            <w:vAlign w:val="center"/>
          </w:tcPr>
          <w:p w14:paraId="66D6838D">
            <w:pPr>
              <w:keepNext w:val="0"/>
              <w:widowControl/>
              <w:adjustRightInd w:val="0"/>
              <w:snapToGrid w:val="0"/>
              <w:spacing w:before="0" w:after="0" w:line="560" w:lineRule="exact"/>
              <w:ind w:left="0" w:leftChars="0" w:right="0" w:rightChars="0" w:firstLine="480" w:firstLineChars="200"/>
              <w:jc w:val="left"/>
              <w:rPr>
                <w:del w:id="1837" w:author="xh" w:date="2026-10-23T16:36:21Z"/>
              </w:rPr>
              <w:pPrChange w:id="1836" w:author="白日梦想家" w:date="2026-10-26T15:10:06Z">
                <w:pPr>
                  <w:keepNext/>
                  <w:snapToGrid w:val="0"/>
                  <w:spacing w:before="0" w:after="0" w:line="370" w:lineRule="exact"/>
                  <w:ind w:left="0" w:leftChars="0" w:right="0" w:rightChars="0" w:firstLine="0" w:firstLineChars="0"/>
                  <w:jc w:val="center"/>
                </w:pPr>
              </w:pPrChange>
            </w:pPr>
            <w:del w:id="1838" w:author="xh" w:date="2026-10-23T16:36:21Z">
              <w:r>
                <w:rPr>
                  <w:rFonts w:hint="eastAsia" w:ascii="方正仿宋_GBK" w:hAnsi="方正仿宋_GBK" w:eastAsia="方正仿宋_GBK" w:cs="Times New Roman"/>
                  <w:sz w:val="24"/>
                  <w:szCs w:val="24"/>
                </w:rPr>
                <w:delText>2025</w:delText>
              </w:r>
            </w:del>
          </w:p>
        </w:tc>
        <w:tc>
          <w:tcPr>
            <w:tcW w:w="1620" w:type="dxa"/>
            <w:vAlign w:val="center"/>
          </w:tcPr>
          <w:p w14:paraId="66931865">
            <w:pPr>
              <w:keepNext w:val="0"/>
              <w:widowControl/>
              <w:adjustRightInd w:val="0"/>
              <w:snapToGrid w:val="0"/>
              <w:spacing w:before="0" w:after="0" w:line="560" w:lineRule="exact"/>
              <w:ind w:left="0" w:leftChars="0" w:right="0" w:rightChars="0" w:firstLine="480" w:firstLineChars="200"/>
              <w:jc w:val="left"/>
              <w:rPr>
                <w:del w:id="1840" w:author="xh" w:date="2026-10-23T16:36:21Z"/>
              </w:rPr>
              <w:pPrChange w:id="1839" w:author="白日梦想家" w:date="2026-10-26T15:10:06Z">
                <w:pPr>
                  <w:keepNext/>
                  <w:snapToGrid w:val="0"/>
                  <w:spacing w:before="0" w:after="0" w:line="370" w:lineRule="exact"/>
                  <w:ind w:left="0" w:leftChars="0" w:right="0" w:rightChars="0" w:firstLine="0" w:firstLineChars="0"/>
                  <w:jc w:val="center"/>
                </w:pPr>
              </w:pPrChange>
            </w:pPr>
            <w:del w:id="1841" w:author="xh" w:date="2026-10-23T16:36:21Z">
              <w:r>
                <w:rPr>
                  <w:rFonts w:hint="eastAsia" w:ascii="方正仿宋_GBK" w:hAnsi="方正仿宋_GBK" w:eastAsia="方正仿宋_GBK" w:cs="Times New Roman"/>
                  <w:sz w:val="24"/>
                  <w:szCs w:val="24"/>
                </w:rPr>
                <w:delText>1528.82</w:delText>
              </w:r>
            </w:del>
          </w:p>
        </w:tc>
        <w:tc>
          <w:tcPr>
            <w:tcW w:w="1640" w:type="dxa"/>
            <w:vAlign w:val="center"/>
          </w:tcPr>
          <w:p w14:paraId="3063FCD8">
            <w:pPr>
              <w:keepNext w:val="0"/>
              <w:widowControl/>
              <w:adjustRightInd w:val="0"/>
              <w:snapToGrid w:val="0"/>
              <w:spacing w:before="0" w:after="0" w:line="560" w:lineRule="exact"/>
              <w:ind w:left="0" w:leftChars="0" w:right="0" w:rightChars="0" w:firstLine="480" w:firstLineChars="200"/>
              <w:jc w:val="left"/>
              <w:rPr>
                <w:del w:id="1843" w:author="xh" w:date="2026-10-23T16:36:21Z"/>
              </w:rPr>
              <w:pPrChange w:id="1842" w:author="白日梦想家" w:date="2026-10-26T15:10:06Z">
                <w:pPr>
                  <w:keepNext/>
                  <w:snapToGrid w:val="0"/>
                  <w:spacing w:before="0" w:after="0" w:line="370" w:lineRule="exact"/>
                  <w:ind w:left="0" w:leftChars="0" w:right="0" w:rightChars="0" w:firstLine="0" w:firstLineChars="0"/>
                  <w:jc w:val="center"/>
                </w:pPr>
              </w:pPrChange>
            </w:pPr>
            <w:del w:id="1844"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860496A">
            <w:pPr>
              <w:keepNext w:val="0"/>
              <w:widowControl/>
              <w:adjustRightInd w:val="0"/>
              <w:snapToGrid w:val="0"/>
              <w:spacing w:before="0" w:after="0" w:line="560" w:lineRule="exact"/>
              <w:ind w:left="0" w:leftChars="0" w:right="0" w:rightChars="0" w:firstLine="480" w:firstLineChars="200"/>
              <w:jc w:val="left"/>
              <w:rPr>
                <w:del w:id="1846" w:author="xh" w:date="2026-10-23T16:36:21Z"/>
              </w:rPr>
              <w:pPrChange w:id="1845" w:author="白日梦想家" w:date="2026-10-26T15:10:06Z">
                <w:pPr>
                  <w:keepNext/>
                  <w:snapToGrid w:val="0"/>
                  <w:spacing w:before="0" w:after="0" w:line="370" w:lineRule="exact"/>
                  <w:ind w:left="0" w:leftChars="0" w:right="0" w:rightChars="0" w:firstLine="0" w:firstLineChars="0"/>
                  <w:jc w:val="center"/>
                </w:pPr>
              </w:pPrChange>
            </w:pPr>
            <w:del w:id="1847" w:author="xh" w:date="2026-10-23T16:36:21Z">
              <w:r>
                <w:rPr>
                  <w:rFonts w:hint="eastAsia" w:ascii="方正仿宋_GBK" w:hAnsi="方正仿宋_GBK" w:eastAsia="方正仿宋_GBK" w:cs="Times New Roman"/>
                  <w:sz w:val="24"/>
                  <w:szCs w:val="24"/>
                </w:rPr>
                <w:delText>2.04</w:delText>
              </w:r>
            </w:del>
          </w:p>
        </w:tc>
        <w:tc>
          <w:tcPr>
            <w:tcW w:w="1640" w:type="dxa"/>
            <w:vAlign w:val="center"/>
          </w:tcPr>
          <w:p w14:paraId="3CB58428">
            <w:pPr>
              <w:keepNext w:val="0"/>
              <w:widowControl/>
              <w:adjustRightInd w:val="0"/>
              <w:snapToGrid w:val="0"/>
              <w:spacing w:before="0" w:after="0" w:line="560" w:lineRule="exact"/>
              <w:ind w:left="0" w:leftChars="0" w:right="0" w:rightChars="0" w:firstLine="480" w:firstLineChars="200"/>
              <w:jc w:val="left"/>
              <w:rPr>
                <w:del w:id="1849" w:author="xh" w:date="2026-10-23T16:36:21Z"/>
              </w:rPr>
              <w:pPrChange w:id="1848" w:author="白日梦想家" w:date="2026-10-26T15:10:06Z">
                <w:pPr>
                  <w:keepNext/>
                  <w:snapToGrid w:val="0"/>
                  <w:spacing w:before="0" w:after="0" w:line="370" w:lineRule="exact"/>
                  <w:ind w:left="0" w:leftChars="0" w:right="0" w:rightChars="0" w:firstLine="0" w:firstLineChars="0"/>
                  <w:jc w:val="center"/>
                </w:pPr>
              </w:pPrChange>
            </w:pPr>
            <w:del w:id="1850"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E932D43">
            <w:pPr>
              <w:keepNext w:val="0"/>
              <w:widowControl/>
              <w:adjustRightInd w:val="0"/>
              <w:snapToGrid w:val="0"/>
              <w:spacing w:before="0" w:after="0" w:line="560" w:lineRule="exact"/>
              <w:ind w:left="0" w:leftChars="0" w:right="0" w:rightChars="0" w:firstLine="480" w:firstLineChars="200"/>
              <w:jc w:val="left"/>
              <w:rPr>
                <w:del w:id="1852" w:author="xh" w:date="2026-10-23T16:36:21Z"/>
              </w:rPr>
              <w:pPrChange w:id="1851" w:author="白日梦想家" w:date="2026-10-26T15:10:06Z">
                <w:pPr>
                  <w:keepNext/>
                  <w:snapToGrid w:val="0"/>
                  <w:spacing w:before="0" w:after="0" w:line="370" w:lineRule="exact"/>
                  <w:ind w:left="0" w:leftChars="0" w:right="0" w:rightChars="0" w:firstLine="0" w:firstLineChars="0"/>
                  <w:jc w:val="center"/>
                </w:pPr>
              </w:pPrChange>
            </w:pPr>
            <w:del w:id="1853" w:author="xh" w:date="2026-10-23T16:36:21Z">
              <w:r>
                <w:rPr>
                  <w:rFonts w:hint="eastAsia" w:ascii="方正仿宋_GBK" w:hAnsi="方正仿宋_GBK" w:eastAsia="方正仿宋_GBK" w:cs="Times New Roman"/>
                  <w:sz w:val="24"/>
                  <w:szCs w:val="24"/>
                </w:rPr>
                <w:delText>2.06</w:delText>
              </w:r>
            </w:del>
          </w:p>
        </w:tc>
      </w:tr>
      <w:tr w14:paraId="47D8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54" w:author="xh" w:date="2026-10-23T16:36:21Z"/>
        </w:trPr>
        <w:tc>
          <w:tcPr>
            <w:tcW w:w="650" w:type="dxa"/>
            <w:vAlign w:val="center"/>
          </w:tcPr>
          <w:p w14:paraId="7EA06F6A">
            <w:pPr>
              <w:keepNext w:val="0"/>
              <w:widowControl/>
              <w:adjustRightInd w:val="0"/>
              <w:snapToGrid w:val="0"/>
              <w:spacing w:before="0" w:after="0" w:line="560" w:lineRule="exact"/>
              <w:ind w:left="0" w:leftChars="0" w:right="0" w:rightChars="0" w:firstLine="480" w:firstLineChars="200"/>
              <w:jc w:val="left"/>
              <w:rPr>
                <w:del w:id="1856" w:author="xh" w:date="2026-10-23T16:36:21Z"/>
              </w:rPr>
              <w:pPrChange w:id="1855" w:author="白日梦想家" w:date="2026-10-26T15:10:06Z">
                <w:pPr>
                  <w:keepNext/>
                  <w:snapToGrid w:val="0"/>
                  <w:spacing w:before="0" w:after="0" w:line="370" w:lineRule="exact"/>
                  <w:ind w:left="0" w:leftChars="0" w:right="0" w:rightChars="0" w:firstLine="0" w:firstLineChars="0"/>
                  <w:jc w:val="center"/>
                </w:pPr>
              </w:pPrChange>
            </w:pPr>
            <w:del w:id="1857" w:author="xh" w:date="2026-10-23T16:36:21Z">
              <w:r>
                <w:rPr>
                  <w:rFonts w:hint="eastAsia" w:ascii="方正仿宋_GBK" w:hAnsi="方正仿宋_GBK" w:eastAsia="方正仿宋_GBK" w:cs="Times New Roman"/>
                  <w:sz w:val="24"/>
                  <w:szCs w:val="24"/>
                </w:rPr>
                <w:delText>2030</w:delText>
              </w:r>
            </w:del>
          </w:p>
        </w:tc>
        <w:tc>
          <w:tcPr>
            <w:tcW w:w="1620" w:type="dxa"/>
            <w:vAlign w:val="center"/>
          </w:tcPr>
          <w:p w14:paraId="29BDCCB6">
            <w:pPr>
              <w:keepNext w:val="0"/>
              <w:widowControl/>
              <w:adjustRightInd w:val="0"/>
              <w:snapToGrid w:val="0"/>
              <w:spacing w:before="0" w:after="0" w:line="560" w:lineRule="exact"/>
              <w:ind w:left="0" w:leftChars="0" w:right="0" w:rightChars="0" w:firstLine="480" w:firstLineChars="200"/>
              <w:jc w:val="left"/>
              <w:rPr>
                <w:del w:id="1859" w:author="xh" w:date="2026-10-23T16:36:21Z"/>
              </w:rPr>
              <w:pPrChange w:id="1858" w:author="白日梦想家" w:date="2026-10-26T15:10:06Z">
                <w:pPr>
                  <w:keepNext/>
                  <w:snapToGrid w:val="0"/>
                  <w:spacing w:before="0" w:after="0" w:line="370" w:lineRule="exact"/>
                  <w:ind w:left="0" w:leftChars="0" w:right="0" w:rightChars="0" w:firstLine="0" w:firstLineChars="0"/>
                  <w:jc w:val="center"/>
                </w:pPr>
              </w:pPrChange>
            </w:pPr>
            <w:del w:id="1860" w:author="xh" w:date="2026-10-23T16:36:21Z">
              <w:r>
                <w:rPr>
                  <w:rFonts w:hint="eastAsia" w:ascii="方正仿宋_GBK" w:hAnsi="方正仿宋_GBK" w:eastAsia="方正仿宋_GBK" w:cs="Times New Roman"/>
                  <w:sz w:val="24"/>
                  <w:szCs w:val="24"/>
                </w:rPr>
                <w:delText>1845.31</w:delText>
              </w:r>
            </w:del>
          </w:p>
        </w:tc>
        <w:tc>
          <w:tcPr>
            <w:tcW w:w="1640" w:type="dxa"/>
            <w:vAlign w:val="center"/>
          </w:tcPr>
          <w:p w14:paraId="376A1F36">
            <w:pPr>
              <w:keepNext w:val="0"/>
              <w:widowControl/>
              <w:adjustRightInd w:val="0"/>
              <w:snapToGrid w:val="0"/>
              <w:spacing w:before="0" w:after="0" w:line="560" w:lineRule="exact"/>
              <w:ind w:left="0" w:leftChars="0" w:right="0" w:rightChars="0" w:firstLine="480" w:firstLineChars="200"/>
              <w:jc w:val="left"/>
              <w:rPr>
                <w:del w:id="1862" w:author="xh" w:date="2026-10-23T16:36:21Z"/>
              </w:rPr>
              <w:pPrChange w:id="1861" w:author="白日梦想家" w:date="2026-10-26T15:10:06Z">
                <w:pPr>
                  <w:keepNext/>
                  <w:snapToGrid w:val="0"/>
                  <w:spacing w:before="0" w:after="0" w:line="370" w:lineRule="exact"/>
                  <w:ind w:left="0" w:leftChars="0" w:right="0" w:rightChars="0" w:firstLine="0" w:firstLineChars="0"/>
                  <w:jc w:val="center"/>
                </w:pPr>
              </w:pPrChange>
            </w:pPr>
            <w:del w:id="1863" w:author="xh" w:date="2026-10-23T16:36:21Z">
              <w:r>
                <w:rPr>
                  <w:rFonts w:hint="eastAsia" w:ascii="方正仿宋_GBK" w:hAnsi="方正仿宋_GBK" w:eastAsia="方正仿宋_GBK" w:cs="Times New Roman"/>
                  <w:sz w:val="24"/>
                  <w:szCs w:val="24"/>
                </w:rPr>
                <w:delText>3140.50</w:delText>
              </w:r>
            </w:del>
          </w:p>
        </w:tc>
        <w:tc>
          <w:tcPr>
            <w:tcW w:w="1370" w:type="dxa"/>
            <w:vAlign w:val="center"/>
          </w:tcPr>
          <w:p w14:paraId="5786F0B6">
            <w:pPr>
              <w:keepNext w:val="0"/>
              <w:widowControl/>
              <w:adjustRightInd w:val="0"/>
              <w:snapToGrid w:val="0"/>
              <w:spacing w:before="0" w:after="0" w:line="560" w:lineRule="exact"/>
              <w:ind w:left="0" w:leftChars="0" w:right="0" w:rightChars="0" w:firstLine="480" w:firstLineChars="200"/>
              <w:jc w:val="left"/>
              <w:rPr>
                <w:del w:id="1865" w:author="xh" w:date="2026-10-23T16:36:21Z"/>
              </w:rPr>
              <w:pPrChange w:id="1864" w:author="白日梦想家" w:date="2026-10-26T15:10:06Z">
                <w:pPr>
                  <w:keepNext/>
                  <w:snapToGrid w:val="0"/>
                  <w:spacing w:before="0" w:after="0" w:line="370" w:lineRule="exact"/>
                  <w:ind w:left="0" w:leftChars="0" w:right="0" w:rightChars="0" w:firstLine="0" w:firstLineChars="0"/>
                  <w:jc w:val="center"/>
                </w:pPr>
              </w:pPrChange>
            </w:pPr>
            <w:del w:id="1866" w:author="xh" w:date="2026-10-23T16:36:21Z">
              <w:r>
                <w:rPr>
                  <w:rFonts w:hint="eastAsia" w:ascii="方正仿宋_GBK" w:hAnsi="方正仿宋_GBK" w:eastAsia="方正仿宋_GBK" w:cs="Times New Roman"/>
                  <w:sz w:val="24"/>
                  <w:szCs w:val="24"/>
                </w:rPr>
                <w:delText>1.70</w:delText>
              </w:r>
            </w:del>
          </w:p>
        </w:tc>
        <w:tc>
          <w:tcPr>
            <w:tcW w:w="1640" w:type="dxa"/>
            <w:vAlign w:val="center"/>
          </w:tcPr>
          <w:p w14:paraId="16007CEF">
            <w:pPr>
              <w:keepNext w:val="0"/>
              <w:widowControl/>
              <w:adjustRightInd w:val="0"/>
              <w:snapToGrid w:val="0"/>
              <w:spacing w:before="0" w:after="0" w:line="560" w:lineRule="exact"/>
              <w:ind w:left="0" w:leftChars="0" w:right="0" w:rightChars="0" w:firstLine="480" w:firstLineChars="200"/>
              <w:jc w:val="left"/>
              <w:rPr>
                <w:del w:id="1868" w:author="xh" w:date="2026-10-23T16:36:21Z"/>
              </w:rPr>
              <w:pPrChange w:id="1867" w:author="白日梦想家" w:date="2026-10-26T15:10:06Z">
                <w:pPr>
                  <w:keepNext/>
                  <w:snapToGrid w:val="0"/>
                  <w:spacing w:before="0" w:after="0" w:line="370" w:lineRule="exact"/>
                  <w:ind w:left="0" w:leftChars="0" w:right="0" w:rightChars="0" w:firstLine="0" w:firstLineChars="0"/>
                  <w:jc w:val="center"/>
                </w:pPr>
              </w:pPrChange>
            </w:pPr>
            <w:del w:id="1869" w:author="xh" w:date="2026-10-23T16:36:21Z">
              <w:r>
                <w:rPr>
                  <w:rFonts w:hint="eastAsia" w:ascii="方正仿宋_GBK" w:hAnsi="方正仿宋_GBK" w:eastAsia="方正仿宋_GBK" w:cs="Times New Roman"/>
                  <w:sz w:val="24"/>
                  <w:szCs w:val="24"/>
                </w:rPr>
                <w:delText>3413.00</w:delText>
              </w:r>
            </w:del>
          </w:p>
        </w:tc>
        <w:tc>
          <w:tcPr>
            <w:tcW w:w="1386" w:type="dxa"/>
            <w:vAlign w:val="center"/>
          </w:tcPr>
          <w:p w14:paraId="05429D19">
            <w:pPr>
              <w:keepNext w:val="0"/>
              <w:widowControl/>
              <w:adjustRightInd w:val="0"/>
              <w:snapToGrid w:val="0"/>
              <w:spacing w:before="0" w:after="0" w:line="560" w:lineRule="exact"/>
              <w:ind w:left="0" w:leftChars="0" w:right="0" w:rightChars="0" w:firstLine="480" w:firstLineChars="200"/>
              <w:jc w:val="left"/>
              <w:rPr>
                <w:del w:id="1871" w:author="xh" w:date="2026-10-23T16:36:21Z"/>
              </w:rPr>
              <w:pPrChange w:id="1870" w:author="白日梦想家" w:date="2026-10-26T15:10:06Z">
                <w:pPr>
                  <w:keepNext/>
                  <w:snapToGrid w:val="0"/>
                  <w:spacing w:before="0" w:after="0" w:line="370" w:lineRule="exact"/>
                  <w:ind w:left="0" w:leftChars="0" w:right="0" w:rightChars="0" w:firstLine="0" w:firstLineChars="0"/>
                  <w:jc w:val="center"/>
                </w:pPr>
              </w:pPrChange>
            </w:pPr>
            <w:del w:id="1872" w:author="xh" w:date="2026-10-23T16:36:21Z">
              <w:r>
                <w:rPr>
                  <w:rFonts w:hint="eastAsia" w:ascii="方正仿宋_GBK" w:hAnsi="方正仿宋_GBK" w:eastAsia="方正仿宋_GBK" w:cs="Times New Roman"/>
                  <w:sz w:val="24"/>
                  <w:szCs w:val="24"/>
                </w:rPr>
                <w:delText>1.85</w:delText>
              </w:r>
            </w:del>
          </w:p>
        </w:tc>
      </w:tr>
      <w:tr w14:paraId="136C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73" w:author="xh" w:date="2026-10-23T16:36:21Z"/>
        </w:trPr>
        <w:tc>
          <w:tcPr>
            <w:tcW w:w="650" w:type="dxa"/>
            <w:vAlign w:val="center"/>
          </w:tcPr>
          <w:p w14:paraId="1011045B">
            <w:pPr>
              <w:widowControl/>
              <w:adjustRightInd w:val="0"/>
              <w:snapToGrid w:val="0"/>
              <w:spacing w:before="0" w:after="0" w:line="560" w:lineRule="exact"/>
              <w:ind w:left="0" w:leftChars="0" w:right="0" w:rightChars="0" w:firstLine="480" w:firstLineChars="200"/>
              <w:jc w:val="left"/>
              <w:rPr>
                <w:del w:id="1875" w:author="xh" w:date="2026-10-23T16:36:21Z"/>
              </w:rPr>
              <w:pPrChange w:id="1874" w:author="白日梦想家" w:date="2026-10-26T15:10:06Z">
                <w:pPr>
                  <w:snapToGrid w:val="0"/>
                  <w:spacing w:before="0" w:after="0" w:line="370" w:lineRule="exact"/>
                  <w:ind w:left="0" w:leftChars="0" w:right="0" w:rightChars="0" w:firstLine="0" w:firstLineChars="0"/>
                  <w:jc w:val="center"/>
                </w:pPr>
              </w:pPrChange>
            </w:pPr>
            <w:del w:id="1876" w:author="xh" w:date="2026-10-23T16:36:21Z">
              <w:r>
                <w:rPr>
                  <w:rFonts w:hint="eastAsia" w:ascii="方正仿宋_GBK" w:hAnsi="方正仿宋_GBK" w:eastAsia="方正仿宋_GBK" w:cs="Times New Roman"/>
                  <w:sz w:val="24"/>
                  <w:szCs w:val="24"/>
                </w:rPr>
                <w:delText>2035</w:delText>
              </w:r>
            </w:del>
          </w:p>
        </w:tc>
        <w:tc>
          <w:tcPr>
            <w:tcW w:w="1620" w:type="dxa"/>
            <w:vAlign w:val="center"/>
          </w:tcPr>
          <w:p w14:paraId="700FD78B">
            <w:pPr>
              <w:widowControl/>
              <w:adjustRightInd w:val="0"/>
              <w:snapToGrid w:val="0"/>
              <w:spacing w:before="0" w:after="0" w:line="560" w:lineRule="exact"/>
              <w:ind w:left="0" w:leftChars="0" w:right="0" w:rightChars="0" w:firstLine="480" w:firstLineChars="200"/>
              <w:jc w:val="left"/>
              <w:rPr>
                <w:del w:id="1878" w:author="xh" w:date="2026-10-23T16:36:21Z"/>
              </w:rPr>
              <w:pPrChange w:id="1877" w:author="白日梦想家" w:date="2026-10-26T15:10:06Z">
                <w:pPr>
                  <w:snapToGrid w:val="0"/>
                  <w:spacing w:before="0" w:after="0" w:line="370" w:lineRule="exact"/>
                  <w:ind w:left="0" w:leftChars="0" w:right="0" w:rightChars="0" w:firstLine="0" w:firstLineChars="0"/>
                  <w:jc w:val="center"/>
                </w:pPr>
              </w:pPrChange>
            </w:pPr>
            <w:del w:id="1879" w:author="xh" w:date="2026-10-23T16:36:21Z">
              <w:r>
                <w:rPr>
                  <w:rFonts w:hint="eastAsia" w:ascii="方正仿宋_GBK" w:hAnsi="方正仿宋_GBK" w:eastAsia="方正仿宋_GBK" w:cs="Times New Roman"/>
                  <w:sz w:val="24"/>
                  <w:szCs w:val="24"/>
                </w:rPr>
                <w:delText>2226.18</w:delText>
              </w:r>
            </w:del>
          </w:p>
        </w:tc>
        <w:tc>
          <w:tcPr>
            <w:tcW w:w="1640" w:type="dxa"/>
            <w:vAlign w:val="center"/>
          </w:tcPr>
          <w:p w14:paraId="7639A124">
            <w:pPr>
              <w:widowControl/>
              <w:adjustRightInd w:val="0"/>
              <w:snapToGrid w:val="0"/>
              <w:spacing w:before="0" w:after="0" w:line="560" w:lineRule="exact"/>
              <w:ind w:left="0" w:leftChars="0" w:right="0" w:rightChars="0" w:firstLine="480" w:firstLineChars="200"/>
              <w:jc w:val="left"/>
              <w:rPr>
                <w:del w:id="1881" w:author="xh" w:date="2026-10-23T16:36:21Z"/>
              </w:rPr>
              <w:pPrChange w:id="1880" w:author="白日梦想家" w:date="2026-10-26T15:10:06Z">
                <w:pPr>
                  <w:snapToGrid w:val="0"/>
                  <w:spacing w:before="0" w:after="0" w:line="370" w:lineRule="exact"/>
                  <w:ind w:left="0" w:leftChars="0" w:right="0" w:rightChars="0" w:firstLine="0" w:firstLineChars="0"/>
                  <w:jc w:val="center"/>
                </w:pPr>
              </w:pPrChange>
            </w:pPr>
            <w:del w:id="1882" w:author="xh" w:date="2026-10-23T16:36:21Z">
              <w:r>
                <w:rPr>
                  <w:rFonts w:hint="eastAsia" w:ascii="方正仿宋_GBK" w:hAnsi="方正仿宋_GBK" w:eastAsia="方正仿宋_GBK" w:cs="Times New Roman"/>
                  <w:sz w:val="24"/>
                  <w:szCs w:val="24"/>
                </w:rPr>
                <w:delText>3587.00</w:delText>
              </w:r>
            </w:del>
          </w:p>
        </w:tc>
        <w:tc>
          <w:tcPr>
            <w:tcW w:w="1370" w:type="dxa"/>
            <w:vAlign w:val="center"/>
          </w:tcPr>
          <w:p w14:paraId="43C6407D">
            <w:pPr>
              <w:widowControl/>
              <w:adjustRightInd w:val="0"/>
              <w:snapToGrid w:val="0"/>
              <w:spacing w:before="0" w:after="0" w:line="560" w:lineRule="exact"/>
              <w:ind w:left="0" w:leftChars="0" w:right="0" w:rightChars="0" w:firstLine="480" w:firstLineChars="200"/>
              <w:jc w:val="left"/>
              <w:rPr>
                <w:del w:id="1884" w:author="xh" w:date="2026-10-23T16:36:21Z"/>
              </w:rPr>
              <w:pPrChange w:id="1883" w:author="白日梦想家" w:date="2026-10-26T15:10:06Z">
                <w:pPr>
                  <w:snapToGrid w:val="0"/>
                  <w:spacing w:before="0" w:after="0" w:line="370" w:lineRule="exact"/>
                  <w:ind w:left="0" w:leftChars="0" w:right="0" w:rightChars="0" w:firstLine="0" w:firstLineChars="0"/>
                  <w:jc w:val="center"/>
                </w:pPr>
              </w:pPrChange>
            </w:pPr>
            <w:del w:id="1885" w:author="xh" w:date="2026-10-23T16:36:21Z">
              <w:r>
                <w:rPr>
                  <w:rFonts w:hint="eastAsia" w:ascii="方正仿宋_GBK" w:hAnsi="方正仿宋_GBK" w:eastAsia="方正仿宋_GBK" w:cs="Times New Roman"/>
                  <w:sz w:val="24"/>
                  <w:szCs w:val="24"/>
                </w:rPr>
                <w:delText>1.61</w:delText>
              </w:r>
            </w:del>
          </w:p>
        </w:tc>
        <w:tc>
          <w:tcPr>
            <w:tcW w:w="1640" w:type="dxa"/>
            <w:vAlign w:val="center"/>
          </w:tcPr>
          <w:p w14:paraId="27EDCD3E">
            <w:pPr>
              <w:widowControl/>
              <w:adjustRightInd w:val="0"/>
              <w:snapToGrid w:val="0"/>
              <w:spacing w:before="0" w:after="0" w:line="560" w:lineRule="exact"/>
              <w:ind w:left="0" w:leftChars="0" w:right="0" w:rightChars="0" w:firstLine="480" w:firstLineChars="200"/>
              <w:jc w:val="left"/>
              <w:rPr>
                <w:del w:id="1887" w:author="xh" w:date="2026-10-23T16:36:21Z"/>
              </w:rPr>
              <w:pPrChange w:id="1886" w:author="白日梦想家" w:date="2026-10-26T15:10:06Z">
                <w:pPr>
                  <w:snapToGrid w:val="0"/>
                  <w:spacing w:before="0" w:after="0" w:line="370" w:lineRule="exact"/>
                  <w:ind w:left="0" w:leftChars="0" w:right="0" w:rightChars="0" w:firstLine="0" w:firstLineChars="0"/>
                  <w:jc w:val="center"/>
                </w:pPr>
              </w:pPrChange>
            </w:pPr>
            <w:del w:id="1888" w:author="xh" w:date="2026-10-23T16:36:21Z">
              <w:r>
                <w:rPr>
                  <w:rFonts w:hint="eastAsia" w:ascii="方正仿宋_GBK" w:hAnsi="方正仿宋_GBK" w:eastAsia="方正仿宋_GBK" w:cs="Times New Roman"/>
                  <w:sz w:val="24"/>
                  <w:szCs w:val="24"/>
                </w:rPr>
                <w:delText>3608.50</w:delText>
              </w:r>
            </w:del>
          </w:p>
        </w:tc>
        <w:tc>
          <w:tcPr>
            <w:tcW w:w="1386" w:type="dxa"/>
            <w:vAlign w:val="center"/>
          </w:tcPr>
          <w:p w14:paraId="0FBF747B">
            <w:pPr>
              <w:widowControl/>
              <w:adjustRightInd w:val="0"/>
              <w:snapToGrid w:val="0"/>
              <w:spacing w:before="0" w:after="0" w:line="560" w:lineRule="exact"/>
              <w:ind w:left="0" w:leftChars="0" w:right="0" w:rightChars="0" w:firstLine="480" w:firstLineChars="200"/>
              <w:jc w:val="left"/>
              <w:rPr>
                <w:del w:id="1890" w:author="xh" w:date="2026-10-23T16:36:21Z"/>
              </w:rPr>
              <w:pPrChange w:id="1889" w:author="白日梦想家" w:date="2026-10-26T15:10:06Z">
                <w:pPr>
                  <w:snapToGrid w:val="0"/>
                  <w:spacing w:before="0" w:after="0" w:line="370" w:lineRule="exact"/>
                  <w:ind w:left="0" w:leftChars="0" w:right="0" w:rightChars="0" w:firstLine="0" w:firstLineChars="0"/>
                  <w:jc w:val="center"/>
                </w:pPr>
              </w:pPrChange>
            </w:pPr>
            <w:del w:id="1891" w:author="xh" w:date="2026-10-23T16:36:21Z">
              <w:r>
                <w:rPr>
                  <w:rFonts w:hint="eastAsia" w:ascii="方正仿宋_GBK" w:hAnsi="方正仿宋_GBK" w:eastAsia="方正仿宋_GBK" w:cs="Times New Roman"/>
                  <w:sz w:val="24"/>
                  <w:szCs w:val="24"/>
                </w:rPr>
                <w:delText>1.62</w:delText>
              </w:r>
            </w:del>
          </w:p>
        </w:tc>
      </w:tr>
    </w:tbl>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
        <w:t>表1列示203</w:t>
      </w:r>
      <w:ins w:id="1892" w:author="xh" w:date="2026-10-26T18:53:11Z">
        <w:r>
          <w:rPr>
            <w:rFonts w:hint="default" w:ascii="Times New Roman" w:hAnsi="Times New Roman" w:eastAsia="方正仿宋_GBK" w:cs="Times New Roman"/>
            <w:b w:val="0"/>
            <w:bCs w:val="0"/>
            <w:i w:val="0"/>
            <w:iCs w:val="0"/>
            <w:sz w:val="32"/>
            <w:szCs w:val="32"/>
          </w:rPr>
          <w:t>0</w:t>
        </w:r>
      </w:ins>
      <w:del w:id="1893" w:author="xh" w:date="2026-10-26T18:53:11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w:t>
      </w:r>
      <w:ins w:id="1894" w:author="xh" w:date="2026-10-23T16:39:46Z">
        <w:r>
          <w:rPr>
            <w:rFonts w:hint="default" w:ascii="Times New Roman" w:hAnsi="Times New Roman" w:eastAsia="方正仿宋_GBK" w:cs="Times New Roman"/>
            <w:b w:val="0"/>
            <w:bCs w:val="0"/>
            <w:i w:val="0"/>
            <w:iCs w:val="0"/>
            <w:sz w:val="32"/>
            <w:szCs w:val="32"/>
          </w:rPr>
          <w:t>年末配置，主变、储能为在役规模，联络为2022—203</w:t>
        </w:r>
      </w:ins>
      <w:ins w:id="1895" w:author="xh" w:date="2026-10-26T18:53:11Z">
        <w:r>
          <w:rPr>
            <w:rFonts w:hint="default" w:ascii="Times New Roman" w:hAnsi="Times New Roman" w:eastAsia="方正仿宋_GBK" w:cs="Times New Roman"/>
            <w:b w:val="0"/>
            <w:bCs w:val="0"/>
            <w:i w:val="0"/>
            <w:iCs w:val="0"/>
            <w:sz w:val="32"/>
            <w:szCs w:val="32"/>
          </w:rPr>
          <w:t>0</w:t>
        </w:r>
      </w:ins>
      <w:del w:id="1896" w:author="xh" w:date="2026-10-26T18:53:11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年累计新增条数。两地区均形成较多</w:t>
      </w:r>
      <w:del w:id="1897" w:author="xh" w:date="2026-10-23T16:39:46Z">
        <w:r>
          <w:rPr>
            <w:rFonts w:hint="eastAsia" w:ascii="方正仿宋_GBK" w:hAnsi="方正仿宋_GBK" w:eastAsia="方正仿宋_GBK" w:cs="Times New Roman"/>
            <w:sz w:val="32"/>
            <w:szCs w:val="32"/>
          </w:rPr>
          <w:delText>弹性与刚性</w:delText>
        </w:r>
      </w:del>
      <w:r>
        <w:rPr>
          <w:rFonts w:hint="default" w:ascii="Times New Roman" w:hAnsi="Times New Roman" w:eastAsia="方正仿宋_GBK" w:cs="Times New Roman"/>
          <w:b w:val="0"/>
          <w:bCs w:val="0"/>
          <w:i w:val="0"/>
          <w:iCs w:val="0"/>
          <w:sz w:val="32"/>
          <w:szCs w:val="32"/>
          <w:rPrChange w:id="1898" w:author="xh" w:date="2026-10-23T16:39:46Z">
            <w:rPr>
              <w:rFonts w:hint="eastAsia" w:ascii="方正仿宋_GBK" w:hAnsi="方正仿宋_GBK" w:eastAsia="方正仿宋_GBK" w:cs="Times New Roman"/>
              <w:sz w:val="32"/>
              <w:szCs w:val="32"/>
            </w:rPr>
          </w:rPrChange>
        </w:rPr>
        <w:t>主变容量</w:t>
      </w:r>
      <w:del w:id="1899" w:author="xh" w:date="2026-10-23T16:39:46Z">
        <w:r>
          <w:rPr>
            <w:rFonts w:hint="eastAsia" w:ascii="方正仿宋_GBK" w:hAnsi="方正仿宋_GBK" w:eastAsia="方正仿宋_GBK" w:cs="Times New Roman"/>
            <w:sz w:val="32"/>
            <w:szCs w:val="32"/>
          </w:rPr>
          <w:delText>分别为3608.50 MVA</w:delText>
        </w:r>
      </w:del>
      <w:r>
        <w:rPr>
          <w:rFonts w:hint="default" w:ascii="Times New Roman" w:hAnsi="Times New Roman" w:eastAsia="方正仿宋_GBK" w:cs="Times New Roman"/>
          <w:b w:val="0"/>
          <w:bCs w:val="0"/>
          <w:i w:val="0"/>
          <w:iCs w:val="0"/>
          <w:sz w:val="32"/>
          <w:szCs w:val="32"/>
          <w:rPrChange w:id="1900" w:author="xh" w:date="2026-10-23T16:39:46Z">
            <w:rPr>
              <w:rFonts w:hint="eastAsia" w:ascii="方正仿宋_GBK" w:hAnsi="方正仿宋_GBK" w:eastAsia="方正仿宋_GBK" w:cs="Times New Roman"/>
              <w:sz w:val="32"/>
              <w:szCs w:val="32"/>
            </w:rPr>
          </w:rPrChange>
        </w:rPr>
        <w:t>、</w:t>
      </w:r>
      <w:ins w:id="1901" w:author="xh" w:date="2026-10-23T16:39:46Z">
        <w:r>
          <w:rPr>
            <w:rFonts w:hint="default" w:ascii="Times New Roman" w:hAnsi="Times New Roman" w:eastAsia="方正仿宋_GBK" w:cs="Times New Roman"/>
            <w:b w:val="0"/>
            <w:bCs w:val="0"/>
            <w:i w:val="0"/>
            <w:iCs w:val="0"/>
            <w:sz w:val="32"/>
            <w:szCs w:val="32"/>
            <w:rPrChange w:id="1902" w:author="xh" w:date="2026-10-23T16:39:46Z">
              <w:rPr>
                <w:rFonts w:hint="eastAsia" w:ascii="方正仿宋_GBK" w:hAnsi="方正仿宋_GBK" w:eastAsia="方正仿宋_GBK" w:cs="Times New Roman"/>
                <w:sz w:val="32"/>
                <w:szCs w:val="32"/>
              </w:rPr>
            </w:rPrChange>
          </w:rPr>
          <w:t>较少新增联络</w:t>
        </w:r>
      </w:ins>
      <w:del w:id="1903" w:author="xh" w:date="2026-10-23T16:39:46Z">
        <w:r>
          <w:rPr>
            <w:rFonts w:hint="eastAsia" w:ascii="方正仿宋_GBK" w:hAnsi="方正仿宋_GBK" w:eastAsia="方正仿宋_GBK" w:cs="Times New Roman"/>
            <w:sz w:val="32"/>
            <w:szCs w:val="32"/>
          </w:rPr>
          <w:delText>3587.00 MVA，容量差21.50 MVA，容载比分别为1.62、1.61。市区</w:delText>
        </w:r>
      </w:del>
      <w:r>
        <w:rPr>
          <w:rFonts w:hint="default" w:ascii="Times New Roman" w:hAnsi="Times New Roman" w:eastAsia="方正仿宋_GBK" w:cs="Times New Roman"/>
          <w:b w:val="0"/>
          <w:bCs w:val="0"/>
          <w:i w:val="0"/>
          <w:iCs w:val="0"/>
          <w:sz w:val="32"/>
          <w:szCs w:val="32"/>
          <w:rPrChange w:id="1904" w:author="xh" w:date="2026-10-23T16:39:46Z">
            <w:rPr>
              <w:rFonts w:hint="eastAsia" w:ascii="方正仿宋_GBK" w:hAnsi="方正仿宋_GBK" w:eastAsia="方正仿宋_GBK" w:cs="Times New Roman"/>
              <w:sz w:val="32"/>
              <w:szCs w:val="32"/>
            </w:rPr>
          </w:rPrChange>
        </w:rPr>
        <w:t>的</w:t>
      </w:r>
      <w:ins w:id="1905" w:author="xh" w:date="2026-10-23T16:39:46Z">
        <w:r>
          <w:rPr>
            <w:rFonts w:hint="default" w:ascii="Times New Roman" w:hAnsi="Times New Roman" w:eastAsia="方正仿宋_GBK" w:cs="Times New Roman"/>
            <w:b w:val="0"/>
            <w:bCs w:val="0"/>
            <w:i w:val="0"/>
            <w:iCs w:val="0"/>
            <w:sz w:val="32"/>
            <w:szCs w:val="32"/>
            <w:rPrChange w:id="1906" w:author="xh" w:date="2026-10-23T16:39:46Z">
              <w:rPr>
                <w:rFonts w:hint="eastAsia" w:ascii="方正仿宋_GBK" w:hAnsi="方正仿宋_GBK" w:eastAsia="方正仿宋_GBK" w:cs="Times New Roman"/>
                <w:sz w:val="32"/>
                <w:szCs w:val="32"/>
              </w:rPr>
            </w:rPrChange>
          </w:rPr>
          <w:t>弹性</w:t>
        </w:r>
      </w:ins>
      <w:del w:id="1907" w:author="xh" w:date="2026-10-23T16:39:46Z">
        <w:r>
          <w:rPr>
            <w:rFonts w:hint="eastAsia" w:ascii="方正仿宋_GBK" w:hAnsi="方正仿宋_GBK" w:eastAsia="方正仿宋_GBK" w:cs="Times New Roman"/>
            <w:sz w:val="32"/>
            <w:szCs w:val="32"/>
          </w:rPr>
          <w:delText>费用改善主要体现为建设</w:delText>
        </w:r>
      </w:del>
      <w:r>
        <w:rPr>
          <w:rFonts w:hint="default" w:ascii="Times New Roman" w:hAnsi="Times New Roman" w:eastAsia="方正仿宋_GBK" w:cs="Times New Roman"/>
          <w:b w:val="0"/>
          <w:bCs w:val="0"/>
          <w:i w:val="0"/>
          <w:iCs w:val="0"/>
          <w:sz w:val="32"/>
          <w:szCs w:val="32"/>
          <w:rPrChange w:id="1908" w:author="xh" w:date="2026-10-23T16:39:46Z">
            <w:rPr>
              <w:rFonts w:hint="eastAsia" w:ascii="方正仿宋_GBK" w:hAnsi="方正仿宋_GBK" w:eastAsia="方正仿宋_GBK" w:cs="Times New Roman"/>
              <w:sz w:val="32"/>
              <w:szCs w:val="32"/>
            </w:rPr>
          </w:rPrChange>
        </w:rPr>
        <w:t>组合</w:t>
      </w:r>
      <w:ins w:id="1909" w:author="xh" w:date="2026-10-23T16:39:46Z">
        <w:r>
          <w:rPr>
            <w:rFonts w:hint="default" w:ascii="Times New Roman" w:hAnsi="Times New Roman" w:eastAsia="方正仿宋_GBK" w:cs="Times New Roman"/>
            <w:b w:val="0"/>
            <w:bCs w:val="0"/>
            <w:i w:val="0"/>
            <w:iCs w:val="0"/>
            <w:sz w:val="32"/>
            <w:szCs w:val="32"/>
            <w:rPrChange w:id="1910" w:author="xh" w:date="2026-10-23T16:39:46Z">
              <w:rPr>
                <w:rFonts w:hint="eastAsia" w:ascii="方正仿宋_GBK" w:hAnsi="方正仿宋_GBK" w:eastAsia="方正仿宋_GBK" w:cs="Times New Roman"/>
                <w:sz w:val="32"/>
                <w:szCs w:val="32"/>
              </w:rPr>
            </w:rPrChange>
          </w:rPr>
          <w:t>，配</w:t>
        </w:r>
      </w:ins>
      <w:del w:id="1911" w:author="xh" w:date="2026-10-23T16:39:46Z">
        <w:r>
          <w:rPr>
            <w:rFonts w:hint="eastAsia" w:ascii="方正仿宋_GBK" w:hAnsi="方正仿宋_GBK" w:eastAsia="方正仿宋_GBK" w:cs="Times New Roman"/>
            <w:sz w:val="32"/>
            <w:szCs w:val="32"/>
          </w:rPr>
          <w:delText>与投运时序的调整。</w:delText>
        </w:r>
      </w:del>
      <w:r>
        <w:rPr>
          <w:rFonts w:hint="default" w:ascii="Times New Roman" w:hAnsi="Times New Roman" w:eastAsia="方正仿宋_GBK" w:cs="Times New Roman"/>
          <w:b w:val="0"/>
          <w:bCs w:val="0"/>
          <w:i w:val="0"/>
          <w:iCs w:val="0"/>
          <w:sz w:val="32"/>
          <w:szCs w:val="32"/>
          <w:rPrChange w:id="1912" w:author="xh" w:date="2026-10-23T16:39:46Z">
            <w:rPr>
              <w:rFonts w:hint="eastAsia" w:ascii="方正仿宋_GBK" w:hAnsi="方正仿宋_GBK" w:eastAsia="方正仿宋_GBK" w:cs="Times New Roman"/>
              <w:sz w:val="32"/>
              <w:szCs w:val="32"/>
            </w:rPr>
          </w:rPrChange>
        </w:rPr>
        <w:t>储</w:t>
      </w:r>
      <w:ins w:id="1913" w:author="xh" w:date="2026-10-23T16:39:46Z">
        <w:r>
          <w:rPr>
            <w:rFonts w:hint="default" w:ascii="Times New Roman" w:hAnsi="Times New Roman" w:eastAsia="方正仿宋_GBK" w:cs="Times New Roman"/>
            <w:b w:val="0"/>
            <w:bCs w:val="0"/>
            <w:i w:val="0"/>
            <w:iCs w:val="0"/>
            <w:sz w:val="32"/>
            <w:szCs w:val="32"/>
            <w:rPrChange w:id="1914" w:author="xh" w:date="2026-10-23T16:39:46Z">
              <w:rPr>
                <w:rFonts w:hint="eastAsia" w:ascii="方正仿宋_GBK" w:hAnsi="方正仿宋_GBK" w:eastAsia="方正仿宋_GBK" w:cs="Times New Roman"/>
                <w:sz w:val="32"/>
                <w:szCs w:val="32"/>
              </w:rPr>
            </w:rPrChange>
          </w:rPr>
          <w:t>规模随局</w:t>
        </w:r>
      </w:ins>
      <w:del w:id="1915" w:author="xh" w:date="2026-10-23T16:39:46Z">
        <w:r>
          <w:rPr>
            <w:rFonts w:hint="eastAsia" w:ascii="方正仿宋_GBK" w:hAnsi="方正仿宋_GBK" w:eastAsia="方正仿宋_GBK" w:cs="Times New Roman"/>
            <w:sz w:val="32"/>
            <w:szCs w:val="32"/>
          </w:rPr>
          <w:delText>能在</w:delText>
        </w:r>
      </w:del>
      <w:r>
        <w:rPr>
          <w:rFonts w:hint="default" w:ascii="Times New Roman" w:hAnsi="Times New Roman" w:eastAsia="方正仿宋_GBK" w:cs="Times New Roman"/>
          <w:b w:val="0"/>
          <w:bCs w:val="0"/>
          <w:i w:val="0"/>
          <w:iCs w:val="0"/>
          <w:sz w:val="32"/>
          <w:szCs w:val="32"/>
          <w:rPrChange w:id="1916" w:author="xh" w:date="2026-10-23T16:39:46Z">
            <w:rPr>
              <w:rFonts w:hint="eastAsia" w:ascii="方正仿宋_GBK" w:hAnsi="方正仿宋_GBK" w:eastAsia="方正仿宋_GBK" w:cs="Times New Roman"/>
              <w:sz w:val="32"/>
              <w:szCs w:val="32"/>
            </w:rPr>
          </w:rPrChange>
        </w:rPr>
        <w:t>部</w:t>
      </w:r>
      <w:ins w:id="1917" w:author="xh" w:date="2026-10-23T16:39:46Z">
        <w:r>
          <w:rPr>
            <w:rFonts w:hint="default" w:ascii="Times New Roman" w:hAnsi="Times New Roman" w:eastAsia="方正仿宋_GBK" w:cs="Times New Roman"/>
            <w:b w:val="0"/>
            <w:bCs w:val="0"/>
            <w:i w:val="0"/>
            <w:iCs w:val="0"/>
            <w:sz w:val="32"/>
            <w:szCs w:val="32"/>
            <w:rPrChange w:id="1918" w:author="xh" w:date="2026-10-23T16:39:46Z">
              <w:rPr>
                <w:rFonts w:hint="eastAsia" w:ascii="方正仿宋_GBK" w:hAnsi="方正仿宋_GBK" w:eastAsia="方正仿宋_GBK" w:cs="Times New Roman"/>
                <w:sz w:val="32"/>
                <w:szCs w:val="32"/>
              </w:rPr>
            </w:rPrChange>
          </w:rPr>
          <w:t>双向功率缺口和</w:t>
        </w:r>
      </w:ins>
      <w:del w:id="1919" w:author="xh" w:date="2026-10-23T16:39:46Z">
        <w:r>
          <w:rPr>
            <w:rFonts w:hint="eastAsia" w:ascii="方正仿宋_GBK" w:hAnsi="方正仿宋_GBK" w:eastAsia="方正仿宋_GBK" w:cs="Times New Roman"/>
            <w:sz w:val="32"/>
            <w:szCs w:val="32"/>
          </w:rPr>
          <w:delText>分年份承担更多本地</w:delText>
        </w:r>
      </w:del>
      <w:r>
        <w:rPr>
          <w:rFonts w:hint="default" w:ascii="Times New Roman" w:hAnsi="Times New Roman" w:eastAsia="方正仿宋_GBK" w:cs="Times New Roman"/>
          <w:b w:val="0"/>
          <w:bCs w:val="0"/>
          <w:i w:val="0"/>
          <w:iCs w:val="0"/>
          <w:sz w:val="32"/>
          <w:szCs w:val="32"/>
          <w:rPrChange w:id="1920" w:author="xh" w:date="2026-10-23T16:39:46Z">
            <w:rPr>
              <w:rFonts w:hint="eastAsia" w:ascii="方正仿宋_GBK" w:hAnsi="方正仿宋_GBK" w:eastAsia="方正仿宋_GBK" w:cs="Times New Roman"/>
              <w:sz w:val="32"/>
              <w:szCs w:val="32"/>
            </w:rPr>
          </w:rPrChange>
        </w:rPr>
        <w:t>支撑</w:t>
      </w:r>
      <w:ins w:id="1921" w:author="xh" w:date="2026-10-23T16:39:46Z">
        <w:r>
          <w:rPr>
            <w:rFonts w:hint="default" w:ascii="Times New Roman" w:hAnsi="Times New Roman" w:eastAsia="方正仿宋_GBK" w:cs="Times New Roman"/>
            <w:b w:val="0"/>
            <w:bCs w:val="0"/>
            <w:i w:val="0"/>
            <w:iCs w:val="0"/>
            <w:sz w:val="32"/>
            <w:szCs w:val="32"/>
            <w:rPrChange w:id="1922" w:author="xh" w:date="2026-10-23T16:39:46Z">
              <w:rPr>
                <w:rFonts w:hint="eastAsia" w:ascii="方正仿宋_GBK" w:hAnsi="方正仿宋_GBK" w:eastAsia="方正仿宋_GBK" w:cs="Times New Roman"/>
                <w:sz w:val="32"/>
                <w:szCs w:val="32"/>
              </w:rPr>
            </w:rPrChange>
          </w:rPr>
          <w:t>时长而</w:t>
        </w:r>
      </w:ins>
      <w:del w:id="1923" w:author="xh" w:date="2026-10-23T16:39:46Z">
        <w:r>
          <w:rPr>
            <w:rFonts w:hint="eastAsia" w:ascii="方正仿宋_GBK" w:hAnsi="方正仿宋_GBK" w:eastAsia="方正仿宋_GBK" w:cs="Times New Roman"/>
            <w:sz w:val="32"/>
            <w:szCs w:val="32"/>
          </w:rPr>
          <w:delText>，联络减少的费用节省则超过主</w:delText>
        </w:r>
      </w:del>
      <w:r>
        <w:rPr>
          <w:rFonts w:hint="default" w:ascii="Times New Roman" w:hAnsi="Times New Roman" w:eastAsia="方正仿宋_GBK" w:cs="Times New Roman"/>
          <w:b w:val="0"/>
          <w:bCs w:val="0"/>
          <w:i w:val="0"/>
          <w:iCs w:val="0"/>
          <w:sz w:val="32"/>
          <w:szCs w:val="32"/>
          <w:rPrChange w:id="1924" w:author="xh" w:date="2026-10-23T16:39:46Z">
            <w:rPr>
              <w:rFonts w:hint="eastAsia" w:ascii="方正仿宋_GBK" w:hAnsi="方正仿宋_GBK" w:eastAsia="方正仿宋_GBK" w:cs="Times New Roman"/>
              <w:sz w:val="32"/>
              <w:szCs w:val="32"/>
            </w:rPr>
          </w:rPrChange>
        </w:rPr>
        <w:t>变</w:t>
      </w:r>
      <w:ins w:id="1925" w:author="xh" w:date="2026-10-23T16:39:46Z">
        <w:r>
          <w:rPr>
            <w:rFonts w:hint="default" w:ascii="Times New Roman" w:hAnsi="Times New Roman" w:eastAsia="方正仿宋_GBK" w:cs="Times New Roman"/>
            <w:b w:val="0"/>
            <w:bCs w:val="0"/>
            <w:i w:val="0"/>
            <w:iCs w:val="0"/>
            <w:sz w:val="32"/>
            <w:szCs w:val="32"/>
            <w:rPrChange w:id="1926" w:author="xh" w:date="2026-10-23T16:39:46Z">
              <w:rPr>
                <w:rFonts w:hint="eastAsia" w:ascii="方正仿宋_GBK" w:hAnsi="方正仿宋_GBK" w:eastAsia="方正仿宋_GBK" w:cs="Times New Roman"/>
                <w:sz w:val="32"/>
                <w:szCs w:val="32"/>
              </w:rPr>
            </w:rPrChange>
          </w:rPr>
          <w:t>化</w:t>
        </w:r>
      </w:ins>
      <w:del w:id="1927" w:author="xh" w:date="2026-10-23T16:39:46Z">
        <w:r>
          <w:rPr>
            <w:rFonts w:hint="eastAsia" w:ascii="方正仿宋_GBK" w:hAnsi="方正仿宋_GBK" w:eastAsia="方正仿宋_GBK" w:cs="Times New Roman"/>
            <w:sz w:val="32"/>
            <w:szCs w:val="32"/>
          </w:rPr>
          <w:delText>和储能投入增加</w:delText>
        </w:r>
      </w:del>
      <w:r>
        <w:rPr>
          <w:rFonts w:hint="default" w:ascii="Times New Roman" w:hAnsi="Times New Roman" w:eastAsia="方正仿宋_GBK" w:cs="Times New Roman"/>
          <w:b w:val="0"/>
          <w:bCs w:val="0"/>
          <w:i w:val="0"/>
          <w:iCs w:val="0"/>
          <w:sz w:val="32"/>
          <w:szCs w:val="32"/>
          <w:rPrChange w:id="1928" w:author="xh" w:date="2026-10-23T16:39:46Z">
            <w:rPr>
              <w:rFonts w:hint="eastAsia" w:ascii="方正仿宋_GBK" w:hAnsi="方正仿宋_GBK" w:eastAsia="方正仿宋_GBK" w:cs="Times New Roman"/>
              <w:sz w:val="32"/>
              <w:szCs w:val="32"/>
            </w:rPr>
          </w:rPrChange>
        </w:rPr>
        <w:t>。</w:t>
      </w:r>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24"/>
          <w:szCs w:val="24"/>
          <w:rPrChange w:id="1929" w:author="xh" w:date="2026-10-23T16:43:10Z">
            <w:rPr>
              <w:rFonts w:hint="eastAsia" w:ascii="方正仿宋_GBK" w:hAnsi="方正仿宋_GBK" w:eastAsia="方正仿宋_GBK" w:cs="Times New Roman"/>
              <w:sz w:val="32"/>
              <w:szCs w:val="32"/>
            </w:rPr>
          </w:rPrChange>
        </w:rPr>
        <w:t>表</w:t>
      </w:r>
      <w:ins w:id="1930" w:author="xh" w:date="2026-10-23T16:43:10Z">
        <w:r>
          <w:rPr>
            <w:rFonts w:hint="default" w:ascii="Times New Roman" w:hAnsi="Times New Roman" w:eastAsia="方正仿宋_GBK" w:cs="Times New Roman"/>
            <w:b w:val="0"/>
            <w:bCs w:val="0"/>
            <w:i w:val="0"/>
            <w:iCs w:val="0"/>
            <w:sz w:val="24"/>
            <w:szCs w:val="24"/>
            <w:rPrChange w:id="1931" w:author="xh" w:date="2026-10-23T16:43:10Z">
              <w:rPr>
                <w:rFonts w:hint="eastAsia" w:ascii="方正仿宋_GBK" w:hAnsi="方正仿宋_GBK" w:eastAsia="方正仿宋_GBK" w:cs="Times New Roman"/>
                <w:sz w:val="32"/>
                <w:szCs w:val="32"/>
              </w:rPr>
            </w:rPrChange>
          </w:rPr>
          <w:t>1</w:t>
        </w:r>
      </w:ins>
      <w:del w:id="1932" w:author="xh" w:date="2026-10-23T16:43:10Z">
        <w:r>
          <w:rPr>
            <w:rFonts w:hint="eastAsia" w:ascii="方正仿宋_GBK" w:hAnsi="方正仿宋_GBK" w:eastAsia="方正仿宋_GBK" w:cs="Times New Roman"/>
            <w:sz w:val="32"/>
            <w:szCs w:val="32"/>
          </w:rPr>
          <w:delText>4</w:delText>
        </w:r>
      </w:del>
      <w:r>
        <w:rPr>
          <w:rFonts w:hint="default" w:ascii="Times New Roman" w:hAnsi="Times New Roman" w:eastAsia="方正仿宋_GBK" w:cs="Times New Roman"/>
          <w:b w:val="0"/>
          <w:bCs w:val="0"/>
          <w:i w:val="0"/>
          <w:iCs w:val="0"/>
          <w:sz w:val="24"/>
          <w:szCs w:val="24"/>
          <w:rPrChange w:id="1933" w:author="xh" w:date="2026-10-23T16:43:10Z">
            <w:rPr>
              <w:rFonts w:hint="eastAsia" w:ascii="方正仿宋_GBK" w:hAnsi="方正仿宋_GBK" w:eastAsia="方正仿宋_GBK" w:cs="Times New Roman"/>
              <w:sz w:val="32"/>
              <w:szCs w:val="32"/>
            </w:rPr>
          </w:rPrChange>
        </w:rPr>
        <w:t xml:space="preserve"> 203</w:t>
      </w:r>
      <w:ins w:id="1934" w:author="xh" w:date="2026-10-26T18:53:57Z">
        <w:r>
          <w:rPr>
            <w:rFonts w:hint="default" w:ascii="Times New Roman" w:hAnsi="Times New Roman" w:eastAsia="方正仿宋_GBK" w:cs="Times New Roman"/>
            <w:b w:val="0"/>
            <w:bCs w:val="0"/>
            <w:i w:val="0"/>
            <w:iCs w:val="0"/>
            <w:sz w:val="24"/>
            <w:szCs w:val="24"/>
          </w:rPr>
          <w:t>0</w:t>
        </w:r>
      </w:ins>
      <w:del w:id="1935" w:author="xh" w:date="2026-10-26T18:53:57Z">
        <w:r>
          <w:rPr>
            <w:rFonts w:hint="default" w:ascii="Times New Roman" w:hAnsi="Times New Roman" w:eastAsia="方正仿宋_GBK" w:cs="Times New Roman"/>
            <w:b w:val="0"/>
            <w:bCs w:val="0"/>
            <w:i w:val="0"/>
            <w:iCs w:val="0"/>
            <w:sz w:val="24"/>
            <w:szCs w:val="24"/>
          </w:rPr>
          <w:delText>5</w:delText>
        </w:r>
      </w:del>
      <w:r>
        <w:rPr>
          <w:rFonts w:hint="default" w:ascii="Times New Roman" w:hAnsi="Times New Roman" w:eastAsia="方正仿宋_GBK" w:cs="Times New Roman"/>
          <w:b w:val="0"/>
          <w:bCs w:val="0"/>
          <w:i w:val="0"/>
          <w:iCs w:val="0"/>
          <w:sz w:val="24"/>
          <w:szCs w:val="24"/>
        </w:rPr>
        <w:t>年两地区年末在役配置</w:t>
      </w:r>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650" w:type="dxa"/>
            <w:vAlign w:val="center"/>
          </w:tcPr>
          <w:p w14:paraId="6BBD17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29A10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7DC90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77BE7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17D032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022ABD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4DE39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41A6E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79B0E2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ins w:id="1936" w:author="xh" w:date="2026-10-26T18:54:43Z">
              <w:r>
                <w:rPr>
                  <w:rFonts w:hint="eastAsia" w:ascii="方正仿宋_GBK" w:hAnsi="方正仿宋_GBK" w:eastAsia="方正仿宋_GBK" w:cs="Times New Roman"/>
                  <w:sz w:val="24"/>
                  <w:szCs w:val="24"/>
                </w:rPr>
                <w:t>125</w:t>
              </w:r>
            </w:ins>
            <w:del w:id="1937" w:author="xh" w:date="2026-10-26T18:54:43Z">
              <w:r>
                <w:rPr>
                  <w:rFonts w:hint="eastAsia" w:ascii="方正仿宋_GBK" w:hAnsi="方正仿宋_GBK" w:eastAsia="方正仿宋_GBK" w:cs="Times New Roman"/>
                  <w:sz w:val="24"/>
                  <w:szCs w:val="24"/>
                </w:rPr>
                <w:delText>678</w:delText>
              </w:r>
            </w:del>
            <w:r>
              <w:rPr>
                <w:rFonts w:hint="eastAsia" w:ascii="方正仿宋_GBK" w:hAnsi="方正仿宋_GBK" w:eastAsia="方正仿宋_GBK" w:cs="Times New Roman"/>
                <w:sz w:val="24"/>
                <w:szCs w:val="24"/>
              </w:rPr>
              <w:t>.</w:t>
            </w:r>
            <w:ins w:id="1938" w:author="xh" w:date="2026-10-26T18:54:43Z">
              <w:r>
                <w:rPr>
                  <w:rFonts w:hint="eastAsia" w:ascii="方正仿宋_GBK" w:hAnsi="方正仿宋_GBK" w:eastAsia="方正仿宋_GBK" w:cs="Times New Roman"/>
                  <w:sz w:val="24"/>
                  <w:szCs w:val="24"/>
                </w:rPr>
                <w:t>5</w:t>
              </w:r>
            </w:ins>
            <w:r>
              <w:rPr>
                <w:rFonts w:hint="eastAsia" w:ascii="方正仿宋_GBK" w:hAnsi="方正仿宋_GBK" w:eastAsia="方正仿宋_GBK" w:cs="Times New Roman"/>
                <w:sz w:val="24"/>
                <w:szCs w:val="24"/>
              </w:rPr>
              <w:t>0</w:t>
            </w:r>
            <w:del w:id="1939"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2125BD">
            <w:pPr>
              <w:keepNext/>
              <w:snapToGrid w:val="0"/>
              <w:spacing w:before="0" w:after="0" w:line="370" w:lineRule="exact"/>
              <w:ind w:left="0" w:leftChars="0" w:right="0" w:rightChars="0" w:firstLine="0" w:firstLineChars="0"/>
              <w:jc w:val="center"/>
            </w:pPr>
            <w:ins w:id="1940" w:author="xh" w:date="2026-10-26T18:54:43Z">
              <w:r>
                <w:rPr>
                  <w:rFonts w:hint="eastAsia" w:ascii="方正仿宋_GBK" w:hAnsi="方正仿宋_GBK" w:eastAsia="方正仿宋_GBK" w:cs="Times New Roman"/>
                  <w:sz w:val="24"/>
                  <w:szCs w:val="24"/>
                </w:rPr>
                <w:t>71.</w:t>
              </w:r>
            </w:ins>
            <w:del w:id="1941" w:author="xh" w:date="2026-10-26T18:54:43Z">
              <w:r>
                <w:rPr>
                  <w:rFonts w:hint="eastAsia" w:ascii="方正仿宋_GBK" w:hAnsi="方正仿宋_GBK" w:eastAsia="方正仿宋_GBK" w:cs="Times New Roman"/>
                  <w:sz w:val="24"/>
                  <w:szCs w:val="24"/>
                </w:rPr>
                <w:delText>2</w:delText>
              </w:r>
            </w:del>
            <w:r>
              <w:rPr>
                <w:rFonts w:hint="eastAsia" w:ascii="方正仿宋_GBK" w:hAnsi="方正仿宋_GBK" w:eastAsia="方正仿宋_GBK" w:cs="Times New Roman"/>
                <w:sz w:val="24"/>
                <w:szCs w:val="24"/>
              </w:rPr>
              <w:t>6</w:t>
            </w:r>
            <w:del w:id="1942" w:author="xh" w:date="2026-10-26T18:54:43Z">
              <w:r>
                <w:rPr>
                  <w:rFonts w:hint="eastAsia" w:ascii="方正仿宋_GBK" w:hAnsi="方正仿宋_GBK" w:eastAsia="方正仿宋_GBK" w:cs="Times New Roman"/>
                  <w:sz w:val="24"/>
                  <w:szCs w:val="24"/>
                </w:rPr>
                <w:delText>4.3</w:delText>
              </w:r>
            </w:del>
            <w:r>
              <w:rPr>
                <w:rFonts w:hint="eastAsia" w:ascii="方正仿宋_GBK" w:hAnsi="方正仿宋_GBK" w:eastAsia="方正仿宋_GBK" w:cs="Times New Roman"/>
                <w:sz w:val="24"/>
                <w:szCs w:val="24"/>
              </w:rPr>
              <w:t>0</w:t>
            </w:r>
          </w:p>
        </w:tc>
        <w:tc>
          <w:tcPr>
            <w:tcW w:w="1750" w:type="dxa"/>
            <w:vAlign w:val="center"/>
          </w:tcPr>
          <w:p w14:paraId="77CE0E83">
            <w:pPr>
              <w:keepNext/>
              <w:snapToGrid w:val="0"/>
              <w:spacing w:before="0" w:after="0" w:line="370" w:lineRule="exact"/>
              <w:ind w:left="0" w:leftChars="0" w:right="0" w:rightChars="0" w:firstLine="0" w:firstLineChars="0"/>
              <w:jc w:val="center"/>
            </w:pPr>
            <w:ins w:id="1943" w:author="xh" w:date="2026-10-26T18:54:43Z">
              <w:r>
                <w:rPr>
                  <w:rFonts w:hint="eastAsia" w:ascii="方正仿宋_GBK" w:hAnsi="方正仿宋_GBK" w:eastAsia="方正仿宋_GBK" w:cs="Times New Roman"/>
                  <w:sz w:val="24"/>
                  <w:szCs w:val="24"/>
                </w:rPr>
                <w:t>1</w:t>
              </w:r>
            </w:ins>
            <w:r>
              <w:rPr>
                <w:rFonts w:hint="eastAsia" w:ascii="方正仿宋_GBK" w:hAnsi="方正仿宋_GBK" w:eastAsia="方正仿宋_GBK" w:cs="Times New Roman"/>
                <w:sz w:val="24"/>
                <w:szCs w:val="24"/>
              </w:rPr>
              <w:t>5</w:t>
            </w:r>
            <w:ins w:id="1944" w:author="xh" w:date="2026-10-26T18:54:43Z">
              <w:r>
                <w:rPr>
                  <w:rFonts w:hint="eastAsia" w:ascii="方正仿宋_GBK" w:hAnsi="方正仿宋_GBK" w:eastAsia="方正仿宋_GBK" w:cs="Times New Roman"/>
                  <w:sz w:val="24"/>
                  <w:szCs w:val="24"/>
                </w:rPr>
                <w:t>3</w:t>
              </w:r>
            </w:ins>
            <w:del w:id="1945" w:author="xh" w:date="2026-10-26T18:54:43Z">
              <w:r>
                <w:rPr>
                  <w:rFonts w:hint="eastAsia" w:ascii="方正仿宋_GBK" w:hAnsi="方正仿宋_GBK" w:eastAsia="方正仿宋_GBK" w:cs="Times New Roman"/>
                  <w:sz w:val="24"/>
                  <w:szCs w:val="24"/>
                </w:rPr>
                <w:delText>68</w:delText>
              </w:r>
            </w:del>
            <w:r>
              <w:rPr>
                <w:rFonts w:hint="eastAsia" w:ascii="方正仿宋_GBK" w:hAnsi="方正仿宋_GBK" w:eastAsia="方正仿宋_GBK" w:cs="Times New Roman"/>
                <w:sz w:val="24"/>
                <w:szCs w:val="24"/>
              </w:rPr>
              <w:t>.</w:t>
            </w:r>
            <w:ins w:id="1946" w:author="xh" w:date="2026-10-26T18:54:43Z">
              <w:r>
                <w:rPr>
                  <w:rFonts w:hint="eastAsia" w:ascii="方正仿宋_GBK" w:hAnsi="方正仿宋_GBK" w:eastAsia="方正仿宋_GBK" w:cs="Times New Roman"/>
                  <w:sz w:val="24"/>
                  <w:szCs w:val="24"/>
                </w:rPr>
                <w:t>94</w:t>
              </w:r>
            </w:ins>
            <w:del w:id="1947" w:author="xh" w:date="2026-10-26T18:54:43Z">
              <w:r>
                <w:rPr>
                  <w:rFonts w:hint="eastAsia" w:ascii="方正仿宋_GBK" w:hAnsi="方正仿宋_GBK" w:eastAsia="方正仿宋_GBK" w:cs="Times New Roman"/>
                  <w:sz w:val="24"/>
                  <w:szCs w:val="24"/>
                </w:rPr>
                <w:delText>25</w:delText>
              </w:r>
            </w:del>
          </w:p>
        </w:tc>
        <w:tc>
          <w:tcPr>
            <w:tcW w:w="1756" w:type="dxa"/>
            <w:vAlign w:val="center"/>
          </w:tcPr>
          <w:p w14:paraId="5C138CA9">
            <w:pPr>
              <w:keepNext/>
              <w:snapToGrid w:val="0"/>
              <w:spacing w:before="0" w:after="0" w:line="370" w:lineRule="exact"/>
              <w:ind w:left="0" w:leftChars="0" w:right="0" w:rightChars="0" w:firstLine="0" w:firstLineChars="0"/>
              <w:jc w:val="center"/>
            </w:pPr>
            <w:ins w:id="1948" w:author="xh" w:date="2026-10-26T18:54:43Z">
              <w:r>
                <w:rPr>
                  <w:rFonts w:hint="eastAsia" w:ascii="方正仿宋_GBK" w:hAnsi="方正仿宋_GBK" w:eastAsia="方正仿宋_GBK" w:cs="Times New Roman"/>
                  <w:sz w:val="24"/>
                  <w:szCs w:val="24"/>
                </w:rPr>
                <w:t>2</w:t>
              </w:r>
            </w:ins>
            <w:r>
              <w:rPr>
                <w:rFonts w:hint="eastAsia" w:ascii="方正仿宋_GBK" w:hAnsi="方正仿宋_GBK" w:eastAsia="方正仿宋_GBK" w:cs="Times New Roman"/>
                <w:sz w:val="24"/>
                <w:szCs w:val="24"/>
              </w:rPr>
              <w:t>5</w:t>
            </w:r>
            <w:del w:id="1949" w:author="xh" w:date="2026-10-26T18:54:43Z">
              <w:r>
                <w:rPr>
                  <w:rFonts w:hint="eastAsia" w:ascii="方正仿宋_GBK" w:hAnsi="方正仿宋_GBK" w:eastAsia="方正仿宋_GBK" w:cs="Times New Roman"/>
                  <w:sz w:val="24"/>
                  <w:szCs w:val="24"/>
                </w:rPr>
                <w:delText>8</w:delText>
              </w:r>
            </w:del>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08462D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7051E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3CD2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ins w:id="1950" w:author="xh" w:date="2026-10-26T18:54:43Z">
              <w:r>
                <w:rPr>
                  <w:rFonts w:hint="eastAsia" w:ascii="方正仿宋_GBK" w:hAnsi="方正仿宋_GBK" w:eastAsia="方正仿宋_GBK" w:cs="Times New Roman"/>
                  <w:sz w:val="24"/>
                  <w:szCs w:val="24"/>
                </w:rPr>
                <w:t>388.5</w:t>
              </w:r>
            </w:ins>
            <w:del w:id="1951" w:author="xh" w:date="2026-10-26T18:54:43Z">
              <w:r>
                <w:rPr>
                  <w:rFonts w:hint="eastAsia" w:ascii="方正仿宋_GBK" w:hAnsi="方正仿宋_GBK" w:eastAsia="方正仿宋_GBK" w:cs="Times New Roman"/>
                  <w:sz w:val="24"/>
                  <w:szCs w:val="24"/>
                </w:rPr>
                <w:delText>9</w:delText>
              </w:r>
            </w:del>
            <w:r>
              <w:rPr>
                <w:rFonts w:hint="eastAsia" w:ascii="方正仿宋_GBK" w:hAnsi="方正仿宋_GBK" w:eastAsia="方正仿宋_GBK" w:cs="Times New Roman"/>
                <w:sz w:val="24"/>
                <w:szCs w:val="24"/>
              </w:rPr>
              <w:t>0</w:t>
            </w:r>
            <w:del w:id="1952" w:author="xh" w:date="2026-10-26T18:54:43Z">
              <w:r>
                <w:rPr>
                  <w:rFonts w:hint="eastAsia" w:ascii="方正仿宋_GBK" w:hAnsi="方正仿宋_GBK" w:eastAsia="方正仿宋_GBK" w:cs="Times New Roman"/>
                  <w:sz w:val="24"/>
                  <w:szCs w:val="24"/>
                </w:rPr>
                <w:delText>1.00</w:delText>
              </w:r>
            </w:del>
          </w:p>
        </w:tc>
        <w:tc>
          <w:tcPr>
            <w:tcW w:w="1750" w:type="dxa"/>
            <w:vAlign w:val="center"/>
          </w:tcPr>
          <w:p w14:paraId="41A17BE4">
            <w:pPr>
              <w:keepNext/>
              <w:snapToGrid w:val="0"/>
              <w:spacing w:before="0" w:after="0" w:line="370" w:lineRule="exact"/>
              <w:ind w:left="0" w:leftChars="0" w:right="0" w:rightChars="0" w:firstLine="0" w:firstLineChars="0"/>
              <w:jc w:val="center"/>
            </w:pPr>
            <w:ins w:id="1953" w:author="xh" w:date="2026-10-26T18:54:43Z">
              <w:r>
                <w:rPr>
                  <w:rFonts w:hint="eastAsia" w:ascii="方正仿宋_GBK" w:hAnsi="方正仿宋_GBK" w:eastAsia="方正仿宋_GBK" w:cs="Times New Roman"/>
                  <w:sz w:val="24"/>
                  <w:szCs w:val="24"/>
                </w:rPr>
                <w:t>3</w:t>
              </w:r>
            </w:ins>
            <w:r>
              <w:rPr>
                <w:rFonts w:hint="eastAsia" w:ascii="方正仿宋_GBK" w:hAnsi="方正仿宋_GBK" w:eastAsia="方正仿宋_GBK" w:cs="Times New Roman"/>
                <w:sz w:val="24"/>
                <w:szCs w:val="24"/>
              </w:rPr>
              <w:t>2</w:t>
            </w:r>
            <w:del w:id="1954" w:author="xh" w:date="2026-10-26T18:54:43Z">
              <w:r>
                <w:rPr>
                  <w:rFonts w:hint="eastAsia" w:ascii="方正仿宋_GBK" w:hAnsi="方正仿宋_GBK" w:eastAsia="方正仿宋_GBK" w:cs="Times New Roman"/>
                  <w:sz w:val="24"/>
                  <w:szCs w:val="24"/>
                </w:rPr>
                <w:delText>53</w:delText>
              </w:r>
            </w:del>
            <w:r>
              <w:rPr>
                <w:rFonts w:hint="eastAsia" w:ascii="方正仿宋_GBK" w:hAnsi="方正仿宋_GBK" w:eastAsia="方正仿宋_GBK" w:cs="Times New Roman"/>
                <w:sz w:val="24"/>
                <w:szCs w:val="24"/>
              </w:rPr>
              <w:t>.</w:t>
            </w:r>
            <w:ins w:id="1955" w:author="xh" w:date="2026-10-26T18:54:43Z">
              <w:r>
                <w:rPr>
                  <w:rFonts w:hint="eastAsia" w:ascii="方正仿宋_GBK" w:hAnsi="方正仿宋_GBK" w:eastAsia="方正仿宋_GBK" w:cs="Times New Roman"/>
                  <w:sz w:val="24"/>
                  <w:szCs w:val="24"/>
                </w:rPr>
                <w:t>4</w:t>
              </w:r>
            </w:ins>
            <w:del w:id="1956" w:author="xh" w:date="2026-10-26T18:54:43Z">
              <w:r>
                <w:rPr>
                  <w:rFonts w:hint="eastAsia" w:ascii="方正仿宋_GBK" w:hAnsi="方正仿宋_GBK" w:eastAsia="方正仿宋_GBK" w:cs="Times New Roman"/>
                  <w:sz w:val="24"/>
                  <w:szCs w:val="24"/>
                </w:rPr>
                <w:delText>8</w:delText>
              </w:r>
            </w:del>
            <w:r>
              <w:rPr>
                <w:rFonts w:hint="eastAsia" w:ascii="方正仿宋_GBK" w:hAnsi="方正仿宋_GBK" w:eastAsia="方正仿宋_GBK" w:cs="Times New Roman"/>
                <w:sz w:val="24"/>
                <w:szCs w:val="24"/>
              </w:rPr>
              <w:t>0</w:t>
            </w:r>
          </w:p>
        </w:tc>
        <w:tc>
          <w:tcPr>
            <w:tcW w:w="1750" w:type="dxa"/>
            <w:vAlign w:val="center"/>
          </w:tcPr>
          <w:p w14:paraId="4DBF102D">
            <w:pPr>
              <w:keepNext/>
              <w:snapToGrid w:val="0"/>
              <w:spacing w:before="0" w:after="0" w:line="370" w:lineRule="exact"/>
              <w:ind w:left="0" w:leftChars="0" w:right="0" w:rightChars="0" w:firstLine="0" w:firstLineChars="0"/>
              <w:jc w:val="center"/>
            </w:pPr>
            <w:ins w:id="1957" w:author="xh" w:date="2026-10-26T18:54:43Z">
              <w:r>
                <w:rPr>
                  <w:rFonts w:hint="eastAsia" w:ascii="方正仿宋_GBK" w:hAnsi="方正仿宋_GBK" w:eastAsia="方正仿宋_GBK" w:cs="Times New Roman"/>
                  <w:sz w:val="24"/>
                  <w:szCs w:val="24"/>
                </w:rPr>
                <w:t>69</w:t>
              </w:r>
            </w:ins>
            <w:del w:id="1958" w:author="xh" w:date="2026-10-26T18:54:43Z">
              <w:r>
                <w:rPr>
                  <w:rFonts w:hint="eastAsia" w:ascii="方正仿宋_GBK" w:hAnsi="方正仿宋_GBK" w:eastAsia="方正仿宋_GBK" w:cs="Times New Roman"/>
                  <w:sz w:val="24"/>
                  <w:szCs w:val="24"/>
                </w:rPr>
                <w:delText>545</w:delText>
              </w:r>
            </w:del>
            <w:r>
              <w:rPr>
                <w:rFonts w:hint="eastAsia" w:ascii="方正仿宋_GBK" w:hAnsi="方正仿宋_GBK" w:eastAsia="方正仿宋_GBK" w:cs="Times New Roman"/>
                <w:sz w:val="24"/>
                <w:szCs w:val="24"/>
              </w:rPr>
              <w:t>.6</w:t>
            </w:r>
            <w:ins w:id="1959" w:author="xh" w:date="2026-10-26T18:54:43Z">
              <w:r>
                <w:rPr>
                  <w:rFonts w:hint="eastAsia" w:ascii="方正仿宋_GBK" w:hAnsi="方正仿宋_GBK" w:eastAsia="方正仿宋_GBK" w:cs="Times New Roman"/>
                  <w:sz w:val="24"/>
                  <w:szCs w:val="24"/>
                </w:rPr>
                <w:t>6</w:t>
              </w:r>
            </w:ins>
            <w:del w:id="1960" w:author="xh" w:date="2026-10-26T18:54:43Z">
              <w:r>
                <w:rPr>
                  <w:rFonts w:hint="eastAsia" w:ascii="方正仿宋_GBK" w:hAnsi="方正仿宋_GBK" w:eastAsia="方正仿宋_GBK" w:cs="Times New Roman"/>
                  <w:sz w:val="24"/>
                  <w:szCs w:val="24"/>
                </w:rPr>
                <w:delText>7</w:delText>
              </w:r>
            </w:del>
          </w:p>
        </w:tc>
        <w:tc>
          <w:tcPr>
            <w:tcW w:w="1756" w:type="dxa"/>
            <w:vAlign w:val="center"/>
          </w:tcPr>
          <w:p w14:paraId="3F5AEEA4">
            <w:pPr>
              <w:keepNext/>
              <w:snapToGrid w:val="0"/>
              <w:spacing w:before="0" w:after="0" w:line="370" w:lineRule="exact"/>
              <w:ind w:left="0" w:leftChars="0" w:right="0" w:rightChars="0" w:firstLine="0" w:firstLineChars="0"/>
              <w:jc w:val="center"/>
            </w:pPr>
            <w:ins w:id="1961" w:author="xh" w:date="2026-10-26T18:54:43Z">
              <w:r>
                <w:rPr>
                  <w:rFonts w:hint="eastAsia" w:ascii="方正仿宋_GBK" w:hAnsi="方正仿宋_GBK" w:eastAsia="方正仿宋_GBK" w:cs="Times New Roman"/>
                  <w:sz w:val="24"/>
                  <w:szCs w:val="24"/>
                </w:rPr>
                <w:t>6</w:t>
              </w:r>
            </w:ins>
            <w:del w:id="1962" w:author="xh" w:date="2026-10-26T18:54:43Z">
              <w:r>
                <w:rPr>
                  <w:rFonts w:hint="eastAsia" w:ascii="方正仿宋_GBK" w:hAnsi="方正仿宋_GBK" w:eastAsia="方正仿宋_GBK" w:cs="Times New Roman"/>
                  <w:sz w:val="24"/>
                  <w:szCs w:val="24"/>
                </w:rPr>
                <w:delText>21</w:delText>
              </w:r>
            </w:del>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59345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613E39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4E24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ins w:id="1963" w:author="xh" w:date="2026-10-26T18:54:43Z">
              <w:r>
                <w:rPr>
                  <w:rFonts w:hint="eastAsia" w:ascii="方正仿宋_GBK" w:hAnsi="方正仿宋_GBK" w:eastAsia="方正仿宋_GBK" w:cs="Times New Roman"/>
                  <w:sz w:val="24"/>
                  <w:szCs w:val="24"/>
                </w:rPr>
                <w:t>140.</w:t>
              </w:r>
            </w:ins>
            <w:r>
              <w:rPr>
                <w:rFonts w:hint="eastAsia" w:ascii="方正仿宋_GBK" w:hAnsi="方正仿宋_GBK" w:eastAsia="方正仿宋_GBK" w:cs="Times New Roman"/>
                <w:sz w:val="24"/>
                <w:szCs w:val="24"/>
              </w:rPr>
              <w:t>5</w:t>
            </w:r>
            <w:del w:id="1964" w:author="xh" w:date="2026-10-26T18:54:43Z">
              <w:r>
                <w:rPr>
                  <w:rFonts w:hint="eastAsia" w:ascii="方正仿宋_GBK" w:hAnsi="方正仿宋_GBK" w:eastAsia="方正仿宋_GBK" w:cs="Times New Roman"/>
                  <w:sz w:val="24"/>
                  <w:szCs w:val="24"/>
                </w:rPr>
                <w:delText>87.</w:delText>
              </w:r>
            </w:del>
            <w:r>
              <w:rPr>
                <w:rFonts w:hint="eastAsia" w:ascii="方正仿宋_GBK" w:hAnsi="方正仿宋_GBK" w:eastAsia="方正仿宋_GBK" w:cs="Times New Roman"/>
                <w:sz w:val="24"/>
                <w:szCs w:val="24"/>
              </w:rPr>
              <w:t>0</w:t>
            </w:r>
            <w:del w:id="1965"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78E8E7">
            <w:pPr>
              <w:keepNext/>
              <w:snapToGrid w:val="0"/>
              <w:spacing w:before="0" w:after="0" w:line="370" w:lineRule="exact"/>
              <w:ind w:left="0" w:leftChars="0" w:right="0" w:rightChars="0" w:firstLine="0" w:firstLineChars="0"/>
              <w:jc w:val="center"/>
            </w:pPr>
            <w:ins w:id="1966" w:author="xh" w:date="2026-10-26T18:54:43Z">
              <w:r>
                <w:rPr>
                  <w:rFonts w:hint="eastAsia" w:ascii="方正仿宋_GBK" w:hAnsi="方正仿宋_GBK" w:eastAsia="方正仿宋_GBK" w:cs="Times New Roman"/>
                  <w:sz w:val="24"/>
                  <w:szCs w:val="24"/>
                </w:rPr>
                <w:t>5</w:t>
              </w:r>
            </w:ins>
            <w:del w:id="1967" w:author="xh" w:date="2026-10-26T18:54:43Z">
              <w:r>
                <w:rPr>
                  <w:rFonts w:hint="eastAsia" w:ascii="方正仿宋_GBK" w:hAnsi="方正仿宋_GBK" w:eastAsia="方正仿宋_GBK" w:cs="Times New Roman"/>
                  <w:sz w:val="24"/>
                  <w:szCs w:val="24"/>
                </w:rPr>
                <w:delText>43</w:delText>
              </w:r>
            </w:del>
            <w:r>
              <w:rPr>
                <w:rFonts w:hint="eastAsia" w:ascii="方正仿宋_GBK" w:hAnsi="方正仿宋_GBK" w:eastAsia="方正仿宋_GBK" w:cs="Times New Roman"/>
                <w:sz w:val="24"/>
                <w:szCs w:val="24"/>
              </w:rPr>
              <w:t>.</w:t>
            </w:r>
            <w:ins w:id="1968" w:author="xh" w:date="2026-10-26T18:54:43Z">
              <w:r>
                <w:rPr>
                  <w:rFonts w:hint="eastAsia" w:ascii="方正仿宋_GBK" w:hAnsi="方正仿宋_GBK" w:eastAsia="方正仿宋_GBK" w:cs="Times New Roman"/>
                  <w:sz w:val="24"/>
                  <w:szCs w:val="24"/>
                </w:rPr>
                <w:t>6</w:t>
              </w:r>
            </w:ins>
            <w:del w:id="1969" w:author="xh" w:date="2026-10-26T18:54:43Z">
              <w:r>
                <w:rPr>
                  <w:rFonts w:hint="eastAsia" w:ascii="方正仿宋_GBK" w:hAnsi="方正仿宋_GBK" w:eastAsia="方正仿宋_GBK" w:cs="Times New Roman"/>
                  <w:sz w:val="24"/>
                  <w:szCs w:val="24"/>
                </w:rPr>
                <w:delText>2</w:delText>
              </w:r>
            </w:del>
            <w:r>
              <w:rPr>
                <w:rFonts w:hint="eastAsia" w:ascii="方正仿宋_GBK" w:hAnsi="方正仿宋_GBK" w:eastAsia="方正仿宋_GBK" w:cs="Times New Roman"/>
                <w:sz w:val="24"/>
                <w:szCs w:val="24"/>
              </w:rPr>
              <w:t>0</w:t>
            </w:r>
          </w:p>
        </w:tc>
        <w:tc>
          <w:tcPr>
            <w:tcW w:w="1750" w:type="dxa"/>
            <w:vAlign w:val="center"/>
          </w:tcPr>
          <w:p w14:paraId="16D46F94">
            <w:pPr>
              <w:keepNext/>
              <w:snapToGrid w:val="0"/>
              <w:spacing w:before="0" w:after="0" w:line="370" w:lineRule="exact"/>
              <w:ind w:left="0" w:leftChars="0" w:right="0" w:rightChars="0" w:firstLine="0" w:firstLineChars="0"/>
              <w:jc w:val="center"/>
            </w:pPr>
            <w:ins w:id="1970" w:author="xh" w:date="2026-10-26T18:54:43Z">
              <w:r>
                <w:rPr>
                  <w:rFonts w:hint="eastAsia" w:ascii="方正仿宋_GBK" w:hAnsi="方正仿宋_GBK" w:eastAsia="方正仿宋_GBK" w:cs="Times New Roman"/>
                  <w:sz w:val="24"/>
                  <w:szCs w:val="24"/>
                </w:rPr>
                <w:t>1</w:t>
              </w:r>
            </w:ins>
            <w:del w:id="1971" w:author="xh" w:date="2026-10-26T18:54:43Z">
              <w:r>
                <w:rPr>
                  <w:rFonts w:hint="eastAsia" w:ascii="方正仿宋_GBK" w:hAnsi="方正仿宋_GBK" w:eastAsia="方正仿宋_GBK" w:cs="Times New Roman"/>
                  <w:sz w:val="24"/>
                  <w:szCs w:val="24"/>
                </w:rPr>
                <w:delText>9</w:delText>
              </w:r>
            </w:del>
            <w:r>
              <w:rPr>
                <w:rFonts w:hint="eastAsia" w:ascii="方正仿宋_GBK" w:hAnsi="方正仿宋_GBK" w:eastAsia="方正仿宋_GBK" w:cs="Times New Roman"/>
                <w:sz w:val="24"/>
                <w:szCs w:val="24"/>
              </w:rPr>
              <w:t>2.</w:t>
            </w:r>
            <w:ins w:id="1972" w:author="xh" w:date="2026-10-26T18:54:43Z">
              <w:r>
                <w:rPr>
                  <w:rFonts w:hint="eastAsia" w:ascii="方正仿宋_GBK" w:hAnsi="方正仿宋_GBK" w:eastAsia="方正仿宋_GBK" w:cs="Times New Roman"/>
                  <w:sz w:val="24"/>
                  <w:szCs w:val="24"/>
                </w:rPr>
                <w:t>04</w:t>
              </w:r>
            </w:ins>
            <w:del w:id="1973" w:author="xh" w:date="2026-10-26T18:54:43Z">
              <w:r>
                <w:rPr>
                  <w:rFonts w:hint="eastAsia" w:ascii="方正仿宋_GBK" w:hAnsi="方正仿宋_GBK" w:eastAsia="方正仿宋_GBK" w:cs="Times New Roman"/>
                  <w:sz w:val="24"/>
                  <w:szCs w:val="24"/>
                </w:rPr>
                <w:delText>88</w:delText>
              </w:r>
            </w:del>
          </w:p>
        </w:tc>
        <w:tc>
          <w:tcPr>
            <w:tcW w:w="1756" w:type="dxa"/>
            <w:vAlign w:val="center"/>
          </w:tcPr>
          <w:p w14:paraId="7F5E195E">
            <w:pPr>
              <w:keepNext/>
              <w:snapToGrid w:val="0"/>
              <w:spacing w:before="0" w:after="0" w:line="370" w:lineRule="exact"/>
              <w:ind w:left="0" w:leftChars="0" w:right="0" w:rightChars="0" w:firstLine="0" w:firstLineChars="0"/>
              <w:jc w:val="center"/>
            </w:pPr>
            <w:ins w:id="1974" w:author="xh" w:date="2026-10-26T18:54:43Z">
              <w:r>
                <w:rPr>
                  <w:rFonts w:hint="eastAsia" w:ascii="方正仿宋_GBK" w:hAnsi="方正仿宋_GBK" w:eastAsia="方正仿宋_GBK" w:cs="Times New Roman"/>
                  <w:sz w:val="24"/>
                  <w:szCs w:val="24"/>
                </w:rPr>
                <w:t>32</w:t>
              </w:r>
            </w:ins>
            <w:del w:id="1975" w:author="xh" w:date="2026-10-26T18:54:43Z">
              <w:r>
                <w:rPr>
                  <w:rFonts w:hint="eastAsia" w:ascii="方正仿宋_GBK" w:hAnsi="方正仿宋_GBK" w:eastAsia="方正仿宋_GBK" w:cs="Times New Roman"/>
                  <w:sz w:val="24"/>
                  <w:szCs w:val="24"/>
                </w:rPr>
                <w:delText>66</w:delText>
              </w:r>
            </w:del>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398DB0B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867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AB6C8E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ins w:id="1976" w:author="xh" w:date="2026-10-26T18:54:43Z">
              <w:r>
                <w:rPr>
                  <w:rFonts w:hint="eastAsia" w:ascii="方正仿宋_GBK" w:hAnsi="方正仿宋_GBK" w:eastAsia="方正仿宋_GBK" w:cs="Times New Roman"/>
                  <w:sz w:val="24"/>
                  <w:szCs w:val="24"/>
                </w:rPr>
                <w:t>413.</w:t>
              </w:r>
            </w:ins>
            <w:del w:id="1977" w:author="xh" w:date="2026-10-26T18:54:43Z">
              <w:r>
                <w:rPr>
                  <w:rFonts w:hint="eastAsia" w:ascii="方正仿宋_GBK" w:hAnsi="方正仿宋_GBK" w:eastAsia="方正仿宋_GBK" w:cs="Times New Roman"/>
                  <w:sz w:val="24"/>
                  <w:szCs w:val="24"/>
                </w:rPr>
                <w:delText>6</w:delText>
              </w:r>
            </w:del>
            <w:r>
              <w:rPr>
                <w:rFonts w:hint="eastAsia" w:ascii="方正仿宋_GBK" w:hAnsi="方正仿宋_GBK" w:eastAsia="方正仿宋_GBK" w:cs="Times New Roman"/>
                <w:sz w:val="24"/>
                <w:szCs w:val="24"/>
              </w:rPr>
              <w:t>0</w:t>
            </w:r>
            <w:del w:id="1978" w:author="xh" w:date="2026-10-26T18:54:43Z">
              <w:r>
                <w:rPr>
                  <w:rFonts w:hint="eastAsia" w:ascii="方正仿宋_GBK" w:hAnsi="方正仿宋_GBK" w:eastAsia="方正仿宋_GBK" w:cs="Times New Roman"/>
                  <w:sz w:val="24"/>
                  <w:szCs w:val="24"/>
                </w:rPr>
                <w:delText>8.5</w:delText>
              </w:r>
            </w:del>
            <w:r>
              <w:rPr>
                <w:rFonts w:hint="eastAsia" w:ascii="方正仿宋_GBK" w:hAnsi="方正仿宋_GBK" w:eastAsia="方正仿宋_GBK" w:cs="Times New Roman"/>
                <w:sz w:val="24"/>
                <w:szCs w:val="24"/>
              </w:rPr>
              <w:t>0</w:t>
            </w:r>
          </w:p>
        </w:tc>
        <w:tc>
          <w:tcPr>
            <w:tcW w:w="1750" w:type="dxa"/>
            <w:vAlign w:val="center"/>
          </w:tcPr>
          <w:p w14:paraId="55FFA811">
            <w:pPr>
              <w:snapToGrid w:val="0"/>
              <w:spacing w:before="0" w:after="0" w:line="370" w:lineRule="exact"/>
              <w:ind w:left="0" w:leftChars="0" w:right="0" w:rightChars="0" w:firstLine="0" w:firstLineChars="0"/>
              <w:jc w:val="center"/>
            </w:pPr>
            <w:ins w:id="1979" w:author="xh" w:date="2026-10-26T18:54:43Z">
              <w:r>
                <w:rPr>
                  <w:rFonts w:hint="eastAsia" w:ascii="方正仿宋_GBK" w:hAnsi="方正仿宋_GBK" w:eastAsia="方正仿宋_GBK" w:cs="Times New Roman"/>
                  <w:sz w:val="24"/>
                  <w:szCs w:val="24"/>
                </w:rPr>
                <w:t>0</w:t>
              </w:r>
            </w:ins>
            <w:del w:id="1980" w:author="xh" w:date="2026-10-26T18:54:43Z">
              <w:r>
                <w:rPr>
                  <w:rFonts w:hint="eastAsia" w:ascii="方正仿宋_GBK" w:hAnsi="方正仿宋_GBK" w:eastAsia="方正仿宋_GBK" w:cs="Times New Roman"/>
                  <w:sz w:val="24"/>
                  <w:szCs w:val="24"/>
                </w:rPr>
                <w:delText>51</w:delText>
              </w:r>
            </w:del>
            <w:r>
              <w:rPr>
                <w:rFonts w:hint="eastAsia" w:ascii="方正仿宋_GBK" w:hAnsi="方正仿宋_GBK" w:eastAsia="方正仿宋_GBK" w:cs="Times New Roman"/>
                <w:sz w:val="24"/>
                <w:szCs w:val="24"/>
              </w:rPr>
              <w:t>.00</w:t>
            </w:r>
          </w:p>
        </w:tc>
        <w:tc>
          <w:tcPr>
            <w:tcW w:w="1750" w:type="dxa"/>
            <w:vAlign w:val="center"/>
          </w:tcPr>
          <w:p w14:paraId="3FACC865">
            <w:pPr>
              <w:snapToGrid w:val="0"/>
              <w:spacing w:before="0" w:after="0" w:line="370" w:lineRule="exact"/>
              <w:ind w:left="0" w:leftChars="0" w:right="0" w:rightChars="0" w:firstLine="0" w:firstLineChars="0"/>
              <w:jc w:val="center"/>
            </w:pPr>
            <w:del w:id="1981" w:author="xh" w:date="2026-10-26T18:54:43Z">
              <w:r>
                <w:rPr>
                  <w:rFonts w:hint="eastAsia" w:ascii="方正仿宋_GBK" w:hAnsi="方正仿宋_GBK" w:eastAsia="方正仿宋_GBK" w:cs="Times New Roman"/>
                  <w:sz w:val="24"/>
                  <w:szCs w:val="24"/>
                </w:rPr>
                <w:delText>1</w:delText>
              </w:r>
            </w:del>
            <w:r>
              <w:rPr>
                <w:rFonts w:hint="eastAsia" w:ascii="方正仿宋_GBK" w:hAnsi="方正仿宋_GBK" w:eastAsia="方正仿宋_GBK" w:cs="Times New Roman"/>
                <w:sz w:val="24"/>
                <w:szCs w:val="24"/>
              </w:rPr>
              <w:t>0</w:t>
            </w:r>
            <w:del w:id="1982" w:author="xh" w:date="2026-10-26T18:54:43Z">
              <w:r>
                <w:rPr>
                  <w:rFonts w:hint="eastAsia" w:ascii="方正仿宋_GBK" w:hAnsi="方正仿宋_GBK" w:eastAsia="方正仿宋_GBK" w:cs="Times New Roman"/>
                  <w:sz w:val="24"/>
                  <w:szCs w:val="24"/>
                </w:rPr>
                <w:delText>9</w:delText>
              </w:r>
            </w:del>
            <w:r>
              <w:rPr>
                <w:rFonts w:hint="eastAsia" w:ascii="方正仿宋_GBK" w:hAnsi="方正仿宋_GBK" w:eastAsia="方正仿宋_GBK" w:cs="Times New Roman"/>
                <w:sz w:val="24"/>
                <w:szCs w:val="24"/>
              </w:rPr>
              <w:t>.</w:t>
            </w:r>
            <w:ins w:id="1983" w:author="xh" w:date="2026-10-26T18:54:43Z">
              <w:r>
                <w:rPr>
                  <w:rFonts w:hint="eastAsia" w:ascii="方正仿宋_GBK" w:hAnsi="方正仿宋_GBK" w:eastAsia="方正仿宋_GBK" w:cs="Times New Roman"/>
                  <w:sz w:val="24"/>
                  <w:szCs w:val="24"/>
                </w:rPr>
                <w:t>00</w:t>
              </w:r>
            </w:ins>
            <w:del w:id="1984" w:author="xh" w:date="2026-10-26T18:54:43Z">
              <w:r>
                <w:rPr>
                  <w:rFonts w:hint="eastAsia" w:ascii="方正仿宋_GBK" w:hAnsi="方正仿宋_GBK" w:eastAsia="方正仿宋_GBK" w:cs="Times New Roman"/>
                  <w:sz w:val="24"/>
                  <w:szCs w:val="24"/>
                </w:rPr>
                <w:delText>65</w:delText>
              </w:r>
            </w:del>
          </w:p>
        </w:tc>
        <w:tc>
          <w:tcPr>
            <w:tcW w:w="1756" w:type="dxa"/>
            <w:vAlign w:val="center"/>
          </w:tcPr>
          <w:p w14:paraId="750011DB">
            <w:pPr>
              <w:snapToGrid w:val="0"/>
              <w:spacing w:before="0" w:after="0" w:line="370" w:lineRule="exact"/>
              <w:ind w:left="0" w:leftChars="0" w:right="0" w:rightChars="0" w:firstLine="0" w:firstLineChars="0"/>
              <w:jc w:val="center"/>
            </w:pPr>
            <w:ins w:id="1985" w:author="xh" w:date="2026-10-26T18:54:43Z">
              <w:r>
                <w:rPr>
                  <w:rFonts w:hint="eastAsia" w:ascii="方正仿宋_GBK" w:hAnsi="方正仿宋_GBK" w:eastAsia="方正仿宋_GBK" w:cs="Times New Roman"/>
                  <w:sz w:val="24"/>
                  <w:szCs w:val="24"/>
                </w:rPr>
                <w:t>0</w:t>
              </w:r>
            </w:ins>
            <w:del w:id="1986" w:author="xh" w:date="2026-10-26T18:54:43Z">
              <w:r>
                <w:rPr>
                  <w:rFonts w:hint="eastAsia" w:ascii="方正仿宋_GBK" w:hAnsi="方正仿宋_GBK" w:eastAsia="方正仿宋_GBK" w:cs="Times New Roman"/>
                  <w:sz w:val="24"/>
                  <w:szCs w:val="24"/>
                </w:rPr>
                <w:delText>35</w:delText>
              </w:r>
            </w:del>
          </w:p>
        </w:tc>
      </w:tr>
    </w:tbl>
    <w:p w14:paraId="41FCED8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987" w:author="xh" w:date="2026-10-23T16:50:00Z">
        <w:commentRangeStart w:id="2"/>
        <w:r>
          <w:rPr>
            <w:rFonts w:hint="default" w:ascii="Times New Roman" w:hAnsi="Times New Roman" w:eastAsia="方正仿宋_GBK" w:cs="Times New Roman"/>
            <w:b w:val="0"/>
            <w:bCs w:val="0"/>
            <w:i w:val="0"/>
            <w:iCs w:val="0"/>
            <w:sz w:val="32"/>
            <w:szCs w:val="32"/>
            <w:rPrChange w:id="1988" w:author="xh" w:date="2026-10-23T16:50:00Z">
              <w:rPr>
                <w:rFonts w:hint="eastAsia" w:ascii="方正仿宋_GBK" w:hAnsi="方正仿宋_GBK" w:eastAsia="方正仿宋_GBK" w:cs="Times New Roman"/>
                <w:sz w:val="32"/>
                <w:szCs w:val="32"/>
              </w:rPr>
            </w:rPrChange>
          </w:rPr>
          <w:t>图2展示两地区逐</w:t>
        </w:r>
      </w:ins>
      <w:del w:id="1989" w:author="xh" w:date="2026-10-23T16:50:00Z">
        <w:r>
          <w:rPr>
            <w:rFonts w:hint="eastAsia" w:ascii="方正仿宋_GBK" w:hAnsi="方正仿宋_GBK" w:eastAsia="方正仿宋_GBK" w:cs="Times New Roman"/>
            <w:sz w:val="32"/>
            <w:szCs w:val="32"/>
          </w:rPr>
          <w:delText>表4的主变和储能为</w:delText>
        </w:r>
      </w:del>
      <w:r>
        <w:rPr>
          <w:rFonts w:hint="default" w:ascii="Times New Roman" w:hAnsi="Times New Roman" w:eastAsia="方正仿宋_GBK" w:cs="Times New Roman"/>
          <w:b w:val="0"/>
          <w:bCs w:val="0"/>
          <w:i w:val="0"/>
          <w:iCs w:val="0"/>
          <w:sz w:val="32"/>
          <w:szCs w:val="32"/>
          <w:rPrChange w:id="1990" w:author="xh" w:date="2026-10-23T16:50:00Z">
            <w:rPr>
              <w:rFonts w:hint="eastAsia" w:ascii="方正仿宋_GBK" w:hAnsi="方正仿宋_GBK" w:eastAsia="方正仿宋_GBK" w:cs="Times New Roman"/>
              <w:sz w:val="32"/>
              <w:szCs w:val="32"/>
            </w:rPr>
          </w:rPrChange>
        </w:rPr>
        <w:t>年</w:t>
      </w:r>
      <w:ins w:id="1991" w:author="xh" w:date="2026-10-23T16:50:00Z">
        <w:r>
          <w:rPr>
            <w:rFonts w:hint="default" w:ascii="Times New Roman" w:hAnsi="Times New Roman" w:eastAsia="方正仿宋_GBK" w:cs="Times New Roman"/>
            <w:b w:val="0"/>
            <w:bCs w:val="0"/>
            <w:i w:val="0"/>
            <w:iCs w:val="0"/>
            <w:sz w:val="32"/>
            <w:szCs w:val="32"/>
            <w:rPrChange w:id="1992" w:author="xh" w:date="2026-10-23T16:50:00Z">
              <w:rPr>
                <w:rFonts w:hint="eastAsia" w:ascii="方正仿宋_GBK" w:hAnsi="方正仿宋_GBK" w:eastAsia="方正仿宋_GBK" w:cs="Times New Roman"/>
                <w:sz w:val="32"/>
                <w:szCs w:val="32"/>
              </w:rPr>
            </w:rPrChange>
          </w:rPr>
          <w:t>容载比。邳州</w:t>
        </w:r>
      </w:ins>
      <w:del w:id="1993" w:author="xh" w:date="2026-10-23T16:50:00Z">
        <w:r>
          <w:rPr>
            <w:rFonts w:hint="eastAsia" w:ascii="方正仿宋_GBK" w:hAnsi="方正仿宋_GBK" w:eastAsia="方正仿宋_GBK" w:cs="Times New Roman"/>
            <w:sz w:val="32"/>
            <w:szCs w:val="32"/>
          </w:rPr>
          <w:delText>末在役规模，联络为2022—</w:delText>
        </w:r>
      </w:del>
      <w:r>
        <w:rPr>
          <w:rFonts w:hint="default" w:ascii="Times New Roman" w:hAnsi="Times New Roman" w:eastAsia="方正仿宋_GBK" w:cs="Times New Roman"/>
          <w:b w:val="0"/>
          <w:bCs w:val="0"/>
          <w:i w:val="0"/>
          <w:iCs w:val="0"/>
          <w:sz w:val="32"/>
          <w:szCs w:val="32"/>
          <w:rPrChange w:id="1994" w:author="xh" w:date="2026-10-23T16:50:00Z">
            <w:rPr>
              <w:rFonts w:hint="eastAsia" w:ascii="方正仿宋_GBK" w:hAnsi="方正仿宋_GBK" w:eastAsia="方正仿宋_GBK" w:cs="Times New Roman"/>
              <w:sz w:val="32"/>
              <w:szCs w:val="32"/>
            </w:rPr>
          </w:rPrChange>
        </w:rPr>
        <w:t>203</w:t>
      </w:r>
      <w:ins w:id="1995" w:author="xh" w:date="2026-10-26T18:55:29Z">
        <w:r>
          <w:rPr>
            <w:rFonts w:hint="default" w:ascii="Times New Roman" w:hAnsi="Times New Roman" w:eastAsia="方正仿宋_GBK" w:cs="Times New Roman"/>
            <w:b w:val="0"/>
            <w:bCs w:val="0"/>
            <w:i w:val="0"/>
            <w:iCs w:val="0"/>
            <w:sz w:val="32"/>
            <w:szCs w:val="32"/>
          </w:rPr>
          <w:t>0</w:t>
        </w:r>
      </w:ins>
      <w:del w:id="1996" w:author="xh" w:date="2026-10-26T18:55:2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w:t>
      </w:r>
      <w:ins w:id="1997" w:author="xh" w:date="2026-10-23T16:50:00Z">
        <w:r>
          <w:rPr>
            <w:rFonts w:hint="default" w:ascii="Times New Roman" w:hAnsi="Times New Roman" w:eastAsia="方正仿宋_GBK" w:cs="Times New Roman"/>
            <w:b w:val="0"/>
            <w:bCs w:val="0"/>
            <w:i w:val="0"/>
            <w:iCs w:val="0"/>
            <w:sz w:val="32"/>
            <w:szCs w:val="32"/>
            <w:rPrChange w:id="1998" w:author="xh" w:date="2026-10-23T16:50:00Z">
              <w:rPr>
                <w:rFonts w:hint="eastAsia" w:ascii="方正仿宋_GBK" w:hAnsi="方正仿宋_GBK" w:eastAsia="方正仿宋_GBK" w:cs="Times New Roman"/>
                <w:sz w:val="32"/>
                <w:szCs w:val="32"/>
              </w:rPr>
            </w:rPrChange>
          </w:rPr>
          <w:t>弹性与刚性分别为2.0</w:t>
        </w:r>
      </w:ins>
      <w:ins w:id="1999" w:author="xh" w:date="2026-10-26T18:55:29Z">
        <w:r>
          <w:rPr>
            <w:rFonts w:hint="default" w:ascii="Times New Roman" w:hAnsi="Times New Roman" w:eastAsia="方正仿宋_GBK" w:cs="Times New Roman"/>
            <w:b w:val="0"/>
            <w:bCs w:val="0"/>
            <w:i w:val="0"/>
            <w:iCs w:val="0"/>
            <w:sz w:val="32"/>
            <w:szCs w:val="32"/>
          </w:rPr>
          <w:t>4</w:t>
        </w:r>
      </w:ins>
      <w:del w:id="2000" w:author="xh" w:date="2026-10-26T18:55:29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和1.</w:t>
      </w:r>
      <w:ins w:id="2001" w:author="xh" w:date="2026-10-26T18:55:29Z">
        <w:r>
          <w:rPr>
            <w:rFonts w:hint="default" w:ascii="Times New Roman" w:hAnsi="Times New Roman" w:eastAsia="方正仿宋_GBK" w:cs="Times New Roman"/>
            <w:b w:val="0"/>
            <w:bCs w:val="0"/>
            <w:i w:val="0"/>
            <w:iCs w:val="0"/>
            <w:sz w:val="32"/>
            <w:szCs w:val="32"/>
          </w:rPr>
          <w:t>81</w:t>
        </w:r>
      </w:ins>
      <w:del w:id="2002" w:author="xh" w:date="2026-10-26T18:55:29Z">
        <w:r>
          <w:rPr>
            <w:rFonts w:hint="default" w:ascii="Times New Roman" w:hAnsi="Times New Roman" w:eastAsia="方正仿宋_GBK" w:cs="Times New Roman"/>
            <w:b w:val="0"/>
            <w:bCs w:val="0"/>
            <w:i w:val="0"/>
            <w:iCs w:val="0"/>
            <w:sz w:val="32"/>
            <w:szCs w:val="32"/>
          </w:rPr>
          <w:delText>90</w:delText>
        </w:r>
      </w:del>
      <w:r>
        <w:rPr>
          <w:rFonts w:hint="default" w:ascii="Times New Roman" w:hAnsi="Times New Roman" w:eastAsia="方正仿宋_GBK" w:cs="Times New Roman"/>
          <w:b w:val="0"/>
          <w:bCs w:val="0"/>
          <w:i w:val="0"/>
          <w:iCs w:val="0"/>
          <w:sz w:val="32"/>
          <w:szCs w:val="32"/>
        </w:rPr>
        <w:t>，市区分别为1.</w:t>
      </w:r>
      <w:ins w:id="2003" w:author="xh" w:date="2026-10-26T18:55:29Z">
        <w:r>
          <w:rPr>
            <w:rFonts w:hint="default" w:ascii="Times New Roman" w:hAnsi="Times New Roman" w:eastAsia="方正仿宋_GBK" w:cs="Times New Roman"/>
            <w:b w:val="0"/>
            <w:bCs w:val="0"/>
            <w:i w:val="0"/>
            <w:iCs w:val="0"/>
            <w:sz w:val="32"/>
            <w:szCs w:val="32"/>
          </w:rPr>
          <w:t>85</w:t>
        </w:r>
      </w:ins>
      <w:del w:id="2004" w:author="xh" w:date="2026-10-26T18:55:29Z">
        <w:r>
          <w:rPr>
            <w:rFonts w:hint="default" w:ascii="Times New Roman" w:hAnsi="Times New Roman" w:eastAsia="方正仿宋_GBK" w:cs="Times New Roman"/>
            <w:b w:val="0"/>
            <w:bCs w:val="0"/>
            <w:i w:val="0"/>
            <w:iCs w:val="0"/>
            <w:sz w:val="32"/>
            <w:szCs w:val="32"/>
          </w:rPr>
          <w:delText>62</w:delText>
        </w:r>
      </w:del>
      <w:r>
        <w:rPr>
          <w:rFonts w:hint="default" w:ascii="Times New Roman" w:hAnsi="Times New Roman" w:eastAsia="方正仿宋_GBK" w:cs="Times New Roman"/>
          <w:b w:val="0"/>
          <w:bCs w:val="0"/>
          <w:i w:val="0"/>
          <w:iCs w:val="0"/>
          <w:sz w:val="32"/>
          <w:szCs w:val="32"/>
        </w:rPr>
        <w:t>和1.</w:t>
      </w:r>
      <w:ins w:id="2005" w:author="xh" w:date="2026-10-26T18:55:29Z">
        <w:r>
          <w:rPr>
            <w:rFonts w:hint="default" w:ascii="Times New Roman" w:hAnsi="Times New Roman" w:eastAsia="方正仿宋_GBK" w:cs="Times New Roman"/>
            <w:b w:val="0"/>
            <w:bCs w:val="0"/>
            <w:i w:val="0"/>
            <w:iCs w:val="0"/>
            <w:sz w:val="32"/>
            <w:szCs w:val="32"/>
          </w:rPr>
          <w:t>70</w:t>
        </w:r>
      </w:ins>
      <w:del w:id="2006" w:author="xh" w:date="2026-10-26T18:55:29Z">
        <w:r>
          <w:rPr>
            <w:rFonts w:hint="default" w:ascii="Times New Roman" w:hAnsi="Times New Roman" w:eastAsia="方正仿宋_GBK" w:cs="Times New Roman"/>
            <w:b w:val="0"/>
            <w:bCs w:val="0"/>
            <w:i w:val="0"/>
            <w:iCs w:val="0"/>
            <w:sz w:val="32"/>
            <w:szCs w:val="32"/>
          </w:rPr>
          <w:delText>61</w:delText>
        </w:r>
      </w:del>
      <w:del w:id="2007" w:author="xh" w:date="2026-10-23T16:50:00Z">
        <w:r>
          <w:rPr>
            <w:rFonts w:hint="eastAsia" w:ascii="方正仿宋_GBK" w:hAnsi="方正仿宋_GBK" w:eastAsia="方正仿宋_GBK" w:cs="Times New Roman"/>
            <w:sz w:val="32"/>
            <w:szCs w:val="32"/>
          </w:rPr>
          <w:delText>累计新增条数</w:delText>
        </w:r>
      </w:del>
      <w:r>
        <w:rPr>
          <w:rFonts w:hint="default" w:ascii="Times New Roman" w:hAnsi="Times New Roman" w:eastAsia="方正仿宋_GBK" w:cs="Times New Roman"/>
          <w:b w:val="0"/>
          <w:bCs w:val="0"/>
          <w:i w:val="0"/>
          <w:iCs w:val="0"/>
          <w:sz w:val="32"/>
          <w:szCs w:val="32"/>
          <w:rPrChange w:id="2008" w:author="xh" w:date="2026-10-23T16:50:00Z">
            <w:rPr>
              <w:rFonts w:hint="eastAsia" w:ascii="方正仿宋_GBK" w:hAnsi="方正仿宋_GBK" w:eastAsia="方正仿宋_GBK" w:cs="Times New Roman"/>
              <w:sz w:val="32"/>
              <w:szCs w:val="32"/>
            </w:rPr>
          </w:rPrChange>
        </w:rPr>
        <w:t>。</w:t>
      </w:r>
      <w:ins w:id="2009" w:author="xh" w:date="2026-10-23T16:50:00Z">
        <w:del w:id="2010" w:author="白日梦想家" w:date="2026-10-26T15:25:21Z">
          <w:r>
            <w:rPr>
              <w:rFonts w:hint="default" w:ascii="Times New Roman" w:hAnsi="Times New Roman" w:eastAsia="方正仿宋_GBK" w:cs="Times New Roman"/>
              <w:b w:val="0"/>
              <w:bCs w:val="0"/>
              <w:i w:val="0"/>
              <w:iCs w:val="0"/>
              <w:sz w:val="32"/>
              <w:szCs w:val="32"/>
              <w:rPrChange w:id="2011" w:author="xh" w:date="2026-10-23T16:50:00Z">
                <w:rPr>
                  <w:rFonts w:hint="eastAsia" w:ascii="方正仿宋_GBK" w:hAnsi="方正仿宋_GBK" w:eastAsia="方正仿宋_GBK" w:cs="Times New Roman"/>
                  <w:sz w:val="32"/>
                  <w:szCs w:val="32"/>
                </w:rPr>
              </w:rPrChange>
            </w:rPr>
            <w:delText>指标随</w:delText>
          </w:r>
        </w:del>
      </w:ins>
      <w:del w:id="2012" w:author="白日梦想家" w:date="2026-10-26T15:25:21Z">
        <w:r>
          <w:rPr>
            <w:rFonts w:hint="eastAsia" w:ascii="方正仿宋_GBK" w:hAnsi="方正仿宋_GBK" w:eastAsia="方正仿宋_GBK" w:cs="Times New Roman"/>
            <w:sz w:val="32"/>
            <w:szCs w:val="32"/>
          </w:rPr>
          <w:delText>新购</w:delText>
        </w:r>
      </w:del>
      <w:del w:id="2013" w:author="白日梦想家" w:date="2026-10-26T15:25:21Z">
        <w:r>
          <w:rPr>
            <w:rFonts w:hint="default" w:ascii="Times New Roman" w:hAnsi="Times New Roman" w:eastAsia="方正仿宋_GBK" w:cs="Times New Roman"/>
            <w:b w:val="0"/>
            <w:bCs w:val="0"/>
            <w:i w:val="0"/>
            <w:iCs w:val="0"/>
            <w:sz w:val="32"/>
            <w:szCs w:val="32"/>
            <w:rPrChange w:id="2014" w:author="xh" w:date="2026-10-23T16:50:00Z">
              <w:rPr>
                <w:rFonts w:hint="eastAsia" w:ascii="方正仿宋_GBK" w:hAnsi="方正仿宋_GBK" w:eastAsia="方正仿宋_GBK" w:cs="Times New Roman"/>
                <w:sz w:val="32"/>
                <w:szCs w:val="32"/>
              </w:rPr>
            </w:rPrChange>
          </w:rPr>
          <w:delText>主变</w:delText>
        </w:r>
      </w:del>
      <w:del w:id="2015" w:author="白日梦想家" w:date="2026-10-26T15:25:21Z">
        <w:r>
          <w:rPr>
            <w:rFonts w:hint="eastAsia" w:ascii="方正仿宋_GBK" w:hAnsi="方正仿宋_GBK" w:eastAsia="方正仿宋_GBK" w:cs="Times New Roman"/>
            <w:sz w:val="32"/>
            <w:szCs w:val="32"/>
          </w:rPr>
          <w:delText>容量为更换及扩</w:delText>
        </w:r>
      </w:del>
      <w:del w:id="2016" w:author="白日梦想家" w:date="2026-10-26T15:25:21Z">
        <w:r>
          <w:rPr>
            <w:rFonts w:hint="default" w:ascii="Times New Roman" w:hAnsi="Times New Roman" w:eastAsia="方正仿宋_GBK" w:cs="Times New Roman"/>
            <w:b w:val="0"/>
            <w:bCs w:val="0"/>
            <w:i w:val="0"/>
            <w:iCs w:val="0"/>
            <w:sz w:val="32"/>
            <w:szCs w:val="32"/>
            <w:rPrChange w:id="2017" w:author="xh" w:date="2026-10-23T16:50:00Z">
              <w:rPr>
                <w:rFonts w:hint="eastAsia" w:ascii="方正仿宋_GBK" w:hAnsi="方正仿宋_GBK" w:eastAsia="方正仿宋_GBK" w:cs="Times New Roman"/>
                <w:sz w:val="32"/>
                <w:szCs w:val="32"/>
              </w:rPr>
            </w:rPrChange>
          </w:rPr>
          <w:delText>建</w:delText>
        </w:r>
      </w:del>
      <w:ins w:id="2018" w:author="xh" w:date="2026-10-23T16:50:00Z">
        <w:del w:id="2019" w:author="白日梦想家" w:date="2026-10-26T15:25:21Z">
          <w:r>
            <w:rPr>
              <w:rFonts w:hint="default" w:ascii="Times New Roman" w:hAnsi="Times New Roman" w:eastAsia="方正仿宋_GBK" w:cs="Times New Roman"/>
              <w:b w:val="0"/>
              <w:bCs w:val="0"/>
              <w:i w:val="0"/>
              <w:iCs w:val="0"/>
              <w:sz w:val="32"/>
              <w:szCs w:val="32"/>
              <w:rPrChange w:id="2020" w:author="xh" w:date="2026-10-23T16:50:00Z">
                <w:rPr>
                  <w:rFonts w:hint="eastAsia" w:ascii="方正仿宋_GBK" w:hAnsi="方正仿宋_GBK" w:eastAsia="方正仿宋_GBK" w:cs="Times New Roman"/>
                  <w:sz w:val="32"/>
                  <w:szCs w:val="32"/>
                </w:rPr>
              </w:rPrChange>
            </w:rPr>
            <w:delText>设与负荷变化共同调整，部分年份负荷回落、</w:delText>
          </w:r>
        </w:del>
      </w:ins>
      <w:del w:id="2021" w:author="白日梦想家" w:date="2026-10-26T15:25:21Z">
        <w:r>
          <w:rPr>
            <w:rFonts w:hint="eastAsia" w:ascii="方正仿宋_GBK" w:hAnsi="方正仿宋_GBK" w:eastAsia="方正仿宋_GBK" w:cs="Times New Roman"/>
            <w:sz w:val="32"/>
            <w:szCs w:val="32"/>
          </w:rPr>
          <w:delText>所采购</w:delText>
        </w:r>
      </w:del>
      <w:del w:id="2022" w:author="白日梦想家" w:date="2026-10-26T15:25:21Z">
        <w:r>
          <w:rPr>
            <w:rFonts w:hint="default" w:ascii="Times New Roman" w:hAnsi="Times New Roman" w:eastAsia="方正仿宋_GBK" w:cs="Times New Roman"/>
            <w:b w:val="0"/>
            <w:bCs w:val="0"/>
            <w:i w:val="0"/>
            <w:iCs w:val="0"/>
            <w:sz w:val="32"/>
            <w:szCs w:val="32"/>
            <w:rPrChange w:id="2023" w:author="xh" w:date="2026-10-23T16:50:00Z">
              <w:rPr>
                <w:rFonts w:hint="eastAsia" w:ascii="方正仿宋_GBK" w:hAnsi="方正仿宋_GBK" w:eastAsia="方正仿宋_GBK" w:cs="Times New Roman"/>
                <w:sz w:val="32"/>
                <w:szCs w:val="32"/>
              </w:rPr>
            </w:rPrChange>
          </w:rPr>
          <w:delText>设备</w:delText>
        </w:r>
      </w:del>
      <w:ins w:id="2024" w:author="xh" w:date="2026-10-23T16:50:00Z">
        <w:del w:id="2025" w:author="白日梦想家" w:date="2026-10-26T15:25:21Z">
          <w:r>
            <w:rPr>
              <w:rFonts w:hint="default" w:ascii="Times New Roman" w:hAnsi="Times New Roman" w:eastAsia="方正仿宋_GBK" w:cs="Times New Roman"/>
              <w:b w:val="0"/>
              <w:bCs w:val="0"/>
              <w:i w:val="0"/>
              <w:iCs w:val="0"/>
              <w:sz w:val="32"/>
              <w:szCs w:val="32"/>
              <w:rPrChange w:id="2026" w:author="xh" w:date="2026-10-23T16:50:00Z">
                <w:rPr>
                  <w:rFonts w:hint="eastAsia" w:ascii="方正仿宋_GBK" w:hAnsi="方正仿宋_GBK" w:eastAsia="方正仿宋_GBK" w:cs="Times New Roman"/>
                  <w:sz w:val="32"/>
                  <w:szCs w:val="32"/>
                </w:rPr>
              </w:rPrChange>
            </w:rPr>
            <w:delText>持续</w:delText>
          </w:r>
        </w:del>
      </w:ins>
      <w:del w:id="2027" w:author="白日梦想家" w:date="2026-10-26T15:25:21Z">
        <w:r>
          <w:rPr>
            <w:rFonts w:hint="eastAsia" w:ascii="方正仿宋_GBK" w:hAnsi="方正仿宋_GBK" w:eastAsia="方正仿宋_GBK" w:cs="Times New Roman"/>
            <w:sz w:val="32"/>
            <w:szCs w:val="32"/>
          </w:rPr>
          <w:delText>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w:delText>
        </w:r>
      </w:del>
      <w:del w:id="2028" w:author="白日梦想家" w:date="2026-10-26T15:25:21Z">
        <w:r>
          <w:rPr>
            <w:rFonts w:hint="default" w:ascii="Times New Roman" w:hAnsi="Times New Roman" w:eastAsia="方正仿宋_GBK" w:cs="Times New Roman"/>
            <w:b w:val="0"/>
            <w:bCs w:val="0"/>
            <w:i w:val="0"/>
            <w:iCs w:val="0"/>
            <w:sz w:val="32"/>
            <w:szCs w:val="32"/>
            <w:rPrChange w:id="2029" w:author="xh" w:date="2026-10-23T16:50:00Z">
              <w:rPr>
                <w:rFonts w:hint="eastAsia" w:ascii="方正仿宋_GBK" w:hAnsi="方正仿宋_GBK" w:eastAsia="方正仿宋_GBK" w:cs="Times New Roman"/>
                <w:sz w:val="32"/>
                <w:szCs w:val="32"/>
              </w:rPr>
            </w:rPrChange>
          </w:rPr>
          <w:delText>在役</w:delText>
        </w:r>
      </w:del>
      <w:ins w:id="2030" w:author="xh" w:date="2026-10-23T16:50:00Z">
        <w:del w:id="2031" w:author="白日梦想家" w:date="2026-10-26T15:25:21Z">
          <w:r>
            <w:rPr>
              <w:rFonts w:hint="default" w:ascii="Times New Roman" w:hAnsi="Times New Roman" w:eastAsia="方正仿宋_GBK" w:cs="Times New Roman"/>
              <w:b w:val="0"/>
              <w:bCs w:val="0"/>
              <w:i w:val="0"/>
              <w:iCs w:val="0"/>
              <w:sz w:val="32"/>
              <w:szCs w:val="32"/>
              <w:rPrChange w:id="2032" w:author="xh" w:date="2026-10-23T16:50:00Z">
                <w:rPr>
                  <w:rFonts w:hint="eastAsia" w:ascii="方正仿宋_GBK" w:hAnsi="方正仿宋_GBK" w:eastAsia="方正仿宋_GBK" w:cs="Times New Roman"/>
                  <w:sz w:val="32"/>
                  <w:szCs w:val="32"/>
                </w:rPr>
              </w:rPrChange>
            </w:rPr>
            <w:delText>时，容载比相应升高。各站实际措施还需结合剩余</w:delText>
          </w:r>
        </w:del>
      </w:ins>
      <w:del w:id="2033" w:author="白日梦想家" w:date="2026-10-26T15:25:21Z">
        <w:r>
          <w:rPr>
            <w:rFonts w:hint="eastAsia" w:ascii="方正仿宋_GBK" w:hAnsi="方正仿宋_GBK" w:eastAsia="方正仿宋_GBK" w:cs="Times New Roman"/>
            <w:sz w:val="32"/>
            <w:szCs w:val="32"/>
          </w:rPr>
          <w:delText>规模分别反映建设量和累计</w:delText>
        </w:r>
      </w:del>
      <w:del w:id="2034" w:author="白日梦想家" w:date="2026-10-26T15:25:21Z">
        <w:r>
          <w:rPr>
            <w:rFonts w:hint="default" w:ascii="Times New Roman" w:hAnsi="Times New Roman" w:eastAsia="方正仿宋_GBK" w:cs="Times New Roman"/>
            <w:b w:val="0"/>
            <w:bCs w:val="0"/>
            <w:i w:val="0"/>
            <w:iCs w:val="0"/>
            <w:sz w:val="32"/>
            <w:szCs w:val="32"/>
            <w:rPrChange w:id="2035" w:author="xh" w:date="2026-10-23T16:50:00Z">
              <w:rPr>
                <w:rFonts w:hint="eastAsia" w:ascii="方正仿宋_GBK" w:hAnsi="方正仿宋_GBK" w:eastAsia="方正仿宋_GBK" w:cs="Times New Roman"/>
                <w:sz w:val="32"/>
                <w:szCs w:val="32"/>
              </w:rPr>
            </w:rPrChange>
          </w:rPr>
          <w:delText>供电能力</w:delText>
        </w:r>
      </w:del>
      <w:ins w:id="2036" w:author="xh" w:date="2026-10-23T16:50:00Z">
        <w:del w:id="2037" w:author="白日梦想家" w:date="2026-10-26T15:25:21Z">
          <w:r>
            <w:rPr>
              <w:rFonts w:hint="default" w:ascii="Times New Roman" w:hAnsi="Times New Roman" w:eastAsia="方正仿宋_GBK" w:cs="Times New Roman"/>
              <w:b w:val="0"/>
              <w:bCs w:val="0"/>
              <w:i w:val="0"/>
              <w:iCs w:val="0"/>
              <w:sz w:val="32"/>
              <w:szCs w:val="32"/>
              <w:rPrChange w:id="2038" w:author="xh" w:date="2026-10-23T16:50:00Z">
                <w:rPr>
                  <w:rFonts w:hint="eastAsia" w:ascii="方正仿宋_GBK" w:hAnsi="方正仿宋_GBK" w:eastAsia="方正仿宋_GBK" w:cs="Times New Roman"/>
                  <w:sz w:val="32"/>
                  <w:szCs w:val="32"/>
                </w:rPr>
              </w:rPrChange>
            </w:rPr>
            <w:delText>和网络支援落实</w:delText>
          </w:r>
        </w:del>
      </w:ins>
      <w:del w:id="2039" w:author="白日梦想家" w:date="2026-10-26T15:25:21Z">
        <w:r>
          <w:rPr>
            <w:rFonts w:hint="default" w:ascii="Times New Roman" w:hAnsi="Times New Roman" w:eastAsia="方正仿宋_GBK" w:cs="Times New Roman"/>
            <w:b w:val="0"/>
            <w:bCs w:val="0"/>
            <w:i w:val="0"/>
            <w:iCs w:val="0"/>
            <w:sz w:val="32"/>
            <w:szCs w:val="32"/>
            <w:rPrChange w:id="2040" w:author="xh" w:date="2026-10-23T16:50:00Z">
              <w:rPr>
                <w:rFonts w:hint="eastAsia" w:ascii="方正仿宋_GBK" w:hAnsi="方正仿宋_GBK" w:eastAsia="方正仿宋_GBK" w:cs="Times New Roman"/>
                <w:sz w:val="32"/>
                <w:szCs w:val="32"/>
              </w:rPr>
            </w:rPrChange>
          </w:rPr>
          <w:delText>。</w:delText>
        </w:r>
        <w:commentRangeEnd w:id="2"/>
      </w:del>
      <w:r>
        <w:rPr>
          <w:woUserID w:val="2"/>
        </w:rPr>
        <w:commentReference w:id="2"/>
      </w:r>
    </w:p>
    <w:p w14:paraId="24A51002">
      <w:pPr>
        <w:widowControl/>
        <w:adjustRightInd w:val="0"/>
        <w:snapToGrid w:val="0"/>
        <w:spacing w:line="560" w:lineRule="exact"/>
        <w:ind w:firstLine="640" w:firstLineChars="200"/>
        <w:rPr>
          <w:ins w:id="2041" w:author="xh" w:date="2026-10-26T18:55:29Z"/>
        </w:rPr>
      </w:pPr>
      <w:ins w:id="2042" w:author="xh" w:date="2026-10-26T18:55:29Z">
        <w:r>
          <w:rPr>
            <w:rFonts w:ascii="Times New Roman" w:hAnsi="Times New Roman" w:eastAsia="方正仿宋_GBK" w:cs="Times New Roman"/>
            <w:sz w:val="32"/>
          </w:rPr>
          <w:t>按研究报告采用的2021—2025年年最大净负荷平均增长率分档，邳州约7%，对应导则中等增长阶段的1.7～1.9；市区约1%，对应饱和期的1.5～1.7。2022—2025年两地弹性容载比均高于相应建议上限，原有容量、后续补强及负荷波动共同形成这些取值。以市区2025年为例，按1.70折算容量为2598.99 MVA，2021年实际容量已高出514.51 MVA，后续再增加37.00 MVA。具体取值应结合存量设备、站级供电安全和中压转供条件判断。</w:t>
        </w:r>
      </w:ins>
    </w:p>
    <w:p w14:paraId="5AF0D51A">
      <w:pPr>
        <w:keepNext/>
        <w:ind w:left="0" w:leftChars="0" w:right="0" w:rightChars="0" w:firstLine="0" w:firstLineChars="0"/>
        <w:jc w:val="center"/>
      </w:pPr>
      <w:ins w:id="2043" w:author="xh" w:date="2026-10-23T16:50:00Z">
        <w:del w:id="2044" w:author="xh" w:date="2026-10-26T18:56:15Z">
          <w:r>
            <w:rPr/>
            <w:drawing>
              <wp:inline distT="0" distB="0" distL="114300" distR="114300">
                <wp:extent cx="5166360" cy="4796790"/>
                <wp:effectExtent l="0" t="0" r="0" b="0"/>
                <wp:docPr id="11210"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 name="annual_clr"/>
                        <pic:cNvPicPr>
                          <a:picLocks noChangeAspect="1"/>
                        </pic:cNvPicPr>
                      </pic:nvPicPr>
                      <pic:blipFill>
                        <a:blip r:embed="rId7"/>
                        <a:stretch>
                          <a:fillRect/>
                        </a:stretch>
                      </pic:blipFill>
                      <pic:spPr>
                        <a:xfrm>
                          <a:off x="0" y="0"/>
                          <a:ext cx="5166360" cy="4797334"/>
                        </a:xfrm>
                        <a:prstGeom prst="rect">
                          <a:avLst/>
                        </a:prstGeom>
                      </pic:spPr>
                    </pic:pic>
                  </a:graphicData>
                </a:graphic>
              </wp:inline>
            </w:drawing>
          </w:r>
        </w:del>
      </w:ins>
      <w:ins w:id="2047" w:author="xh" w:date="2026-10-26T18:56:15Z">
        <w:r>
          <w:rPr/>
          <w:drawing>
            <wp:inline distT="0" distB="0" distL="114300" distR="114300">
              <wp:extent cx="5166360" cy="4796790"/>
              <wp:effectExtent l="0" t="0" r="0" b="0"/>
              <wp:docPr id="15329"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 name="annual_clr"/>
                      <pic:cNvPicPr>
                        <a:picLocks noChangeAspect="1"/>
                      </pic:cNvPicPr>
                    </pic:nvPicPr>
                    <pic:blipFill>
                      <a:blip r:embed="rId8"/>
                      <a:stretch>
                        <a:fillRect/>
                      </a:stretch>
                    </pic:blipFill>
                    <pic:spPr>
                      <a:xfrm>
                        <a:off x="0" y="0"/>
                        <a:ext cx="5166360" cy="4797334"/>
                      </a:xfrm>
                      <a:prstGeom prst="rect">
                        <a:avLst/>
                      </a:prstGeom>
                    </pic:spPr>
                  </pic:pic>
                </a:graphicData>
              </a:graphic>
            </wp:inline>
          </w:drawing>
        </w:r>
      </w:ins>
    </w:p>
    <w:p w14:paraId="235ABB98">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2049" w:author="xh" w:date="2026-10-27T08:10:00Z">
          <w:pPr>
            <w:keepNext/>
            <w:widowControl/>
            <w:adjustRightInd w:val="0"/>
            <w:snapToGrid w:val="0"/>
            <w:ind w:left="0" w:leftChars="0" w:right="0" w:rightChars="0" w:firstLine="0" w:firstLineChars="0"/>
            <w:jc w:val="center"/>
            <w:outlineLvl w:val="9"/>
          </w:pPr>
        </w:pPrChange>
      </w:pPr>
      <w:ins w:id="2050" w:author="xh" w:date="2026-10-23T16:50:00Z">
        <w:r>
          <w:rPr>
            <w:rFonts w:ascii="Times New Roman" w:hAnsi="Times New Roman" w:eastAsia="方正仿宋_GBK"/>
            <w:sz w:val="24"/>
          </w:rPr>
          <w:t>图2 两地区刚性与弹性方案逐年容载比</w:t>
        </w:r>
      </w:ins>
    </w:p>
    <w:p w14:paraId="3AA5CD63">
      <w:pPr>
        <w:keepNext/>
        <w:widowControl/>
        <w:adjustRightInd w:val="0"/>
        <w:snapToGrid w:val="0"/>
        <w:spacing w:line="240" w:lineRule="auto"/>
        <w:ind w:firstLine="0" w:firstLineChars="0"/>
        <w:jc w:val="center"/>
        <w:outlineLvl w:val="9"/>
        <w:rPr>
          <w:del w:id="2052" w:author="白日梦想家" w:date="2026-10-26T15:11:03Z"/>
          <w:rFonts w:hint="eastAsia" w:ascii="方正楷体_GBK" w:hAnsi="方正楷体_GBK" w:eastAsia="方正楷体_GBK" w:cs="方正楷体_GBK"/>
          <w:b/>
          <w:bCs/>
          <w:sz w:val="32"/>
          <w:szCs w:val="32"/>
          <w:highlight w:val="none"/>
        </w:rPr>
        <w:pPrChange w:id="2051" w:author="白日梦想家" w:date="2026-10-26T15:11:11Z">
          <w:pPr>
            <w:keepNext/>
            <w:widowControl/>
            <w:adjustRightInd w:val="0"/>
            <w:snapToGrid w:val="0"/>
            <w:spacing w:line="560" w:lineRule="exact"/>
            <w:ind w:firstLine="641" w:firstLineChars="200"/>
            <w:outlineLvl w:val="1"/>
          </w:pPr>
        </w:pPrChange>
      </w:pPr>
      <w:del w:id="2053" w:author="白日梦想家" w:date="2026-10-26T15:11:03Z">
        <w:r>
          <w:rPr>
            <w:rFonts w:hint="default" w:ascii="Times New Roman" w:hAnsi="Times New Roman" w:eastAsia="方正楷体_GBK" w:cs="Times New Roman"/>
            <w:b/>
            <w:bCs/>
            <w:i w:val="0"/>
            <w:iCs w:val="0"/>
            <w:sz w:val="32"/>
            <w:szCs w:val="32"/>
            <w:rPrChange w:id="2054" w:author="xh" w:date="2026-10-26T09:05:00Z">
              <w:rPr>
                <w:rFonts w:hint="eastAsia" w:ascii="方正楷体_GBK" w:hAnsi="方正楷体_GBK" w:eastAsia="方正楷体_GBK" w:cs="方正楷体_GBK"/>
                <w:b/>
                <w:bCs/>
                <w:sz w:val="32"/>
                <w:szCs w:val="32"/>
              </w:rPr>
            </w:rPrChange>
          </w:rPr>
          <w:delText>（</w:delText>
        </w:r>
      </w:del>
      <w:ins w:id="2055" w:author="xh" w:date="2026-10-26T09:05:00Z">
        <w:del w:id="2056" w:author="白日梦想家" w:date="2026-10-26T15:11:03Z">
          <w:r>
            <w:rPr>
              <w:rFonts w:hint="default" w:ascii="Times New Roman" w:hAnsi="Times New Roman" w:eastAsia="方正楷体_GBK" w:cs="Times New Roman"/>
              <w:b/>
              <w:bCs/>
              <w:i w:val="0"/>
              <w:iCs w:val="0"/>
              <w:sz w:val="32"/>
              <w:szCs w:val="32"/>
              <w:rPrChange w:id="2057" w:author="xh" w:date="2026-10-26T09:05:00Z">
                <w:rPr>
                  <w:rFonts w:hint="eastAsia" w:ascii="方正楷体_GBK" w:hAnsi="方正楷体_GBK" w:eastAsia="方正楷体_GBK" w:cs="方正楷体_GBK"/>
                  <w:b/>
                  <w:bCs/>
                  <w:sz w:val="32"/>
                  <w:szCs w:val="32"/>
                </w:rPr>
              </w:rPrChange>
            </w:rPr>
            <w:delText>三</w:delText>
          </w:r>
        </w:del>
      </w:ins>
      <w:del w:id="2058" w:author="白日梦想家" w:date="2026-10-26T15:11:03Z">
        <w:r>
          <w:rPr>
            <w:rFonts w:hint="eastAsia" w:ascii="方正楷体_GBK" w:hAnsi="方正楷体_GBK" w:eastAsia="方正楷体_GBK" w:cs="方正楷体_GBK"/>
            <w:b/>
            <w:bCs/>
            <w:sz w:val="32"/>
            <w:szCs w:val="32"/>
          </w:rPr>
          <w:delText>四</w:delText>
        </w:r>
      </w:del>
      <w:del w:id="2059" w:author="白日梦想家" w:date="2026-10-26T15:11:03Z">
        <w:r>
          <w:rPr>
            <w:rFonts w:hint="default" w:ascii="Times New Roman" w:hAnsi="Times New Roman" w:eastAsia="方正楷体_GBK" w:cs="Times New Roman"/>
            <w:b/>
            <w:bCs/>
            <w:i w:val="0"/>
            <w:iCs w:val="0"/>
            <w:sz w:val="32"/>
            <w:szCs w:val="32"/>
            <w:rPrChange w:id="2060" w:author="xh" w:date="2026-10-26T09:05:00Z">
              <w:rPr>
                <w:rFonts w:hint="eastAsia" w:ascii="方正楷体_GBK" w:hAnsi="方正楷体_GBK" w:eastAsia="方正楷体_GBK" w:cs="方正楷体_GBK"/>
                <w:b/>
                <w:bCs/>
                <w:sz w:val="32"/>
                <w:szCs w:val="32"/>
              </w:rPr>
            </w:rPrChange>
          </w:rPr>
          <w:delText>）</w:delText>
        </w:r>
      </w:del>
      <w:ins w:id="2061" w:author="xh" w:date="2026-10-26T09:05:00Z">
        <w:del w:id="2062" w:author="白日梦想家" w:date="2026-10-26T15:11:03Z">
          <w:r>
            <w:rPr>
              <w:rFonts w:hint="default" w:ascii="Times New Roman" w:hAnsi="Times New Roman" w:eastAsia="方正楷体_GBK" w:cs="Times New Roman"/>
              <w:b/>
              <w:bCs/>
              <w:i w:val="0"/>
              <w:iCs w:val="0"/>
              <w:sz w:val="32"/>
              <w:szCs w:val="32"/>
              <w:rPrChange w:id="2063" w:author="xh" w:date="2026-10-26T09:05:00Z">
                <w:rPr>
                  <w:rFonts w:hint="eastAsia" w:ascii="方正楷体_GBK" w:hAnsi="方正楷体_GBK" w:eastAsia="方正楷体_GBK" w:cs="方正楷体_GBK"/>
                  <w:b/>
                  <w:bCs/>
                  <w:sz w:val="32"/>
                  <w:szCs w:val="32"/>
                </w:rPr>
              </w:rPrChange>
            </w:rPr>
            <w:delText>归纳</w:delText>
          </w:r>
        </w:del>
      </w:ins>
      <w:del w:id="2064" w:author="白日梦想家" w:date="2026-10-26T15:11:03Z">
        <w:r>
          <w:rPr>
            <w:rFonts w:hint="eastAsia" w:ascii="方正楷体_GBK" w:hAnsi="方正楷体_GBK" w:eastAsia="方正楷体_GBK" w:cs="方正楷体_GBK"/>
            <w:b/>
            <w:bCs/>
            <w:sz w:val="32"/>
            <w:szCs w:val="32"/>
          </w:rPr>
          <w:delText>两层相关分析确定</w:delText>
        </w:r>
      </w:del>
      <w:del w:id="2065" w:author="白日梦想家" w:date="2026-10-26T15:11:03Z">
        <w:r>
          <w:rPr>
            <w:rFonts w:hint="default" w:ascii="Times New Roman" w:hAnsi="Times New Roman" w:eastAsia="方正楷体_GBK" w:cs="Times New Roman"/>
            <w:b/>
            <w:bCs/>
            <w:i w:val="0"/>
            <w:iCs w:val="0"/>
            <w:sz w:val="32"/>
            <w:szCs w:val="32"/>
            <w:rPrChange w:id="2066" w:author="xh" w:date="2026-10-26T09:05:00Z">
              <w:rPr>
                <w:rFonts w:hint="eastAsia" w:ascii="方正楷体_GBK" w:hAnsi="方正楷体_GBK" w:eastAsia="方正楷体_GBK" w:cs="方正楷体_GBK"/>
                <w:b/>
                <w:bCs/>
                <w:sz w:val="32"/>
                <w:szCs w:val="32"/>
              </w:rPr>
            </w:rPrChange>
          </w:rPr>
          <w:delText>五项</w:delText>
        </w:r>
      </w:del>
      <w:ins w:id="2067" w:author="xh" w:date="2026-10-26T09:05:00Z">
        <w:del w:id="2068" w:author="白日梦想家" w:date="2026-10-26T15:11:03Z">
          <w:r>
            <w:rPr>
              <w:rFonts w:hint="default" w:ascii="Times New Roman" w:hAnsi="Times New Roman" w:eastAsia="方正楷体_GBK" w:cs="Times New Roman"/>
              <w:b/>
              <w:bCs/>
              <w:i w:val="0"/>
              <w:iCs w:val="0"/>
              <w:sz w:val="32"/>
              <w:szCs w:val="32"/>
              <w:rPrChange w:id="2069" w:author="xh" w:date="2026-10-26T09:05:00Z">
                <w:rPr>
                  <w:rFonts w:hint="eastAsia" w:ascii="方正楷体_GBK" w:hAnsi="方正楷体_GBK" w:eastAsia="方正楷体_GBK" w:cs="方正楷体_GBK"/>
                  <w:b/>
                  <w:bCs/>
                  <w:sz w:val="32"/>
                  <w:szCs w:val="32"/>
                </w:rPr>
              </w:rPrChange>
            </w:rPr>
            <w:delText>关键</w:delText>
          </w:r>
        </w:del>
      </w:ins>
      <w:del w:id="2070" w:author="白日梦想家" w:date="2026-10-26T15:11:03Z">
        <w:r>
          <w:rPr>
            <w:rFonts w:hint="eastAsia" w:ascii="方正楷体_GBK" w:hAnsi="方正楷体_GBK" w:eastAsia="方正楷体_GBK" w:cs="方正楷体_GBK"/>
            <w:b/>
            <w:bCs/>
            <w:sz w:val="32"/>
            <w:szCs w:val="32"/>
          </w:rPr>
          <w:delText>推广</w:delText>
        </w:r>
      </w:del>
      <w:del w:id="2071" w:author="白日梦想家" w:date="2026-10-26T15:11:03Z">
        <w:r>
          <w:rPr>
            <w:rFonts w:hint="default" w:ascii="Times New Roman" w:hAnsi="Times New Roman" w:eastAsia="方正楷体_GBK" w:cs="Times New Roman"/>
            <w:b/>
            <w:bCs/>
            <w:i w:val="0"/>
            <w:iCs w:val="0"/>
            <w:sz w:val="32"/>
            <w:szCs w:val="32"/>
            <w:rPrChange w:id="2072" w:author="xh" w:date="2026-10-26T09:05:00Z">
              <w:rPr>
                <w:rFonts w:hint="eastAsia" w:ascii="方正楷体_GBK" w:hAnsi="方正楷体_GBK" w:eastAsia="方正楷体_GBK" w:cs="方正楷体_GBK"/>
                <w:b/>
                <w:bCs/>
                <w:sz w:val="32"/>
                <w:szCs w:val="32"/>
              </w:rPr>
            </w:rPrChange>
          </w:rPr>
          <w:delText>参数</w:delText>
        </w:r>
      </w:del>
      <w:ins w:id="2073" w:author="xh" w:date="2026-10-26T09:05:00Z">
        <w:del w:id="2074" w:author="白日梦想家" w:date="2026-10-26T15:11:03Z">
          <w:r>
            <w:rPr>
              <w:rFonts w:hint="default" w:ascii="Times New Roman" w:hAnsi="Times New Roman" w:eastAsia="方正楷体_GBK" w:cs="Times New Roman"/>
              <w:b/>
              <w:bCs/>
              <w:i w:val="0"/>
              <w:iCs w:val="0"/>
              <w:sz w:val="32"/>
              <w:szCs w:val="32"/>
              <w:rPrChange w:id="2075" w:author="xh" w:date="2026-10-26T09:05:00Z">
                <w:rPr>
                  <w:rFonts w:hint="eastAsia" w:ascii="方正楷体_GBK" w:hAnsi="方正楷体_GBK" w:eastAsia="方正楷体_GBK" w:cs="方正楷体_GBK"/>
                  <w:b/>
                  <w:bCs/>
                  <w:sz w:val="32"/>
                  <w:szCs w:val="32"/>
                </w:rPr>
              </w:rPrChange>
            </w:rPr>
            <w:delText>并形成多参数推荐矩阵</w:delText>
          </w:r>
        </w:del>
      </w:ins>
    </w:p>
    <w:p w14:paraId="1BBBD5F2">
      <w:pPr>
        <w:keepNext/>
        <w:widowControl/>
        <w:adjustRightInd w:val="0"/>
        <w:snapToGrid w:val="0"/>
        <w:spacing w:line="240" w:lineRule="auto"/>
        <w:ind w:firstLine="0" w:firstLineChars="0"/>
        <w:jc w:val="center"/>
        <w:outlineLvl w:val="9"/>
        <w:rPr>
          <w:del w:id="2077" w:author="白日梦想家" w:date="2026-10-26T15:11:03Z"/>
          <w:rFonts w:hint="eastAsia" w:ascii="方正仿宋_GBK" w:hAnsi="方正仿宋_GBK" w:eastAsia="方正仿宋_GBK" w:cs="Times New Roman"/>
          <w:sz w:val="32"/>
          <w:szCs w:val="32"/>
          <w:highlight w:val="none"/>
          <w14:ligatures w14:val="standardContextual"/>
        </w:rPr>
        <w:pPrChange w:id="2076" w:author="白日梦想家" w:date="2026-10-26T15:11:11Z">
          <w:pPr>
            <w:widowControl/>
            <w:adjustRightInd w:val="0"/>
            <w:snapToGrid w:val="0"/>
            <w:spacing w:line="560" w:lineRule="exact"/>
            <w:ind w:firstLine="640" w:firstLineChars="200"/>
          </w:pPr>
        </w:pPrChange>
      </w:pPr>
      <w:ins w:id="2078" w:author="xh" w:date="2026-10-26T09:06:37Z">
        <w:del w:id="2079" w:author="白日梦想家" w:date="2026-10-26T15:11:03Z">
          <w:r>
            <w:rPr>
              <w:rFonts w:hint="default" w:ascii="Times New Roman" w:hAnsi="Times New Roman" w:eastAsia="方正仿宋_GBK" w:cs="Times New Roman"/>
              <w:b w:val="0"/>
              <w:bCs w:val="0"/>
              <w:i w:val="0"/>
              <w:iCs w:val="0"/>
              <w:sz w:val="32"/>
              <w:szCs w:val="32"/>
              <w:rPrChange w:id="2080" w:author="xh" w:date="2026-10-26T09:06:37Z">
                <w:rPr>
                  <w:rFonts w:hint="eastAsia" w:ascii="方正仿宋_GBK" w:hAnsi="方正仿宋_GBK" w:eastAsia="方正仿宋_GBK" w:cs="Times New Roman"/>
                  <w:sz w:val="32"/>
                  <w:szCs w:val="32"/>
                </w:rPr>
              </w:rPrChange>
            </w:rPr>
            <w:delText>研究通过</w:delText>
          </w:r>
        </w:del>
      </w:ins>
      <w:del w:id="2081" w:author="白日梦想家" w:date="2026-10-26T15:11:03Z">
        <w:r>
          <w:rPr>
            <w:rFonts w:hint="eastAsia" w:ascii="方正仿宋_GBK" w:hAnsi="方正仿宋_GBK" w:eastAsia="方正仿宋_GBK" w:cs="Times New Roman"/>
            <w:sz w:val="32"/>
            <w:szCs w:val="32"/>
          </w:rPr>
          <w:delText>指标筛选围绕源荷规模、运行压力和网络支援展开，并纳入时间及相对投资条件。</w:delText>
        </w:r>
      </w:del>
      <w:del w:id="2082" w:author="白日梦想家" w:date="2026-10-26T15:11:03Z">
        <w:r>
          <w:rPr>
            <w:rFonts w:hint="default" w:ascii="Times New Roman" w:hAnsi="Times New Roman" w:eastAsia="方正仿宋_GBK" w:cs="Times New Roman"/>
            <w:b w:val="0"/>
            <w:bCs w:val="0"/>
            <w:i w:val="0"/>
            <w:iCs w:val="0"/>
            <w:sz w:val="32"/>
            <w:szCs w:val="32"/>
            <w:rPrChange w:id="2083" w:author="xh" w:date="2026-10-26T09:06:37Z">
              <w:rPr>
                <w:rFonts w:hint="eastAsia" w:ascii="方正仿宋_GBK" w:hAnsi="方正仿宋_GBK" w:eastAsia="方正仿宋_GBK" w:cs="Times New Roman"/>
                <w:sz w:val="32"/>
                <w:szCs w:val="32"/>
              </w:rPr>
            </w:rPrChange>
          </w:rPr>
          <w:delText>十三项候选</w:delText>
        </w:r>
      </w:del>
      <w:ins w:id="2084" w:author="xh" w:date="2026-10-26T09:06:37Z">
        <w:del w:id="2085" w:author="白日梦想家" w:date="2026-10-26T15:11:03Z">
          <w:r>
            <w:rPr>
              <w:rFonts w:hint="default" w:ascii="Times New Roman" w:hAnsi="Times New Roman" w:eastAsia="方正仿宋_GBK" w:cs="Times New Roman"/>
              <w:b w:val="0"/>
              <w:bCs w:val="0"/>
              <w:i w:val="0"/>
              <w:iCs w:val="0"/>
              <w:sz w:val="32"/>
              <w:szCs w:val="32"/>
              <w:rPrChange w:id="2086" w:author="xh" w:date="2026-10-26T09:06:37Z">
                <w:rPr>
                  <w:rFonts w:hint="eastAsia" w:ascii="方正仿宋_GBK" w:hAnsi="方正仿宋_GBK" w:eastAsia="方正仿宋_GBK" w:cs="Times New Roman"/>
                  <w:sz w:val="32"/>
                  <w:szCs w:val="32"/>
                </w:rPr>
              </w:rPrChange>
            </w:rPr>
            <w:delText>指标的相关筛选与归并，确定</w:delText>
          </w:r>
        </w:del>
      </w:ins>
      <w:del w:id="2087" w:author="白日梦想家" w:date="2026-10-26T15:11:03Z">
        <w:r>
          <w:rPr>
            <w:rFonts w:hint="eastAsia" w:ascii="方正仿宋_GBK" w:hAnsi="方正仿宋_GBK" w:eastAsia="方正仿宋_GBK" w:cs="Times New Roman"/>
            <w:sz w:val="32"/>
            <w:szCs w:val="32"/>
          </w:rPr>
          <w:delText>包括</w:delText>
        </w:r>
      </w:del>
      <w:del w:id="2088" w:author="白日梦想家" w:date="2026-10-26T15:11:03Z">
        <w:r>
          <w:rPr>
            <w:rFonts w:hint="default" w:ascii="Times New Roman" w:hAnsi="Times New Roman" w:eastAsia="方正仿宋_GBK" w:cs="Times New Roman"/>
            <w:b w:val="0"/>
            <w:bCs w:val="0"/>
            <w:i w:val="0"/>
            <w:iCs w:val="0"/>
            <w:sz w:val="32"/>
            <w:szCs w:val="32"/>
            <w:rPrChange w:id="2089" w:author="xh" w:date="2026-10-26T09:06:37Z">
              <w:rPr>
                <w:rFonts w:hint="eastAsia" w:ascii="方正仿宋_GBK" w:hAnsi="方正仿宋_GBK" w:eastAsia="方正仿宋_GBK" w:cs="Times New Roman"/>
                <w:sz w:val="32"/>
                <w:szCs w:val="32"/>
              </w:rPr>
            </w:rPrChange>
          </w:rPr>
          <w:delText>装机渗透率</w:delText>
        </w:r>
      </w:del>
      <w:ins w:id="2090" w:author="xh" w:date="2026-10-26T09:06:37Z">
        <w:del w:id="2091" w:author="白日梦想家" w:date="2026-10-26T15:11:03Z">
          <w:r>
            <w:rPr>
              <w:rFonts w:hint="default" w:ascii="Times New Roman" w:hAnsi="Times New Roman" w:eastAsia="方正仿宋_GBK" w:cs="Times New Roman"/>
              <w:b w:val="0"/>
              <w:bCs w:val="0"/>
              <w:i w:val="0"/>
              <w:iCs w:val="0"/>
              <w:sz w:val="32"/>
              <w:szCs w:val="32"/>
              <w:rPrChange w:id="2092" w:author="xh" w:date="2026-10-26T09:06:37Z">
                <w:rPr>
                  <w:rFonts w:hint="eastAsia" w:ascii="方正仿宋_GBK" w:hAnsi="方正仿宋_GBK" w:eastAsia="方正仿宋_GBK" w:cs="Times New Roman"/>
                  <w:sz w:val="32"/>
                  <w:szCs w:val="32"/>
                </w:rPr>
              </w:rPrChange>
            </w:rPr>
            <w:delText>、</w:delText>
          </w:r>
        </w:del>
      </w:ins>
      <w:del w:id="2093" w:author="白日梦想家" w:date="2026-10-26T15:11:03Z">
        <w:r>
          <w:rPr>
            <w:rFonts w:hint="eastAsia" w:ascii="方正仿宋_GBK" w:hAnsi="方正仿宋_GBK" w:eastAsia="方正仿宋_GBK" w:cs="Times New Roman"/>
            <w:sz w:val="32"/>
            <w:szCs w:val="32"/>
          </w:rPr>
          <w:delText>和电量渗透率，站级负载率最大值及最大正反向净负荷，</w:delText>
        </w:r>
      </w:del>
      <w:del w:id="2094" w:author="白日梦想家" w:date="2026-10-26T15:11:03Z">
        <w:r>
          <w:rPr>
            <w:rFonts w:hint="default" w:ascii="Times New Roman" w:hAnsi="Times New Roman" w:eastAsia="方正仿宋_GBK" w:cs="Times New Roman"/>
            <w:b w:val="0"/>
            <w:bCs w:val="0"/>
            <w:i w:val="0"/>
            <w:iCs w:val="0"/>
            <w:sz w:val="32"/>
            <w:szCs w:val="32"/>
            <w:rPrChange w:id="2095" w:author="xh" w:date="2026-10-26T09:06:37Z">
              <w:rPr>
                <w:rFonts w:hint="eastAsia" w:ascii="方正仿宋_GBK" w:hAnsi="方正仿宋_GBK" w:eastAsia="方正仿宋_GBK" w:cs="Times New Roman"/>
                <w:sz w:val="32"/>
                <w:szCs w:val="32"/>
              </w:rPr>
            </w:rPrChange>
          </w:rPr>
          <w:delText>年最大净负荷平均增长率</w:delText>
        </w:r>
      </w:del>
      <w:ins w:id="2096" w:author="xh" w:date="2026-10-26T09:06:37Z">
        <w:del w:id="2097" w:author="白日梦想家" w:date="2026-10-26T15:11:03Z">
          <w:r>
            <w:rPr>
              <w:rFonts w:hint="default" w:ascii="Times New Roman" w:hAnsi="Times New Roman" w:eastAsia="方正仿宋_GBK" w:cs="Times New Roman"/>
              <w:b w:val="0"/>
              <w:bCs w:val="0"/>
              <w:i w:val="0"/>
              <w:iCs w:val="0"/>
              <w:sz w:val="32"/>
              <w:szCs w:val="32"/>
              <w:rPrChange w:id="2098" w:author="xh" w:date="2026-10-26T09:06:37Z">
                <w:rPr>
                  <w:rFonts w:hint="eastAsia" w:ascii="方正仿宋_GBK" w:hAnsi="方正仿宋_GBK" w:eastAsia="方正仿宋_GBK" w:cs="Times New Roman"/>
                  <w:sz w:val="32"/>
                  <w:szCs w:val="32"/>
                </w:rPr>
              </w:rPrChange>
            </w:rPr>
            <w:delText>、电缆长度占比、初始转供率</w:delText>
          </w:r>
        </w:del>
      </w:ins>
      <w:del w:id="2099" w:author="白日梦想家" w:date="2026-10-26T15:11:03Z">
        <w:r>
          <w:rPr>
            <w:rFonts w:hint="default" w:ascii="Times New Roman" w:hAnsi="Times New Roman" w:eastAsia="方正仿宋_GBK" w:cs="Times New Roman"/>
            <w:b w:val="0"/>
            <w:bCs w:val="0"/>
            <w:i w:val="0"/>
            <w:iCs w:val="0"/>
            <w:sz w:val="32"/>
            <w:szCs w:val="32"/>
            <w:rPrChange w:id="2100" w:author="xh" w:date="2026-10-26T09:06:37Z">
              <w:rPr>
                <w:rFonts w:hint="eastAsia" w:ascii="方正仿宋_GBK" w:hAnsi="方正仿宋_GBK" w:eastAsia="方正仿宋_GBK" w:cs="Times New Roman"/>
                <w:sz w:val="32"/>
                <w:szCs w:val="32"/>
              </w:rPr>
            </w:rPrChange>
          </w:rPr>
          <w:delText>和负荷分散系数</w:delText>
        </w:r>
      </w:del>
      <w:ins w:id="2101" w:author="xh" w:date="2026-10-26T09:06:37Z">
        <w:del w:id="2102" w:author="白日梦想家" w:date="2026-10-26T15:11:03Z">
          <w:r>
            <w:rPr>
              <w:rFonts w:hint="default" w:ascii="Times New Roman" w:hAnsi="Times New Roman" w:eastAsia="方正仿宋_GBK" w:cs="Times New Roman"/>
              <w:b w:val="0"/>
              <w:bCs w:val="0"/>
              <w:i w:val="0"/>
              <w:iCs w:val="0"/>
              <w:sz w:val="32"/>
              <w:szCs w:val="32"/>
              <w:rPrChange w:id="2103" w:author="xh" w:date="2026-10-26T09:06:37Z">
                <w:rPr>
                  <w:rFonts w:hint="eastAsia" w:ascii="方正仿宋_GBK" w:hAnsi="方正仿宋_GBK" w:eastAsia="方正仿宋_GBK" w:cs="Times New Roman"/>
                  <w:sz w:val="32"/>
                  <w:szCs w:val="32"/>
                </w:rPr>
              </w:rPrChange>
            </w:rPr>
            <w:delText>五项关键参数</w:delText>
          </w:r>
        </w:del>
      </w:ins>
      <w:del w:id="2104" w:author="白日梦想家" w:date="2026-10-26T15:11:03Z">
        <w:r>
          <w:rPr>
            <w:rFonts w:hint="default" w:ascii="Times New Roman" w:hAnsi="Times New Roman" w:eastAsia="方正仿宋_GBK" w:cs="Times New Roman"/>
            <w:b w:val="0"/>
            <w:bCs w:val="0"/>
            <w:i w:val="0"/>
            <w:iCs w:val="0"/>
            <w:sz w:val="32"/>
            <w:szCs w:val="32"/>
            <w:rPrChange w:id="2105" w:author="xh" w:date="2026-10-26T09:06:37Z">
              <w:rPr>
                <w:rFonts w:hint="eastAsia" w:ascii="方正仿宋_GBK" w:hAnsi="方正仿宋_GBK" w:eastAsia="方正仿宋_GBK" w:cs="Times New Roman"/>
                <w:sz w:val="32"/>
                <w:szCs w:val="32"/>
              </w:rPr>
            </w:rPrChange>
          </w:rPr>
          <w:delText>，</w:delText>
        </w:r>
      </w:del>
      <w:ins w:id="2106" w:author="xh" w:date="2026-10-26T09:06:37Z">
        <w:del w:id="2107" w:author="白日梦想家" w:date="2026-10-26T15:11:03Z">
          <w:r>
            <w:rPr>
              <w:rFonts w:hint="default" w:ascii="Times New Roman" w:hAnsi="Times New Roman" w:eastAsia="方正仿宋_GBK" w:cs="Times New Roman"/>
              <w:b w:val="0"/>
              <w:bCs w:val="0"/>
              <w:i w:val="0"/>
              <w:iCs w:val="0"/>
              <w:sz w:val="32"/>
              <w:szCs w:val="32"/>
              <w:rPrChange w:id="2108" w:author="xh" w:date="2026-10-26T09:06:37Z">
                <w:rPr>
                  <w:rFonts w:hint="eastAsia" w:ascii="方正仿宋_GBK" w:hAnsi="方正仿宋_GBK" w:eastAsia="方正仿宋_GBK" w:cs="Times New Roman"/>
                  <w:sz w:val="32"/>
                  <w:szCs w:val="32"/>
                </w:rPr>
              </w:rPrChange>
            </w:rPr>
            <w:delText>形成六张推荐矩阵</w:delText>
          </w:r>
        </w:del>
      </w:ins>
      <w:del w:id="2109" w:author="白日梦想家" w:date="2026-10-26T15:11:03Z">
        <w:r>
          <w:rPr>
            <w:rFonts w:hint="eastAsia" w:ascii="方正仿宋_GBK" w:hAnsi="方正仿宋_GBK" w:eastAsia="方正仿宋_GBK" w:cs="Times New Roman"/>
            <w:sz w:val="32"/>
            <w:szCs w:val="32"/>
          </w:rPr>
          <w:delText>初始转供率及电缆长度占比，95%峰值持续时间和储能支撑持续时间，以及主变与线路</w:delText>
        </w:r>
      </w:del>
      <w:del w:id="2110" w:author="白日梦想家" w:date="2026-10-26T15:11:03Z">
        <w:r>
          <w:rPr>
            <w:rFonts w:hint="default" w:ascii="Times New Roman" w:hAnsi="Times New Roman" w:eastAsia="方正仿宋_GBK" w:cs="Times New Roman"/>
            <w:b w:val="0"/>
            <w:bCs w:val="0"/>
            <w:i w:val="0"/>
            <w:iCs w:val="0"/>
            <w:sz w:val="32"/>
            <w:szCs w:val="32"/>
            <w:rPrChange w:id="2111" w:author="xh" w:date="2026-10-26T09:06:37Z">
              <w:rPr>
                <w:rFonts w:hint="eastAsia" w:ascii="方正仿宋_GBK" w:hAnsi="方正仿宋_GBK" w:eastAsia="方正仿宋_GBK" w:cs="Times New Roman"/>
                <w:sz w:val="32"/>
                <w:szCs w:val="32"/>
              </w:rPr>
            </w:rPrChange>
          </w:rPr>
          <w:delText>、</w:delText>
        </w:r>
      </w:del>
      <w:ins w:id="2112" w:author="xh" w:date="2026-10-26T09:06:37Z">
        <w:del w:id="2113" w:author="白日梦想家" w:date="2026-10-26T15:11:03Z">
          <w:r>
            <w:rPr>
              <w:rFonts w:hint="default" w:ascii="Times New Roman" w:hAnsi="Times New Roman" w:eastAsia="方正仿宋_GBK" w:cs="Times New Roman"/>
              <w:b w:val="0"/>
              <w:bCs w:val="0"/>
              <w:i w:val="0"/>
              <w:iCs w:val="0"/>
              <w:sz w:val="32"/>
              <w:szCs w:val="32"/>
              <w:rPrChange w:id="2114" w:author="xh" w:date="2026-10-26T09:06:37Z">
                <w:rPr>
                  <w:rFonts w:hint="eastAsia" w:ascii="方正仿宋_GBK" w:hAnsi="方正仿宋_GBK" w:eastAsia="方正仿宋_GBK" w:cs="Times New Roman"/>
                  <w:sz w:val="32"/>
                  <w:szCs w:val="32"/>
                </w:rPr>
              </w:rPrChange>
            </w:rPr>
            <w:delText>288个</w:delText>
          </w:r>
        </w:del>
      </w:ins>
      <w:del w:id="2115" w:author="白日梦想家" w:date="2026-10-26T15:11:03Z">
        <w:r>
          <w:rPr>
            <w:rFonts w:hint="eastAsia" w:ascii="方正仿宋_GBK" w:hAnsi="方正仿宋_GBK" w:eastAsia="方正仿宋_GBK" w:cs="Times New Roman"/>
            <w:sz w:val="32"/>
            <w:szCs w:val="32"/>
          </w:rPr>
          <w:delText>主变与储能两项</w:delText>
        </w:r>
      </w:del>
      <w:del w:id="2116" w:author="白日梦想家" w:date="2026-10-26T15:11:03Z">
        <w:r>
          <w:rPr>
            <w:rFonts w:hint="default" w:ascii="Times New Roman" w:hAnsi="Times New Roman" w:eastAsia="方正仿宋_GBK" w:cs="Times New Roman"/>
            <w:b w:val="0"/>
            <w:bCs w:val="0"/>
            <w:i w:val="0"/>
            <w:iCs w:val="0"/>
            <w:sz w:val="32"/>
            <w:szCs w:val="32"/>
            <w:rPrChange w:id="2117" w:author="xh" w:date="2026-10-26T09:06:37Z">
              <w:rPr>
                <w:rFonts w:hint="eastAsia" w:ascii="方正仿宋_GBK" w:hAnsi="方正仿宋_GBK" w:eastAsia="方正仿宋_GBK" w:cs="Times New Roman"/>
                <w:sz w:val="32"/>
                <w:szCs w:val="32"/>
              </w:rPr>
            </w:rPrChange>
          </w:rPr>
          <w:delText>单</w:delText>
        </w:r>
      </w:del>
      <w:ins w:id="2118" w:author="xh" w:date="2026-10-26T09:06:37Z">
        <w:del w:id="2119" w:author="白日梦想家" w:date="2026-10-26T15:11:03Z">
          <w:r>
            <w:rPr>
              <w:rFonts w:hint="default" w:ascii="Times New Roman" w:hAnsi="Times New Roman" w:eastAsia="方正仿宋_GBK" w:cs="Times New Roman"/>
              <w:b w:val="0"/>
              <w:bCs w:val="0"/>
              <w:i w:val="0"/>
              <w:iCs w:val="0"/>
              <w:sz w:val="32"/>
              <w:szCs w:val="32"/>
              <w:rPrChange w:id="2120" w:author="xh" w:date="2026-10-26T09:06:37Z">
                <w:rPr>
                  <w:rFonts w:hint="eastAsia" w:ascii="方正仿宋_GBK" w:hAnsi="方正仿宋_GBK" w:eastAsia="方正仿宋_GBK" w:cs="Times New Roman"/>
                  <w:sz w:val="32"/>
                  <w:szCs w:val="32"/>
                </w:rPr>
              </w:rPrChange>
            </w:rPr>
            <w:delText>元</w:delText>
          </w:r>
        </w:del>
      </w:ins>
      <w:del w:id="2121" w:author="白日梦想家" w:date="2026-10-26T15:11:03Z">
        <w:r>
          <w:rPr>
            <w:rFonts w:hint="eastAsia" w:ascii="方正仿宋_GBK" w:hAnsi="方正仿宋_GBK" w:eastAsia="方正仿宋_GBK" w:cs="Times New Roman"/>
            <w:sz w:val="32"/>
            <w:szCs w:val="32"/>
          </w:rPr>
          <w:delText>位功率投资比</w:delText>
        </w:r>
      </w:del>
      <w:del w:id="2122" w:author="白日梦想家" w:date="2026-10-26T15:11:03Z">
        <w:r>
          <w:rPr>
            <w:rFonts w:hint="default" w:ascii="Times New Roman" w:hAnsi="Times New Roman" w:eastAsia="方正仿宋_GBK" w:cs="Times New Roman"/>
            <w:b w:val="0"/>
            <w:bCs w:val="0"/>
            <w:i w:val="0"/>
            <w:iCs w:val="0"/>
            <w:sz w:val="32"/>
            <w:szCs w:val="32"/>
            <w:rPrChange w:id="2123" w:author="xh" w:date="2026-10-26T09:06:37Z">
              <w:rPr>
                <w:rFonts w:hint="eastAsia" w:ascii="方正仿宋_GBK" w:hAnsi="方正仿宋_GBK" w:eastAsia="方正仿宋_GBK" w:cs="Times New Roman"/>
                <w:sz w:val="32"/>
                <w:szCs w:val="32"/>
              </w:rPr>
            </w:rPrChange>
          </w:rPr>
          <w:delText>。</w:delText>
        </w:r>
      </w:del>
      <w:del w:id="2124" w:author="白日梦想家" w:date="2026-10-26T15:11:03Z">
        <w:r>
          <w:rPr>
            <w:rFonts w:hint="eastAsia" w:ascii="方正仿宋_GBK" w:hAnsi="方正仿宋_GBK" w:eastAsia="方正仿宋_GBK" w:cs="Times New Roman"/>
            <w:sz w:val="32"/>
            <w:szCs w:val="32"/>
          </w:rPr>
          <w:delText>候选选择依据为导则有关负荷发展、负荷转移和反向容量校核要求，并结合联络与容载比关系及储能规划研究[1,3,4]。</w:delText>
        </w:r>
      </w:del>
    </w:p>
    <w:p w14:paraId="56F7ECD7">
      <w:pPr>
        <w:keepNext/>
        <w:widowControl/>
        <w:adjustRightInd w:val="0"/>
        <w:snapToGrid w:val="0"/>
        <w:spacing w:line="240" w:lineRule="auto"/>
        <w:ind w:firstLine="0" w:firstLineChars="0"/>
        <w:jc w:val="center"/>
        <w:outlineLvl w:val="9"/>
        <w:rPr>
          <w:del w:id="2126" w:author="白日梦想家" w:date="2026-10-26T15:11:03Z"/>
          <w:rFonts w:hint="eastAsia" w:ascii="方正仿宋_GBK" w:hAnsi="方正仿宋_GBK" w:eastAsia="方正仿宋_GBK" w:cs="Times New Roman"/>
          <w:sz w:val="32"/>
          <w:szCs w:val="32"/>
          <w:highlight w:val="none"/>
          <w14:ligatures w14:val="standardContextual"/>
        </w:rPr>
        <w:pPrChange w:id="2125" w:author="白日梦想家" w:date="2026-10-26T15:11:11Z">
          <w:pPr>
            <w:widowControl/>
            <w:adjustRightInd w:val="0"/>
            <w:snapToGrid w:val="0"/>
            <w:spacing w:line="560" w:lineRule="exact"/>
            <w:ind w:firstLine="640" w:firstLineChars="200"/>
          </w:pPr>
        </w:pPrChange>
      </w:pPr>
      <w:del w:id="2127" w:author="白日梦想家" w:date="2026-10-26T15:11:03Z">
        <w:r>
          <w:rPr>
            <w:rFonts w:hint="eastAsia" w:ascii="方正仿宋_GBK" w:hAnsi="方正仿宋_GBK" w:eastAsia="方正仿宋_GBK" w:cs="Times New Roman"/>
            <w:sz w:val="32"/>
            <w:szCs w:val="32"/>
          </w:rPr>
          <w:delText>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delText>
        </w:r>
      </w:del>
    </w:p>
    <w:p w14:paraId="0F697044">
      <w:pPr>
        <w:keepNext/>
        <w:widowControl/>
        <w:adjustRightInd w:val="0"/>
        <w:snapToGrid w:val="0"/>
        <w:spacing w:line="240" w:lineRule="auto"/>
        <w:ind w:firstLine="0" w:firstLineChars="0"/>
        <w:jc w:val="center"/>
        <w:outlineLvl w:val="9"/>
        <w:rPr>
          <w:del w:id="2129" w:author="白日梦想家" w:date="2026-10-26T15:11:03Z"/>
          <w:rFonts w:hint="eastAsia" w:ascii="方正仿宋_GBK" w:hAnsi="方正仿宋_GBK" w:eastAsia="方正仿宋_GBK" w:cs="Times New Roman"/>
          <w:sz w:val="32"/>
          <w:szCs w:val="32"/>
          <w:highlight w:val="none"/>
          <w14:ligatures w14:val="standardContextual"/>
        </w:rPr>
        <w:pPrChange w:id="2128" w:author="白日梦想家" w:date="2026-10-26T15:11:11Z">
          <w:pPr>
            <w:widowControl/>
            <w:adjustRightInd w:val="0"/>
            <w:snapToGrid w:val="0"/>
            <w:spacing w:line="560" w:lineRule="exact"/>
            <w:ind w:firstLine="641" w:firstLineChars="200"/>
          </w:pPr>
        </w:pPrChange>
      </w:pPr>
      <w:del w:id="2130" w:author="白日梦想家" w:date="2026-10-26T15:11:03Z">
        <w:r>
          <w:rPr>
            <w:rFonts w:hint="eastAsia" w:ascii="方正楷体_GBK" w:hAnsi="方正楷体_GBK" w:eastAsia="方正楷体_GBK" w:cs="方正楷体_GBK"/>
            <w:b/>
            <w:sz w:val="32"/>
            <w:szCs w:val="32"/>
          </w:rPr>
          <w:delText>一是按与容载比的组内相关筛选候选。</w:delText>
        </w:r>
      </w:del>
      <w:del w:id="2131" w:author="白日梦想家" w:date="2026-10-26T15:11:03Z">
        <w:r>
          <w:rPr>
            <w:rFonts w:hint="eastAsia" w:ascii="方正仿宋_GBK" w:hAnsi="方正仿宋_GBK" w:eastAsia="方正仿宋_GBK" w:cs="Times New Roman"/>
            <w:sz w:val="32"/>
            <w:szCs w:val="32"/>
          </w:rPr>
          <w:delText>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delText>
        </w:r>
      </w:del>
    </w:p>
    <w:p w14:paraId="16EFB2BA">
      <w:pPr>
        <w:keepNext/>
        <w:widowControl/>
        <w:adjustRightInd w:val="0"/>
        <w:snapToGrid w:val="0"/>
        <w:ind w:left="0" w:leftChars="0" w:right="0" w:rightChars="0" w:firstLine="0" w:firstLineChars="0"/>
        <w:jc w:val="center"/>
        <w:outlineLvl w:val="9"/>
        <w:rPr>
          <w:del w:id="2132" w:author="白日梦想家" w:date="2026-10-26T15:11:03Z"/>
          <w:rFonts w:hint="eastAsia" w:ascii="方正仿宋_GBK" w:hAnsi="方正仿宋_GBK" w:eastAsia="方正仿宋_GBK" w:cs="Times New Roman"/>
          <w:sz w:val="32"/>
          <w:szCs w:val="32"/>
          <w:highlight w:val="none"/>
          <w14:ligatures w14:val="standardContextual"/>
        </w:rPr>
      </w:pPr>
      <w:del w:id="2133" w:author="白日梦想家" w:date="2026-10-26T15:11:03Z">
        <w:r>
          <w:rPr>
            <w:rFonts w:hint="eastAsia" w:ascii="方正仿宋_GBK" w:hAnsi="方正仿宋_GBK" w:eastAsia="方正仿宋_GBK" w:cs="Times New Roman"/>
            <w:sz w:val="32"/>
            <w:szCs w:val="32"/>
          </w:rPr>
          <w:delText>表5 十三项候选指标与容载比的组内相关</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5728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134" w:author="白日梦想家" w:date="2026-10-26T15:11:03Z"/>
        </w:trPr>
        <w:tc>
          <w:tcPr>
            <w:tcW w:w="2950" w:type="dxa"/>
            <w:vAlign w:val="center"/>
          </w:tcPr>
          <w:p w14:paraId="2EFBDDB5">
            <w:pPr>
              <w:keepNext/>
              <w:widowControl/>
              <w:adjustRightInd w:val="0"/>
              <w:snapToGrid w:val="0"/>
              <w:spacing w:before="0" w:after="0" w:line="240" w:lineRule="auto"/>
              <w:ind w:left="0" w:leftChars="0" w:right="0" w:rightChars="0" w:firstLine="0" w:firstLineChars="0"/>
              <w:jc w:val="center"/>
              <w:outlineLvl w:val="9"/>
              <w:rPr>
                <w:del w:id="2136" w:author="白日梦想家" w:date="2026-10-26T15:11:03Z"/>
              </w:rPr>
              <w:pPrChange w:id="2135" w:author="白日梦想家" w:date="2026-10-26T15:11:11Z">
                <w:pPr>
                  <w:keepNext/>
                  <w:snapToGrid w:val="0"/>
                  <w:spacing w:before="0" w:after="0" w:line="370" w:lineRule="exact"/>
                  <w:ind w:left="0" w:leftChars="0" w:right="0" w:rightChars="0" w:firstLine="0" w:firstLineChars="0"/>
                  <w:jc w:val="center"/>
                </w:pPr>
              </w:pPrChange>
            </w:pPr>
            <w:del w:id="2137" w:author="白日梦想家" w:date="2026-10-26T15:11:03Z">
              <w:r>
                <w:rPr>
                  <w:rFonts w:hint="eastAsia" w:ascii="方正仿宋_GBK" w:hAnsi="方正仿宋_GBK" w:eastAsia="方正仿宋_GBK" w:cs="Times New Roman"/>
                  <w:b/>
                  <w:sz w:val="24"/>
                  <w:szCs w:val="24"/>
                </w:rPr>
                <w:delText>指标</w:delText>
              </w:r>
            </w:del>
          </w:p>
        </w:tc>
        <w:tc>
          <w:tcPr>
            <w:tcW w:w="1150" w:type="dxa"/>
            <w:vAlign w:val="center"/>
          </w:tcPr>
          <w:p w14:paraId="4CB154EA">
            <w:pPr>
              <w:keepNext/>
              <w:widowControl/>
              <w:adjustRightInd w:val="0"/>
              <w:snapToGrid w:val="0"/>
              <w:spacing w:before="0" w:after="0" w:line="240" w:lineRule="auto"/>
              <w:ind w:left="0" w:leftChars="0" w:right="0" w:rightChars="0" w:firstLine="0" w:firstLineChars="0"/>
              <w:jc w:val="center"/>
              <w:outlineLvl w:val="9"/>
              <w:rPr>
                <w:del w:id="2139" w:author="白日梦想家" w:date="2026-10-26T15:11:03Z"/>
              </w:rPr>
              <w:pPrChange w:id="2138" w:author="白日梦想家" w:date="2026-10-26T15:11:11Z">
                <w:pPr>
                  <w:keepNext/>
                  <w:snapToGrid w:val="0"/>
                  <w:spacing w:before="0" w:after="0" w:line="370" w:lineRule="exact"/>
                  <w:ind w:left="0" w:leftChars="0" w:right="0" w:rightChars="0" w:firstLine="0" w:firstLineChars="0"/>
                  <w:jc w:val="center"/>
                </w:pPr>
              </w:pPrChange>
            </w:pPr>
            <w:del w:id="2140" w:author="白日梦想家" w:date="2026-10-26T15:11:03Z">
              <w:r>
                <w:rPr>
                  <w:rFonts w:hint="eastAsia" w:ascii="方正仿宋_GBK" w:hAnsi="方正仿宋_GBK" w:eastAsia="方正仿宋_GBK" w:cs="Times New Roman"/>
                  <w:b/>
                  <w:sz w:val="24"/>
                  <w:szCs w:val="24"/>
                </w:rPr>
                <w:delText>有效组数</w:delText>
              </w:r>
            </w:del>
          </w:p>
        </w:tc>
        <w:tc>
          <w:tcPr>
            <w:tcW w:w="1400" w:type="dxa"/>
            <w:vAlign w:val="center"/>
          </w:tcPr>
          <w:p w14:paraId="2415CD0B">
            <w:pPr>
              <w:keepNext/>
              <w:widowControl/>
              <w:adjustRightInd w:val="0"/>
              <w:snapToGrid w:val="0"/>
              <w:spacing w:before="0" w:after="0" w:line="240" w:lineRule="auto"/>
              <w:ind w:left="0" w:leftChars="0" w:right="0" w:rightChars="0" w:firstLine="0" w:firstLineChars="0"/>
              <w:jc w:val="center"/>
              <w:outlineLvl w:val="9"/>
              <w:rPr>
                <w:del w:id="2142" w:author="白日梦想家" w:date="2026-10-26T15:11:03Z"/>
              </w:rPr>
              <w:pPrChange w:id="2141" w:author="白日梦想家" w:date="2026-10-26T15:11:11Z">
                <w:pPr>
                  <w:keepNext/>
                  <w:snapToGrid w:val="0"/>
                  <w:spacing w:before="0" w:after="0" w:line="370" w:lineRule="exact"/>
                  <w:ind w:left="0" w:leftChars="0" w:right="0" w:rightChars="0" w:firstLine="0" w:firstLineChars="0"/>
                  <w:jc w:val="center"/>
                </w:pPr>
              </w:pPrChange>
            </w:pPr>
            <w:del w:id="2143" w:author="白日梦想家" w:date="2026-10-26T15:11:03Z">
              <w:r>
                <w:rPr>
                  <w:rFonts w:hint="eastAsia" w:ascii="方正仿宋_GBK" w:hAnsi="方正仿宋_GBK" w:eastAsia="方正仿宋_GBK" w:cs="Times New Roman"/>
                  <w:b/>
                  <w:sz w:val="24"/>
                  <w:szCs w:val="24"/>
                </w:rPr>
                <w:delText>有效节点数</w:delText>
              </w:r>
            </w:del>
          </w:p>
        </w:tc>
        <w:tc>
          <w:tcPr>
            <w:tcW w:w="1150" w:type="dxa"/>
            <w:vAlign w:val="center"/>
          </w:tcPr>
          <w:p w14:paraId="378651B9">
            <w:pPr>
              <w:keepNext/>
              <w:widowControl/>
              <w:adjustRightInd w:val="0"/>
              <w:snapToGrid w:val="0"/>
              <w:spacing w:before="0" w:after="0" w:line="240" w:lineRule="auto"/>
              <w:ind w:left="0" w:leftChars="0" w:right="0" w:rightChars="0" w:firstLine="0" w:firstLineChars="0"/>
              <w:jc w:val="center"/>
              <w:outlineLvl w:val="9"/>
              <w:rPr>
                <w:del w:id="2145" w:author="白日梦想家" w:date="2026-10-26T15:11:03Z"/>
              </w:rPr>
              <w:pPrChange w:id="2144" w:author="白日梦想家" w:date="2026-10-26T15:11:11Z">
                <w:pPr>
                  <w:keepNext/>
                  <w:snapToGrid w:val="0"/>
                  <w:spacing w:before="0" w:after="0" w:line="370" w:lineRule="exact"/>
                  <w:ind w:left="0" w:leftChars="0" w:right="0" w:rightChars="0" w:firstLine="0" w:firstLineChars="0"/>
                  <w:jc w:val="center"/>
                </w:pPr>
              </w:pPrChange>
            </w:pPr>
            <w:del w:id="2146" w:author="白日梦想家" w:date="2026-10-26T15:11:03Z">
              <w:r>
                <w:rPr>
                  <w:rFonts w:hint="eastAsia" w:ascii="方正仿宋_GBK" w:hAnsi="方正仿宋_GBK" w:eastAsia="方正仿宋_GBK" w:cs="Times New Roman"/>
                  <w:b/>
                  <w:sz w:val="24"/>
                  <w:szCs w:val="24"/>
                </w:rPr>
                <w:delText>Pearson</w:delText>
              </w:r>
            </w:del>
          </w:p>
        </w:tc>
        <w:tc>
          <w:tcPr>
            <w:tcW w:w="1656" w:type="dxa"/>
            <w:vAlign w:val="center"/>
          </w:tcPr>
          <w:p w14:paraId="67D0F4E6">
            <w:pPr>
              <w:keepNext/>
              <w:widowControl/>
              <w:adjustRightInd w:val="0"/>
              <w:snapToGrid w:val="0"/>
              <w:spacing w:before="0" w:after="0" w:line="240" w:lineRule="auto"/>
              <w:ind w:left="0" w:leftChars="0" w:right="0" w:rightChars="0" w:firstLine="0" w:firstLineChars="0"/>
              <w:jc w:val="center"/>
              <w:outlineLvl w:val="9"/>
              <w:rPr>
                <w:del w:id="2148" w:author="白日梦想家" w:date="2026-10-26T15:11:03Z"/>
              </w:rPr>
              <w:pPrChange w:id="2147" w:author="白日梦想家" w:date="2026-10-26T15:11:11Z">
                <w:pPr>
                  <w:keepNext/>
                  <w:snapToGrid w:val="0"/>
                  <w:spacing w:before="0" w:after="0" w:line="370" w:lineRule="exact"/>
                  <w:ind w:left="0" w:leftChars="0" w:right="0" w:rightChars="0" w:firstLine="0" w:firstLineChars="0"/>
                  <w:jc w:val="center"/>
                </w:pPr>
              </w:pPrChange>
            </w:pPr>
            <w:del w:id="2149" w:author="白日梦想家" w:date="2026-10-26T15:11:03Z">
              <w:r>
                <w:rPr>
                  <w:rFonts w:hint="eastAsia" w:ascii="方正仿宋_GBK" w:hAnsi="方正仿宋_GBK" w:eastAsia="方正仿宋_GBK" w:cs="Times New Roman"/>
                  <w:b/>
                  <w:sz w:val="24"/>
                  <w:szCs w:val="24"/>
                </w:rPr>
                <w:delText>容量响应组占比</w:delText>
              </w:r>
            </w:del>
          </w:p>
        </w:tc>
      </w:tr>
      <w:tr w14:paraId="53006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50" w:author="白日梦想家" w:date="2026-10-26T15:11:03Z"/>
        </w:trPr>
        <w:tc>
          <w:tcPr>
            <w:tcW w:w="2950" w:type="dxa"/>
            <w:vAlign w:val="center"/>
          </w:tcPr>
          <w:p w14:paraId="4FE3066F">
            <w:pPr>
              <w:keepNext/>
              <w:widowControl/>
              <w:adjustRightInd w:val="0"/>
              <w:snapToGrid w:val="0"/>
              <w:spacing w:before="0" w:after="0" w:line="240" w:lineRule="auto"/>
              <w:ind w:left="0" w:leftChars="0" w:right="0" w:rightChars="0" w:firstLine="0" w:firstLineChars="0"/>
              <w:jc w:val="center"/>
              <w:outlineLvl w:val="9"/>
              <w:rPr>
                <w:del w:id="2152" w:author="白日梦想家" w:date="2026-10-26T15:11:03Z"/>
              </w:rPr>
              <w:pPrChange w:id="2151" w:author="白日梦想家" w:date="2026-10-26T15:11:11Z">
                <w:pPr>
                  <w:keepNext/>
                  <w:snapToGrid w:val="0"/>
                  <w:spacing w:before="0" w:after="0" w:line="370" w:lineRule="exact"/>
                  <w:ind w:left="0" w:leftChars="0" w:right="0" w:rightChars="0" w:firstLine="0" w:firstLineChars="0"/>
                  <w:jc w:val="center"/>
                </w:pPr>
              </w:pPrChange>
            </w:pPr>
            <w:del w:id="2153" w:author="白日梦想家" w:date="2026-10-26T15:11:03Z">
              <w:r>
                <w:rPr>
                  <w:rFonts w:hint="eastAsia" w:ascii="方正仿宋_GBK" w:hAnsi="方正仿宋_GBK" w:eastAsia="方正仿宋_GBK" w:cs="Times New Roman"/>
                  <w:sz w:val="24"/>
                  <w:szCs w:val="24"/>
                </w:rPr>
                <w:delText>分布式电源装机渗透率</w:delText>
              </w:r>
            </w:del>
          </w:p>
        </w:tc>
        <w:tc>
          <w:tcPr>
            <w:tcW w:w="1150" w:type="dxa"/>
            <w:vAlign w:val="center"/>
          </w:tcPr>
          <w:p w14:paraId="53D3E9D9">
            <w:pPr>
              <w:keepNext/>
              <w:widowControl/>
              <w:adjustRightInd w:val="0"/>
              <w:snapToGrid w:val="0"/>
              <w:spacing w:before="0" w:after="0" w:line="240" w:lineRule="auto"/>
              <w:ind w:left="0" w:leftChars="0" w:right="0" w:rightChars="0" w:firstLine="0" w:firstLineChars="0"/>
              <w:jc w:val="center"/>
              <w:outlineLvl w:val="9"/>
              <w:rPr>
                <w:del w:id="2155" w:author="白日梦想家" w:date="2026-10-26T15:11:03Z"/>
              </w:rPr>
              <w:pPrChange w:id="2154" w:author="白日梦想家" w:date="2026-10-26T15:11:11Z">
                <w:pPr>
                  <w:keepNext/>
                  <w:snapToGrid w:val="0"/>
                  <w:spacing w:before="0" w:after="0" w:line="370" w:lineRule="exact"/>
                  <w:ind w:left="0" w:leftChars="0" w:right="0" w:rightChars="0" w:firstLine="0" w:firstLineChars="0"/>
                  <w:jc w:val="center"/>
                </w:pPr>
              </w:pPrChange>
            </w:pPr>
            <w:del w:id="2156" w:author="白日梦想家" w:date="2026-10-26T15:11:03Z">
              <w:r>
                <w:rPr>
                  <w:rFonts w:hint="eastAsia" w:ascii="方正仿宋_GBK" w:hAnsi="方正仿宋_GBK" w:eastAsia="方正仿宋_GBK" w:cs="Times New Roman"/>
                  <w:sz w:val="24"/>
                  <w:szCs w:val="24"/>
                </w:rPr>
                <w:delText>2484</w:delText>
              </w:r>
            </w:del>
          </w:p>
        </w:tc>
        <w:tc>
          <w:tcPr>
            <w:tcW w:w="1400" w:type="dxa"/>
            <w:vAlign w:val="center"/>
          </w:tcPr>
          <w:p w14:paraId="788DF62F">
            <w:pPr>
              <w:keepNext/>
              <w:widowControl/>
              <w:adjustRightInd w:val="0"/>
              <w:snapToGrid w:val="0"/>
              <w:spacing w:before="0" w:after="0" w:line="240" w:lineRule="auto"/>
              <w:ind w:left="0" w:leftChars="0" w:right="0" w:rightChars="0" w:firstLine="0" w:firstLineChars="0"/>
              <w:jc w:val="center"/>
              <w:outlineLvl w:val="9"/>
              <w:rPr>
                <w:del w:id="2158" w:author="白日梦想家" w:date="2026-10-26T15:11:03Z"/>
              </w:rPr>
              <w:pPrChange w:id="2157" w:author="白日梦想家" w:date="2026-10-26T15:11:11Z">
                <w:pPr>
                  <w:keepNext/>
                  <w:snapToGrid w:val="0"/>
                  <w:spacing w:before="0" w:after="0" w:line="370" w:lineRule="exact"/>
                  <w:ind w:left="0" w:leftChars="0" w:right="0" w:rightChars="0" w:firstLine="0" w:firstLineChars="0"/>
                  <w:jc w:val="center"/>
                </w:pPr>
              </w:pPrChange>
            </w:pPr>
            <w:del w:id="2159"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61DCAEE4">
            <w:pPr>
              <w:keepNext/>
              <w:widowControl/>
              <w:adjustRightInd w:val="0"/>
              <w:snapToGrid w:val="0"/>
              <w:spacing w:before="0" w:after="0" w:line="240" w:lineRule="auto"/>
              <w:ind w:left="0" w:leftChars="0" w:right="0" w:rightChars="0" w:firstLine="0" w:firstLineChars="0"/>
              <w:jc w:val="center"/>
              <w:outlineLvl w:val="9"/>
              <w:rPr>
                <w:del w:id="2161" w:author="白日梦想家" w:date="2026-10-26T15:11:03Z"/>
              </w:rPr>
              <w:pPrChange w:id="2160" w:author="白日梦想家" w:date="2026-10-26T15:11:11Z">
                <w:pPr>
                  <w:keepNext/>
                  <w:snapToGrid w:val="0"/>
                  <w:spacing w:before="0" w:after="0" w:line="370" w:lineRule="exact"/>
                  <w:ind w:left="0" w:leftChars="0" w:right="0" w:rightChars="0" w:firstLine="0" w:firstLineChars="0"/>
                  <w:jc w:val="center"/>
                </w:pPr>
              </w:pPrChange>
            </w:pPr>
            <w:del w:id="2162"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57D8CA90">
            <w:pPr>
              <w:keepNext/>
              <w:widowControl/>
              <w:adjustRightInd w:val="0"/>
              <w:snapToGrid w:val="0"/>
              <w:spacing w:before="0" w:after="0" w:line="240" w:lineRule="auto"/>
              <w:ind w:left="0" w:leftChars="0" w:right="0" w:rightChars="0" w:firstLine="0" w:firstLineChars="0"/>
              <w:jc w:val="center"/>
              <w:outlineLvl w:val="9"/>
              <w:rPr>
                <w:del w:id="2164" w:author="白日梦想家" w:date="2026-10-26T15:11:03Z"/>
              </w:rPr>
              <w:pPrChange w:id="2163" w:author="白日梦想家" w:date="2026-10-26T15:11:11Z">
                <w:pPr>
                  <w:keepNext/>
                  <w:snapToGrid w:val="0"/>
                  <w:spacing w:before="0" w:after="0" w:line="370" w:lineRule="exact"/>
                  <w:ind w:left="0" w:leftChars="0" w:right="0" w:rightChars="0" w:firstLine="0" w:firstLineChars="0"/>
                  <w:jc w:val="center"/>
                </w:pPr>
              </w:pPrChange>
            </w:pPr>
            <w:del w:id="2165" w:author="白日梦想家" w:date="2026-10-26T15:11:03Z">
              <w:r>
                <w:rPr>
                  <w:rFonts w:hint="eastAsia" w:ascii="方正仿宋_GBK" w:hAnsi="方正仿宋_GBK" w:eastAsia="方正仿宋_GBK" w:cs="Times New Roman"/>
                  <w:sz w:val="24"/>
                  <w:szCs w:val="24"/>
                </w:rPr>
                <w:delText>100%</w:delText>
              </w:r>
            </w:del>
          </w:p>
        </w:tc>
      </w:tr>
      <w:tr w14:paraId="5FA6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66" w:author="白日梦想家" w:date="2026-10-26T15:11:03Z"/>
        </w:trPr>
        <w:tc>
          <w:tcPr>
            <w:tcW w:w="2950" w:type="dxa"/>
            <w:vAlign w:val="center"/>
          </w:tcPr>
          <w:p w14:paraId="17385DDD">
            <w:pPr>
              <w:keepNext/>
              <w:widowControl/>
              <w:adjustRightInd w:val="0"/>
              <w:snapToGrid w:val="0"/>
              <w:spacing w:before="0" w:after="0" w:line="240" w:lineRule="auto"/>
              <w:ind w:left="0" w:leftChars="0" w:right="0" w:rightChars="0" w:firstLine="0" w:firstLineChars="0"/>
              <w:jc w:val="center"/>
              <w:outlineLvl w:val="9"/>
              <w:rPr>
                <w:del w:id="2168" w:author="白日梦想家" w:date="2026-10-26T15:11:03Z"/>
              </w:rPr>
              <w:pPrChange w:id="2167" w:author="白日梦想家" w:date="2026-10-26T15:11:11Z">
                <w:pPr>
                  <w:keepNext/>
                  <w:snapToGrid w:val="0"/>
                  <w:spacing w:before="0" w:after="0" w:line="370" w:lineRule="exact"/>
                  <w:ind w:left="0" w:leftChars="0" w:right="0" w:rightChars="0" w:firstLine="0" w:firstLineChars="0"/>
                  <w:jc w:val="center"/>
                </w:pPr>
              </w:pPrChange>
            </w:pPr>
            <w:del w:id="2169" w:author="白日梦想家" w:date="2026-10-26T15:11:03Z">
              <w:r>
                <w:rPr>
                  <w:rFonts w:hint="eastAsia" w:ascii="方正仿宋_GBK" w:hAnsi="方正仿宋_GBK" w:eastAsia="方正仿宋_GBK" w:cs="Times New Roman"/>
                  <w:sz w:val="24"/>
                  <w:szCs w:val="24"/>
                </w:rPr>
                <w:delText>分布式电源电量渗透率</w:delText>
              </w:r>
            </w:del>
          </w:p>
        </w:tc>
        <w:tc>
          <w:tcPr>
            <w:tcW w:w="1150" w:type="dxa"/>
            <w:vAlign w:val="center"/>
          </w:tcPr>
          <w:p w14:paraId="702B081D">
            <w:pPr>
              <w:keepNext/>
              <w:widowControl/>
              <w:adjustRightInd w:val="0"/>
              <w:snapToGrid w:val="0"/>
              <w:spacing w:before="0" w:after="0" w:line="240" w:lineRule="auto"/>
              <w:ind w:left="0" w:leftChars="0" w:right="0" w:rightChars="0" w:firstLine="0" w:firstLineChars="0"/>
              <w:jc w:val="center"/>
              <w:outlineLvl w:val="9"/>
              <w:rPr>
                <w:del w:id="2171" w:author="白日梦想家" w:date="2026-10-26T15:11:03Z"/>
              </w:rPr>
              <w:pPrChange w:id="2170" w:author="白日梦想家" w:date="2026-10-26T15:11:11Z">
                <w:pPr>
                  <w:keepNext/>
                  <w:snapToGrid w:val="0"/>
                  <w:spacing w:before="0" w:after="0" w:line="370" w:lineRule="exact"/>
                  <w:ind w:left="0" w:leftChars="0" w:right="0" w:rightChars="0" w:firstLine="0" w:firstLineChars="0"/>
                  <w:jc w:val="center"/>
                </w:pPr>
              </w:pPrChange>
            </w:pPr>
            <w:del w:id="2172"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9FA0430">
            <w:pPr>
              <w:keepNext/>
              <w:widowControl/>
              <w:adjustRightInd w:val="0"/>
              <w:snapToGrid w:val="0"/>
              <w:spacing w:before="0" w:after="0" w:line="240" w:lineRule="auto"/>
              <w:ind w:left="0" w:leftChars="0" w:right="0" w:rightChars="0" w:firstLine="0" w:firstLineChars="0"/>
              <w:jc w:val="center"/>
              <w:outlineLvl w:val="9"/>
              <w:rPr>
                <w:del w:id="2174" w:author="白日梦想家" w:date="2026-10-26T15:11:03Z"/>
              </w:rPr>
              <w:pPrChange w:id="2173" w:author="白日梦想家" w:date="2026-10-26T15:11:11Z">
                <w:pPr>
                  <w:keepNext/>
                  <w:snapToGrid w:val="0"/>
                  <w:spacing w:before="0" w:after="0" w:line="370" w:lineRule="exact"/>
                  <w:ind w:left="0" w:leftChars="0" w:right="0" w:rightChars="0" w:firstLine="0" w:firstLineChars="0"/>
                  <w:jc w:val="center"/>
                </w:pPr>
              </w:pPrChange>
            </w:pPr>
            <w:del w:id="2175"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6B40441E">
            <w:pPr>
              <w:keepNext/>
              <w:widowControl/>
              <w:adjustRightInd w:val="0"/>
              <w:snapToGrid w:val="0"/>
              <w:spacing w:before="0" w:after="0" w:line="240" w:lineRule="auto"/>
              <w:ind w:left="0" w:leftChars="0" w:right="0" w:rightChars="0" w:firstLine="0" w:firstLineChars="0"/>
              <w:jc w:val="center"/>
              <w:outlineLvl w:val="9"/>
              <w:rPr>
                <w:del w:id="2177" w:author="白日梦想家" w:date="2026-10-26T15:11:03Z"/>
              </w:rPr>
              <w:pPrChange w:id="2176" w:author="白日梦想家" w:date="2026-10-26T15:11:11Z">
                <w:pPr>
                  <w:keepNext/>
                  <w:snapToGrid w:val="0"/>
                  <w:spacing w:before="0" w:after="0" w:line="370" w:lineRule="exact"/>
                  <w:ind w:left="0" w:leftChars="0" w:right="0" w:rightChars="0" w:firstLine="0" w:firstLineChars="0"/>
                  <w:jc w:val="center"/>
                </w:pPr>
              </w:pPrChange>
            </w:pPr>
            <w:del w:id="2178" w:author="白日梦想家" w:date="2026-10-26T15:11:03Z">
              <w:r>
                <w:rPr>
                  <w:rFonts w:hint="eastAsia" w:ascii="方正仿宋_GBK" w:hAnsi="方正仿宋_GBK" w:eastAsia="方正仿宋_GBK" w:cs="Times New Roman"/>
                  <w:sz w:val="24"/>
                  <w:szCs w:val="24"/>
                </w:rPr>
                <w:delText>0.89</w:delText>
              </w:r>
            </w:del>
          </w:p>
        </w:tc>
        <w:tc>
          <w:tcPr>
            <w:tcW w:w="1656" w:type="dxa"/>
            <w:vAlign w:val="center"/>
          </w:tcPr>
          <w:p w14:paraId="734F11A9">
            <w:pPr>
              <w:keepNext/>
              <w:widowControl/>
              <w:adjustRightInd w:val="0"/>
              <w:snapToGrid w:val="0"/>
              <w:spacing w:before="0" w:after="0" w:line="240" w:lineRule="auto"/>
              <w:ind w:left="0" w:leftChars="0" w:right="0" w:rightChars="0" w:firstLine="0" w:firstLineChars="0"/>
              <w:jc w:val="center"/>
              <w:outlineLvl w:val="9"/>
              <w:rPr>
                <w:del w:id="2180" w:author="白日梦想家" w:date="2026-10-26T15:11:03Z"/>
              </w:rPr>
              <w:pPrChange w:id="2179" w:author="白日梦想家" w:date="2026-10-26T15:11:11Z">
                <w:pPr>
                  <w:keepNext/>
                  <w:snapToGrid w:val="0"/>
                  <w:spacing w:before="0" w:after="0" w:line="370" w:lineRule="exact"/>
                  <w:ind w:left="0" w:leftChars="0" w:right="0" w:rightChars="0" w:firstLine="0" w:firstLineChars="0"/>
                  <w:jc w:val="center"/>
                </w:pPr>
              </w:pPrChange>
            </w:pPr>
            <w:del w:id="2181" w:author="白日梦想家" w:date="2026-10-26T15:11:03Z">
              <w:r>
                <w:rPr>
                  <w:rFonts w:hint="eastAsia" w:ascii="方正仿宋_GBK" w:hAnsi="方正仿宋_GBK" w:eastAsia="方正仿宋_GBK" w:cs="Times New Roman"/>
                  <w:sz w:val="24"/>
                  <w:szCs w:val="24"/>
                </w:rPr>
                <w:delText>57%</w:delText>
              </w:r>
            </w:del>
          </w:p>
        </w:tc>
      </w:tr>
      <w:tr w14:paraId="7C283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82" w:author="白日梦想家" w:date="2026-10-26T15:11:03Z"/>
        </w:trPr>
        <w:tc>
          <w:tcPr>
            <w:tcW w:w="2950" w:type="dxa"/>
            <w:vAlign w:val="center"/>
          </w:tcPr>
          <w:p w14:paraId="07096A0B">
            <w:pPr>
              <w:keepNext/>
              <w:widowControl/>
              <w:adjustRightInd w:val="0"/>
              <w:snapToGrid w:val="0"/>
              <w:spacing w:before="0" w:after="0" w:line="240" w:lineRule="auto"/>
              <w:ind w:left="0" w:leftChars="0" w:right="0" w:rightChars="0" w:firstLine="0" w:firstLineChars="0"/>
              <w:jc w:val="center"/>
              <w:outlineLvl w:val="9"/>
              <w:rPr>
                <w:del w:id="2184" w:author="白日梦想家" w:date="2026-10-26T15:11:03Z"/>
              </w:rPr>
              <w:pPrChange w:id="2183" w:author="白日梦想家" w:date="2026-10-26T15:11:11Z">
                <w:pPr>
                  <w:keepNext/>
                  <w:snapToGrid w:val="0"/>
                  <w:spacing w:before="0" w:after="0" w:line="370" w:lineRule="exact"/>
                  <w:ind w:left="0" w:leftChars="0" w:right="0" w:rightChars="0" w:firstLine="0" w:firstLineChars="0"/>
                  <w:jc w:val="center"/>
                </w:pPr>
              </w:pPrChange>
            </w:pPr>
            <w:del w:id="2185" w:author="白日梦想家" w:date="2026-10-26T15:11:03Z">
              <w:r>
                <w:rPr>
                  <w:rFonts w:hint="eastAsia" w:ascii="方正仿宋_GBK" w:hAnsi="方正仿宋_GBK" w:eastAsia="方正仿宋_GBK" w:cs="Times New Roman"/>
                  <w:sz w:val="24"/>
                  <w:szCs w:val="24"/>
                </w:rPr>
                <w:delText>站级负载率最大值</w:delText>
              </w:r>
            </w:del>
          </w:p>
        </w:tc>
        <w:tc>
          <w:tcPr>
            <w:tcW w:w="1150" w:type="dxa"/>
            <w:vAlign w:val="center"/>
          </w:tcPr>
          <w:p w14:paraId="37BBE255">
            <w:pPr>
              <w:keepNext/>
              <w:widowControl/>
              <w:adjustRightInd w:val="0"/>
              <w:snapToGrid w:val="0"/>
              <w:spacing w:before="0" w:after="0" w:line="240" w:lineRule="auto"/>
              <w:ind w:left="0" w:leftChars="0" w:right="0" w:rightChars="0" w:firstLine="0" w:firstLineChars="0"/>
              <w:jc w:val="center"/>
              <w:outlineLvl w:val="9"/>
              <w:rPr>
                <w:del w:id="2187" w:author="白日梦想家" w:date="2026-10-26T15:11:03Z"/>
              </w:rPr>
              <w:pPrChange w:id="2186" w:author="白日梦想家" w:date="2026-10-26T15:11:11Z">
                <w:pPr>
                  <w:keepNext/>
                  <w:snapToGrid w:val="0"/>
                  <w:spacing w:before="0" w:after="0" w:line="370" w:lineRule="exact"/>
                  <w:ind w:left="0" w:leftChars="0" w:right="0" w:rightChars="0" w:firstLine="0" w:firstLineChars="0"/>
                  <w:jc w:val="center"/>
                </w:pPr>
              </w:pPrChange>
            </w:pPr>
            <w:del w:id="2188"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46B51C5D">
            <w:pPr>
              <w:keepNext/>
              <w:widowControl/>
              <w:adjustRightInd w:val="0"/>
              <w:snapToGrid w:val="0"/>
              <w:spacing w:before="0" w:after="0" w:line="240" w:lineRule="auto"/>
              <w:ind w:left="0" w:leftChars="0" w:right="0" w:rightChars="0" w:firstLine="0" w:firstLineChars="0"/>
              <w:jc w:val="center"/>
              <w:outlineLvl w:val="9"/>
              <w:rPr>
                <w:del w:id="2190" w:author="白日梦想家" w:date="2026-10-26T15:11:03Z"/>
              </w:rPr>
              <w:pPrChange w:id="2189" w:author="白日梦想家" w:date="2026-10-26T15:11:11Z">
                <w:pPr>
                  <w:keepNext/>
                  <w:snapToGrid w:val="0"/>
                  <w:spacing w:before="0" w:after="0" w:line="370" w:lineRule="exact"/>
                  <w:ind w:left="0" w:leftChars="0" w:right="0" w:rightChars="0" w:firstLine="0" w:firstLineChars="0"/>
                  <w:jc w:val="center"/>
                </w:pPr>
              </w:pPrChange>
            </w:pPr>
            <w:del w:id="2191"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593F712D">
            <w:pPr>
              <w:keepNext/>
              <w:widowControl/>
              <w:adjustRightInd w:val="0"/>
              <w:snapToGrid w:val="0"/>
              <w:spacing w:before="0" w:after="0" w:line="240" w:lineRule="auto"/>
              <w:ind w:left="0" w:leftChars="0" w:right="0" w:rightChars="0" w:firstLine="0" w:firstLineChars="0"/>
              <w:jc w:val="center"/>
              <w:outlineLvl w:val="9"/>
              <w:rPr>
                <w:del w:id="2193" w:author="白日梦想家" w:date="2026-10-26T15:11:03Z"/>
              </w:rPr>
              <w:pPrChange w:id="2192" w:author="白日梦想家" w:date="2026-10-26T15:11:11Z">
                <w:pPr>
                  <w:keepNext/>
                  <w:snapToGrid w:val="0"/>
                  <w:spacing w:before="0" w:after="0" w:line="370" w:lineRule="exact"/>
                  <w:ind w:left="0" w:leftChars="0" w:right="0" w:rightChars="0" w:firstLine="0" w:firstLineChars="0"/>
                  <w:jc w:val="center"/>
                </w:pPr>
              </w:pPrChange>
            </w:pPr>
            <w:del w:id="2194" w:author="白日梦想家" w:date="2026-10-26T15:11:03Z">
              <w:r>
                <w:rPr>
                  <w:rFonts w:hint="eastAsia" w:ascii="方正仿宋_GBK" w:hAnsi="方正仿宋_GBK" w:eastAsia="方正仿宋_GBK" w:cs="Times New Roman"/>
                  <w:sz w:val="24"/>
                  <w:szCs w:val="24"/>
                </w:rPr>
                <w:delText>0.92</w:delText>
              </w:r>
            </w:del>
          </w:p>
        </w:tc>
        <w:tc>
          <w:tcPr>
            <w:tcW w:w="1656" w:type="dxa"/>
            <w:vAlign w:val="center"/>
          </w:tcPr>
          <w:p w14:paraId="3468533A">
            <w:pPr>
              <w:keepNext/>
              <w:widowControl/>
              <w:adjustRightInd w:val="0"/>
              <w:snapToGrid w:val="0"/>
              <w:spacing w:before="0" w:after="0" w:line="240" w:lineRule="auto"/>
              <w:ind w:left="0" w:leftChars="0" w:right="0" w:rightChars="0" w:firstLine="0" w:firstLineChars="0"/>
              <w:jc w:val="center"/>
              <w:outlineLvl w:val="9"/>
              <w:rPr>
                <w:del w:id="2196" w:author="白日梦想家" w:date="2026-10-26T15:11:03Z"/>
              </w:rPr>
              <w:pPrChange w:id="2195" w:author="白日梦想家" w:date="2026-10-26T15:11:11Z">
                <w:pPr>
                  <w:keepNext/>
                  <w:snapToGrid w:val="0"/>
                  <w:spacing w:before="0" w:after="0" w:line="370" w:lineRule="exact"/>
                  <w:ind w:left="0" w:leftChars="0" w:right="0" w:rightChars="0" w:firstLine="0" w:firstLineChars="0"/>
                  <w:jc w:val="center"/>
                </w:pPr>
              </w:pPrChange>
            </w:pPr>
            <w:del w:id="2197" w:author="白日梦想家" w:date="2026-10-26T15:11:03Z">
              <w:r>
                <w:rPr>
                  <w:rFonts w:hint="eastAsia" w:ascii="方正仿宋_GBK" w:hAnsi="方正仿宋_GBK" w:eastAsia="方正仿宋_GBK" w:cs="Times New Roman"/>
                  <w:sz w:val="24"/>
                  <w:szCs w:val="24"/>
                </w:rPr>
                <w:delText>57%</w:delText>
              </w:r>
            </w:del>
          </w:p>
        </w:tc>
      </w:tr>
      <w:tr w14:paraId="44C8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98" w:author="白日梦想家" w:date="2026-10-26T15:11:03Z"/>
        </w:trPr>
        <w:tc>
          <w:tcPr>
            <w:tcW w:w="2950" w:type="dxa"/>
            <w:vAlign w:val="center"/>
          </w:tcPr>
          <w:p w14:paraId="5A53E934">
            <w:pPr>
              <w:keepNext/>
              <w:widowControl/>
              <w:adjustRightInd w:val="0"/>
              <w:snapToGrid w:val="0"/>
              <w:spacing w:before="0" w:after="0" w:line="240" w:lineRule="auto"/>
              <w:ind w:left="0" w:leftChars="0" w:right="0" w:rightChars="0" w:firstLine="0" w:firstLineChars="0"/>
              <w:jc w:val="center"/>
              <w:outlineLvl w:val="9"/>
              <w:rPr>
                <w:del w:id="2200" w:author="白日梦想家" w:date="2026-10-26T15:11:03Z"/>
              </w:rPr>
              <w:pPrChange w:id="2199" w:author="白日梦想家" w:date="2026-10-26T15:11:11Z">
                <w:pPr>
                  <w:keepNext/>
                  <w:snapToGrid w:val="0"/>
                  <w:spacing w:before="0" w:after="0" w:line="370" w:lineRule="exact"/>
                  <w:ind w:left="0" w:leftChars="0" w:right="0" w:rightChars="0" w:firstLine="0" w:firstLineChars="0"/>
                  <w:jc w:val="center"/>
                </w:pPr>
              </w:pPrChange>
            </w:pPr>
            <w:del w:id="2201" w:author="白日梦想家" w:date="2026-10-26T15:11:03Z">
              <w:r>
                <w:rPr>
                  <w:rFonts w:hint="eastAsia" w:ascii="方正仿宋_GBK" w:hAnsi="方正仿宋_GBK" w:eastAsia="方正仿宋_GBK" w:cs="Times New Roman"/>
                  <w:sz w:val="24"/>
                  <w:szCs w:val="24"/>
                </w:rPr>
                <w:delText>最大正向净负荷</w:delText>
              </w:r>
            </w:del>
          </w:p>
        </w:tc>
        <w:tc>
          <w:tcPr>
            <w:tcW w:w="1150" w:type="dxa"/>
            <w:vAlign w:val="center"/>
          </w:tcPr>
          <w:p w14:paraId="67B455C5">
            <w:pPr>
              <w:keepNext/>
              <w:widowControl/>
              <w:adjustRightInd w:val="0"/>
              <w:snapToGrid w:val="0"/>
              <w:spacing w:before="0" w:after="0" w:line="240" w:lineRule="auto"/>
              <w:ind w:left="0" w:leftChars="0" w:right="0" w:rightChars="0" w:firstLine="0" w:firstLineChars="0"/>
              <w:jc w:val="center"/>
              <w:outlineLvl w:val="9"/>
              <w:rPr>
                <w:del w:id="2203" w:author="白日梦想家" w:date="2026-10-26T15:11:03Z"/>
              </w:rPr>
              <w:pPrChange w:id="2202" w:author="白日梦想家" w:date="2026-10-26T15:11:11Z">
                <w:pPr>
                  <w:keepNext/>
                  <w:snapToGrid w:val="0"/>
                  <w:spacing w:before="0" w:after="0" w:line="370" w:lineRule="exact"/>
                  <w:ind w:left="0" w:leftChars="0" w:right="0" w:rightChars="0" w:firstLine="0" w:firstLineChars="0"/>
                  <w:jc w:val="center"/>
                </w:pPr>
              </w:pPrChange>
            </w:pPr>
            <w:del w:id="2204" w:author="白日梦想家" w:date="2026-10-26T15:11:03Z">
              <w:r>
                <w:rPr>
                  <w:rFonts w:hint="eastAsia" w:ascii="方正仿宋_GBK" w:hAnsi="方正仿宋_GBK" w:eastAsia="方正仿宋_GBK" w:cs="Times New Roman"/>
                  <w:sz w:val="24"/>
                  <w:szCs w:val="24"/>
                </w:rPr>
                <w:delText>11988</w:delText>
              </w:r>
            </w:del>
          </w:p>
        </w:tc>
        <w:tc>
          <w:tcPr>
            <w:tcW w:w="1400" w:type="dxa"/>
            <w:vAlign w:val="center"/>
          </w:tcPr>
          <w:p w14:paraId="6E2C2340">
            <w:pPr>
              <w:keepNext/>
              <w:widowControl/>
              <w:adjustRightInd w:val="0"/>
              <w:snapToGrid w:val="0"/>
              <w:spacing w:before="0" w:after="0" w:line="240" w:lineRule="auto"/>
              <w:ind w:left="0" w:leftChars="0" w:right="0" w:rightChars="0" w:firstLine="0" w:firstLineChars="0"/>
              <w:jc w:val="center"/>
              <w:outlineLvl w:val="9"/>
              <w:rPr>
                <w:del w:id="2206" w:author="白日梦想家" w:date="2026-10-26T15:11:03Z"/>
              </w:rPr>
              <w:pPrChange w:id="2205" w:author="白日梦想家" w:date="2026-10-26T15:11:11Z">
                <w:pPr>
                  <w:keepNext/>
                  <w:snapToGrid w:val="0"/>
                  <w:spacing w:before="0" w:after="0" w:line="370" w:lineRule="exact"/>
                  <w:ind w:left="0" w:leftChars="0" w:right="0" w:rightChars="0" w:firstLine="0" w:firstLineChars="0"/>
                  <w:jc w:val="center"/>
                </w:pPr>
              </w:pPrChange>
            </w:pPr>
            <w:del w:id="2207" w:author="白日梦想家" w:date="2026-10-26T15:11:03Z">
              <w:r>
                <w:rPr>
                  <w:rFonts w:hint="eastAsia" w:ascii="方正仿宋_GBK" w:hAnsi="方正仿宋_GBK" w:eastAsia="方正仿宋_GBK" w:cs="Times New Roman"/>
                  <w:sz w:val="24"/>
                  <w:szCs w:val="24"/>
                </w:rPr>
                <w:delText>88781</w:delText>
              </w:r>
            </w:del>
          </w:p>
        </w:tc>
        <w:tc>
          <w:tcPr>
            <w:tcW w:w="1150" w:type="dxa"/>
            <w:vAlign w:val="center"/>
          </w:tcPr>
          <w:p w14:paraId="32421B14">
            <w:pPr>
              <w:keepNext/>
              <w:widowControl/>
              <w:adjustRightInd w:val="0"/>
              <w:snapToGrid w:val="0"/>
              <w:spacing w:before="0" w:after="0" w:line="240" w:lineRule="auto"/>
              <w:ind w:left="0" w:leftChars="0" w:right="0" w:rightChars="0" w:firstLine="0" w:firstLineChars="0"/>
              <w:jc w:val="center"/>
              <w:outlineLvl w:val="9"/>
              <w:rPr>
                <w:del w:id="2209" w:author="白日梦想家" w:date="2026-10-26T15:11:03Z"/>
              </w:rPr>
              <w:pPrChange w:id="2208" w:author="白日梦想家" w:date="2026-10-26T15:11:11Z">
                <w:pPr>
                  <w:keepNext/>
                  <w:snapToGrid w:val="0"/>
                  <w:spacing w:before="0" w:after="0" w:line="370" w:lineRule="exact"/>
                  <w:ind w:left="0" w:leftChars="0" w:right="0" w:rightChars="0" w:firstLine="0" w:firstLineChars="0"/>
                  <w:jc w:val="center"/>
                </w:pPr>
              </w:pPrChange>
            </w:pPr>
            <w:del w:id="2210" w:author="白日梦想家" w:date="2026-10-26T15:11:03Z">
              <w:r>
                <w:rPr>
                  <w:rFonts w:hint="eastAsia" w:ascii="方正仿宋_GBK" w:hAnsi="方正仿宋_GBK" w:eastAsia="方正仿宋_GBK" w:cs="Times New Roman"/>
                  <w:sz w:val="24"/>
                  <w:szCs w:val="24"/>
                </w:rPr>
                <w:delText>-0.78</w:delText>
              </w:r>
            </w:del>
          </w:p>
        </w:tc>
        <w:tc>
          <w:tcPr>
            <w:tcW w:w="1656" w:type="dxa"/>
            <w:vAlign w:val="center"/>
          </w:tcPr>
          <w:p w14:paraId="6C281D67">
            <w:pPr>
              <w:keepNext/>
              <w:widowControl/>
              <w:adjustRightInd w:val="0"/>
              <w:snapToGrid w:val="0"/>
              <w:spacing w:before="0" w:after="0" w:line="240" w:lineRule="auto"/>
              <w:ind w:left="0" w:leftChars="0" w:right="0" w:rightChars="0" w:firstLine="0" w:firstLineChars="0"/>
              <w:jc w:val="center"/>
              <w:outlineLvl w:val="9"/>
              <w:rPr>
                <w:del w:id="2212" w:author="白日梦想家" w:date="2026-10-26T15:11:03Z"/>
              </w:rPr>
              <w:pPrChange w:id="2211" w:author="白日梦想家" w:date="2026-10-26T15:11:11Z">
                <w:pPr>
                  <w:keepNext/>
                  <w:snapToGrid w:val="0"/>
                  <w:spacing w:before="0" w:after="0" w:line="370" w:lineRule="exact"/>
                  <w:ind w:left="0" w:leftChars="0" w:right="0" w:rightChars="0" w:firstLine="0" w:firstLineChars="0"/>
                  <w:jc w:val="center"/>
                </w:pPr>
              </w:pPrChange>
            </w:pPr>
            <w:del w:id="2213" w:author="白日梦想家" w:date="2026-10-26T15:11:03Z">
              <w:r>
                <w:rPr>
                  <w:rFonts w:hint="eastAsia" w:ascii="方正仿宋_GBK" w:hAnsi="方正仿宋_GBK" w:eastAsia="方正仿宋_GBK" w:cs="Times New Roman"/>
                  <w:sz w:val="24"/>
                  <w:szCs w:val="24"/>
                </w:rPr>
                <w:delText>93%</w:delText>
              </w:r>
            </w:del>
          </w:p>
        </w:tc>
      </w:tr>
      <w:tr w14:paraId="67E6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14" w:author="白日梦想家" w:date="2026-10-26T15:11:03Z"/>
        </w:trPr>
        <w:tc>
          <w:tcPr>
            <w:tcW w:w="2950" w:type="dxa"/>
            <w:vAlign w:val="center"/>
          </w:tcPr>
          <w:p w14:paraId="5570BED8">
            <w:pPr>
              <w:keepNext/>
              <w:widowControl/>
              <w:adjustRightInd w:val="0"/>
              <w:snapToGrid w:val="0"/>
              <w:spacing w:before="0" w:after="0" w:line="240" w:lineRule="auto"/>
              <w:ind w:left="0" w:leftChars="0" w:right="0" w:rightChars="0" w:firstLine="0" w:firstLineChars="0"/>
              <w:jc w:val="center"/>
              <w:outlineLvl w:val="9"/>
              <w:rPr>
                <w:del w:id="2216" w:author="白日梦想家" w:date="2026-10-26T15:11:03Z"/>
              </w:rPr>
              <w:pPrChange w:id="2215" w:author="白日梦想家" w:date="2026-10-26T15:11:11Z">
                <w:pPr>
                  <w:keepNext/>
                  <w:snapToGrid w:val="0"/>
                  <w:spacing w:before="0" w:after="0" w:line="370" w:lineRule="exact"/>
                  <w:ind w:left="0" w:leftChars="0" w:right="0" w:rightChars="0" w:firstLine="0" w:firstLineChars="0"/>
                  <w:jc w:val="center"/>
                </w:pPr>
              </w:pPrChange>
            </w:pPr>
            <w:del w:id="2217" w:author="白日梦想家" w:date="2026-10-26T15:11:03Z">
              <w:r>
                <w:rPr>
                  <w:rFonts w:hint="eastAsia" w:ascii="方正仿宋_GBK" w:hAnsi="方正仿宋_GBK" w:eastAsia="方正仿宋_GBK" w:cs="Times New Roman"/>
                  <w:sz w:val="24"/>
                  <w:szCs w:val="24"/>
                </w:rPr>
                <w:delText>最大反向净负荷</w:delText>
              </w:r>
            </w:del>
          </w:p>
        </w:tc>
        <w:tc>
          <w:tcPr>
            <w:tcW w:w="1150" w:type="dxa"/>
            <w:vAlign w:val="center"/>
          </w:tcPr>
          <w:p w14:paraId="0946EB7D">
            <w:pPr>
              <w:keepNext/>
              <w:widowControl/>
              <w:adjustRightInd w:val="0"/>
              <w:snapToGrid w:val="0"/>
              <w:spacing w:before="0" w:after="0" w:line="240" w:lineRule="auto"/>
              <w:ind w:left="0" w:leftChars="0" w:right="0" w:rightChars="0" w:firstLine="0" w:firstLineChars="0"/>
              <w:jc w:val="center"/>
              <w:outlineLvl w:val="9"/>
              <w:rPr>
                <w:del w:id="2219" w:author="白日梦想家" w:date="2026-10-26T15:11:03Z"/>
              </w:rPr>
              <w:pPrChange w:id="2218" w:author="白日梦想家" w:date="2026-10-26T15:11:11Z">
                <w:pPr>
                  <w:keepNext/>
                  <w:snapToGrid w:val="0"/>
                  <w:spacing w:before="0" w:after="0" w:line="370" w:lineRule="exact"/>
                  <w:ind w:left="0" w:leftChars="0" w:right="0" w:rightChars="0" w:firstLine="0" w:firstLineChars="0"/>
                  <w:jc w:val="center"/>
                </w:pPr>
              </w:pPrChange>
            </w:pPr>
            <w:del w:id="2220"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F955D54">
            <w:pPr>
              <w:keepNext/>
              <w:widowControl/>
              <w:adjustRightInd w:val="0"/>
              <w:snapToGrid w:val="0"/>
              <w:spacing w:before="0" w:after="0" w:line="240" w:lineRule="auto"/>
              <w:ind w:left="0" w:leftChars="0" w:right="0" w:rightChars="0" w:firstLine="0" w:firstLineChars="0"/>
              <w:jc w:val="center"/>
              <w:outlineLvl w:val="9"/>
              <w:rPr>
                <w:del w:id="2222" w:author="白日梦想家" w:date="2026-10-26T15:11:03Z"/>
              </w:rPr>
              <w:pPrChange w:id="2221" w:author="白日梦想家" w:date="2026-10-26T15:11:11Z">
                <w:pPr>
                  <w:keepNext/>
                  <w:snapToGrid w:val="0"/>
                  <w:spacing w:before="0" w:after="0" w:line="370" w:lineRule="exact"/>
                  <w:ind w:left="0" w:leftChars="0" w:right="0" w:rightChars="0" w:firstLine="0" w:firstLineChars="0"/>
                  <w:jc w:val="center"/>
                </w:pPr>
              </w:pPrChange>
            </w:pPr>
            <w:del w:id="2223"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34735984">
            <w:pPr>
              <w:keepNext/>
              <w:widowControl/>
              <w:adjustRightInd w:val="0"/>
              <w:snapToGrid w:val="0"/>
              <w:spacing w:before="0" w:after="0" w:line="240" w:lineRule="auto"/>
              <w:ind w:left="0" w:leftChars="0" w:right="0" w:rightChars="0" w:firstLine="0" w:firstLineChars="0"/>
              <w:jc w:val="center"/>
              <w:outlineLvl w:val="9"/>
              <w:rPr>
                <w:del w:id="2225" w:author="白日梦想家" w:date="2026-10-26T15:11:03Z"/>
              </w:rPr>
              <w:pPrChange w:id="2224" w:author="白日梦想家" w:date="2026-10-26T15:11:11Z">
                <w:pPr>
                  <w:keepNext/>
                  <w:snapToGrid w:val="0"/>
                  <w:spacing w:before="0" w:after="0" w:line="370" w:lineRule="exact"/>
                  <w:ind w:left="0" w:leftChars="0" w:right="0" w:rightChars="0" w:firstLine="0" w:firstLineChars="0"/>
                  <w:jc w:val="center"/>
                </w:pPr>
              </w:pPrChange>
            </w:pPr>
            <w:del w:id="2226"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42E97368">
            <w:pPr>
              <w:keepNext/>
              <w:widowControl/>
              <w:adjustRightInd w:val="0"/>
              <w:snapToGrid w:val="0"/>
              <w:spacing w:before="0" w:after="0" w:line="240" w:lineRule="auto"/>
              <w:ind w:left="0" w:leftChars="0" w:right="0" w:rightChars="0" w:firstLine="0" w:firstLineChars="0"/>
              <w:jc w:val="center"/>
              <w:outlineLvl w:val="9"/>
              <w:rPr>
                <w:del w:id="2228" w:author="白日梦想家" w:date="2026-10-26T15:11:03Z"/>
              </w:rPr>
              <w:pPrChange w:id="2227" w:author="白日梦想家" w:date="2026-10-26T15:11:11Z">
                <w:pPr>
                  <w:keepNext/>
                  <w:snapToGrid w:val="0"/>
                  <w:spacing w:before="0" w:after="0" w:line="370" w:lineRule="exact"/>
                  <w:ind w:left="0" w:leftChars="0" w:right="0" w:rightChars="0" w:firstLine="0" w:firstLineChars="0"/>
                  <w:jc w:val="center"/>
                </w:pPr>
              </w:pPrChange>
            </w:pPr>
            <w:del w:id="2229" w:author="白日梦想家" w:date="2026-10-26T15:11:03Z">
              <w:r>
                <w:rPr>
                  <w:rFonts w:hint="eastAsia" w:ascii="方正仿宋_GBK" w:hAnsi="方正仿宋_GBK" w:eastAsia="方正仿宋_GBK" w:cs="Times New Roman"/>
                  <w:sz w:val="24"/>
                  <w:szCs w:val="24"/>
                </w:rPr>
                <w:delText>57%</w:delText>
              </w:r>
            </w:del>
          </w:p>
        </w:tc>
      </w:tr>
      <w:tr w14:paraId="5346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30" w:author="白日梦想家" w:date="2026-10-26T15:11:03Z"/>
        </w:trPr>
        <w:tc>
          <w:tcPr>
            <w:tcW w:w="2950" w:type="dxa"/>
            <w:vAlign w:val="center"/>
          </w:tcPr>
          <w:p w14:paraId="0A698CEA">
            <w:pPr>
              <w:keepNext/>
              <w:widowControl/>
              <w:adjustRightInd w:val="0"/>
              <w:snapToGrid w:val="0"/>
              <w:spacing w:before="0" w:after="0" w:line="240" w:lineRule="auto"/>
              <w:ind w:left="0" w:leftChars="0" w:right="0" w:rightChars="0" w:firstLine="0" w:firstLineChars="0"/>
              <w:jc w:val="center"/>
              <w:outlineLvl w:val="9"/>
              <w:rPr>
                <w:del w:id="2232" w:author="白日梦想家" w:date="2026-10-26T15:11:03Z"/>
              </w:rPr>
              <w:pPrChange w:id="2231" w:author="白日梦想家" w:date="2026-10-26T15:11:11Z">
                <w:pPr>
                  <w:keepNext/>
                  <w:snapToGrid w:val="0"/>
                  <w:spacing w:before="0" w:after="0" w:line="370" w:lineRule="exact"/>
                  <w:ind w:left="0" w:leftChars="0" w:right="0" w:rightChars="0" w:firstLine="0" w:firstLineChars="0"/>
                  <w:jc w:val="center"/>
                </w:pPr>
              </w:pPrChange>
            </w:pPr>
            <w:del w:id="2233" w:author="白日梦想家" w:date="2026-10-26T15:11:03Z">
              <w:r>
                <w:rPr>
                  <w:rFonts w:hint="eastAsia" w:ascii="方正仿宋_GBK" w:hAnsi="方正仿宋_GBK" w:eastAsia="方正仿宋_GBK" w:cs="Times New Roman"/>
                  <w:sz w:val="24"/>
                  <w:szCs w:val="24"/>
                </w:rPr>
                <w:delText>年最大净负荷平均增长率</w:delText>
              </w:r>
            </w:del>
          </w:p>
        </w:tc>
        <w:tc>
          <w:tcPr>
            <w:tcW w:w="1150" w:type="dxa"/>
            <w:vAlign w:val="center"/>
          </w:tcPr>
          <w:p w14:paraId="068A4EAC">
            <w:pPr>
              <w:keepNext/>
              <w:widowControl/>
              <w:adjustRightInd w:val="0"/>
              <w:snapToGrid w:val="0"/>
              <w:spacing w:before="0" w:after="0" w:line="240" w:lineRule="auto"/>
              <w:ind w:left="0" w:leftChars="0" w:right="0" w:rightChars="0" w:firstLine="0" w:firstLineChars="0"/>
              <w:jc w:val="center"/>
              <w:outlineLvl w:val="9"/>
              <w:rPr>
                <w:del w:id="2235" w:author="白日梦想家" w:date="2026-10-26T15:11:03Z"/>
              </w:rPr>
              <w:pPrChange w:id="2234" w:author="白日梦想家" w:date="2026-10-26T15:11:11Z">
                <w:pPr>
                  <w:keepNext/>
                  <w:snapToGrid w:val="0"/>
                  <w:spacing w:before="0" w:after="0" w:line="370" w:lineRule="exact"/>
                  <w:ind w:left="0" w:leftChars="0" w:right="0" w:rightChars="0" w:firstLine="0" w:firstLineChars="0"/>
                  <w:jc w:val="center"/>
                </w:pPr>
              </w:pPrChange>
            </w:pPr>
            <w:del w:id="2236" w:author="白日梦想家" w:date="2026-10-26T15:11:03Z">
              <w:r>
                <w:rPr>
                  <w:rFonts w:hint="eastAsia" w:ascii="方正仿宋_GBK" w:hAnsi="方正仿宋_GBK" w:eastAsia="方正仿宋_GBK" w:cs="Times New Roman"/>
                  <w:sz w:val="24"/>
                  <w:szCs w:val="24"/>
                </w:rPr>
                <w:delText>4329</w:delText>
              </w:r>
            </w:del>
          </w:p>
        </w:tc>
        <w:tc>
          <w:tcPr>
            <w:tcW w:w="1400" w:type="dxa"/>
            <w:vAlign w:val="center"/>
          </w:tcPr>
          <w:p w14:paraId="67C1AACA">
            <w:pPr>
              <w:keepNext/>
              <w:widowControl/>
              <w:adjustRightInd w:val="0"/>
              <w:snapToGrid w:val="0"/>
              <w:spacing w:before="0" w:after="0" w:line="240" w:lineRule="auto"/>
              <w:ind w:left="0" w:leftChars="0" w:right="0" w:rightChars="0" w:firstLine="0" w:firstLineChars="0"/>
              <w:jc w:val="center"/>
              <w:outlineLvl w:val="9"/>
              <w:rPr>
                <w:del w:id="2238" w:author="白日梦想家" w:date="2026-10-26T15:11:03Z"/>
              </w:rPr>
              <w:pPrChange w:id="2237" w:author="白日梦想家" w:date="2026-10-26T15:11:11Z">
                <w:pPr>
                  <w:keepNext/>
                  <w:snapToGrid w:val="0"/>
                  <w:spacing w:before="0" w:after="0" w:line="370" w:lineRule="exact"/>
                  <w:ind w:left="0" w:leftChars="0" w:right="0" w:rightChars="0" w:firstLine="0" w:firstLineChars="0"/>
                  <w:jc w:val="center"/>
                </w:pPr>
              </w:pPrChange>
            </w:pPr>
            <w:del w:id="2239"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1A5CFD37">
            <w:pPr>
              <w:keepNext/>
              <w:widowControl/>
              <w:adjustRightInd w:val="0"/>
              <w:snapToGrid w:val="0"/>
              <w:spacing w:before="0" w:after="0" w:line="240" w:lineRule="auto"/>
              <w:ind w:left="0" w:leftChars="0" w:right="0" w:rightChars="0" w:firstLine="0" w:firstLineChars="0"/>
              <w:jc w:val="center"/>
              <w:outlineLvl w:val="9"/>
              <w:rPr>
                <w:del w:id="2241" w:author="白日梦想家" w:date="2026-10-26T15:11:03Z"/>
              </w:rPr>
              <w:pPrChange w:id="2240" w:author="白日梦想家" w:date="2026-10-26T15:11:11Z">
                <w:pPr>
                  <w:keepNext/>
                  <w:snapToGrid w:val="0"/>
                  <w:spacing w:before="0" w:after="0" w:line="370" w:lineRule="exact"/>
                  <w:ind w:left="0" w:leftChars="0" w:right="0" w:rightChars="0" w:firstLine="0" w:firstLineChars="0"/>
                  <w:jc w:val="center"/>
                </w:pPr>
              </w:pPrChange>
            </w:pPr>
            <w:del w:id="2242" w:author="白日梦想家" w:date="2026-10-26T15:11:03Z">
              <w:r>
                <w:rPr>
                  <w:rFonts w:hint="eastAsia" w:ascii="方正仿宋_GBK" w:hAnsi="方正仿宋_GBK" w:eastAsia="方正仿宋_GBK" w:cs="Times New Roman"/>
                  <w:sz w:val="24"/>
                  <w:szCs w:val="24"/>
                </w:rPr>
                <w:delText>-0.80</w:delText>
              </w:r>
            </w:del>
          </w:p>
        </w:tc>
        <w:tc>
          <w:tcPr>
            <w:tcW w:w="1656" w:type="dxa"/>
            <w:vAlign w:val="center"/>
          </w:tcPr>
          <w:p w14:paraId="07E78468">
            <w:pPr>
              <w:keepNext/>
              <w:widowControl/>
              <w:adjustRightInd w:val="0"/>
              <w:snapToGrid w:val="0"/>
              <w:spacing w:before="0" w:after="0" w:line="240" w:lineRule="auto"/>
              <w:ind w:left="0" w:leftChars="0" w:right="0" w:rightChars="0" w:firstLine="0" w:firstLineChars="0"/>
              <w:jc w:val="center"/>
              <w:outlineLvl w:val="9"/>
              <w:rPr>
                <w:del w:id="2244" w:author="白日梦想家" w:date="2026-10-26T15:11:03Z"/>
              </w:rPr>
              <w:pPrChange w:id="2243" w:author="白日梦想家" w:date="2026-10-26T15:11:11Z">
                <w:pPr>
                  <w:keepNext/>
                  <w:snapToGrid w:val="0"/>
                  <w:spacing w:before="0" w:after="0" w:line="370" w:lineRule="exact"/>
                  <w:ind w:left="0" w:leftChars="0" w:right="0" w:rightChars="0" w:firstLine="0" w:firstLineChars="0"/>
                  <w:jc w:val="center"/>
                </w:pPr>
              </w:pPrChange>
            </w:pPr>
            <w:del w:id="2245" w:author="白日梦想家" w:date="2026-10-26T15:11:03Z">
              <w:r>
                <w:rPr>
                  <w:rFonts w:hint="eastAsia" w:ascii="方正仿宋_GBK" w:hAnsi="方正仿宋_GBK" w:eastAsia="方正仿宋_GBK" w:cs="Times New Roman"/>
                  <w:sz w:val="24"/>
                  <w:szCs w:val="24"/>
                </w:rPr>
                <w:delText>89%</w:delText>
              </w:r>
            </w:del>
          </w:p>
        </w:tc>
      </w:tr>
      <w:tr w14:paraId="5893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46" w:author="白日梦想家" w:date="2026-10-26T15:11:03Z"/>
        </w:trPr>
        <w:tc>
          <w:tcPr>
            <w:tcW w:w="2950" w:type="dxa"/>
            <w:vAlign w:val="center"/>
          </w:tcPr>
          <w:p w14:paraId="24064237">
            <w:pPr>
              <w:keepNext/>
              <w:widowControl/>
              <w:adjustRightInd w:val="0"/>
              <w:snapToGrid w:val="0"/>
              <w:spacing w:before="0" w:after="0" w:line="240" w:lineRule="auto"/>
              <w:ind w:left="0" w:leftChars="0" w:right="0" w:rightChars="0" w:firstLine="0" w:firstLineChars="0"/>
              <w:jc w:val="center"/>
              <w:outlineLvl w:val="9"/>
              <w:rPr>
                <w:del w:id="2248" w:author="白日梦想家" w:date="2026-10-26T15:11:03Z"/>
              </w:rPr>
              <w:pPrChange w:id="2247" w:author="白日梦想家" w:date="2026-10-26T15:11:11Z">
                <w:pPr>
                  <w:keepNext/>
                  <w:snapToGrid w:val="0"/>
                  <w:spacing w:before="0" w:after="0" w:line="370" w:lineRule="exact"/>
                  <w:ind w:left="0" w:leftChars="0" w:right="0" w:rightChars="0" w:firstLine="0" w:firstLineChars="0"/>
                  <w:jc w:val="center"/>
                </w:pPr>
              </w:pPrChange>
            </w:pPr>
            <w:del w:id="2249" w:author="白日梦想家" w:date="2026-10-26T15:11:03Z">
              <w:r>
                <w:rPr>
                  <w:rFonts w:hint="eastAsia" w:ascii="方正仿宋_GBK" w:hAnsi="方正仿宋_GBK" w:eastAsia="方正仿宋_GBK" w:cs="Times New Roman"/>
                  <w:sz w:val="24"/>
                  <w:szCs w:val="24"/>
                </w:rPr>
                <w:delText>95%峰值持续时间</w:delText>
              </w:r>
            </w:del>
          </w:p>
        </w:tc>
        <w:tc>
          <w:tcPr>
            <w:tcW w:w="1150" w:type="dxa"/>
            <w:vAlign w:val="center"/>
          </w:tcPr>
          <w:p w14:paraId="065E1E6A">
            <w:pPr>
              <w:keepNext/>
              <w:widowControl/>
              <w:adjustRightInd w:val="0"/>
              <w:snapToGrid w:val="0"/>
              <w:spacing w:before="0" w:after="0" w:line="240" w:lineRule="auto"/>
              <w:ind w:left="0" w:leftChars="0" w:right="0" w:rightChars="0" w:firstLine="0" w:firstLineChars="0"/>
              <w:jc w:val="center"/>
              <w:outlineLvl w:val="9"/>
              <w:rPr>
                <w:del w:id="2251" w:author="白日梦想家" w:date="2026-10-26T15:11:03Z"/>
              </w:rPr>
              <w:pPrChange w:id="2250" w:author="白日梦想家" w:date="2026-10-26T15:11:11Z">
                <w:pPr>
                  <w:keepNext/>
                  <w:snapToGrid w:val="0"/>
                  <w:spacing w:before="0" w:after="0" w:line="370" w:lineRule="exact"/>
                  <w:ind w:left="0" w:leftChars="0" w:right="0" w:rightChars="0" w:firstLine="0" w:firstLineChars="0"/>
                  <w:jc w:val="center"/>
                </w:pPr>
              </w:pPrChange>
            </w:pPr>
            <w:del w:id="2252" w:author="白日梦想家" w:date="2026-10-26T15:11:03Z">
              <w:r>
                <w:rPr>
                  <w:rFonts w:hint="eastAsia" w:ascii="方正仿宋_GBK" w:hAnsi="方正仿宋_GBK" w:eastAsia="方正仿宋_GBK" w:cs="Times New Roman"/>
                  <w:sz w:val="24"/>
                  <w:szCs w:val="24"/>
                </w:rPr>
                <w:delText>5140</w:delText>
              </w:r>
            </w:del>
          </w:p>
        </w:tc>
        <w:tc>
          <w:tcPr>
            <w:tcW w:w="1400" w:type="dxa"/>
            <w:vAlign w:val="center"/>
          </w:tcPr>
          <w:p w14:paraId="6A81D26D">
            <w:pPr>
              <w:keepNext/>
              <w:widowControl/>
              <w:adjustRightInd w:val="0"/>
              <w:snapToGrid w:val="0"/>
              <w:spacing w:before="0" w:after="0" w:line="240" w:lineRule="auto"/>
              <w:ind w:left="0" w:leftChars="0" w:right="0" w:rightChars="0" w:firstLine="0" w:firstLineChars="0"/>
              <w:jc w:val="center"/>
              <w:outlineLvl w:val="9"/>
              <w:rPr>
                <w:del w:id="2254" w:author="白日梦想家" w:date="2026-10-26T15:11:03Z"/>
              </w:rPr>
              <w:pPrChange w:id="2253" w:author="白日梦想家" w:date="2026-10-26T15:11:11Z">
                <w:pPr>
                  <w:keepNext/>
                  <w:snapToGrid w:val="0"/>
                  <w:spacing w:before="0" w:after="0" w:line="370" w:lineRule="exact"/>
                  <w:ind w:left="0" w:leftChars="0" w:right="0" w:rightChars="0" w:firstLine="0" w:firstLineChars="0"/>
                  <w:jc w:val="center"/>
                </w:pPr>
              </w:pPrChange>
            </w:pPr>
            <w:del w:id="2255" w:author="白日梦想家" w:date="2026-10-26T15:11:03Z">
              <w:r>
                <w:rPr>
                  <w:rFonts w:hint="eastAsia" w:ascii="方正仿宋_GBK" w:hAnsi="方正仿宋_GBK" w:eastAsia="方正仿宋_GBK" w:cs="Times New Roman"/>
                  <w:sz w:val="24"/>
                  <w:szCs w:val="24"/>
                </w:rPr>
                <w:delText>41118</w:delText>
              </w:r>
            </w:del>
          </w:p>
        </w:tc>
        <w:tc>
          <w:tcPr>
            <w:tcW w:w="1150" w:type="dxa"/>
            <w:vAlign w:val="center"/>
          </w:tcPr>
          <w:p w14:paraId="17D2FE13">
            <w:pPr>
              <w:keepNext/>
              <w:widowControl/>
              <w:adjustRightInd w:val="0"/>
              <w:snapToGrid w:val="0"/>
              <w:spacing w:before="0" w:after="0" w:line="240" w:lineRule="auto"/>
              <w:ind w:left="0" w:leftChars="0" w:right="0" w:rightChars="0" w:firstLine="0" w:firstLineChars="0"/>
              <w:jc w:val="center"/>
              <w:outlineLvl w:val="9"/>
              <w:rPr>
                <w:del w:id="2257" w:author="白日梦想家" w:date="2026-10-26T15:11:03Z"/>
              </w:rPr>
              <w:pPrChange w:id="2256" w:author="白日梦想家" w:date="2026-10-26T15:11:11Z">
                <w:pPr>
                  <w:keepNext/>
                  <w:snapToGrid w:val="0"/>
                  <w:spacing w:before="0" w:after="0" w:line="370" w:lineRule="exact"/>
                  <w:ind w:left="0" w:leftChars="0" w:right="0" w:rightChars="0" w:firstLine="0" w:firstLineChars="0"/>
                  <w:jc w:val="center"/>
                </w:pPr>
              </w:pPrChange>
            </w:pPr>
            <w:del w:id="2258" w:author="白日梦想家" w:date="2026-10-26T15:11:03Z">
              <w:r>
                <w:rPr>
                  <w:rFonts w:hint="eastAsia" w:ascii="方正仿宋_GBK" w:hAnsi="方正仿宋_GBK" w:eastAsia="方正仿宋_GBK" w:cs="Times New Roman"/>
                  <w:sz w:val="24"/>
                  <w:szCs w:val="24"/>
                </w:rPr>
                <w:delText>0.26</w:delText>
              </w:r>
            </w:del>
          </w:p>
        </w:tc>
        <w:tc>
          <w:tcPr>
            <w:tcW w:w="1656" w:type="dxa"/>
            <w:vAlign w:val="center"/>
          </w:tcPr>
          <w:p w14:paraId="3FFE3B9C">
            <w:pPr>
              <w:keepNext/>
              <w:widowControl/>
              <w:adjustRightInd w:val="0"/>
              <w:snapToGrid w:val="0"/>
              <w:spacing w:before="0" w:after="0" w:line="240" w:lineRule="auto"/>
              <w:ind w:left="0" w:leftChars="0" w:right="0" w:rightChars="0" w:firstLine="0" w:firstLineChars="0"/>
              <w:jc w:val="center"/>
              <w:outlineLvl w:val="9"/>
              <w:rPr>
                <w:del w:id="2260" w:author="白日梦想家" w:date="2026-10-26T15:11:03Z"/>
              </w:rPr>
              <w:pPrChange w:id="2259" w:author="白日梦想家" w:date="2026-10-26T15:11:11Z">
                <w:pPr>
                  <w:keepNext/>
                  <w:snapToGrid w:val="0"/>
                  <w:spacing w:before="0" w:after="0" w:line="370" w:lineRule="exact"/>
                  <w:ind w:left="0" w:leftChars="0" w:right="0" w:rightChars="0" w:firstLine="0" w:firstLineChars="0"/>
                  <w:jc w:val="center"/>
                </w:pPr>
              </w:pPrChange>
            </w:pPr>
            <w:del w:id="2261" w:author="白日梦想家" w:date="2026-10-26T15:11:03Z">
              <w:r>
                <w:rPr>
                  <w:rFonts w:hint="eastAsia" w:ascii="方正仿宋_GBK" w:hAnsi="方正仿宋_GBK" w:eastAsia="方正仿宋_GBK" w:cs="Times New Roman"/>
                  <w:sz w:val="24"/>
                  <w:szCs w:val="24"/>
                </w:rPr>
                <w:delText>17%</w:delText>
              </w:r>
            </w:del>
          </w:p>
        </w:tc>
      </w:tr>
      <w:tr w14:paraId="2FC9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62" w:author="白日梦想家" w:date="2026-10-26T15:11:03Z"/>
        </w:trPr>
        <w:tc>
          <w:tcPr>
            <w:tcW w:w="2950" w:type="dxa"/>
            <w:vAlign w:val="center"/>
          </w:tcPr>
          <w:p w14:paraId="46993D5A">
            <w:pPr>
              <w:keepNext/>
              <w:widowControl/>
              <w:adjustRightInd w:val="0"/>
              <w:snapToGrid w:val="0"/>
              <w:spacing w:before="0" w:after="0" w:line="240" w:lineRule="auto"/>
              <w:ind w:left="0" w:leftChars="0" w:right="0" w:rightChars="0" w:firstLine="0" w:firstLineChars="0"/>
              <w:jc w:val="center"/>
              <w:outlineLvl w:val="9"/>
              <w:rPr>
                <w:del w:id="2264" w:author="白日梦想家" w:date="2026-10-26T15:11:03Z"/>
              </w:rPr>
              <w:pPrChange w:id="2263" w:author="白日梦想家" w:date="2026-10-26T15:11:11Z">
                <w:pPr>
                  <w:keepNext/>
                  <w:snapToGrid w:val="0"/>
                  <w:spacing w:before="0" w:after="0" w:line="370" w:lineRule="exact"/>
                  <w:ind w:left="0" w:leftChars="0" w:right="0" w:rightChars="0" w:firstLine="0" w:firstLineChars="0"/>
                  <w:jc w:val="center"/>
                </w:pPr>
              </w:pPrChange>
            </w:pPr>
            <w:del w:id="2265" w:author="白日梦想家" w:date="2026-10-26T15:11:03Z">
              <w:r>
                <w:rPr>
                  <w:rFonts w:hint="eastAsia" w:ascii="方正仿宋_GBK" w:hAnsi="方正仿宋_GBK" w:eastAsia="方正仿宋_GBK" w:cs="Times New Roman"/>
                  <w:sz w:val="24"/>
                  <w:szCs w:val="24"/>
                </w:rPr>
                <w:delText>负荷分散系数</w:delText>
              </w:r>
            </w:del>
          </w:p>
        </w:tc>
        <w:tc>
          <w:tcPr>
            <w:tcW w:w="1150" w:type="dxa"/>
            <w:vAlign w:val="center"/>
          </w:tcPr>
          <w:p w14:paraId="62086166">
            <w:pPr>
              <w:keepNext/>
              <w:widowControl/>
              <w:adjustRightInd w:val="0"/>
              <w:snapToGrid w:val="0"/>
              <w:spacing w:before="0" w:after="0" w:line="240" w:lineRule="auto"/>
              <w:ind w:left="0" w:leftChars="0" w:right="0" w:rightChars="0" w:firstLine="0" w:firstLineChars="0"/>
              <w:jc w:val="center"/>
              <w:outlineLvl w:val="9"/>
              <w:rPr>
                <w:del w:id="2267" w:author="白日梦想家" w:date="2026-10-26T15:11:03Z"/>
              </w:rPr>
              <w:pPrChange w:id="2266" w:author="白日梦想家" w:date="2026-10-26T15:11:11Z">
                <w:pPr>
                  <w:keepNext/>
                  <w:snapToGrid w:val="0"/>
                  <w:spacing w:before="0" w:after="0" w:line="370" w:lineRule="exact"/>
                  <w:ind w:left="0" w:leftChars="0" w:right="0" w:rightChars="0" w:firstLine="0" w:firstLineChars="0"/>
                  <w:jc w:val="center"/>
                </w:pPr>
              </w:pPrChange>
            </w:pPr>
            <w:del w:id="2268" w:author="白日梦想家" w:date="2026-10-26T15:11:03Z">
              <w:r>
                <w:rPr>
                  <w:rFonts w:hint="eastAsia" w:ascii="方正仿宋_GBK" w:hAnsi="方正仿宋_GBK" w:eastAsia="方正仿宋_GBK" w:cs="Times New Roman"/>
                  <w:sz w:val="24"/>
                  <w:szCs w:val="24"/>
                </w:rPr>
                <w:delText>10608</w:delText>
              </w:r>
            </w:del>
          </w:p>
        </w:tc>
        <w:tc>
          <w:tcPr>
            <w:tcW w:w="1400" w:type="dxa"/>
            <w:vAlign w:val="center"/>
          </w:tcPr>
          <w:p w14:paraId="34440E5D">
            <w:pPr>
              <w:keepNext/>
              <w:widowControl/>
              <w:adjustRightInd w:val="0"/>
              <w:snapToGrid w:val="0"/>
              <w:spacing w:before="0" w:after="0" w:line="240" w:lineRule="auto"/>
              <w:ind w:left="0" w:leftChars="0" w:right="0" w:rightChars="0" w:firstLine="0" w:firstLineChars="0"/>
              <w:jc w:val="center"/>
              <w:outlineLvl w:val="9"/>
              <w:rPr>
                <w:del w:id="2270" w:author="白日梦想家" w:date="2026-10-26T15:11:03Z"/>
              </w:rPr>
              <w:pPrChange w:id="2269" w:author="白日梦想家" w:date="2026-10-26T15:11:11Z">
                <w:pPr>
                  <w:keepNext/>
                  <w:snapToGrid w:val="0"/>
                  <w:spacing w:before="0" w:after="0" w:line="370" w:lineRule="exact"/>
                  <w:ind w:left="0" w:leftChars="0" w:right="0" w:rightChars="0" w:firstLine="0" w:firstLineChars="0"/>
                  <w:jc w:val="center"/>
                </w:pPr>
              </w:pPrChange>
            </w:pPr>
            <w:del w:id="2271" w:author="白日梦想家" w:date="2026-10-26T15:11:03Z">
              <w:r>
                <w:rPr>
                  <w:rFonts w:hint="eastAsia" w:ascii="方正仿宋_GBK" w:hAnsi="方正仿宋_GBK" w:eastAsia="方正仿宋_GBK" w:cs="Times New Roman"/>
                  <w:sz w:val="24"/>
                  <w:szCs w:val="24"/>
                </w:rPr>
                <w:delText>31473</w:delText>
              </w:r>
            </w:del>
          </w:p>
        </w:tc>
        <w:tc>
          <w:tcPr>
            <w:tcW w:w="1150" w:type="dxa"/>
            <w:vAlign w:val="center"/>
          </w:tcPr>
          <w:p w14:paraId="72003F7D">
            <w:pPr>
              <w:keepNext/>
              <w:widowControl/>
              <w:adjustRightInd w:val="0"/>
              <w:snapToGrid w:val="0"/>
              <w:spacing w:before="0" w:after="0" w:line="240" w:lineRule="auto"/>
              <w:ind w:left="0" w:leftChars="0" w:right="0" w:rightChars="0" w:firstLine="0" w:firstLineChars="0"/>
              <w:jc w:val="center"/>
              <w:outlineLvl w:val="9"/>
              <w:rPr>
                <w:del w:id="2273" w:author="白日梦想家" w:date="2026-10-26T15:11:03Z"/>
              </w:rPr>
              <w:pPrChange w:id="2272" w:author="白日梦想家" w:date="2026-10-26T15:11:11Z">
                <w:pPr>
                  <w:keepNext/>
                  <w:snapToGrid w:val="0"/>
                  <w:spacing w:before="0" w:after="0" w:line="370" w:lineRule="exact"/>
                  <w:ind w:left="0" w:leftChars="0" w:right="0" w:rightChars="0" w:firstLine="0" w:firstLineChars="0"/>
                  <w:jc w:val="center"/>
                </w:pPr>
              </w:pPrChange>
            </w:pPr>
            <w:del w:id="2274" w:author="白日梦想家" w:date="2026-10-26T15:11:03Z">
              <w:r>
                <w:rPr>
                  <w:rFonts w:hint="eastAsia" w:ascii="方正仿宋_GBK" w:hAnsi="方正仿宋_GBK" w:eastAsia="方正仿宋_GBK" w:cs="Times New Roman"/>
                  <w:sz w:val="24"/>
                  <w:szCs w:val="24"/>
                </w:rPr>
                <w:delText>0.52</w:delText>
              </w:r>
            </w:del>
          </w:p>
        </w:tc>
        <w:tc>
          <w:tcPr>
            <w:tcW w:w="1656" w:type="dxa"/>
            <w:vAlign w:val="center"/>
          </w:tcPr>
          <w:p w14:paraId="436967BC">
            <w:pPr>
              <w:keepNext/>
              <w:widowControl/>
              <w:adjustRightInd w:val="0"/>
              <w:snapToGrid w:val="0"/>
              <w:spacing w:before="0" w:after="0" w:line="240" w:lineRule="auto"/>
              <w:ind w:left="0" w:leftChars="0" w:right="0" w:rightChars="0" w:firstLine="0" w:firstLineChars="0"/>
              <w:jc w:val="center"/>
              <w:outlineLvl w:val="9"/>
              <w:rPr>
                <w:del w:id="2276" w:author="白日梦想家" w:date="2026-10-26T15:11:03Z"/>
              </w:rPr>
              <w:pPrChange w:id="2275" w:author="白日梦想家" w:date="2026-10-26T15:11:11Z">
                <w:pPr>
                  <w:keepNext/>
                  <w:snapToGrid w:val="0"/>
                  <w:spacing w:before="0" w:after="0" w:line="370" w:lineRule="exact"/>
                  <w:ind w:left="0" w:leftChars="0" w:right="0" w:rightChars="0" w:firstLine="0" w:firstLineChars="0"/>
                  <w:jc w:val="center"/>
                </w:pPr>
              </w:pPrChange>
            </w:pPr>
            <w:del w:id="2277" w:author="白日梦想家" w:date="2026-10-26T15:11:03Z">
              <w:r>
                <w:rPr>
                  <w:rFonts w:hint="eastAsia" w:ascii="方正仿宋_GBK" w:hAnsi="方正仿宋_GBK" w:eastAsia="方正仿宋_GBK" w:cs="Times New Roman"/>
                  <w:sz w:val="24"/>
                  <w:szCs w:val="24"/>
                </w:rPr>
                <w:delText>37%</w:delText>
              </w:r>
            </w:del>
          </w:p>
        </w:tc>
      </w:tr>
      <w:tr w14:paraId="10D0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78" w:author="白日梦想家" w:date="2026-10-26T15:11:03Z"/>
        </w:trPr>
        <w:tc>
          <w:tcPr>
            <w:tcW w:w="2950" w:type="dxa"/>
            <w:vAlign w:val="center"/>
          </w:tcPr>
          <w:p w14:paraId="3BB5E7EB">
            <w:pPr>
              <w:keepNext/>
              <w:widowControl/>
              <w:adjustRightInd w:val="0"/>
              <w:snapToGrid w:val="0"/>
              <w:spacing w:before="0" w:after="0" w:line="240" w:lineRule="auto"/>
              <w:ind w:left="0" w:leftChars="0" w:right="0" w:rightChars="0" w:firstLine="0" w:firstLineChars="0"/>
              <w:jc w:val="center"/>
              <w:outlineLvl w:val="9"/>
              <w:rPr>
                <w:del w:id="2280" w:author="白日梦想家" w:date="2026-10-26T15:11:03Z"/>
              </w:rPr>
              <w:pPrChange w:id="2279" w:author="白日梦想家" w:date="2026-10-26T15:11:11Z">
                <w:pPr>
                  <w:keepNext/>
                  <w:snapToGrid w:val="0"/>
                  <w:spacing w:before="0" w:after="0" w:line="370" w:lineRule="exact"/>
                  <w:ind w:left="0" w:leftChars="0" w:right="0" w:rightChars="0" w:firstLine="0" w:firstLineChars="0"/>
                  <w:jc w:val="center"/>
                </w:pPr>
              </w:pPrChange>
            </w:pPr>
            <w:del w:id="2281" w:author="白日梦想家" w:date="2026-10-26T15:11:03Z">
              <w:r>
                <w:rPr>
                  <w:rFonts w:hint="eastAsia" w:ascii="方正仿宋_GBK" w:hAnsi="方正仿宋_GBK" w:eastAsia="方正仿宋_GBK" w:cs="Times New Roman"/>
                  <w:sz w:val="24"/>
                  <w:szCs w:val="24"/>
                </w:rPr>
                <w:delText>初始转供率</w:delText>
              </w:r>
            </w:del>
          </w:p>
        </w:tc>
        <w:tc>
          <w:tcPr>
            <w:tcW w:w="1150" w:type="dxa"/>
            <w:vAlign w:val="center"/>
          </w:tcPr>
          <w:p w14:paraId="47239E7F">
            <w:pPr>
              <w:keepNext/>
              <w:widowControl/>
              <w:adjustRightInd w:val="0"/>
              <w:snapToGrid w:val="0"/>
              <w:spacing w:before="0" w:after="0" w:line="240" w:lineRule="auto"/>
              <w:ind w:left="0" w:leftChars="0" w:right="0" w:rightChars="0" w:firstLine="0" w:firstLineChars="0"/>
              <w:jc w:val="center"/>
              <w:outlineLvl w:val="9"/>
              <w:rPr>
                <w:del w:id="2283" w:author="白日梦想家" w:date="2026-10-26T15:11:03Z"/>
              </w:rPr>
              <w:pPrChange w:id="2282" w:author="白日梦想家" w:date="2026-10-26T15:11:11Z">
                <w:pPr>
                  <w:keepNext/>
                  <w:snapToGrid w:val="0"/>
                  <w:spacing w:before="0" w:after="0" w:line="370" w:lineRule="exact"/>
                  <w:ind w:left="0" w:leftChars="0" w:right="0" w:rightChars="0" w:firstLine="0" w:firstLineChars="0"/>
                  <w:jc w:val="center"/>
                </w:pPr>
              </w:pPrChange>
            </w:pPr>
            <w:del w:id="2284" w:author="白日梦想家" w:date="2026-10-26T15:11:03Z">
              <w:r>
                <w:rPr>
                  <w:rFonts w:hint="eastAsia" w:ascii="方正仿宋_GBK" w:hAnsi="方正仿宋_GBK" w:eastAsia="方正仿宋_GBK" w:cs="Times New Roman"/>
                  <w:sz w:val="24"/>
                  <w:szCs w:val="24"/>
                </w:rPr>
                <w:delText>4680</w:delText>
              </w:r>
            </w:del>
          </w:p>
        </w:tc>
        <w:tc>
          <w:tcPr>
            <w:tcW w:w="1400" w:type="dxa"/>
            <w:vAlign w:val="center"/>
          </w:tcPr>
          <w:p w14:paraId="3FD88AB5">
            <w:pPr>
              <w:keepNext/>
              <w:widowControl/>
              <w:adjustRightInd w:val="0"/>
              <w:snapToGrid w:val="0"/>
              <w:spacing w:before="0" w:after="0" w:line="240" w:lineRule="auto"/>
              <w:ind w:left="0" w:leftChars="0" w:right="0" w:rightChars="0" w:firstLine="0" w:firstLineChars="0"/>
              <w:jc w:val="center"/>
              <w:outlineLvl w:val="9"/>
              <w:rPr>
                <w:del w:id="2286" w:author="白日梦想家" w:date="2026-10-26T15:11:03Z"/>
              </w:rPr>
              <w:pPrChange w:id="2285" w:author="白日梦想家" w:date="2026-10-26T15:11:11Z">
                <w:pPr>
                  <w:keepNext/>
                  <w:snapToGrid w:val="0"/>
                  <w:spacing w:before="0" w:after="0" w:line="370" w:lineRule="exact"/>
                  <w:ind w:left="0" w:leftChars="0" w:right="0" w:rightChars="0" w:firstLine="0" w:firstLineChars="0"/>
                  <w:jc w:val="center"/>
                </w:pPr>
              </w:pPrChange>
            </w:pPr>
            <w:del w:id="2287" w:author="白日梦想家" w:date="2026-10-26T15:11:03Z">
              <w:r>
                <w:rPr>
                  <w:rFonts w:hint="eastAsia" w:ascii="方正仿宋_GBK" w:hAnsi="方正仿宋_GBK" w:eastAsia="方正仿宋_GBK" w:cs="Times New Roman"/>
                  <w:sz w:val="24"/>
                  <w:szCs w:val="24"/>
                </w:rPr>
                <w:delText>32058</w:delText>
              </w:r>
            </w:del>
          </w:p>
        </w:tc>
        <w:tc>
          <w:tcPr>
            <w:tcW w:w="1150" w:type="dxa"/>
            <w:vAlign w:val="center"/>
          </w:tcPr>
          <w:p w14:paraId="777CD033">
            <w:pPr>
              <w:keepNext/>
              <w:widowControl/>
              <w:adjustRightInd w:val="0"/>
              <w:snapToGrid w:val="0"/>
              <w:spacing w:before="0" w:after="0" w:line="240" w:lineRule="auto"/>
              <w:ind w:left="0" w:leftChars="0" w:right="0" w:rightChars="0" w:firstLine="0" w:firstLineChars="0"/>
              <w:jc w:val="center"/>
              <w:outlineLvl w:val="9"/>
              <w:rPr>
                <w:del w:id="2289" w:author="白日梦想家" w:date="2026-10-26T15:11:03Z"/>
              </w:rPr>
              <w:pPrChange w:id="2288" w:author="白日梦想家" w:date="2026-10-26T15:11:11Z">
                <w:pPr>
                  <w:keepNext/>
                  <w:snapToGrid w:val="0"/>
                  <w:spacing w:before="0" w:after="0" w:line="370" w:lineRule="exact"/>
                  <w:ind w:left="0" w:leftChars="0" w:right="0" w:rightChars="0" w:firstLine="0" w:firstLineChars="0"/>
                  <w:jc w:val="center"/>
                </w:pPr>
              </w:pPrChange>
            </w:pPr>
            <w:del w:id="2290" w:author="白日梦想家" w:date="2026-10-26T15:11:03Z">
              <w:r>
                <w:rPr>
                  <w:rFonts w:hint="eastAsia" w:ascii="方正仿宋_GBK" w:hAnsi="方正仿宋_GBK" w:eastAsia="方正仿宋_GBK" w:cs="Times New Roman"/>
                  <w:sz w:val="24"/>
                  <w:szCs w:val="24"/>
                </w:rPr>
                <w:delText>-0.74</w:delText>
              </w:r>
            </w:del>
          </w:p>
        </w:tc>
        <w:tc>
          <w:tcPr>
            <w:tcW w:w="1656" w:type="dxa"/>
            <w:vAlign w:val="center"/>
          </w:tcPr>
          <w:p w14:paraId="0BD64C89">
            <w:pPr>
              <w:keepNext/>
              <w:widowControl/>
              <w:adjustRightInd w:val="0"/>
              <w:snapToGrid w:val="0"/>
              <w:spacing w:before="0" w:after="0" w:line="240" w:lineRule="auto"/>
              <w:ind w:left="0" w:leftChars="0" w:right="0" w:rightChars="0" w:firstLine="0" w:firstLineChars="0"/>
              <w:jc w:val="center"/>
              <w:outlineLvl w:val="9"/>
              <w:rPr>
                <w:del w:id="2292" w:author="白日梦想家" w:date="2026-10-26T15:11:03Z"/>
              </w:rPr>
              <w:pPrChange w:id="2291" w:author="白日梦想家" w:date="2026-10-26T15:11:11Z">
                <w:pPr>
                  <w:keepNext/>
                  <w:snapToGrid w:val="0"/>
                  <w:spacing w:before="0" w:after="0" w:line="370" w:lineRule="exact"/>
                  <w:ind w:left="0" w:leftChars="0" w:right="0" w:rightChars="0" w:firstLine="0" w:firstLineChars="0"/>
                  <w:jc w:val="center"/>
                </w:pPr>
              </w:pPrChange>
            </w:pPr>
            <w:del w:id="2293" w:author="白日梦想家" w:date="2026-10-26T15:11:03Z">
              <w:r>
                <w:rPr>
                  <w:rFonts w:hint="eastAsia" w:ascii="方正仿宋_GBK" w:hAnsi="方正仿宋_GBK" w:eastAsia="方正仿宋_GBK" w:cs="Times New Roman"/>
                  <w:sz w:val="24"/>
                  <w:szCs w:val="24"/>
                </w:rPr>
                <w:delText>81%</w:delText>
              </w:r>
            </w:del>
          </w:p>
        </w:tc>
      </w:tr>
      <w:tr w14:paraId="5F5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94" w:author="白日梦想家" w:date="2026-10-26T15:11:03Z"/>
        </w:trPr>
        <w:tc>
          <w:tcPr>
            <w:tcW w:w="2950" w:type="dxa"/>
            <w:vAlign w:val="center"/>
          </w:tcPr>
          <w:p w14:paraId="55D0C29B">
            <w:pPr>
              <w:keepNext/>
              <w:widowControl/>
              <w:adjustRightInd w:val="0"/>
              <w:snapToGrid w:val="0"/>
              <w:spacing w:before="0" w:after="0" w:line="240" w:lineRule="auto"/>
              <w:ind w:left="0" w:leftChars="0" w:right="0" w:rightChars="0" w:firstLine="0" w:firstLineChars="0"/>
              <w:jc w:val="center"/>
              <w:outlineLvl w:val="9"/>
              <w:rPr>
                <w:del w:id="2296" w:author="白日梦想家" w:date="2026-10-26T15:11:03Z"/>
              </w:rPr>
              <w:pPrChange w:id="2295" w:author="白日梦想家" w:date="2026-10-26T15:11:11Z">
                <w:pPr>
                  <w:keepNext/>
                  <w:snapToGrid w:val="0"/>
                  <w:spacing w:before="0" w:after="0" w:line="370" w:lineRule="exact"/>
                  <w:ind w:left="0" w:leftChars="0" w:right="0" w:rightChars="0" w:firstLine="0" w:firstLineChars="0"/>
                  <w:jc w:val="center"/>
                </w:pPr>
              </w:pPrChange>
            </w:pPr>
            <w:del w:id="2297" w:author="白日梦想家" w:date="2026-10-26T15:11:03Z">
              <w:r>
                <w:rPr>
                  <w:rFonts w:hint="eastAsia" w:ascii="方正仿宋_GBK" w:hAnsi="方正仿宋_GBK" w:eastAsia="方正仿宋_GBK" w:cs="Times New Roman"/>
                  <w:sz w:val="24"/>
                  <w:szCs w:val="24"/>
                </w:rPr>
                <w:delText>主变与线路单位功率投资比</w:delText>
              </w:r>
            </w:del>
          </w:p>
        </w:tc>
        <w:tc>
          <w:tcPr>
            <w:tcW w:w="1150" w:type="dxa"/>
            <w:vAlign w:val="center"/>
          </w:tcPr>
          <w:p w14:paraId="1A65A8D4">
            <w:pPr>
              <w:keepNext/>
              <w:widowControl/>
              <w:adjustRightInd w:val="0"/>
              <w:snapToGrid w:val="0"/>
              <w:spacing w:before="0" w:after="0" w:line="240" w:lineRule="auto"/>
              <w:ind w:left="0" w:leftChars="0" w:right="0" w:rightChars="0" w:firstLine="0" w:firstLineChars="0"/>
              <w:jc w:val="center"/>
              <w:outlineLvl w:val="9"/>
              <w:rPr>
                <w:del w:id="2299" w:author="白日梦想家" w:date="2026-10-26T15:11:03Z"/>
              </w:rPr>
              <w:pPrChange w:id="2298" w:author="白日梦想家" w:date="2026-10-26T15:11:11Z">
                <w:pPr>
                  <w:keepNext/>
                  <w:snapToGrid w:val="0"/>
                  <w:spacing w:before="0" w:after="0" w:line="370" w:lineRule="exact"/>
                  <w:ind w:left="0" w:leftChars="0" w:right="0" w:rightChars="0" w:firstLine="0" w:firstLineChars="0"/>
                  <w:jc w:val="center"/>
                </w:pPr>
              </w:pPrChange>
            </w:pPr>
            <w:del w:id="2300"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4B92F096">
            <w:pPr>
              <w:keepNext/>
              <w:widowControl/>
              <w:adjustRightInd w:val="0"/>
              <w:snapToGrid w:val="0"/>
              <w:spacing w:before="0" w:after="0" w:line="240" w:lineRule="auto"/>
              <w:ind w:left="0" w:leftChars="0" w:right="0" w:rightChars="0" w:firstLine="0" w:firstLineChars="0"/>
              <w:jc w:val="center"/>
              <w:outlineLvl w:val="9"/>
              <w:rPr>
                <w:del w:id="2302" w:author="白日梦想家" w:date="2026-10-26T15:11:03Z"/>
              </w:rPr>
              <w:pPrChange w:id="2301" w:author="白日梦想家" w:date="2026-10-26T15:11:11Z">
                <w:pPr>
                  <w:keepNext/>
                  <w:snapToGrid w:val="0"/>
                  <w:spacing w:before="0" w:after="0" w:line="370" w:lineRule="exact"/>
                  <w:ind w:left="0" w:leftChars="0" w:right="0" w:rightChars="0" w:firstLine="0" w:firstLineChars="0"/>
                  <w:jc w:val="center"/>
                </w:pPr>
              </w:pPrChange>
            </w:pPr>
            <w:del w:id="2303"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0700E25D">
            <w:pPr>
              <w:keepNext/>
              <w:widowControl/>
              <w:adjustRightInd w:val="0"/>
              <w:snapToGrid w:val="0"/>
              <w:spacing w:before="0" w:after="0" w:line="240" w:lineRule="auto"/>
              <w:ind w:left="0" w:leftChars="0" w:right="0" w:rightChars="0" w:firstLine="0" w:firstLineChars="0"/>
              <w:jc w:val="center"/>
              <w:outlineLvl w:val="9"/>
              <w:rPr>
                <w:del w:id="2305" w:author="白日梦想家" w:date="2026-10-26T15:11:03Z"/>
              </w:rPr>
              <w:pPrChange w:id="2304" w:author="白日梦想家" w:date="2026-10-26T15:11:11Z">
                <w:pPr>
                  <w:keepNext/>
                  <w:snapToGrid w:val="0"/>
                  <w:spacing w:before="0" w:after="0" w:line="370" w:lineRule="exact"/>
                  <w:ind w:left="0" w:leftChars="0" w:right="0" w:rightChars="0" w:firstLine="0" w:firstLineChars="0"/>
                  <w:jc w:val="center"/>
                </w:pPr>
              </w:pPrChange>
            </w:pPr>
            <w:del w:id="2306" w:author="白日梦想家" w:date="2026-10-26T15:11:03Z">
              <w:r>
                <w:rPr>
                  <w:rFonts w:hint="eastAsia" w:ascii="方正仿宋_GBK" w:hAnsi="方正仿宋_GBK" w:eastAsia="方正仿宋_GBK" w:cs="Times New Roman"/>
                  <w:sz w:val="24"/>
                  <w:szCs w:val="24"/>
                </w:rPr>
                <w:delText>-0.16</w:delText>
              </w:r>
            </w:del>
          </w:p>
        </w:tc>
        <w:tc>
          <w:tcPr>
            <w:tcW w:w="1656" w:type="dxa"/>
            <w:vAlign w:val="center"/>
          </w:tcPr>
          <w:p w14:paraId="20E62737">
            <w:pPr>
              <w:keepNext/>
              <w:widowControl/>
              <w:adjustRightInd w:val="0"/>
              <w:snapToGrid w:val="0"/>
              <w:spacing w:before="0" w:after="0" w:line="240" w:lineRule="auto"/>
              <w:ind w:left="0" w:leftChars="0" w:right="0" w:rightChars="0" w:firstLine="0" w:firstLineChars="0"/>
              <w:jc w:val="center"/>
              <w:outlineLvl w:val="9"/>
              <w:rPr>
                <w:del w:id="2308" w:author="白日梦想家" w:date="2026-10-26T15:11:03Z"/>
              </w:rPr>
              <w:pPrChange w:id="2307" w:author="白日梦想家" w:date="2026-10-26T15:11:11Z">
                <w:pPr>
                  <w:keepNext/>
                  <w:snapToGrid w:val="0"/>
                  <w:spacing w:before="0" w:after="0" w:line="370" w:lineRule="exact"/>
                  <w:ind w:left="0" w:leftChars="0" w:right="0" w:rightChars="0" w:firstLine="0" w:firstLineChars="0"/>
                  <w:jc w:val="center"/>
                </w:pPr>
              </w:pPrChange>
            </w:pPr>
            <w:del w:id="2309" w:author="白日梦想家" w:date="2026-10-26T15:11:03Z">
              <w:r>
                <w:rPr>
                  <w:rFonts w:hint="eastAsia" w:ascii="方正仿宋_GBK" w:hAnsi="方正仿宋_GBK" w:eastAsia="方正仿宋_GBK" w:cs="Times New Roman"/>
                  <w:sz w:val="24"/>
                  <w:szCs w:val="24"/>
                </w:rPr>
                <w:delText>14%</w:delText>
              </w:r>
            </w:del>
          </w:p>
        </w:tc>
      </w:tr>
      <w:tr w14:paraId="7204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10" w:author="白日梦想家" w:date="2026-10-26T15:11:03Z"/>
        </w:trPr>
        <w:tc>
          <w:tcPr>
            <w:tcW w:w="2950" w:type="dxa"/>
            <w:vAlign w:val="center"/>
          </w:tcPr>
          <w:p w14:paraId="361D3414">
            <w:pPr>
              <w:keepNext/>
              <w:widowControl/>
              <w:adjustRightInd w:val="0"/>
              <w:snapToGrid w:val="0"/>
              <w:spacing w:before="0" w:after="0" w:line="240" w:lineRule="auto"/>
              <w:ind w:left="0" w:leftChars="0" w:right="0" w:rightChars="0" w:firstLine="0" w:firstLineChars="0"/>
              <w:jc w:val="center"/>
              <w:outlineLvl w:val="9"/>
              <w:rPr>
                <w:del w:id="2312" w:author="白日梦想家" w:date="2026-10-26T15:11:03Z"/>
              </w:rPr>
              <w:pPrChange w:id="2311" w:author="白日梦想家" w:date="2026-10-26T15:11:11Z">
                <w:pPr>
                  <w:keepNext/>
                  <w:snapToGrid w:val="0"/>
                  <w:spacing w:before="0" w:after="0" w:line="370" w:lineRule="exact"/>
                  <w:ind w:left="0" w:leftChars="0" w:right="0" w:rightChars="0" w:firstLine="0" w:firstLineChars="0"/>
                  <w:jc w:val="center"/>
                </w:pPr>
              </w:pPrChange>
            </w:pPr>
            <w:del w:id="2313" w:author="白日梦想家" w:date="2026-10-26T15:11:03Z">
              <w:r>
                <w:rPr>
                  <w:rFonts w:hint="eastAsia" w:ascii="方正仿宋_GBK" w:hAnsi="方正仿宋_GBK" w:eastAsia="方正仿宋_GBK" w:cs="Times New Roman"/>
                  <w:sz w:val="24"/>
                  <w:szCs w:val="24"/>
                </w:rPr>
                <w:delText>主变与储能单位功率投资比</w:delText>
              </w:r>
            </w:del>
          </w:p>
        </w:tc>
        <w:tc>
          <w:tcPr>
            <w:tcW w:w="1150" w:type="dxa"/>
            <w:vAlign w:val="center"/>
          </w:tcPr>
          <w:p w14:paraId="447C6DE6">
            <w:pPr>
              <w:keepNext/>
              <w:widowControl/>
              <w:adjustRightInd w:val="0"/>
              <w:snapToGrid w:val="0"/>
              <w:spacing w:before="0" w:after="0" w:line="240" w:lineRule="auto"/>
              <w:ind w:left="0" w:leftChars="0" w:right="0" w:rightChars="0" w:firstLine="0" w:firstLineChars="0"/>
              <w:jc w:val="center"/>
              <w:outlineLvl w:val="9"/>
              <w:rPr>
                <w:del w:id="2315" w:author="白日梦想家" w:date="2026-10-26T15:11:03Z"/>
              </w:rPr>
              <w:pPrChange w:id="2314" w:author="白日梦想家" w:date="2026-10-26T15:11:11Z">
                <w:pPr>
                  <w:keepNext/>
                  <w:snapToGrid w:val="0"/>
                  <w:spacing w:before="0" w:after="0" w:line="370" w:lineRule="exact"/>
                  <w:ind w:left="0" w:leftChars="0" w:right="0" w:rightChars="0" w:firstLine="0" w:firstLineChars="0"/>
                  <w:jc w:val="center"/>
                </w:pPr>
              </w:pPrChange>
            </w:pPr>
            <w:del w:id="2316"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35578BE4">
            <w:pPr>
              <w:keepNext/>
              <w:widowControl/>
              <w:adjustRightInd w:val="0"/>
              <w:snapToGrid w:val="0"/>
              <w:spacing w:before="0" w:after="0" w:line="240" w:lineRule="auto"/>
              <w:ind w:left="0" w:leftChars="0" w:right="0" w:rightChars="0" w:firstLine="0" w:firstLineChars="0"/>
              <w:jc w:val="center"/>
              <w:outlineLvl w:val="9"/>
              <w:rPr>
                <w:del w:id="2318" w:author="白日梦想家" w:date="2026-10-26T15:11:03Z"/>
              </w:rPr>
              <w:pPrChange w:id="2317" w:author="白日梦想家" w:date="2026-10-26T15:11:11Z">
                <w:pPr>
                  <w:keepNext/>
                  <w:snapToGrid w:val="0"/>
                  <w:spacing w:before="0" w:after="0" w:line="370" w:lineRule="exact"/>
                  <w:ind w:left="0" w:leftChars="0" w:right="0" w:rightChars="0" w:firstLine="0" w:firstLineChars="0"/>
                  <w:jc w:val="center"/>
                </w:pPr>
              </w:pPrChange>
            </w:pPr>
            <w:del w:id="2319"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7311E2C3">
            <w:pPr>
              <w:keepNext/>
              <w:widowControl/>
              <w:adjustRightInd w:val="0"/>
              <w:snapToGrid w:val="0"/>
              <w:spacing w:before="0" w:after="0" w:line="240" w:lineRule="auto"/>
              <w:ind w:left="0" w:leftChars="0" w:right="0" w:rightChars="0" w:firstLine="0" w:firstLineChars="0"/>
              <w:jc w:val="center"/>
              <w:outlineLvl w:val="9"/>
              <w:rPr>
                <w:del w:id="2321" w:author="白日梦想家" w:date="2026-10-26T15:11:03Z"/>
              </w:rPr>
              <w:pPrChange w:id="2320" w:author="白日梦想家" w:date="2026-10-26T15:11:11Z">
                <w:pPr>
                  <w:keepNext/>
                  <w:snapToGrid w:val="0"/>
                  <w:spacing w:before="0" w:after="0" w:line="370" w:lineRule="exact"/>
                  <w:ind w:left="0" w:leftChars="0" w:right="0" w:rightChars="0" w:firstLine="0" w:firstLineChars="0"/>
                  <w:jc w:val="center"/>
                </w:pPr>
              </w:pPrChange>
            </w:pPr>
            <w:del w:id="2322" w:author="白日梦想家" w:date="2026-10-26T15:11:03Z">
              <w:r>
                <w:rPr>
                  <w:rFonts w:hint="eastAsia" w:ascii="方正仿宋_GBK" w:hAnsi="方正仿宋_GBK" w:eastAsia="方正仿宋_GBK" w:cs="Times New Roman"/>
                  <w:sz w:val="24"/>
                  <w:szCs w:val="24"/>
                </w:rPr>
                <w:delText>-0.20</w:delText>
              </w:r>
            </w:del>
          </w:p>
        </w:tc>
        <w:tc>
          <w:tcPr>
            <w:tcW w:w="1656" w:type="dxa"/>
            <w:vAlign w:val="center"/>
          </w:tcPr>
          <w:p w14:paraId="47138AC9">
            <w:pPr>
              <w:keepNext/>
              <w:widowControl/>
              <w:adjustRightInd w:val="0"/>
              <w:snapToGrid w:val="0"/>
              <w:spacing w:before="0" w:after="0" w:line="240" w:lineRule="auto"/>
              <w:ind w:left="0" w:leftChars="0" w:right="0" w:rightChars="0" w:firstLine="0" w:firstLineChars="0"/>
              <w:jc w:val="center"/>
              <w:outlineLvl w:val="9"/>
              <w:rPr>
                <w:del w:id="2324" w:author="白日梦想家" w:date="2026-10-26T15:11:03Z"/>
              </w:rPr>
              <w:pPrChange w:id="2323" w:author="白日梦想家" w:date="2026-10-26T15:11:11Z">
                <w:pPr>
                  <w:keepNext/>
                  <w:snapToGrid w:val="0"/>
                  <w:spacing w:before="0" w:after="0" w:line="370" w:lineRule="exact"/>
                  <w:ind w:left="0" w:leftChars="0" w:right="0" w:rightChars="0" w:firstLine="0" w:firstLineChars="0"/>
                  <w:jc w:val="center"/>
                </w:pPr>
              </w:pPrChange>
            </w:pPr>
            <w:del w:id="2325" w:author="白日梦想家" w:date="2026-10-26T15:11:03Z">
              <w:r>
                <w:rPr>
                  <w:rFonts w:hint="eastAsia" w:ascii="方正仿宋_GBK" w:hAnsi="方正仿宋_GBK" w:eastAsia="方正仿宋_GBK" w:cs="Times New Roman"/>
                  <w:sz w:val="24"/>
                  <w:szCs w:val="24"/>
                </w:rPr>
                <w:delText>8%</w:delText>
              </w:r>
            </w:del>
          </w:p>
        </w:tc>
      </w:tr>
      <w:tr w14:paraId="7C3C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26" w:author="白日梦想家" w:date="2026-10-26T15:11:03Z"/>
        </w:trPr>
        <w:tc>
          <w:tcPr>
            <w:tcW w:w="2950" w:type="dxa"/>
            <w:vAlign w:val="center"/>
          </w:tcPr>
          <w:p w14:paraId="0D6AAA59">
            <w:pPr>
              <w:keepNext/>
              <w:widowControl/>
              <w:adjustRightInd w:val="0"/>
              <w:snapToGrid w:val="0"/>
              <w:spacing w:before="0" w:after="0" w:line="240" w:lineRule="auto"/>
              <w:ind w:left="0" w:leftChars="0" w:right="0" w:rightChars="0" w:firstLine="0" w:firstLineChars="0"/>
              <w:jc w:val="center"/>
              <w:outlineLvl w:val="9"/>
              <w:rPr>
                <w:del w:id="2328" w:author="白日梦想家" w:date="2026-10-26T15:11:03Z"/>
              </w:rPr>
              <w:pPrChange w:id="2327" w:author="白日梦想家" w:date="2026-10-26T15:11:11Z">
                <w:pPr>
                  <w:keepNext/>
                  <w:snapToGrid w:val="0"/>
                  <w:spacing w:before="0" w:after="0" w:line="370" w:lineRule="exact"/>
                  <w:ind w:left="0" w:leftChars="0" w:right="0" w:rightChars="0" w:firstLine="0" w:firstLineChars="0"/>
                  <w:jc w:val="center"/>
                </w:pPr>
              </w:pPrChange>
            </w:pPr>
            <w:del w:id="2329" w:author="白日梦想家" w:date="2026-10-26T15:11:03Z">
              <w:r>
                <w:rPr>
                  <w:rFonts w:hint="eastAsia" w:ascii="方正仿宋_GBK" w:hAnsi="方正仿宋_GBK" w:eastAsia="方正仿宋_GBK" w:cs="Times New Roman"/>
                  <w:sz w:val="24"/>
                  <w:szCs w:val="24"/>
                </w:rPr>
                <w:delText>电缆长度占比</w:delText>
              </w:r>
            </w:del>
          </w:p>
        </w:tc>
        <w:tc>
          <w:tcPr>
            <w:tcW w:w="1150" w:type="dxa"/>
            <w:vAlign w:val="center"/>
          </w:tcPr>
          <w:p w14:paraId="593CE884">
            <w:pPr>
              <w:keepNext/>
              <w:widowControl/>
              <w:adjustRightInd w:val="0"/>
              <w:snapToGrid w:val="0"/>
              <w:spacing w:before="0" w:after="0" w:line="240" w:lineRule="auto"/>
              <w:ind w:left="0" w:leftChars="0" w:right="0" w:rightChars="0" w:firstLine="0" w:firstLineChars="0"/>
              <w:jc w:val="center"/>
              <w:outlineLvl w:val="9"/>
              <w:rPr>
                <w:del w:id="2331" w:author="白日梦想家" w:date="2026-10-26T15:11:03Z"/>
              </w:rPr>
              <w:pPrChange w:id="2330" w:author="白日梦想家" w:date="2026-10-26T15:11:11Z">
                <w:pPr>
                  <w:keepNext/>
                  <w:snapToGrid w:val="0"/>
                  <w:spacing w:before="0" w:after="0" w:line="370" w:lineRule="exact"/>
                  <w:ind w:left="0" w:leftChars="0" w:right="0" w:rightChars="0" w:firstLine="0" w:firstLineChars="0"/>
                  <w:jc w:val="center"/>
                </w:pPr>
              </w:pPrChange>
            </w:pPr>
            <w:del w:id="2332" w:author="白日梦想家" w:date="2026-10-26T15:11:03Z">
              <w:r>
                <w:rPr>
                  <w:rFonts w:hint="eastAsia" w:ascii="方正仿宋_GBK" w:hAnsi="方正仿宋_GBK" w:eastAsia="方正仿宋_GBK" w:cs="Times New Roman"/>
                  <w:sz w:val="24"/>
                  <w:szCs w:val="24"/>
                </w:rPr>
                <w:delText>7584</w:delText>
              </w:r>
            </w:del>
          </w:p>
        </w:tc>
        <w:tc>
          <w:tcPr>
            <w:tcW w:w="1400" w:type="dxa"/>
            <w:vAlign w:val="center"/>
          </w:tcPr>
          <w:p w14:paraId="6FF10CF5">
            <w:pPr>
              <w:keepNext/>
              <w:widowControl/>
              <w:adjustRightInd w:val="0"/>
              <w:snapToGrid w:val="0"/>
              <w:spacing w:before="0" w:after="0" w:line="240" w:lineRule="auto"/>
              <w:ind w:left="0" w:leftChars="0" w:right="0" w:rightChars="0" w:firstLine="0" w:firstLineChars="0"/>
              <w:jc w:val="center"/>
              <w:outlineLvl w:val="9"/>
              <w:rPr>
                <w:del w:id="2334" w:author="白日梦想家" w:date="2026-10-26T15:11:03Z"/>
              </w:rPr>
              <w:pPrChange w:id="2333" w:author="白日梦想家" w:date="2026-10-26T15:11:11Z">
                <w:pPr>
                  <w:keepNext/>
                  <w:snapToGrid w:val="0"/>
                  <w:spacing w:before="0" w:after="0" w:line="370" w:lineRule="exact"/>
                  <w:ind w:left="0" w:leftChars="0" w:right="0" w:rightChars="0" w:firstLine="0" w:firstLineChars="0"/>
                  <w:jc w:val="center"/>
                </w:pPr>
              </w:pPrChange>
            </w:pPr>
            <w:del w:id="2335"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DE86D8A">
            <w:pPr>
              <w:keepNext/>
              <w:widowControl/>
              <w:adjustRightInd w:val="0"/>
              <w:snapToGrid w:val="0"/>
              <w:spacing w:before="0" w:after="0" w:line="240" w:lineRule="auto"/>
              <w:ind w:left="0" w:leftChars="0" w:right="0" w:rightChars="0" w:firstLine="0" w:firstLineChars="0"/>
              <w:jc w:val="center"/>
              <w:outlineLvl w:val="9"/>
              <w:rPr>
                <w:del w:id="2337" w:author="白日梦想家" w:date="2026-10-26T15:11:03Z"/>
              </w:rPr>
              <w:pPrChange w:id="2336" w:author="白日梦想家" w:date="2026-10-26T15:11:11Z">
                <w:pPr>
                  <w:keepNext/>
                  <w:snapToGrid w:val="0"/>
                  <w:spacing w:before="0" w:after="0" w:line="370" w:lineRule="exact"/>
                  <w:ind w:left="0" w:leftChars="0" w:right="0" w:rightChars="0" w:firstLine="0" w:firstLineChars="0"/>
                  <w:jc w:val="center"/>
                </w:pPr>
              </w:pPrChange>
            </w:pPr>
            <w:del w:id="2338" w:author="白日梦想家" w:date="2026-10-26T15:11:03Z">
              <w:r>
                <w:rPr>
                  <w:rFonts w:hint="eastAsia" w:ascii="方正仿宋_GBK" w:hAnsi="方正仿宋_GBK" w:eastAsia="方正仿宋_GBK" w:cs="Times New Roman"/>
                  <w:sz w:val="24"/>
                  <w:szCs w:val="24"/>
                </w:rPr>
                <w:delText>0.45</w:delText>
              </w:r>
            </w:del>
          </w:p>
        </w:tc>
        <w:tc>
          <w:tcPr>
            <w:tcW w:w="1656" w:type="dxa"/>
            <w:vAlign w:val="center"/>
          </w:tcPr>
          <w:p w14:paraId="337A7E0B">
            <w:pPr>
              <w:keepNext/>
              <w:widowControl/>
              <w:adjustRightInd w:val="0"/>
              <w:snapToGrid w:val="0"/>
              <w:spacing w:before="0" w:after="0" w:line="240" w:lineRule="auto"/>
              <w:ind w:left="0" w:leftChars="0" w:right="0" w:rightChars="0" w:firstLine="0" w:firstLineChars="0"/>
              <w:jc w:val="center"/>
              <w:outlineLvl w:val="9"/>
              <w:rPr>
                <w:del w:id="2340" w:author="白日梦想家" w:date="2026-10-26T15:11:03Z"/>
              </w:rPr>
              <w:pPrChange w:id="2339" w:author="白日梦想家" w:date="2026-10-26T15:11:11Z">
                <w:pPr>
                  <w:keepNext/>
                  <w:snapToGrid w:val="0"/>
                  <w:spacing w:before="0" w:after="0" w:line="370" w:lineRule="exact"/>
                  <w:ind w:left="0" w:leftChars="0" w:right="0" w:rightChars="0" w:firstLine="0" w:firstLineChars="0"/>
                  <w:jc w:val="center"/>
                </w:pPr>
              </w:pPrChange>
            </w:pPr>
            <w:del w:id="2341" w:author="白日梦想家" w:date="2026-10-26T15:11:03Z">
              <w:r>
                <w:rPr>
                  <w:rFonts w:hint="eastAsia" w:ascii="方正仿宋_GBK" w:hAnsi="方正仿宋_GBK" w:eastAsia="方正仿宋_GBK" w:cs="Times New Roman"/>
                  <w:sz w:val="24"/>
                  <w:szCs w:val="24"/>
                </w:rPr>
                <w:delText>25%</w:delText>
              </w:r>
            </w:del>
          </w:p>
        </w:tc>
      </w:tr>
      <w:tr w14:paraId="290D0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42" w:author="白日梦想家" w:date="2026-10-26T15:11:03Z"/>
        </w:trPr>
        <w:tc>
          <w:tcPr>
            <w:tcW w:w="2950" w:type="dxa"/>
            <w:vAlign w:val="center"/>
          </w:tcPr>
          <w:p w14:paraId="4A0F9E4E">
            <w:pPr>
              <w:keepNext/>
              <w:widowControl/>
              <w:adjustRightInd w:val="0"/>
              <w:snapToGrid w:val="0"/>
              <w:spacing w:before="0" w:after="0" w:line="240" w:lineRule="auto"/>
              <w:ind w:left="0" w:leftChars="0" w:right="0" w:rightChars="0" w:firstLine="0" w:firstLineChars="0"/>
              <w:jc w:val="center"/>
              <w:outlineLvl w:val="9"/>
              <w:rPr>
                <w:del w:id="2344" w:author="白日梦想家" w:date="2026-10-26T15:11:03Z"/>
              </w:rPr>
              <w:pPrChange w:id="2343" w:author="白日梦想家" w:date="2026-10-26T15:11:11Z">
                <w:pPr>
                  <w:snapToGrid w:val="0"/>
                  <w:spacing w:before="0" w:after="0" w:line="370" w:lineRule="exact"/>
                  <w:ind w:left="0" w:leftChars="0" w:right="0" w:rightChars="0" w:firstLine="0" w:firstLineChars="0"/>
                  <w:jc w:val="center"/>
                </w:pPr>
              </w:pPrChange>
            </w:pPr>
            <w:del w:id="2345" w:author="白日梦想家" w:date="2026-10-26T15:11:03Z">
              <w:r>
                <w:rPr>
                  <w:rFonts w:hint="eastAsia" w:ascii="方正仿宋_GBK" w:hAnsi="方正仿宋_GBK" w:eastAsia="方正仿宋_GBK" w:cs="Times New Roman"/>
                  <w:sz w:val="24"/>
                  <w:szCs w:val="24"/>
                </w:rPr>
                <w:delText>储能支撑持续时间</w:delText>
              </w:r>
            </w:del>
          </w:p>
        </w:tc>
        <w:tc>
          <w:tcPr>
            <w:tcW w:w="1150" w:type="dxa"/>
            <w:vAlign w:val="center"/>
          </w:tcPr>
          <w:p w14:paraId="495F254A">
            <w:pPr>
              <w:keepNext/>
              <w:widowControl/>
              <w:adjustRightInd w:val="0"/>
              <w:snapToGrid w:val="0"/>
              <w:spacing w:before="0" w:after="0" w:line="240" w:lineRule="auto"/>
              <w:ind w:left="0" w:leftChars="0" w:right="0" w:rightChars="0" w:firstLine="0" w:firstLineChars="0"/>
              <w:jc w:val="center"/>
              <w:outlineLvl w:val="9"/>
              <w:rPr>
                <w:del w:id="2347" w:author="白日梦想家" w:date="2026-10-26T15:11:03Z"/>
              </w:rPr>
              <w:pPrChange w:id="2346" w:author="白日梦想家" w:date="2026-10-26T15:11:11Z">
                <w:pPr>
                  <w:snapToGrid w:val="0"/>
                  <w:spacing w:before="0" w:after="0" w:line="370" w:lineRule="exact"/>
                  <w:ind w:left="0" w:leftChars="0" w:right="0" w:rightChars="0" w:firstLine="0" w:firstLineChars="0"/>
                  <w:jc w:val="center"/>
                </w:pPr>
              </w:pPrChange>
            </w:pPr>
            <w:del w:id="2348" w:author="白日梦想家" w:date="2026-10-26T15:11:03Z">
              <w:r>
                <w:rPr>
                  <w:rFonts w:hint="eastAsia" w:ascii="方正仿宋_GBK" w:hAnsi="方正仿宋_GBK" w:eastAsia="方正仿宋_GBK" w:cs="Times New Roman"/>
                  <w:sz w:val="24"/>
                  <w:szCs w:val="24"/>
                </w:rPr>
                <w:delText>10704</w:delText>
              </w:r>
            </w:del>
          </w:p>
        </w:tc>
        <w:tc>
          <w:tcPr>
            <w:tcW w:w="1400" w:type="dxa"/>
            <w:vAlign w:val="center"/>
          </w:tcPr>
          <w:p w14:paraId="5BC07699">
            <w:pPr>
              <w:keepNext/>
              <w:widowControl/>
              <w:adjustRightInd w:val="0"/>
              <w:snapToGrid w:val="0"/>
              <w:spacing w:before="0" w:after="0" w:line="240" w:lineRule="auto"/>
              <w:ind w:left="0" w:leftChars="0" w:right="0" w:rightChars="0" w:firstLine="0" w:firstLineChars="0"/>
              <w:jc w:val="center"/>
              <w:outlineLvl w:val="9"/>
              <w:rPr>
                <w:del w:id="2350" w:author="白日梦想家" w:date="2026-10-26T15:11:03Z"/>
              </w:rPr>
              <w:pPrChange w:id="2349" w:author="白日梦想家" w:date="2026-10-26T15:11:11Z">
                <w:pPr>
                  <w:snapToGrid w:val="0"/>
                  <w:spacing w:before="0" w:after="0" w:line="370" w:lineRule="exact"/>
                  <w:ind w:left="0" w:leftChars="0" w:right="0" w:rightChars="0" w:firstLine="0" w:firstLineChars="0"/>
                  <w:jc w:val="center"/>
                </w:pPr>
              </w:pPrChange>
            </w:pPr>
            <w:del w:id="2351"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C8126EB">
            <w:pPr>
              <w:keepNext/>
              <w:widowControl/>
              <w:adjustRightInd w:val="0"/>
              <w:snapToGrid w:val="0"/>
              <w:spacing w:before="0" w:after="0" w:line="240" w:lineRule="auto"/>
              <w:ind w:left="0" w:leftChars="0" w:right="0" w:rightChars="0" w:firstLine="0" w:firstLineChars="0"/>
              <w:jc w:val="center"/>
              <w:outlineLvl w:val="9"/>
              <w:rPr>
                <w:del w:id="2353" w:author="白日梦想家" w:date="2026-10-26T15:11:03Z"/>
              </w:rPr>
              <w:pPrChange w:id="2352" w:author="白日梦想家" w:date="2026-10-26T15:11:11Z">
                <w:pPr>
                  <w:snapToGrid w:val="0"/>
                  <w:spacing w:before="0" w:after="0" w:line="370" w:lineRule="exact"/>
                  <w:ind w:left="0" w:leftChars="0" w:right="0" w:rightChars="0" w:firstLine="0" w:firstLineChars="0"/>
                  <w:jc w:val="center"/>
                </w:pPr>
              </w:pPrChange>
            </w:pPr>
            <w:del w:id="2354" w:author="白日梦想家" w:date="2026-10-26T15:11:03Z">
              <w:r>
                <w:rPr>
                  <w:rFonts w:hint="eastAsia" w:ascii="方正仿宋_GBK" w:hAnsi="方正仿宋_GBK" w:eastAsia="方正仿宋_GBK" w:cs="Times New Roman"/>
                  <w:sz w:val="24"/>
                  <w:szCs w:val="24"/>
                </w:rPr>
                <w:delText>0.27</w:delText>
              </w:r>
            </w:del>
          </w:p>
        </w:tc>
        <w:tc>
          <w:tcPr>
            <w:tcW w:w="1656" w:type="dxa"/>
            <w:vAlign w:val="center"/>
          </w:tcPr>
          <w:p w14:paraId="436E9F07">
            <w:pPr>
              <w:keepNext/>
              <w:widowControl/>
              <w:adjustRightInd w:val="0"/>
              <w:snapToGrid w:val="0"/>
              <w:spacing w:before="0" w:after="0" w:line="240" w:lineRule="auto"/>
              <w:ind w:left="0" w:leftChars="0" w:right="0" w:rightChars="0" w:firstLine="0" w:firstLineChars="0"/>
              <w:jc w:val="center"/>
              <w:outlineLvl w:val="9"/>
              <w:rPr>
                <w:del w:id="2356" w:author="白日梦想家" w:date="2026-10-26T15:11:03Z"/>
              </w:rPr>
              <w:pPrChange w:id="2355" w:author="白日梦想家" w:date="2026-10-26T15:11:11Z">
                <w:pPr>
                  <w:snapToGrid w:val="0"/>
                  <w:spacing w:before="0" w:after="0" w:line="370" w:lineRule="exact"/>
                  <w:ind w:left="0" w:leftChars="0" w:right="0" w:rightChars="0" w:firstLine="0" w:firstLineChars="0"/>
                  <w:jc w:val="center"/>
                </w:pPr>
              </w:pPrChange>
            </w:pPr>
            <w:del w:id="2357" w:author="白日梦想家" w:date="2026-10-26T15:11:03Z">
              <w:r>
                <w:rPr>
                  <w:rFonts w:hint="eastAsia" w:ascii="方正仿宋_GBK" w:hAnsi="方正仿宋_GBK" w:eastAsia="方正仿宋_GBK" w:cs="Times New Roman"/>
                  <w:sz w:val="24"/>
                  <w:szCs w:val="24"/>
                </w:rPr>
                <w:delText>12%</w:delText>
              </w:r>
            </w:del>
          </w:p>
        </w:tc>
      </w:tr>
    </w:tbl>
    <w:p w14:paraId="4309C3C4">
      <w:pPr>
        <w:keepNext/>
        <w:widowControl/>
        <w:adjustRightInd w:val="0"/>
        <w:snapToGrid w:val="0"/>
        <w:spacing w:line="240" w:lineRule="auto"/>
        <w:ind w:firstLine="0" w:firstLineChars="0"/>
        <w:jc w:val="center"/>
        <w:outlineLvl w:val="9"/>
        <w:rPr>
          <w:del w:id="2359" w:author="白日梦想家" w:date="2026-10-26T15:11:03Z"/>
          <w:rFonts w:hint="eastAsia" w:ascii="方正仿宋_GBK" w:hAnsi="方正仿宋_GBK" w:eastAsia="方正仿宋_GBK" w:cs="Times New Roman"/>
          <w:sz w:val="32"/>
          <w:szCs w:val="32"/>
          <w:highlight w:val="none"/>
          <w14:ligatures w14:val="standardContextual"/>
        </w:rPr>
        <w:pPrChange w:id="2358" w:author="白日梦想家" w:date="2026-10-26T15:11:11Z">
          <w:pPr>
            <w:widowControl/>
            <w:adjustRightInd w:val="0"/>
            <w:snapToGrid w:val="0"/>
            <w:spacing w:line="560" w:lineRule="exact"/>
            <w:ind w:firstLine="641" w:firstLineChars="200"/>
          </w:pPr>
        </w:pPrChange>
      </w:pPr>
      <w:del w:id="2360" w:author="白日梦想家" w:date="2026-10-26T15:11:03Z">
        <w:r>
          <w:rPr>
            <w:rFonts w:hint="eastAsia" w:ascii="方正楷体_GBK" w:hAnsi="方正楷体_GBK" w:eastAsia="方正楷体_GBK" w:cs="方正楷体_GBK"/>
            <w:b/>
            <w:sz w:val="32"/>
            <w:szCs w:val="32"/>
          </w:rPr>
          <w:delText>二是按指标间高相关归并信息。</w:delText>
        </w:r>
      </w:del>
      <w:del w:id="2361" w:author="白日梦想家" w:date="2026-10-26T15:11:03Z">
        <w:r>
          <w:rPr>
            <w:rFonts w:hint="eastAsia" w:ascii="方正仿宋_GBK" w:hAnsi="方正仿宋_GBK" w:eastAsia="方正仿宋_GBK" w:cs="Times New Roman"/>
            <w:sz w:val="32"/>
            <w:szCs w:val="32"/>
          </w:rPr>
          <w:delText>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delText>
        </w:r>
      </w:del>
    </w:p>
    <w:p w14:paraId="1B4458DE">
      <w:pPr>
        <w:keepNext/>
        <w:widowControl/>
        <w:adjustRightInd w:val="0"/>
        <w:snapToGrid w:val="0"/>
        <w:ind w:left="0" w:leftChars="0" w:right="0" w:rightChars="0" w:firstLine="0" w:firstLineChars="0"/>
        <w:jc w:val="center"/>
        <w:outlineLvl w:val="9"/>
        <w:rPr>
          <w:del w:id="2362" w:author="白日梦想家" w:date="2026-10-26T15:11:03Z"/>
          <w:rFonts w:hint="eastAsia" w:ascii="方正仿宋_GBK" w:hAnsi="方正仿宋_GBK" w:eastAsia="方正仿宋_GBK" w:cs="Times New Roman"/>
          <w:sz w:val="32"/>
          <w:szCs w:val="32"/>
          <w:highlight w:val="none"/>
          <w14:ligatures w14:val="standardContextual"/>
        </w:rPr>
      </w:pPr>
      <w:del w:id="2363" w:author="白日梦想家" w:date="2026-10-26T15:11:03Z">
        <w:r>
          <w:rPr>
            <w:rFonts w:hint="eastAsia" w:ascii="方正仿宋_GBK" w:hAnsi="方正仿宋_GBK" w:eastAsia="方正仿宋_GBK" w:cs="Times New Roman"/>
            <w:sz w:val="32"/>
            <w:szCs w:val="32"/>
          </w:rPr>
          <w:delText>表6 高相关指标归并及代表参数</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3DDE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364" w:author="白日梦想家" w:date="2026-10-26T15:11:03Z"/>
        </w:trPr>
        <w:tc>
          <w:tcPr>
            <w:tcW w:w="2400" w:type="dxa"/>
            <w:vAlign w:val="center"/>
          </w:tcPr>
          <w:p w14:paraId="241F55E0">
            <w:pPr>
              <w:keepNext/>
              <w:widowControl/>
              <w:adjustRightInd w:val="0"/>
              <w:snapToGrid w:val="0"/>
              <w:spacing w:before="0" w:after="0" w:line="240" w:lineRule="auto"/>
              <w:ind w:left="0" w:leftChars="0" w:right="0" w:rightChars="0" w:firstLine="0" w:firstLineChars="0"/>
              <w:jc w:val="center"/>
              <w:outlineLvl w:val="9"/>
              <w:rPr>
                <w:del w:id="2366" w:author="白日梦想家" w:date="2026-10-26T15:11:03Z"/>
              </w:rPr>
              <w:pPrChange w:id="2365" w:author="白日梦想家" w:date="2026-10-26T15:11:11Z">
                <w:pPr>
                  <w:keepNext/>
                  <w:snapToGrid w:val="0"/>
                  <w:spacing w:before="0" w:after="0" w:line="370" w:lineRule="exact"/>
                  <w:ind w:left="0" w:leftChars="0" w:right="0" w:rightChars="0" w:firstLine="0" w:firstLineChars="0"/>
                  <w:jc w:val="center"/>
                </w:pPr>
              </w:pPrChange>
            </w:pPr>
            <w:del w:id="2367" w:author="白日梦想家" w:date="2026-10-26T15:11:03Z">
              <w:r>
                <w:rPr>
                  <w:rFonts w:hint="eastAsia" w:ascii="方正仿宋_GBK" w:hAnsi="方正仿宋_GBK" w:eastAsia="方正仿宋_GBK" w:cs="Times New Roman"/>
                  <w:b/>
                  <w:sz w:val="24"/>
                  <w:szCs w:val="24"/>
                </w:rPr>
                <w:delText>候选指标</w:delText>
              </w:r>
            </w:del>
          </w:p>
        </w:tc>
        <w:tc>
          <w:tcPr>
            <w:tcW w:w="2400" w:type="dxa"/>
            <w:vAlign w:val="center"/>
          </w:tcPr>
          <w:p w14:paraId="15A75F3F">
            <w:pPr>
              <w:keepNext/>
              <w:widowControl/>
              <w:adjustRightInd w:val="0"/>
              <w:snapToGrid w:val="0"/>
              <w:spacing w:before="0" w:after="0" w:line="240" w:lineRule="auto"/>
              <w:ind w:left="0" w:leftChars="0" w:right="0" w:rightChars="0" w:firstLine="0" w:firstLineChars="0"/>
              <w:jc w:val="center"/>
              <w:outlineLvl w:val="9"/>
              <w:rPr>
                <w:del w:id="2369" w:author="白日梦想家" w:date="2026-10-26T15:11:03Z"/>
              </w:rPr>
              <w:pPrChange w:id="2368" w:author="白日梦想家" w:date="2026-10-26T15:11:11Z">
                <w:pPr>
                  <w:keepNext/>
                  <w:snapToGrid w:val="0"/>
                  <w:spacing w:before="0" w:after="0" w:line="370" w:lineRule="exact"/>
                  <w:ind w:left="0" w:leftChars="0" w:right="0" w:rightChars="0" w:firstLine="0" w:firstLineChars="0"/>
                  <w:jc w:val="center"/>
                </w:pPr>
              </w:pPrChange>
            </w:pPr>
            <w:del w:id="2370" w:author="白日梦想家" w:date="2026-10-26T15:11:03Z">
              <w:r>
                <w:rPr>
                  <w:rFonts w:hint="eastAsia" w:ascii="方正仿宋_GBK" w:hAnsi="方正仿宋_GBK" w:eastAsia="方正仿宋_GBK" w:cs="Times New Roman"/>
                  <w:b/>
                  <w:sz w:val="24"/>
                  <w:szCs w:val="24"/>
                </w:rPr>
                <w:delText>对应基础参数</w:delText>
              </w:r>
            </w:del>
          </w:p>
        </w:tc>
        <w:tc>
          <w:tcPr>
            <w:tcW w:w="900" w:type="dxa"/>
            <w:vAlign w:val="center"/>
          </w:tcPr>
          <w:p w14:paraId="110AF938">
            <w:pPr>
              <w:keepNext/>
              <w:widowControl/>
              <w:adjustRightInd w:val="0"/>
              <w:snapToGrid w:val="0"/>
              <w:spacing w:before="0" w:after="0" w:line="240" w:lineRule="auto"/>
              <w:ind w:left="0" w:leftChars="0" w:right="0" w:rightChars="0" w:firstLine="0" w:firstLineChars="0"/>
              <w:jc w:val="center"/>
              <w:outlineLvl w:val="9"/>
              <w:rPr>
                <w:del w:id="2372" w:author="白日梦想家" w:date="2026-10-26T15:11:03Z"/>
              </w:rPr>
              <w:pPrChange w:id="2371" w:author="白日梦想家" w:date="2026-10-26T15:11:11Z">
                <w:pPr>
                  <w:keepNext/>
                  <w:snapToGrid w:val="0"/>
                  <w:spacing w:before="0" w:after="0" w:line="370" w:lineRule="exact"/>
                  <w:ind w:left="0" w:leftChars="0" w:right="0" w:rightChars="0" w:firstLine="0" w:firstLineChars="0"/>
                  <w:jc w:val="center"/>
                </w:pPr>
              </w:pPrChange>
            </w:pPr>
            <w:del w:id="2373" w:author="白日梦想家" w:date="2026-10-26T15:11:03Z">
              <w:r>
                <w:rPr>
                  <w:rFonts w:hint="eastAsia" w:ascii="方正仿宋_GBK" w:hAnsi="方正仿宋_GBK" w:eastAsia="方正仿宋_GBK" w:cs="Times New Roman"/>
                  <w:b/>
                  <w:sz w:val="24"/>
                  <w:szCs w:val="24"/>
                </w:rPr>
                <w:delText>Pearson</w:delText>
              </w:r>
            </w:del>
          </w:p>
        </w:tc>
        <w:tc>
          <w:tcPr>
            <w:tcW w:w="2606" w:type="dxa"/>
            <w:vAlign w:val="center"/>
          </w:tcPr>
          <w:p w14:paraId="71687BE5">
            <w:pPr>
              <w:keepNext/>
              <w:widowControl/>
              <w:adjustRightInd w:val="0"/>
              <w:snapToGrid w:val="0"/>
              <w:spacing w:before="0" w:after="0" w:line="240" w:lineRule="auto"/>
              <w:ind w:left="0" w:leftChars="0" w:right="0" w:rightChars="0" w:firstLine="0" w:firstLineChars="0"/>
              <w:jc w:val="center"/>
              <w:outlineLvl w:val="9"/>
              <w:rPr>
                <w:del w:id="2375" w:author="白日梦想家" w:date="2026-10-26T15:11:03Z"/>
              </w:rPr>
              <w:pPrChange w:id="2374" w:author="白日梦想家" w:date="2026-10-26T15:11:11Z">
                <w:pPr>
                  <w:keepNext/>
                  <w:snapToGrid w:val="0"/>
                  <w:spacing w:before="0" w:after="0" w:line="370" w:lineRule="exact"/>
                  <w:ind w:left="0" w:leftChars="0" w:right="0" w:rightChars="0" w:firstLine="0" w:firstLineChars="0"/>
                  <w:jc w:val="center"/>
                </w:pPr>
              </w:pPrChange>
            </w:pPr>
            <w:del w:id="2376" w:author="白日梦想家" w:date="2026-10-26T15:11:03Z">
              <w:r>
                <w:rPr>
                  <w:rFonts w:hint="eastAsia" w:ascii="方正仿宋_GBK" w:hAnsi="方正仿宋_GBK" w:eastAsia="方正仿宋_GBK" w:cs="Times New Roman"/>
                  <w:b/>
                  <w:sz w:val="24"/>
                  <w:szCs w:val="24"/>
                </w:rPr>
                <w:delText>代表参数</w:delText>
              </w:r>
            </w:del>
          </w:p>
        </w:tc>
      </w:tr>
      <w:tr w14:paraId="78DD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77" w:author="白日梦想家" w:date="2026-10-26T15:11:03Z"/>
        </w:trPr>
        <w:tc>
          <w:tcPr>
            <w:tcW w:w="2400" w:type="dxa"/>
            <w:vAlign w:val="center"/>
          </w:tcPr>
          <w:p w14:paraId="5386DF6D">
            <w:pPr>
              <w:keepNext/>
              <w:widowControl/>
              <w:adjustRightInd w:val="0"/>
              <w:snapToGrid w:val="0"/>
              <w:spacing w:before="0" w:after="0" w:line="240" w:lineRule="auto"/>
              <w:ind w:left="0" w:leftChars="0" w:right="0" w:rightChars="0" w:firstLine="0" w:firstLineChars="0"/>
              <w:jc w:val="center"/>
              <w:outlineLvl w:val="9"/>
              <w:rPr>
                <w:del w:id="2379" w:author="白日梦想家" w:date="2026-10-26T15:11:03Z"/>
              </w:rPr>
              <w:pPrChange w:id="2378" w:author="白日梦想家" w:date="2026-10-26T15:11:11Z">
                <w:pPr>
                  <w:keepNext/>
                  <w:snapToGrid w:val="0"/>
                  <w:spacing w:before="0" w:after="0" w:line="370" w:lineRule="exact"/>
                  <w:ind w:left="0" w:leftChars="0" w:right="0" w:rightChars="0" w:firstLine="0" w:firstLineChars="0"/>
                  <w:jc w:val="center"/>
                </w:pPr>
              </w:pPrChange>
            </w:pPr>
            <w:del w:id="2380" w:author="白日梦想家" w:date="2026-10-26T15:11:03Z">
              <w:r>
                <w:rPr>
                  <w:rFonts w:hint="eastAsia" w:ascii="方正仿宋_GBK" w:hAnsi="方正仿宋_GBK" w:eastAsia="方正仿宋_GBK" w:cs="Times New Roman"/>
                  <w:sz w:val="24"/>
                  <w:szCs w:val="24"/>
                </w:rPr>
                <w:delText>分布式电源电量渗透率</w:delText>
              </w:r>
            </w:del>
          </w:p>
        </w:tc>
        <w:tc>
          <w:tcPr>
            <w:tcW w:w="2400" w:type="dxa"/>
            <w:vAlign w:val="center"/>
          </w:tcPr>
          <w:p w14:paraId="37A5CB1B">
            <w:pPr>
              <w:keepNext/>
              <w:widowControl/>
              <w:adjustRightInd w:val="0"/>
              <w:snapToGrid w:val="0"/>
              <w:spacing w:before="0" w:after="0" w:line="240" w:lineRule="auto"/>
              <w:ind w:left="0" w:leftChars="0" w:right="0" w:rightChars="0" w:firstLine="0" w:firstLineChars="0"/>
              <w:jc w:val="center"/>
              <w:outlineLvl w:val="9"/>
              <w:rPr>
                <w:del w:id="2382" w:author="白日梦想家" w:date="2026-10-26T15:11:03Z"/>
              </w:rPr>
              <w:pPrChange w:id="2381" w:author="白日梦想家" w:date="2026-10-26T15:11:11Z">
                <w:pPr>
                  <w:keepNext/>
                  <w:snapToGrid w:val="0"/>
                  <w:spacing w:before="0" w:after="0" w:line="370" w:lineRule="exact"/>
                  <w:ind w:left="0" w:leftChars="0" w:right="0" w:rightChars="0" w:firstLine="0" w:firstLineChars="0"/>
                  <w:jc w:val="center"/>
                </w:pPr>
              </w:pPrChange>
            </w:pPr>
            <w:del w:id="2383"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25CE2925">
            <w:pPr>
              <w:keepNext/>
              <w:widowControl/>
              <w:adjustRightInd w:val="0"/>
              <w:snapToGrid w:val="0"/>
              <w:spacing w:before="0" w:after="0" w:line="240" w:lineRule="auto"/>
              <w:ind w:left="0" w:leftChars="0" w:right="0" w:rightChars="0" w:firstLine="0" w:firstLineChars="0"/>
              <w:jc w:val="center"/>
              <w:outlineLvl w:val="9"/>
              <w:rPr>
                <w:del w:id="2385" w:author="白日梦想家" w:date="2026-10-26T15:11:03Z"/>
              </w:rPr>
              <w:pPrChange w:id="2384" w:author="白日梦想家" w:date="2026-10-26T15:11:11Z">
                <w:pPr>
                  <w:keepNext/>
                  <w:snapToGrid w:val="0"/>
                  <w:spacing w:before="0" w:after="0" w:line="370" w:lineRule="exact"/>
                  <w:ind w:left="0" w:leftChars="0" w:right="0" w:rightChars="0" w:firstLine="0" w:firstLineChars="0"/>
                  <w:jc w:val="center"/>
                </w:pPr>
              </w:pPrChange>
            </w:pPr>
            <w:del w:id="2386" w:author="白日梦想家" w:date="2026-10-26T15:11:03Z">
              <w:r>
                <w:rPr>
                  <w:rFonts w:hint="eastAsia" w:ascii="方正仿宋_GBK" w:hAnsi="方正仿宋_GBK" w:eastAsia="方正仿宋_GBK" w:cs="Times New Roman"/>
                  <w:sz w:val="24"/>
                  <w:szCs w:val="24"/>
                </w:rPr>
                <w:delText>0.92</w:delText>
              </w:r>
            </w:del>
          </w:p>
        </w:tc>
        <w:tc>
          <w:tcPr>
            <w:tcW w:w="2606" w:type="dxa"/>
            <w:vAlign w:val="center"/>
          </w:tcPr>
          <w:p w14:paraId="00A35E2C">
            <w:pPr>
              <w:keepNext/>
              <w:widowControl/>
              <w:adjustRightInd w:val="0"/>
              <w:snapToGrid w:val="0"/>
              <w:spacing w:before="0" w:after="0" w:line="240" w:lineRule="auto"/>
              <w:ind w:left="0" w:leftChars="0" w:right="0" w:rightChars="0" w:firstLine="0" w:firstLineChars="0"/>
              <w:jc w:val="center"/>
              <w:outlineLvl w:val="9"/>
              <w:rPr>
                <w:del w:id="2388" w:author="白日梦想家" w:date="2026-10-26T15:11:03Z"/>
              </w:rPr>
              <w:pPrChange w:id="2387" w:author="白日梦想家" w:date="2026-10-26T15:11:11Z">
                <w:pPr>
                  <w:keepNext/>
                  <w:snapToGrid w:val="0"/>
                  <w:spacing w:before="0" w:after="0" w:line="370" w:lineRule="exact"/>
                  <w:ind w:left="0" w:leftChars="0" w:right="0" w:rightChars="0" w:firstLine="0" w:firstLineChars="0"/>
                  <w:jc w:val="center"/>
                </w:pPr>
              </w:pPrChange>
            </w:pPr>
            <w:del w:id="2389" w:author="白日梦想家" w:date="2026-10-26T15:11:03Z">
              <w:r>
                <w:rPr>
                  <w:rFonts w:hint="eastAsia" w:ascii="方正仿宋_GBK" w:hAnsi="方正仿宋_GBK" w:eastAsia="方正仿宋_GBK" w:cs="Times New Roman"/>
                  <w:sz w:val="24"/>
                  <w:szCs w:val="24"/>
                </w:rPr>
                <w:delText>分布式电源装机渗透率</w:delText>
              </w:r>
            </w:del>
          </w:p>
        </w:tc>
      </w:tr>
      <w:tr w14:paraId="1E59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90" w:author="白日梦想家" w:date="2026-10-26T15:11:03Z"/>
        </w:trPr>
        <w:tc>
          <w:tcPr>
            <w:tcW w:w="2400" w:type="dxa"/>
            <w:vAlign w:val="center"/>
          </w:tcPr>
          <w:p w14:paraId="20C202DF">
            <w:pPr>
              <w:keepNext/>
              <w:widowControl/>
              <w:adjustRightInd w:val="0"/>
              <w:snapToGrid w:val="0"/>
              <w:spacing w:before="0" w:after="0" w:line="240" w:lineRule="auto"/>
              <w:ind w:left="0" w:leftChars="0" w:right="0" w:rightChars="0" w:firstLine="0" w:firstLineChars="0"/>
              <w:jc w:val="center"/>
              <w:outlineLvl w:val="9"/>
              <w:rPr>
                <w:del w:id="2392" w:author="白日梦想家" w:date="2026-10-26T15:11:03Z"/>
              </w:rPr>
              <w:pPrChange w:id="2391" w:author="白日梦想家" w:date="2026-10-26T15:11:11Z">
                <w:pPr>
                  <w:keepNext/>
                  <w:snapToGrid w:val="0"/>
                  <w:spacing w:before="0" w:after="0" w:line="370" w:lineRule="exact"/>
                  <w:ind w:left="0" w:leftChars="0" w:right="0" w:rightChars="0" w:firstLine="0" w:firstLineChars="0"/>
                  <w:jc w:val="center"/>
                </w:pPr>
              </w:pPrChange>
            </w:pPr>
            <w:del w:id="2393" w:author="白日梦想家" w:date="2026-10-26T15:11:03Z">
              <w:r>
                <w:rPr>
                  <w:rFonts w:hint="eastAsia" w:ascii="方正仿宋_GBK" w:hAnsi="方正仿宋_GBK" w:eastAsia="方正仿宋_GBK" w:cs="Times New Roman"/>
                  <w:sz w:val="24"/>
                  <w:szCs w:val="24"/>
                </w:rPr>
                <w:delText>最大反向净负荷</w:delText>
              </w:r>
            </w:del>
          </w:p>
        </w:tc>
        <w:tc>
          <w:tcPr>
            <w:tcW w:w="2400" w:type="dxa"/>
            <w:vAlign w:val="center"/>
          </w:tcPr>
          <w:p w14:paraId="78C04111">
            <w:pPr>
              <w:keepNext/>
              <w:widowControl/>
              <w:adjustRightInd w:val="0"/>
              <w:snapToGrid w:val="0"/>
              <w:spacing w:before="0" w:after="0" w:line="240" w:lineRule="auto"/>
              <w:ind w:left="0" w:leftChars="0" w:right="0" w:rightChars="0" w:firstLine="0" w:firstLineChars="0"/>
              <w:jc w:val="center"/>
              <w:outlineLvl w:val="9"/>
              <w:rPr>
                <w:del w:id="2395" w:author="白日梦想家" w:date="2026-10-26T15:11:03Z"/>
              </w:rPr>
              <w:pPrChange w:id="2394" w:author="白日梦想家" w:date="2026-10-26T15:11:11Z">
                <w:pPr>
                  <w:keepNext/>
                  <w:snapToGrid w:val="0"/>
                  <w:spacing w:before="0" w:after="0" w:line="370" w:lineRule="exact"/>
                  <w:ind w:left="0" w:leftChars="0" w:right="0" w:rightChars="0" w:firstLine="0" w:firstLineChars="0"/>
                  <w:jc w:val="center"/>
                </w:pPr>
              </w:pPrChange>
            </w:pPr>
            <w:del w:id="2396"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18F3F6C7">
            <w:pPr>
              <w:keepNext/>
              <w:widowControl/>
              <w:adjustRightInd w:val="0"/>
              <w:snapToGrid w:val="0"/>
              <w:spacing w:before="0" w:after="0" w:line="240" w:lineRule="auto"/>
              <w:ind w:left="0" w:leftChars="0" w:right="0" w:rightChars="0" w:firstLine="0" w:firstLineChars="0"/>
              <w:jc w:val="center"/>
              <w:outlineLvl w:val="9"/>
              <w:rPr>
                <w:del w:id="2398" w:author="白日梦想家" w:date="2026-10-26T15:11:03Z"/>
              </w:rPr>
              <w:pPrChange w:id="2397" w:author="白日梦想家" w:date="2026-10-26T15:11:11Z">
                <w:pPr>
                  <w:keepNext/>
                  <w:snapToGrid w:val="0"/>
                  <w:spacing w:before="0" w:after="0" w:line="370" w:lineRule="exact"/>
                  <w:ind w:left="0" w:leftChars="0" w:right="0" w:rightChars="0" w:firstLine="0" w:firstLineChars="0"/>
                  <w:jc w:val="center"/>
                </w:pPr>
              </w:pPrChange>
            </w:pPr>
            <w:del w:id="2399" w:author="白日梦想家" w:date="2026-10-26T15:11:03Z">
              <w:r>
                <w:rPr>
                  <w:rFonts w:hint="eastAsia" w:ascii="方正仿宋_GBK" w:hAnsi="方正仿宋_GBK" w:eastAsia="方正仿宋_GBK" w:cs="Times New Roman"/>
                  <w:sz w:val="24"/>
                  <w:szCs w:val="24"/>
                </w:rPr>
                <w:delText>0.89</w:delText>
              </w:r>
            </w:del>
          </w:p>
        </w:tc>
        <w:tc>
          <w:tcPr>
            <w:tcW w:w="2606" w:type="dxa"/>
            <w:vAlign w:val="center"/>
          </w:tcPr>
          <w:p w14:paraId="6D540AD4">
            <w:pPr>
              <w:keepNext/>
              <w:widowControl/>
              <w:adjustRightInd w:val="0"/>
              <w:snapToGrid w:val="0"/>
              <w:spacing w:before="0" w:after="0" w:line="240" w:lineRule="auto"/>
              <w:ind w:left="0" w:leftChars="0" w:right="0" w:rightChars="0" w:firstLine="0" w:firstLineChars="0"/>
              <w:jc w:val="center"/>
              <w:outlineLvl w:val="9"/>
              <w:rPr>
                <w:del w:id="2401" w:author="白日梦想家" w:date="2026-10-26T15:11:03Z"/>
              </w:rPr>
              <w:pPrChange w:id="2400" w:author="白日梦想家" w:date="2026-10-26T15:11:11Z">
                <w:pPr>
                  <w:keepNext/>
                  <w:snapToGrid w:val="0"/>
                  <w:spacing w:before="0" w:after="0" w:line="370" w:lineRule="exact"/>
                  <w:ind w:left="0" w:leftChars="0" w:right="0" w:rightChars="0" w:firstLine="0" w:firstLineChars="0"/>
                  <w:jc w:val="center"/>
                </w:pPr>
              </w:pPrChange>
            </w:pPr>
            <w:del w:id="2402" w:author="白日梦想家" w:date="2026-10-26T15:11:03Z">
              <w:r>
                <w:rPr>
                  <w:rFonts w:hint="eastAsia" w:ascii="方正仿宋_GBK" w:hAnsi="方正仿宋_GBK" w:eastAsia="方正仿宋_GBK" w:cs="Times New Roman"/>
                  <w:sz w:val="24"/>
                  <w:szCs w:val="24"/>
                </w:rPr>
                <w:delText>分布式电源装机渗透率</w:delText>
              </w:r>
            </w:del>
          </w:p>
        </w:tc>
      </w:tr>
      <w:tr w14:paraId="28BF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03" w:author="白日梦想家" w:date="2026-10-26T15:11:03Z"/>
        </w:trPr>
        <w:tc>
          <w:tcPr>
            <w:tcW w:w="2400" w:type="dxa"/>
            <w:vAlign w:val="center"/>
          </w:tcPr>
          <w:p w14:paraId="2BBAE59F">
            <w:pPr>
              <w:keepNext/>
              <w:widowControl/>
              <w:adjustRightInd w:val="0"/>
              <w:snapToGrid w:val="0"/>
              <w:spacing w:before="0" w:after="0" w:line="240" w:lineRule="auto"/>
              <w:ind w:left="0" w:leftChars="0" w:right="0" w:rightChars="0" w:firstLine="0" w:firstLineChars="0"/>
              <w:jc w:val="center"/>
              <w:outlineLvl w:val="9"/>
              <w:rPr>
                <w:del w:id="2405" w:author="白日梦想家" w:date="2026-10-26T15:11:03Z"/>
              </w:rPr>
              <w:pPrChange w:id="2404" w:author="白日梦想家" w:date="2026-10-26T15:11:11Z">
                <w:pPr>
                  <w:keepNext/>
                  <w:snapToGrid w:val="0"/>
                  <w:spacing w:before="0" w:after="0" w:line="370" w:lineRule="exact"/>
                  <w:ind w:left="0" w:leftChars="0" w:right="0" w:rightChars="0" w:firstLine="0" w:firstLineChars="0"/>
                  <w:jc w:val="center"/>
                </w:pPr>
              </w:pPrChange>
            </w:pPr>
            <w:del w:id="2406" w:author="白日梦想家" w:date="2026-10-26T15:11:03Z">
              <w:r>
                <w:rPr>
                  <w:rFonts w:hint="eastAsia" w:ascii="方正仿宋_GBK" w:hAnsi="方正仿宋_GBK" w:eastAsia="方正仿宋_GBK" w:cs="Times New Roman"/>
                  <w:sz w:val="24"/>
                  <w:szCs w:val="24"/>
                </w:rPr>
                <w:delText>站级负载率最大值</w:delText>
              </w:r>
            </w:del>
          </w:p>
        </w:tc>
        <w:tc>
          <w:tcPr>
            <w:tcW w:w="2400" w:type="dxa"/>
            <w:vAlign w:val="center"/>
          </w:tcPr>
          <w:p w14:paraId="25C6ECB5">
            <w:pPr>
              <w:keepNext/>
              <w:widowControl/>
              <w:adjustRightInd w:val="0"/>
              <w:snapToGrid w:val="0"/>
              <w:spacing w:before="0" w:after="0" w:line="240" w:lineRule="auto"/>
              <w:ind w:left="0" w:leftChars="0" w:right="0" w:rightChars="0" w:firstLine="0" w:firstLineChars="0"/>
              <w:jc w:val="center"/>
              <w:outlineLvl w:val="9"/>
              <w:rPr>
                <w:del w:id="2408" w:author="白日梦想家" w:date="2026-10-26T15:11:03Z"/>
              </w:rPr>
              <w:pPrChange w:id="2407" w:author="白日梦想家" w:date="2026-10-26T15:11:11Z">
                <w:pPr>
                  <w:keepNext/>
                  <w:snapToGrid w:val="0"/>
                  <w:spacing w:before="0" w:after="0" w:line="370" w:lineRule="exact"/>
                  <w:ind w:left="0" w:leftChars="0" w:right="0" w:rightChars="0" w:firstLine="0" w:firstLineChars="0"/>
                  <w:jc w:val="center"/>
                </w:pPr>
              </w:pPrChange>
            </w:pPr>
            <w:del w:id="2409"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48044B78">
            <w:pPr>
              <w:keepNext/>
              <w:widowControl/>
              <w:adjustRightInd w:val="0"/>
              <w:snapToGrid w:val="0"/>
              <w:spacing w:before="0" w:after="0" w:line="240" w:lineRule="auto"/>
              <w:ind w:left="0" w:leftChars="0" w:right="0" w:rightChars="0" w:firstLine="0" w:firstLineChars="0"/>
              <w:jc w:val="center"/>
              <w:outlineLvl w:val="9"/>
              <w:rPr>
                <w:del w:id="2411" w:author="白日梦想家" w:date="2026-10-26T15:11:03Z"/>
              </w:rPr>
              <w:pPrChange w:id="2410" w:author="白日梦想家" w:date="2026-10-26T15:11:11Z">
                <w:pPr>
                  <w:keepNext/>
                  <w:snapToGrid w:val="0"/>
                  <w:spacing w:before="0" w:after="0" w:line="370" w:lineRule="exact"/>
                  <w:ind w:left="0" w:leftChars="0" w:right="0" w:rightChars="0" w:firstLine="0" w:firstLineChars="0"/>
                  <w:jc w:val="center"/>
                </w:pPr>
              </w:pPrChange>
            </w:pPr>
            <w:del w:id="2412" w:author="白日梦想家" w:date="2026-10-26T15:11:03Z">
              <w:r>
                <w:rPr>
                  <w:rFonts w:hint="eastAsia" w:ascii="方正仿宋_GBK" w:hAnsi="方正仿宋_GBK" w:eastAsia="方正仿宋_GBK" w:cs="Times New Roman"/>
                  <w:sz w:val="24"/>
                  <w:szCs w:val="24"/>
                </w:rPr>
                <w:delText>0.78</w:delText>
              </w:r>
            </w:del>
          </w:p>
        </w:tc>
        <w:tc>
          <w:tcPr>
            <w:tcW w:w="2606" w:type="dxa"/>
            <w:vAlign w:val="center"/>
          </w:tcPr>
          <w:p w14:paraId="6C14BDE7">
            <w:pPr>
              <w:keepNext/>
              <w:widowControl/>
              <w:adjustRightInd w:val="0"/>
              <w:snapToGrid w:val="0"/>
              <w:spacing w:before="0" w:after="0" w:line="240" w:lineRule="auto"/>
              <w:ind w:left="0" w:leftChars="0" w:right="0" w:rightChars="0" w:firstLine="0" w:firstLineChars="0"/>
              <w:jc w:val="center"/>
              <w:outlineLvl w:val="9"/>
              <w:rPr>
                <w:del w:id="2414" w:author="白日梦想家" w:date="2026-10-26T15:11:03Z"/>
              </w:rPr>
              <w:pPrChange w:id="2413" w:author="白日梦想家" w:date="2026-10-26T15:11:11Z">
                <w:pPr>
                  <w:keepNext/>
                  <w:snapToGrid w:val="0"/>
                  <w:spacing w:before="0" w:after="0" w:line="370" w:lineRule="exact"/>
                  <w:ind w:left="0" w:leftChars="0" w:right="0" w:rightChars="0" w:firstLine="0" w:firstLineChars="0"/>
                  <w:jc w:val="center"/>
                </w:pPr>
              </w:pPrChange>
            </w:pPr>
            <w:del w:id="2415" w:author="白日梦想家" w:date="2026-10-26T15:11:03Z">
              <w:r>
                <w:rPr>
                  <w:rFonts w:hint="eastAsia" w:ascii="方正仿宋_GBK" w:hAnsi="方正仿宋_GBK" w:eastAsia="方正仿宋_GBK" w:cs="Times New Roman"/>
                  <w:sz w:val="24"/>
                  <w:szCs w:val="24"/>
                </w:rPr>
                <w:delText>分布式电源装机渗透率</w:delText>
              </w:r>
            </w:del>
          </w:p>
        </w:tc>
      </w:tr>
      <w:tr w14:paraId="55FB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16" w:author="白日梦想家" w:date="2026-10-26T15:11:03Z"/>
        </w:trPr>
        <w:tc>
          <w:tcPr>
            <w:tcW w:w="2400" w:type="dxa"/>
            <w:vAlign w:val="center"/>
          </w:tcPr>
          <w:p w14:paraId="519297C6">
            <w:pPr>
              <w:keepNext/>
              <w:widowControl/>
              <w:adjustRightInd w:val="0"/>
              <w:snapToGrid w:val="0"/>
              <w:spacing w:before="0" w:after="0" w:line="240" w:lineRule="auto"/>
              <w:ind w:left="0" w:leftChars="0" w:right="0" w:rightChars="0" w:firstLine="0" w:firstLineChars="0"/>
              <w:jc w:val="center"/>
              <w:outlineLvl w:val="9"/>
              <w:rPr>
                <w:del w:id="2418" w:author="白日梦想家" w:date="2026-10-26T15:11:03Z"/>
              </w:rPr>
              <w:pPrChange w:id="2417" w:author="白日梦想家" w:date="2026-10-26T15:11:11Z">
                <w:pPr>
                  <w:snapToGrid w:val="0"/>
                  <w:spacing w:before="0" w:after="0" w:line="370" w:lineRule="exact"/>
                  <w:ind w:left="0" w:leftChars="0" w:right="0" w:rightChars="0" w:firstLine="0" w:firstLineChars="0"/>
                  <w:jc w:val="center"/>
                </w:pPr>
              </w:pPrChange>
            </w:pPr>
            <w:del w:id="2419" w:author="白日梦想家" w:date="2026-10-26T15:11:03Z">
              <w:r>
                <w:rPr>
                  <w:rFonts w:hint="eastAsia" w:ascii="方正仿宋_GBK" w:hAnsi="方正仿宋_GBK" w:eastAsia="方正仿宋_GBK" w:cs="Times New Roman"/>
                  <w:sz w:val="24"/>
                  <w:szCs w:val="24"/>
                </w:rPr>
                <w:delText>最大正向净负荷</w:delText>
              </w:r>
            </w:del>
          </w:p>
        </w:tc>
        <w:tc>
          <w:tcPr>
            <w:tcW w:w="2400" w:type="dxa"/>
            <w:vAlign w:val="center"/>
          </w:tcPr>
          <w:p w14:paraId="2414E96F">
            <w:pPr>
              <w:keepNext/>
              <w:widowControl/>
              <w:adjustRightInd w:val="0"/>
              <w:snapToGrid w:val="0"/>
              <w:spacing w:before="0" w:after="0" w:line="240" w:lineRule="auto"/>
              <w:ind w:left="0" w:leftChars="0" w:right="0" w:rightChars="0" w:firstLine="0" w:firstLineChars="0"/>
              <w:jc w:val="center"/>
              <w:outlineLvl w:val="9"/>
              <w:rPr>
                <w:del w:id="2421" w:author="白日梦想家" w:date="2026-10-26T15:11:03Z"/>
              </w:rPr>
              <w:pPrChange w:id="2420" w:author="白日梦想家" w:date="2026-10-26T15:11:11Z">
                <w:pPr>
                  <w:snapToGrid w:val="0"/>
                  <w:spacing w:before="0" w:after="0" w:line="370" w:lineRule="exact"/>
                  <w:ind w:left="0" w:leftChars="0" w:right="0" w:rightChars="0" w:firstLine="0" w:firstLineChars="0"/>
                  <w:jc w:val="center"/>
                </w:pPr>
              </w:pPrChange>
            </w:pPr>
            <w:del w:id="2422" w:author="白日梦想家" w:date="2026-10-26T15:11:03Z">
              <w:r>
                <w:rPr>
                  <w:rFonts w:hint="eastAsia" w:ascii="方正仿宋_GBK" w:hAnsi="方正仿宋_GBK" w:eastAsia="方正仿宋_GBK" w:cs="Times New Roman"/>
                  <w:sz w:val="24"/>
                  <w:szCs w:val="24"/>
                </w:rPr>
                <w:delText>年最大净负荷平均增长率</w:delText>
              </w:r>
            </w:del>
          </w:p>
        </w:tc>
        <w:tc>
          <w:tcPr>
            <w:tcW w:w="900" w:type="dxa"/>
            <w:vAlign w:val="center"/>
          </w:tcPr>
          <w:p w14:paraId="5F79BEFC">
            <w:pPr>
              <w:keepNext/>
              <w:widowControl/>
              <w:adjustRightInd w:val="0"/>
              <w:snapToGrid w:val="0"/>
              <w:spacing w:before="0" w:after="0" w:line="240" w:lineRule="auto"/>
              <w:ind w:left="0" w:leftChars="0" w:right="0" w:rightChars="0" w:firstLine="0" w:firstLineChars="0"/>
              <w:jc w:val="center"/>
              <w:outlineLvl w:val="9"/>
              <w:rPr>
                <w:del w:id="2424" w:author="白日梦想家" w:date="2026-10-26T15:11:03Z"/>
              </w:rPr>
              <w:pPrChange w:id="2423" w:author="白日梦想家" w:date="2026-10-26T15:11:11Z">
                <w:pPr>
                  <w:snapToGrid w:val="0"/>
                  <w:spacing w:before="0" w:after="0" w:line="370" w:lineRule="exact"/>
                  <w:ind w:left="0" w:leftChars="0" w:right="0" w:rightChars="0" w:firstLine="0" w:firstLineChars="0"/>
                  <w:jc w:val="center"/>
                </w:pPr>
              </w:pPrChange>
            </w:pPr>
            <w:del w:id="2425" w:author="白日梦想家" w:date="2026-10-26T15:11:03Z">
              <w:r>
                <w:rPr>
                  <w:rFonts w:hint="eastAsia" w:ascii="方正仿宋_GBK" w:hAnsi="方正仿宋_GBK" w:eastAsia="方正仿宋_GBK" w:cs="Times New Roman"/>
                  <w:sz w:val="24"/>
                  <w:szCs w:val="24"/>
                </w:rPr>
                <w:delText>1.00</w:delText>
              </w:r>
            </w:del>
          </w:p>
        </w:tc>
        <w:tc>
          <w:tcPr>
            <w:tcW w:w="2606" w:type="dxa"/>
            <w:vAlign w:val="center"/>
          </w:tcPr>
          <w:p w14:paraId="1080865D">
            <w:pPr>
              <w:keepNext/>
              <w:widowControl/>
              <w:adjustRightInd w:val="0"/>
              <w:snapToGrid w:val="0"/>
              <w:spacing w:before="0" w:after="0" w:line="240" w:lineRule="auto"/>
              <w:ind w:left="0" w:leftChars="0" w:right="0" w:rightChars="0" w:firstLine="0" w:firstLineChars="0"/>
              <w:jc w:val="center"/>
              <w:outlineLvl w:val="9"/>
              <w:rPr>
                <w:del w:id="2427" w:author="白日梦想家" w:date="2026-10-26T15:11:03Z"/>
              </w:rPr>
              <w:pPrChange w:id="2426" w:author="白日梦想家" w:date="2026-10-26T15:11:11Z">
                <w:pPr>
                  <w:snapToGrid w:val="0"/>
                  <w:spacing w:before="0" w:after="0" w:line="370" w:lineRule="exact"/>
                  <w:ind w:left="0" w:leftChars="0" w:right="0" w:rightChars="0" w:firstLine="0" w:firstLineChars="0"/>
                  <w:jc w:val="center"/>
                </w:pPr>
              </w:pPrChange>
            </w:pPr>
            <w:del w:id="2428" w:author="白日梦想家" w:date="2026-10-26T15:11:03Z">
              <w:r>
                <w:rPr>
                  <w:rFonts w:hint="eastAsia" w:ascii="方正仿宋_GBK" w:hAnsi="方正仿宋_GBK" w:eastAsia="方正仿宋_GBK" w:cs="Times New Roman"/>
                  <w:sz w:val="24"/>
                  <w:szCs w:val="24"/>
                </w:rPr>
                <w:delText>年最大净负荷平均增长率</w:delText>
              </w:r>
            </w:del>
          </w:p>
        </w:tc>
      </w:tr>
    </w:tbl>
    <w:p w14:paraId="084926C4">
      <w:pPr>
        <w:keepNext/>
        <w:widowControl/>
        <w:adjustRightInd w:val="0"/>
        <w:snapToGrid w:val="0"/>
        <w:spacing w:line="240" w:lineRule="auto"/>
        <w:ind w:firstLine="0" w:firstLineChars="0"/>
        <w:jc w:val="center"/>
        <w:outlineLvl w:val="9"/>
        <w:rPr>
          <w:del w:id="2430" w:author="白日梦想家" w:date="2026-10-26T15:11:03Z"/>
          <w:rFonts w:hint="eastAsia" w:ascii="方正仿宋_GBK" w:hAnsi="方正仿宋_GBK" w:eastAsia="方正仿宋_GBK" w:cs="Times New Roman"/>
          <w:sz w:val="32"/>
          <w:szCs w:val="32"/>
          <w:highlight w:val="none"/>
          <w14:ligatures w14:val="standardContextual"/>
        </w:rPr>
        <w:pPrChange w:id="2429" w:author="白日梦想家" w:date="2026-10-26T15:11:11Z">
          <w:pPr>
            <w:widowControl/>
            <w:adjustRightInd w:val="0"/>
            <w:snapToGrid w:val="0"/>
            <w:spacing w:line="560" w:lineRule="exact"/>
            <w:ind w:firstLine="640" w:firstLineChars="200"/>
          </w:pPr>
        </w:pPrChange>
      </w:pPr>
      <w:ins w:id="2431" w:author="xh" w:date="2026-10-26T09:19:40Z">
        <w:del w:id="2432" w:author="白日梦想家" w:date="2026-10-26T15:11:03Z">
          <w:r>
            <w:rPr>
              <w:rFonts w:hint="default" w:ascii="Times New Roman" w:hAnsi="Times New Roman" w:eastAsia="方正仿宋_GBK" w:cs="Times New Roman"/>
              <w:b w:val="0"/>
              <w:bCs w:val="0"/>
              <w:i w:val="0"/>
              <w:iCs w:val="0"/>
              <w:sz w:val="32"/>
              <w:szCs w:val="32"/>
              <w:rPrChange w:id="2433" w:author="xh" w:date="2026-10-26T09:19:40Z">
                <w:rPr>
                  <w:rFonts w:hint="eastAsia" w:ascii="方正楷体_GBK" w:hAnsi="方正楷体_GBK" w:eastAsia="方正楷体_GBK" w:cs="方正楷体_GBK"/>
                  <w:b/>
                  <w:sz w:val="32"/>
                  <w:szCs w:val="32"/>
                </w:rPr>
              </w:rPrChange>
            </w:rPr>
            <w:delText>表2、表3展示两类场景下</w:delText>
          </w:r>
        </w:del>
      </w:ins>
      <w:del w:id="2434" w:author="白日梦想家" w:date="2026-10-26T15:11:03Z">
        <w:r>
          <w:rPr>
            <w:rFonts w:hint="eastAsia" w:ascii="方正楷体_GBK" w:hAnsi="方正楷体_GBK" w:eastAsia="方正楷体_GBK" w:cs="方正楷体_GBK"/>
            <w:b/>
            <w:sz w:val="32"/>
            <w:szCs w:val="32"/>
          </w:rPr>
          <w:delText>三是核验保留参数间</w:delText>
        </w:r>
      </w:del>
      <w:del w:id="2435" w:author="白日梦想家" w:date="2026-10-26T15:11:03Z">
        <w:r>
          <w:rPr>
            <w:rFonts w:hint="default" w:ascii="Times New Roman" w:hAnsi="Times New Roman" w:eastAsia="方正仿宋_GBK" w:cs="Times New Roman"/>
            <w:b w:val="0"/>
            <w:bCs w:val="0"/>
            <w:i w:val="0"/>
            <w:iCs w:val="0"/>
            <w:sz w:val="32"/>
            <w:szCs w:val="32"/>
            <w:rPrChange w:id="2436" w:author="xh" w:date="2026-10-26T09:19:40Z">
              <w:rPr>
                <w:rFonts w:hint="eastAsia" w:ascii="方正楷体_GBK" w:hAnsi="方正楷体_GBK" w:eastAsia="方正楷体_GBK" w:cs="方正楷体_GBK"/>
                <w:b/>
                <w:sz w:val="32"/>
                <w:szCs w:val="32"/>
              </w:rPr>
            </w:rPrChange>
          </w:rPr>
          <w:delText>的</w:delText>
        </w:r>
      </w:del>
      <w:ins w:id="2437" w:author="xh" w:date="2026-10-26T09:19:40Z">
        <w:del w:id="2438" w:author="白日梦想家" w:date="2026-10-26T15:11:03Z">
          <w:r>
            <w:rPr>
              <w:rFonts w:hint="default" w:ascii="Times New Roman" w:hAnsi="Times New Roman" w:eastAsia="方正仿宋_GBK" w:cs="Times New Roman"/>
              <w:b w:val="0"/>
              <w:bCs w:val="0"/>
              <w:i w:val="0"/>
              <w:iCs w:val="0"/>
              <w:sz w:val="32"/>
              <w:szCs w:val="32"/>
              <w:rPrChange w:id="2439" w:author="xh" w:date="2026-10-26T09:19:40Z">
                <w:rPr>
                  <w:rFonts w:hint="eastAsia" w:ascii="方正楷体_GBK" w:hAnsi="方正楷体_GBK" w:eastAsia="方正楷体_GBK" w:cs="方正楷体_GBK"/>
                  <w:b/>
                  <w:sz w:val="32"/>
                  <w:szCs w:val="32"/>
                </w:rPr>
              </w:rPrChange>
            </w:rPr>
            <w:delText>推荐</w:delText>
          </w:r>
        </w:del>
      </w:ins>
      <w:ins w:id="2440" w:author="xh" w:date="2026-10-26T09:19:40Z">
        <w:del w:id="2441" w:author="白日梦想家" w:date="2026-10-26T15:11:03Z">
          <w:r>
            <w:rPr>
              <w:rFonts w:hint="default" w:ascii="Times New Roman" w:hAnsi="Times New Roman" w:eastAsia="方正仿宋_GBK" w:cs="Times New Roman"/>
              <w:b w:val="0"/>
              <w:bCs w:val="0"/>
              <w:i w:val="0"/>
              <w:iCs w:val="0"/>
              <w:sz w:val="32"/>
              <w:szCs w:val="32"/>
              <w:rPrChange w:id="2442" w:author="xh" w:date="2026-10-26T09:19:40Z">
                <w:rPr>
                  <w:rFonts w:hint="eastAsia" w:ascii="方正楷体_GBK" w:hAnsi="方正楷体_GBK" w:eastAsia="方正楷体_GBK" w:cs="方正楷体_GBK"/>
                  <w:b/>
                  <w:sz w:val="32"/>
                  <w:szCs w:val="32"/>
                </w:rPr>
              </w:rPrChange>
            </w:rPr>
            <w:delText>窗口</w:delText>
          </w:r>
        </w:del>
      </w:ins>
      <w:ins w:id="2443" w:author="许恒" w:date="2026-10-26T09:30:51Z">
        <w:del w:id="2444"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2445" w:author="xh" w:date="2026-10-26T09:19:40Z">
        <w:del w:id="2446" w:author="白日梦想家" w:date="2026-10-26T15:11:03Z">
          <w:r>
            <w:rPr>
              <w:rFonts w:hint="default" w:ascii="Times New Roman" w:hAnsi="Times New Roman" w:eastAsia="方正仿宋_GBK" w:cs="Times New Roman"/>
              <w:b w:val="0"/>
              <w:bCs w:val="0"/>
              <w:i w:val="0"/>
              <w:iCs w:val="0"/>
              <w:sz w:val="32"/>
              <w:szCs w:val="32"/>
              <w:rPrChange w:id="2447" w:author="xh" w:date="2026-10-26T09:19:40Z">
                <w:rPr>
                  <w:rFonts w:hint="eastAsia" w:ascii="方正楷体_GBK" w:hAnsi="方正楷体_GBK" w:eastAsia="方正楷体_GBK" w:cs="方正楷体_GBK"/>
                  <w:b/>
                  <w:sz w:val="32"/>
                  <w:szCs w:val="32"/>
                </w:rPr>
              </w:rPrChange>
            </w:rPr>
            <w:delText>，按增长率、</w:delText>
          </w:r>
        </w:del>
      </w:ins>
      <w:del w:id="2448" w:author="白日梦想家" w:date="2026-10-26T15:11:03Z">
        <w:r>
          <w:rPr>
            <w:rFonts w:hint="eastAsia" w:ascii="方正楷体_GBK" w:hAnsi="方正楷体_GBK" w:eastAsia="方正楷体_GBK" w:cs="方正楷体_GBK"/>
            <w:b/>
            <w:sz w:val="32"/>
            <w:szCs w:val="32"/>
          </w:rPr>
          <w:delText>相关关系。</w:delText>
        </w:r>
      </w:del>
      <w:del w:id="2449" w:author="白日梦想家" w:date="2026-10-26T15:11:03Z">
        <w:r>
          <w:rPr>
            <w:rFonts w:hint="eastAsia" w:ascii="方正仿宋_GBK" w:hAnsi="方正仿宋_GBK" w:eastAsia="方正仿宋_GBK" w:cs="Times New Roman"/>
            <w:sz w:val="32"/>
            <w:szCs w:val="32"/>
          </w:rPr>
          <w:delText>最终五项参数为</w:delText>
        </w:r>
      </w:del>
      <w:del w:id="2450" w:author="白日梦想家" w:date="2026-10-26T15:11:03Z">
        <w:r>
          <w:rPr>
            <w:rFonts w:hint="default" w:ascii="Times New Roman" w:hAnsi="Times New Roman" w:eastAsia="方正仿宋_GBK" w:cs="Times New Roman"/>
            <w:b w:val="0"/>
            <w:bCs w:val="0"/>
            <w:i w:val="0"/>
            <w:iCs w:val="0"/>
            <w:sz w:val="32"/>
            <w:szCs w:val="32"/>
            <w:rPrChange w:id="2451" w:author="xh" w:date="2026-10-26T09:19:40Z">
              <w:rPr>
                <w:rFonts w:hint="eastAsia" w:ascii="方正仿宋_GBK" w:hAnsi="方正仿宋_GBK" w:eastAsia="方正仿宋_GBK" w:cs="Times New Roman"/>
                <w:sz w:val="32"/>
                <w:szCs w:val="32"/>
              </w:rPr>
            </w:rPrChange>
          </w:rPr>
          <w:delText>装机渗透率</w:delText>
        </w:r>
      </w:del>
      <w:ins w:id="2452" w:author="xh" w:date="2026-10-26T09:19:40Z">
        <w:del w:id="2453" w:author="白日梦想家" w:date="2026-10-26T15:11:03Z">
          <w:r>
            <w:rPr>
              <w:rFonts w:hint="default" w:ascii="Times New Roman" w:hAnsi="Times New Roman" w:eastAsia="方正仿宋_GBK" w:cs="Times New Roman"/>
              <w:b w:val="0"/>
              <w:bCs w:val="0"/>
              <w:i w:val="0"/>
              <w:iCs w:val="0"/>
              <w:sz w:val="32"/>
              <w:szCs w:val="32"/>
              <w:rPrChange w:id="2454" w:author="xh" w:date="2026-10-26T09:19:40Z">
                <w:rPr>
                  <w:rFonts w:hint="eastAsia" w:ascii="方正仿宋_GBK" w:hAnsi="方正仿宋_GBK" w:eastAsia="方正仿宋_GBK" w:cs="Times New Roman"/>
                  <w:sz w:val="32"/>
                  <w:szCs w:val="32"/>
                </w:rPr>
              </w:rPrChange>
            </w:rPr>
            <w:delText>选行，按</w:delText>
          </w:r>
        </w:del>
      </w:ins>
      <w:del w:id="2455" w:author="白日梦想家" w:date="2026-10-26T15:11:03Z">
        <w:r>
          <w:rPr>
            <w:rFonts w:hint="eastAsia" w:ascii="方正仿宋_GBK" w:hAnsi="方正仿宋_GBK" w:eastAsia="方正仿宋_GBK" w:cs="Times New Roman"/>
            <w:sz w:val="32"/>
            <w:szCs w:val="32"/>
          </w:rPr>
          <w:delText>、年最大净负荷平均增长率、电缆长度占比、</w:delText>
        </w:r>
      </w:del>
      <w:del w:id="2456" w:author="白日梦想家" w:date="2026-10-26T15:11:03Z">
        <w:r>
          <w:rPr>
            <w:rFonts w:hint="default" w:ascii="Times New Roman" w:hAnsi="Times New Roman" w:eastAsia="方正仿宋_GBK" w:cs="Times New Roman"/>
            <w:b w:val="0"/>
            <w:bCs w:val="0"/>
            <w:i w:val="0"/>
            <w:iCs w:val="0"/>
            <w:sz w:val="32"/>
            <w:szCs w:val="32"/>
            <w:rPrChange w:id="2457" w:author="xh" w:date="2026-10-26T09:19:40Z">
              <w:rPr>
                <w:rFonts w:hint="eastAsia" w:ascii="方正仿宋_GBK" w:hAnsi="方正仿宋_GBK" w:eastAsia="方正仿宋_GBK" w:cs="Times New Roman"/>
                <w:sz w:val="32"/>
                <w:szCs w:val="32"/>
              </w:rPr>
            </w:rPrChange>
          </w:rPr>
          <w:delText>初始转供率</w:delText>
        </w:r>
      </w:del>
      <w:ins w:id="2458" w:author="xh" w:date="2026-10-26T09:19:40Z">
        <w:del w:id="2459" w:author="白日梦想家" w:date="2026-10-26T15:11:03Z">
          <w:r>
            <w:rPr>
              <w:rFonts w:hint="default" w:ascii="Times New Roman" w:hAnsi="Times New Roman" w:eastAsia="方正仿宋_GBK" w:cs="Times New Roman"/>
              <w:b w:val="0"/>
              <w:bCs w:val="0"/>
              <w:i w:val="0"/>
              <w:iCs w:val="0"/>
              <w:sz w:val="32"/>
              <w:szCs w:val="32"/>
              <w:rPrChange w:id="2460" w:author="xh" w:date="2026-10-26T09:19:40Z">
                <w:rPr>
                  <w:rFonts w:hint="eastAsia" w:ascii="方正仿宋_GBK" w:hAnsi="方正仿宋_GBK" w:eastAsia="方正仿宋_GBK" w:cs="Times New Roman"/>
                  <w:sz w:val="32"/>
                  <w:szCs w:val="32"/>
                </w:rPr>
              </w:rPrChange>
            </w:rPr>
            <w:delText>选列</w:delText>
          </w:r>
        </w:del>
      </w:ins>
      <w:del w:id="2461" w:author="白日梦想家" w:date="2026-10-26T15:11:03Z">
        <w:r>
          <w:rPr>
            <w:rFonts w:hint="eastAsia" w:ascii="方正仿宋_GBK" w:hAnsi="方正仿宋_GBK" w:eastAsia="方正仿宋_GBK" w:cs="Times New Roman"/>
            <w:sz w:val="32"/>
            <w:szCs w:val="32"/>
          </w:rPr>
          <w:delText>和负荷分散系数</w:delText>
        </w:r>
      </w:del>
      <w:del w:id="2462" w:author="白日梦想家" w:date="2026-10-26T15:11:03Z">
        <w:r>
          <w:rPr>
            <w:rFonts w:hint="default" w:ascii="Times New Roman" w:hAnsi="Times New Roman" w:eastAsia="方正仿宋_GBK" w:cs="Times New Roman"/>
            <w:b w:val="0"/>
            <w:bCs w:val="0"/>
            <w:i w:val="0"/>
            <w:iCs w:val="0"/>
            <w:sz w:val="32"/>
            <w:szCs w:val="32"/>
            <w:rPrChange w:id="2463" w:author="xh" w:date="2026-10-26T09:19:40Z">
              <w:rPr>
                <w:rFonts w:hint="eastAsia" w:ascii="方正仿宋_GBK" w:hAnsi="方正仿宋_GBK" w:eastAsia="方正仿宋_GBK" w:cs="Times New Roman"/>
                <w:sz w:val="32"/>
                <w:szCs w:val="32"/>
              </w:rPr>
            </w:rPrChange>
          </w:rPr>
          <w:delText>。</w:delText>
        </w:r>
      </w:del>
      <w:ins w:id="2464" w:author="xh" w:date="2026-10-26T09:19:40Z">
        <w:del w:id="2465" w:author="白日梦想家" w:date="2026-10-26T15:11:03Z">
          <w:r>
            <w:rPr>
              <w:rFonts w:hint="default" w:ascii="Times New Roman" w:hAnsi="Times New Roman" w:eastAsia="方正仿宋_GBK" w:cs="Times New Roman"/>
              <w:b w:val="0"/>
              <w:bCs w:val="0"/>
              <w:i w:val="0"/>
              <w:iCs w:val="0"/>
              <w:sz w:val="32"/>
              <w:szCs w:val="32"/>
              <w:rPrChange w:id="2466" w:author="xh" w:date="2026-10-26T09:19:40Z">
                <w:rPr>
                  <w:rFonts w:hint="eastAsia" w:ascii="方正仿宋_GBK" w:hAnsi="方正仿宋_GBK" w:eastAsia="方正仿宋_GBK" w:cs="Times New Roman"/>
                  <w:sz w:val="32"/>
                  <w:szCs w:val="32"/>
                </w:rPr>
              </w:rPrChange>
            </w:rPr>
            <w:delText>各表适用于所设统一</w:delText>
          </w:r>
        </w:del>
      </w:ins>
      <w:del w:id="2467" w:author="白日梦想家" w:date="2026-10-26T15:11:03Z">
        <w:r>
          <w:rPr>
            <w:rFonts w:hint="eastAsia" w:ascii="方正仿宋_GBK" w:hAnsi="方正仿宋_GBK" w:eastAsia="方正仿宋_GBK" w:cs="Times New Roman"/>
            <w:sz w:val="32"/>
            <w:szCs w:val="32"/>
          </w:rPr>
          <w:delText>电缆长度占比与初始转供率的Pearson系数为0.29，其余配对绝对值不超过0.15。两项分别通过</w:delText>
        </w:r>
      </w:del>
      <w:del w:id="2468" w:author="白日梦想家" w:date="2026-10-26T15:11:03Z">
        <w:r>
          <w:rPr>
            <w:rFonts w:hint="default" w:ascii="Times New Roman" w:hAnsi="Times New Roman" w:eastAsia="方正仿宋_GBK" w:cs="Times New Roman"/>
            <w:b w:val="0"/>
            <w:bCs w:val="0"/>
            <w:i w:val="0"/>
            <w:iCs w:val="0"/>
            <w:sz w:val="32"/>
            <w:szCs w:val="32"/>
            <w:rPrChange w:id="2469" w:author="xh" w:date="2026-10-26T09:19:40Z">
              <w:rPr>
                <w:rFonts w:hint="eastAsia" w:ascii="方正仿宋_GBK" w:hAnsi="方正仿宋_GBK" w:eastAsia="方正仿宋_GBK" w:cs="Times New Roman"/>
                <w:sz w:val="32"/>
                <w:szCs w:val="32"/>
              </w:rPr>
            </w:rPrChange>
          </w:rPr>
          <w:delText>工程</w:delText>
        </w:r>
      </w:del>
      <w:del w:id="2470" w:author="白日梦想家" w:date="2026-10-26T15:11:03Z">
        <w:r>
          <w:rPr>
            <w:rFonts w:hint="eastAsia" w:ascii="方正仿宋_GBK" w:hAnsi="方正仿宋_GBK" w:eastAsia="方正仿宋_GBK" w:cs="Times New Roman"/>
            <w:sz w:val="32"/>
            <w:szCs w:val="32"/>
          </w:rPr>
          <w:delText>造</w:delText>
        </w:r>
      </w:del>
      <w:del w:id="2471" w:author="白日梦想家" w:date="2026-10-26T15:11:03Z">
        <w:r>
          <w:rPr>
            <w:rFonts w:hint="default" w:ascii="Times New Roman" w:hAnsi="Times New Roman" w:eastAsia="方正仿宋_GBK" w:cs="Times New Roman"/>
            <w:b w:val="0"/>
            <w:bCs w:val="0"/>
            <w:i w:val="0"/>
            <w:iCs w:val="0"/>
            <w:sz w:val="32"/>
            <w:szCs w:val="32"/>
            <w:rPrChange w:id="2472" w:author="xh" w:date="2026-10-26T09:19:40Z">
              <w:rPr>
                <w:rFonts w:hint="eastAsia" w:ascii="方正仿宋_GBK" w:hAnsi="方正仿宋_GBK" w:eastAsia="方正仿宋_GBK" w:cs="Times New Roman"/>
                <w:sz w:val="32"/>
                <w:szCs w:val="32"/>
              </w:rPr>
            </w:rPrChange>
          </w:rPr>
          <w:delText>价</w:delText>
        </w:r>
      </w:del>
      <w:ins w:id="2473" w:author="xh" w:date="2026-10-26T09:19:40Z">
        <w:del w:id="2474" w:author="白日梦想家" w:date="2026-10-26T15:11:03Z">
          <w:r>
            <w:rPr>
              <w:rFonts w:hint="default" w:ascii="Times New Roman" w:hAnsi="Times New Roman" w:eastAsia="方正仿宋_GBK" w:cs="Times New Roman"/>
              <w:b w:val="0"/>
              <w:bCs w:val="0"/>
              <w:i w:val="0"/>
              <w:iCs w:val="0"/>
              <w:sz w:val="32"/>
              <w:szCs w:val="32"/>
              <w:rPrChange w:id="2475" w:author="xh" w:date="2026-10-26T09:19:40Z">
                <w:rPr>
                  <w:rFonts w:hint="eastAsia" w:ascii="方正仿宋_GBK" w:hAnsi="方正仿宋_GBK" w:eastAsia="方正仿宋_GBK" w:cs="Times New Roman"/>
                  <w:sz w:val="32"/>
                  <w:szCs w:val="32"/>
                </w:rPr>
              </w:rPrChange>
            </w:rPr>
            <w:delText>格及供电条件，实际应</w:delText>
          </w:r>
        </w:del>
      </w:ins>
      <w:del w:id="2476" w:author="白日梦想家" w:date="2026-10-26T15:11:03Z">
        <w:r>
          <w:rPr>
            <w:rFonts w:hint="eastAsia" w:ascii="方正仿宋_GBK" w:hAnsi="方正仿宋_GBK" w:eastAsia="方正仿宋_GBK" w:cs="Times New Roman"/>
            <w:sz w:val="32"/>
            <w:szCs w:val="32"/>
          </w:rPr>
          <w:delText>和既有支援能力作</w:delText>
        </w:r>
      </w:del>
      <w:del w:id="2477" w:author="白日梦想家" w:date="2026-10-26T15:11:03Z">
        <w:r>
          <w:rPr>
            <w:rFonts w:hint="default" w:ascii="Times New Roman" w:hAnsi="Times New Roman" w:eastAsia="方正仿宋_GBK" w:cs="Times New Roman"/>
            <w:b w:val="0"/>
            <w:bCs w:val="0"/>
            <w:i w:val="0"/>
            <w:iCs w:val="0"/>
            <w:sz w:val="32"/>
            <w:szCs w:val="32"/>
            <w:rPrChange w:id="2478" w:author="xh" w:date="2026-10-26T09:19:40Z">
              <w:rPr>
                <w:rFonts w:hint="eastAsia" w:ascii="方正仿宋_GBK" w:hAnsi="方正仿宋_GBK" w:eastAsia="方正仿宋_GBK" w:cs="Times New Roman"/>
                <w:sz w:val="32"/>
                <w:szCs w:val="32"/>
              </w:rPr>
            </w:rPrChange>
          </w:rPr>
          <w:delText>用</w:delText>
        </w:r>
      </w:del>
      <w:ins w:id="2479" w:author="xh" w:date="2026-10-26T09:19:40Z">
        <w:del w:id="2480" w:author="白日梦想家" w:date="2026-10-26T15:11:03Z">
          <w:r>
            <w:rPr>
              <w:rFonts w:hint="default" w:ascii="Times New Roman" w:hAnsi="Times New Roman" w:eastAsia="方正仿宋_GBK" w:cs="Times New Roman"/>
              <w:b w:val="0"/>
              <w:bCs w:val="0"/>
              <w:i w:val="0"/>
              <w:iCs w:val="0"/>
              <w:sz w:val="32"/>
              <w:szCs w:val="32"/>
              <w:rPrChange w:id="2481" w:author="xh" w:date="2026-10-26T09:19:40Z">
                <w:rPr>
                  <w:rFonts w:hint="eastAsia" w:ascii="方正仿宋_GBK" w:hAnsi="方正仿宋_GBK" w:eastAsia="方正仿宋_GBK" w:cs="Times New Roman"/>
                  <w:sz w:val="32"/>
                  <w:szCs w:val="32"/>
                </w:rPr>
              </w:rPrChange>
            </w:rPr>
            <w:delText>结合本地</w:delText>
          </w:r>
        </w:del>
      </w:ins>
      <w:del w:id="2482" w:author="白日梦想家" w:date="2026-10-26T15:11:03Z">
        <w:r>
          <w:rPr>
            <w:rFonts w:hint="eastAsia" w:ascii="方正仿宋_GBK" w:hAnsi="方正仿宋_GBK" w:eastAsia="方正仿宋_GBK" w:cs="Times New Roman"/>
            <w:sz w:val="32"/>
            <w:szCs w:val="32"/>
          </w:rPr>
          <w:delText>于</w:delText>
        </w:r>
      </w:del>
      <w:del w:id="2483" w:author="白日梦想家" w:date="2026-10-26T15:11:03Z">
        <w:r>
          <w:rPr>
            <w:rFonts w:hint="default" w:ascii="Times New Roman" w:hAnsi="Times New Roman" w:eastAsia="方正仿宋_GBK" w:cs="Times New Roman"/>
            <w:b w:val="0"/>
            <w:bCs w:val="0"/>
            <w:i w:val="0"/>
            <w:iCs w:val="0"/>
            <w:sz w:val="32"/>
            <w:szCs w:val="32"/>
            <w:rPrChange w:id="2484" w:author="xh" w:date="2026-10-26T09:19:40Z">
              <w:rPr>
                <w:rFonts w:hint="eastAsia" w:ascii="方正仿宋_GBK" w:hAnsi="方正仿宋_GBK" w:eastAsia="方正仿宋_GBK" w:cs="Times New Roman"/>
                <w:sz w:val="32"/>
                <w:szCs w:val="32"/>
              </w:rPr>
            </w:rPrChange>
          </w:rPr>
          <w:delText>设备</w:delText>
        </w:r>
      </w:del>
      <w:del w:id="2485" w:author="白日梦想家" w:date="2026-10-26T15:11:03Z">
        <w:r>
          <w:rPr>
            <w:rFonts w:hint="eastAsia" w:ascii="方正仿宋_GBK" w:hAnsi="方正仿宋_GBK" w:eastAsia="方正仿宋_GBK" w:cs="Times New Roman"/>
            <w:sz w:val="32"/>
            <w:szCs w:val="32"/>
          </w:rPr>
          <w:delText>配置，其余参数保留源荷发展</w:delText>
        </w:r>
      </w:del>
      <w:del w:id="2486" w:author="白日梦想家" w:date="2026-10-26T15:11:03Z">
        <w:r>
          <w:rPr>
            <w:rFonts w:hint="default" w:ascii="Times New Roman" w:hAnsi="Times New Roman" w:eastAsia="方正仿宋_GBK" w:cs="Times New Roman"/>
            <w:b w:val="0"/>
            <w:bCs w:val="0"/>
            <w:i w:val="0"/>
            <w:iCs w:val="0"/>
            <w:sz w:val="32"/>
            <w:szCs w:val="32"/>
            <w:rPrChange w:id="2487" w:author="xh" w:date="2026-10-26T09:19:40Z">
              <w:rPr>
                <w:rFonts w:hint="eastAsia" w:ascii="方正仿宋_GBK" w:hAnsi="方正仿宋_GBK" w:eastAsia="方正仿宋_GBK" w:cs="Times New Roman"/>
                <w:sz w:val="32"/>
                <w:szCs w:val="32"/>
              </w:rPr>
            </w:rPrChange>
          </w:rPr>
          <w:delText>和</w:delText>
        </w:r>
      </w:del>
      <w:ins w:id="2488" w:author="xh" w:date="2026-10-26T09:19:40Z">
        <w:del w:id="2489" w:author="白日梦想家" w:date="2026-10-26T15:11:03Z">
          <w:r>
            <w:rPr>
              <w:rFonts w:hint="default" w:ascii="Times New Roman" w:hAnsi="Times New Roman" w:eastAsia="方正仿宋_GBK" w:cs="Times New Roman"/>
              <w:b w:val="0"/>
              <w:bCs w:val="0"/>
              <w:i w:val="0"/>
              <w:iCs w:val="0"/>
              <w:sz w:val="32"/>
              <w:szCs w:val="32"/>
              <w:rPrChange w:id="2490" w:author="xh" w:date="2026-10-26T09:19:40Z">
                <w:rPr>
                  <w:rFonts w:hint="eastAsia" w:ascii="方正仿宋_GBK" w:hAnsi="方正仿宋_GBK" w:eastAsia="方正仿宋_GBK" w:cs="Times New Roman"/>
                  <w:sz w:val="32"/>
                  <w:szCs w:val="32"/>
                </w:rPr>
              </w:rPrChange>
            </w:rPr>
            <w:delText>网络校核</w:delText>
          </w:r>
        </w:del>
      </w:ins>
      <w:del w:id="2491" w:author="白日梦想家" w:date="2026-10-26T15:11:03Z">
        <w:r>
          <w:rPr>
            <w:rFonts w:hint="eastAsia" w:ascii="方正仿宋_GBK" w:hAnsi="方正仿宋_GBK" w:eastAsia="方正仿宋_GBK" w:cs="Times New Roman"/>
            <w:sz w:val="32"/>
            <w:szCs w:val="32"/>
          </w:rPr>
          <w:delText>局部峰值分布信息</w:delText>
        </w:r>
      </w:del>
      <w:del w:id="2492" w:author="白日梦想家" w:date="2026-10-26T15:11:03Z">
        <w:r>
          <w:rPr>
            <w:rFonts w:hint="default" w:ascii="Times New Roman" w:hAnsi="Times New Roman" w:eastAsia="方正仿宋_GBK" w:cs="Times New Roman"/>
            <w:b w:val="0"/>
            <w:bCs w:val="0"/>
            <w:i w:val="0"/>
            <w:iCs w:val="0"/>
            <w:sz w:val="32"/>
            <w:szCs w:val="32"/>
            <w:rPrChange w:id="2493" w:author="xh" w:date="2026-10-26T09:19:40Z">
              <w:rPr>
                <w:rFonts w:hint="eastAsia" w:ascii="方正仿宋_GBK" w:hAnsi="方正仿宋_GBK" w:eastAsia="方正仿宋_GBK" w:cs="Times New Roman"/>
                <w:sz w:val="32"/>
                <w:szCs w:val="32"/>
              </w:rPr>
            </w:rPrChange>
          </w:rPr>
          <w:delText>。</w:delText>
        </w:r>
      </w:del>
      <w:del w:id="2494" w:author="白日梦想家" w:date="2026-10-26T15:11:03Z">
        <w:r>
          <w:rPr>
            <w:rFonts w:hint="eastAsia" w:ascii="方正仿宋_GBK" w:hAnsi="方正仿宋_GBK" w:eastAsia="方正仿宋_GBK" w:cs="Times New Roman"/>
            <w:sz w:val="32"/>
            <w:szCs w:val="32"/>
          </w:rPr>
          <w:delText>上述相关关系描述所设有效情景内的线性联系。</w:delText>
        </w:r>
      </w:del>
    </w:p>
    <w:p w14:paraId="18B294ED">
      <w:pPr>
        <w:keepNext/>
        <w:widowControl/>
        <w:adjustRightInd w:val="0"/>
        <w:snapToGrid w:val="0"/>
        <w:ind w:left="0" w:leftChars="0" w:right="0" w:rightChars="0" w:firstLine="0" w:firstLineChars="0"/>
        <w:jc w:val="center"/>
        <w:outlineLvl w:val="9"/>
        <w:rPr>
          <w:del w:id="2495" w:author="白日梦想家" w:date="2026-10-26T15:11:03Z"/>
          <w:rFonts w:hint="eastAsia" w:ascii="方正仿宋_GBK" w:hAnsi="方正仿宋_GBK" w:eastAsia="方正仿宋_GBK" w:cs="Times New Roman"/>
          <w:sz w:val="32"/>
          <w:szCs w:val="32"/>
          <w:highlight w:val="none"/>
          <w14:ligatures w14:val="standardContextual"/>
        </w:rPr>
      </w:pPr>
      <w:del w:id="2496" w:author="白日梦想家" w:date="2026-10-26T15:11:03Z">
        <w:r>
          <w:rPr>
            <w:rFonts w:hint="eastAsia" w:ascii="方正仿宋_GBK" w:hAnsi="方正仿宋_GBK" w:eastAsia="方正仿宋_GBK" w:cs="Times New Roman"/>
            <w:sz w:val="32"/>
            <w:szCs w:val="32"/>
          </w:rPr>
          <w:delText>表7 五项推广参数的Pearson相关矩阵</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08170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497" w:author="白日梦想家" w:date="2026-10-26T15:11:03Z"/>
        </w:trPr>
        <w:tc>
          <w:tcPr>
            <w:tcW w:w="1700" w:type="dxa"/>
            <w:vAlign w:val="center"/>
          </w:tcPr>
          <w:p w14:paraId="2B6C7D79">
            <w:pPr>
              <w:keepNext/>
              <w:widowControl/>
              <w:adjustRightInd w:val="0"/>
              <w:snapToGrid w:val="0"/>
              <w:spacing w:before="0" w:after="0" w:line="240" w:lineRule="auto"/>
              <w:ind w:left="0" w:leftChars="0" w:right="0" w:rightChars="0" w:firstLine="0" w:firstLineChars="0"/>
              <w:jc w:val="center"/>
              <w:outlineLvl w:val="9"/>
              <w:rPr>
                <w:del w:id="2499" w:author="白日梦想家" w:date="2026-10-26T15:11:03Z"/>
              </w:rPr>
              <w:pPrChange w:id="2498" w:author="白日梦想家" w:date="2026-10-26T15:11:11Z">
                <w:pPr>
                  <w:keepNext/>
                  <w:snapToGrid w:val="0"/>
                  <w:spacing w:before="0" w:after="0" w:line="370" w:lineRule="exact"/>
                  <w:ind w:left="0" w:leftChars="0" w:right="0" w:rightChars="0" w:firstLine="0" w:firstLineChars="0"/>
                  <w:jc w:val="center"/>
                </w:pPr>
              </w:pPrChange>
            </w:pPr>
            <w:del w:id="2500" w:author="白日梦想家" w:date="2026-10-26T15:11:03Z">
              <w:r>
                <w:rPr>
                  <w:rFonts w:hint="eastAsia" w:ascii="方正仿宋_GBK" w:hAnsi="方正仿宋_GBK" w:eastAsia="方正仿宋_GBK" w:cs="Times New Roman"/>
                  <w:b/>
                  <w:sz w:val="24"/>
                  <w:szCs w:val="24"/>
                </w:rPr>
                <w:delText>参数</w:delText>
              </w:r>
            </w:del>
          </w:p>
        </w:tc>
        <w:tc>
          <w:tcPr>
            <w:tcW w:w="1321" w:type="dxa"/>
            <w:vAlign w:val="center"/>
          </w:tcPr>
          <w:p w14:paraId="67390FC4">
            <w:pPr>
              <w:keepNext/>
              <w:widowControl/>
              <w:adjustRightInd w:val="0"/>
              <w:snapToGrid w:val="0"/>
              <w:spacing w:before="0" w:after="0" w:line="240" w:lineRule="auto"/>
              <w:ind w:left="0" w:leftChars="0" w:right="0" w:rightChars="0" w:firstLine="0" w:firstLineChars="0"/>
              <w:jc w:val="center"/>
              <w:outlineLvl w:val="9"/>
              <w:rPr>
                <w:del w:id="2502" w:author="白日梦想家" w:date="2026-10-26T15:11:03Z"/>
              </w:rPr>
              <w:pPrChange w:id="2501" w:author="白日梦想家" w:date="2026-10-26T15:11:11Z">
                <w:pPr>
                  <w:keepNext/>
                  <w:snapToGrid w:val="0"/>
                  <w:spacing w:before="0" w:after="0" w:line="370" w:lineRule="exact"/>
                  <w:ind w:left="0" w:leftChars="0" w:right="0" w:rightChars="0" w:firstLine="0" w:firstLineChars="0"/>
                  <w:jc w:val="center"/>
                </w:pPr>
              </w:pPrChange>
            </w:pPr>
            <w:del w:id="2503" w:author="白日梦想家" w:date="2026-10-26T15:11:03Z">
              <w:r>
                <w:rPr>
                  <w:rFonts w:hint="eastAsia" w:ascii="方正仿宋_GBK" w:hAnsi="方正仿宋_GBK" w:eastAsia="方正仿宋_GBK" w:cs="Times New Roman"/>
                  <w:b/>
                  <w:sz w:val="24"/>
                  <w:szCs w:val="24"/>
                </w:rPr>
                <w:delText>装机渗透率</w:delText>
              </w:r>
            </w:del>
          </w:p>
        </w:tc>
        <w:tc>
          <w:tcPr>
            <w:tcW w:w="1321" w:type="dxa"/>
            <w:vAlign w:val="center"/>
          </w:tcPr>
          <w:p w14:paraId="74A07C27">
            <w:pPr>
              <w:keepNext/>
              <w:widowControl/>
              <w:adjustRightInd w:val="0"/>
              <w:snapToGrid w:val="0"/>
              <w:spacing w:before="0" w:after="0" w:line="240" w:lineRule="auto"/>
              <w:ind w:left="0" w:leftChars="0" w:right="0" w:rightChars="0" w:firstLine="0" w:firstLineChars="0"/>
              <w:jc w:val="center"/>
              <w:outlineLvl w:val="9"/>
              <w:rPr>
                <w:del w:id="2505" w:author="白日梦想家" w:date="2026-10-26T15:11:03Z"/>
              </w:rPr>
              <w:pPrChange w:id="2504" w:author="白日梦想家" w:date="2026-10-26T15:11:11Z">
                <w:pPr>
                  <w:keepNext/>
                  <w:snapToGrid w:val="0"/>
                  <w:spacing w:before="0" w:after="0" w:line="370" w:lineRule="exact"/>
                  <w:ind w:left="0" w:leftChars="0" w:right="0" w:rightChars="0" w:firstLine="0" w:firstLineChars="0"/>
                  <w:jc w:val="center"/>
                </w:pPr>
              </w:pPrChange>
            </w:pPr>
            <w:del w:id="2506"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321" w:type="dxa"/>
            <w:vAlign w:val="center"/>
          </w:tcPr>
          <w:p w14:paraId="1C7AD89B">
            <w:pPr>
              <w:keepNext/>
              <w:widowControl/>
              <w:adjustRightInd w:val="0"/>
              <w:snapToGrid w:val="0"/>
              <w:spacing w:before="0" w:after="0" w:line="240" w:lineRule="auto"/>
              <w:ind w:left="0" w:leftChars="0" w:right="0" w:rightChars="0" w:firstLine="0" w:firstLineChars="0"/>
              <w:jc w:val="center"/>
              <w:outlineLvl w:val="9"/>
              <w:rPr>
                <w:del w:id="2508" w:author="白日梦想家" w:date="2026-10-26T15:11:03Z"/>
              </w:rPr>
              <w:pPrChange w:id="2507" w:author="白日梦想家" w:date="2026-10-26T15:11:11Z">
                <w:pPr>
                  <w:keepNext/>
                  <w:snapToGrid w:val="0"/>
                  <w:spacing w:before="0" w:after="0" w:line="370" w:lineRule="exact"/>
                  <w:ind w:left="0" w:leftChars="0" w:right="0" w:rightChars="0" w:firstLine="0" w:firstLineChars="0"/>
                  <w:jc w:val="center"/>
                </w:pPr>
              </w:pPrChange>
            </w:pPr>
            <w:del w:id="2509" w:author="白日梦想家" w:date="2026-10-26T15:11:03Z">
              <w:r>
                <w:rPr>
                  <w:rFonts w:hint="eastAsia" w:ascii="方正仿宋_GBK" w:hAnsi="方正仿宋_GBK" w:eastAsia="方正仿宋_GBK" w:cs="Times New Roman"/>
                  <w:b/>
                  <w:sz w:val="24"/>
                  <w:szCs w:val="24"/>
                </w:rPr>
                <w:delText>电缆长度占比</w:delText>
              </w:r>
            </w:del>
          </w:p>
        </w:tc>
        <w:tc>
          <w:tcPr>
            <w:tcW w:w="1321" w:type="dxa"/>
            <w:vAlign w:val="center"/>
          </w:tcPr>
          <w:p w14:paraId="227C77EB">
            <w:pPr>
              <w:keepNext/>
              <w:widowControl/>
              <w:adjustRightInd w:val="0"/>
              <w:snapToGrid w:val="0"/>
              <w:spacing w:before="0" w:after="0" w:line="240" w:lineRule="auto"/>
              <w:ind w:left="0" w:leftChars="0" w:right="0" w:rightChars="0" w:firstLine="0" w:firstLineChars="0"/>
              <w:jc w:val="center"/>
              <w:outlineLvl w:val="9"/>
              <w:rPr>
                <w:del w:id="2511" w:author="白日梦想家" w:date="2026-10-26T15:11:03Z"/>
              </w:rPr>
              <w:pPrChange w:id="2510" w:author="白日梦想家" w:date="2026-10-26T15:11:11Z">
                <w:pPr>
                  <w:keepNext/>
                  <w:snapToGrid w:val="0"/>
                  <w:spacing w:before="0" w:after="0" w:line="370" w:lineRule="exact"/>
                  <w:ind w:left="0" w:leftChars="0" w:right="0" w:rightChars="0" w:firstLine="0" w:firstLineChars="0"/>
                  <w:jc w:val="center"/>
                </w:pPr>
              </w:pPrChange>
            </w:pPr>
            <w:del w:id="2512" w:author="白日梦想家" w:date="2026-10-26T15:11:03Z">
              <w:r>
                <w:rPr>
                  <w:rFonts w:hint="eastAsia" w:ascii="方正仿宋_GBK" w:hAnsi="方正仿宋_GBK" w:eastAsia="方正仿宋_GBK" w:cs="Times New Roman"/>
                  <w:b/>
                  <w:sz w:val="24"/>
                  <w:szCs w:val="24"/>
                </w:rPr>
                <w:delText>初始转供率</w:delText>
              </w:r>
            </w:del>
          </w:p>
        </w:tc>
        <w:tc>
          <w:tcPr>
            <w:tcW w:w="1322" w:type="dxa"/>
            <w:vAlign w:val="center"/>
          </w:tcPr>
          <w:p w14:paraId="05A6CEA6">
            <w:pPr>
              <w:keepNext/>
              <w:widowControl/>
              <w:adjustRightInd w:val="0"/>
              <w:snapToGrid w:val="0"/>
              <w:spacing w:before="0" w:after="0" w:line="240" w:lineRule="auto"/>
              <w:ind w:left="0" w:leftChars="0" w:right="0" w:rightChars="0" w:firstLine="0" w:firstLineChars="0"/>
              <w:jc w:val="center"/>
              <w:outlineLvl w:val="9"/>
              <w:rPr>
                <w:del w:id="2514" w:author="白日梦想家" w:date="2026-10-26T15:11:03Z"/>
              </w:rPr>
              <w:pPrChange w:id="2513" w:author="白日梦想家" w:date="2026-10-26T15:11:11Z">
                <w:pPr>
                  <w:keepNext/>
                  <w:snapToGrid w:val="0"/>
                  <w:spacing w:before="0" w:after="0" w:line="370" w:lineRule="exact"/>
                  <w:ind w:left="0" w:leftChars="0" w:right="0" w:rightChars="0" w:firstLine="0" w:firstLineChars="0"/>
                  <w:jc w:val="center"/>
                </w:pPr>
              </w:pPrChange>
            </w:pPr>
            <w:del w:id="2515" w:author="白日梦想家" w:date="2026-10-26T15:11:03Z">
              <w:r>
                <w:rPr>
                  <w:rFonts w:hint="eastAsia" w:ascii="方正仿宋_GBK" w:hAnsi="方正仿宋_GBK" w:eastAsia="方正仿宋_GBK" w:cs="Times New Roman"/>
                  <w:b/>
                  <w:sz w:val="24"/>
                  <w:szCs w:val="24"/>
                </w:rPr>
                <w:delText>负荷分散系数</w:delText>
              </w:r>
            </w:del>
          </w:p>
        </w:tc>
      </w:tr>
      <w:tr w14:paraId="3F0C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16" w:author="白日梦想家" w:date="2026-10-26T15:11:03Z"/>
        </w:trPr>
        <w:tc>
          <w:tcPr>
            <w:tcW w:w="1700" w:type="dxa"/>
            <w:vAlign w:val="center"/>
          </w:tcPr>
          <w:p w14:paraId="68B5D87E">
            <w:pPr>
              <w:keepNext/>
              <w:widowControl/>
              <w:adjustRightInd w:val="0"/>
              <w:snapToGrid w:val="0"/>
              <w:spacing w:before="0" w:after="0" w:line="240" w:lineRule="auto"/>
              <w:ind w:left="0" w:leftChars="0" w:right="0" w:rightChars="0" w:firstLine="0" w:firstLineChars="0"/>
              <w:jc w:val="center"/>
              <w:outlineLvl w:val="9"/>
              <w:rPr>
                <w:del w:id="2518" w:author="白日梦想家" w:date="2026-10-26T15:11:03Z"/>
              </w:rPr>
              <w:pPrChange w:id="2517" w:author="白日梦想家" w:date="2026-10-26T15:11:11Z">
                <w:pPr>
                  <w:keepNext/>
                  <w:snapToGrid w:val="0"/>
                  <w:spacing w:before="0" w:after="0" w:line="370" w:lineRule="exact"/>
                  <w:ind w:left="0" w:leftChars="0" w:right="0" w:rightChars="0" w:firstLine="0" w:firstLineChars="0"/>
                  <w:jc w:val="center"/>
                </w:pPr>
              </w:pPrChange>
            </w:pPr>
            <w:del w:id="2519" w:author="白日梦想家" w:date="2026-10-26T15:11:03Z">
              <w:r>
                <w:rPr>
                  <w:rFonts w:hint="eastAsia" w:ascii="方正仿宋_GBK" w:hAnsi="方正仿宋_GBK" w:eastAsia="方正仿宋_GBK" w:cs="Times New Roman"/>
                  <w:sz w:val="24"/>
                  <w:szCs w:val="24"/>
                </w:rPr>
                <w:delText>分布式电源装机渗透率</w:delText>
              </w:r>
            </w:del>
          </w:p>
        </w:tc>
        <w:tc>
          <w:tcPr>
            <w:tcW w:w="1321" w:type="dxa"/>
            <w:vAlign w:val="center"/>
          </w:tcPr>
          <w:p w14:paraId="3CBCD4BB">
            <w:pPr>
              <w:keepNext/>
              <w:widowControl/>
              <w:adjustRightInd w:val="0"/>
              <w:snapToGrid w:val="0"/>
              <w:spacing w:before="0" w:after="0" w:line="240" w:lineRule="auto"/>
              <w:ind w:left="0" w:leftChars="0" w:right="0" w:rightChars="0" w:firstLine="0" w:firstLineChars="0"/>
              <w:jc w:val="center"/>
              <w:outlineLvl w:val="9"/>
              <w:rPr>
                <w:del w:id="2521" w:author="白日梦想家" w:date="2026-10-26T15:11:03Z"/>
              </w:rPr>
              <w:pPrChange w:id="2520" w:author="白日梦想家" w:date="2026-10-26T15:11:11Z">
                <w:pPr>
                  <w:keepNext/>
                  <w:snapToGrid w:val="0"/>
                  <w:spacing w:before="0" w:after="0" w:line="370" w:lineRule="exact"/>
                  <w:ind w:left="0" w:leftChars="0" w:right="0" w:rightChars="0" w:firstLine="0" w:firstLineChars="0"/>
                  <w:jc w:val="center"/>
                </w:pPr>
              </w:pPrChange>
            </w:pPr>
            <w:del w:id="2522"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B0A8DA5">
            <w:pPr>
              <w:keepNext/>
              <w:widowControl/>
              <w:adjustRightInd w:val="0"/>
              <w:snapToGrid w:val="0"/>
              <w:spacing w:before="0" w:after="0" w:line="240" w:lineRule="auto"/>
              <w:ind w:left="0" w:leftChars="0" w:right="0" w:rightChars="0" w:firstLine="0" w:firstLineChars="0"/>
              <w:jc w:val="center"/>
              <w:outlineLvl w:val="9"/>
              <w:rPr>
                <w:del w:id="2524" w:author="白日梦想家" w:date="2026-10-26T15:11:03Z"/>
              </w:rPr>
              <w:pPrChange w:id="2523" w:author="白日梦想家" w:date="2026-10-26T15:11:11Z">
                <w:pPr>
                  <w:keepNext/>
                  <w:snapToGrid w:val="0"/>
                  <w:spacing w:before="0" w:after="0" w:line="370" w:lineRule="exact"/>
                  <w:ind w:left="0" w:leftChars="0" w:right="0" w:rightChars="0" w:firstLine="0" w:firstLineChars="0"/>
                  <w:jc w:val="center"/>
                </w:pPr>
              </w:pPrChange>
            </w:pPr>
            <w:del w:id="2525"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6EC39E99">
            <w:pPr>
              <w:keepNext/>
              <w:widowControl/>
              <w:adjustRightInd w:val="0"/>
              <w:snapToGrid w:val="0"/>
              <w:spacing w:before="0" w:after="0" w:line="240" w:lineRule="auto"/>
              <w:ind w:left="0" w:leftChars="0" w:right="0" w:rightChars="0" w:firstLine="0" w:firstLineChars="0"/>
              <w:jc w:val="center"/>
              <w:outlineLvl w:val="9"/>
              <w:rPr>
                <w:del w:id="2527" w:author="白日梦想家" w:date="2026-10-26T15:11:03Z"/>
              </w:rPr>
              <w:pPrChange w:id="2526" w:author="白日梦想家" w:date="2026-10-26T15:11:11Z">
                <w:pPr>
                  <w:keepNext/>
                  <w:snapToGrid w:val="0"/>
                  <w:spacing w:before="0" w:after="0" w:line="370" w:lineRule="exact"/>
                  <w:ind w:left="0" w:leftChars="0" w:right="0" w:rightChars="0" w:firstLine="0" w:firstLineChars="0"/>
                  <w:jc w:val="center"/>
                </w:pPr>
              </w:pPrChange>
            </w:pPr>
            <w:del w:id="2528"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08C1CD4B">
            <w:pPr>
              <w:keepNext/>
              <w:widowControl/>
              <w:adjustRightInd w:val="0"/>
              <w:snapToGrid w:val="0"/>
              <w:spacing w:before="0" w:after="0" w:line="240" w:lineRule="auto"/>
              <w:ind w:left="0" w:leftChars="0" w:right="0" w:rightChars="0" w:firstLine="0" w:firstLineChars="0"/>
              <w:jc w:val="center"/>
              <w:outlineLvl w:val="9"/>
              <w:rPr>
                <w:del w:id="2530" w:author="白日梦想家" w:date="2026-10-26T15:11:03Z"/>
              </w:rPr>
              <w:pPrChange w:id="2529" w:author="白日梦想家" w:date="2026-10-26T15:11:11Z">
                <w:pPr>
                  <w:keepNext/>
                  <w:snapToGrid w:val="0"/>
                  <w:spacing w:before="0" w:after="0" w:line="370" w:lineRule="exact"/>
                  <w:ind w:left="0" w:leftChars="0" w:right="0" w:rightChars="0" w:firstLine="0" w:firstLineChars="0"/>
                  <w:jc w:val="center"/>
                </w:pPr>
              </w:pPrChange>
            </w:pPr>
            <w:del w:id="2531" w:author="白日梦想家" w:date="2026-10-26T15:11:03Z">
              <w:r>
                <w:rPr>
                  <w:rFonts w:hint="eastAsia" w:ascii="方正仿宋_GBK" w:hAnsi="方正仿宋_GBK" w:eastAsia="方正仿宋_GBK" w:cs="Times New Roman"/>
                  <w:sz w:val="24"/>
                  <w:szCs w:val="24"/>
                </w:rPr>
                <w:delText>0.00</w:delText>
              </w:r>
            </w:del>
          </w:p>
        </w:tc>
        <w:tc>
          <w:tcPr>
            <w:tcW w:w="1322" w:type="dxa"/>
            <w:vAlign w:val="center"/>
          </w:tcPr>
          <w:p w14:paraId="47BADB75">
            <w:pPr>
              <w:keepNext/>
              <w:widowControl/>
              <w:adjustRightInd w:val="0"/>
              <w:snapToGrid w:val="0"/>
              <w:spacing w:before="0" w:after="0" w:line="240" w:lineRule="auto"/>
              <w:ind w:left="0" w:leftChars="0" w:right="0" w:rightChars="0" w:firstLine="0" w:firstLineChars="0"/>
              <w:jc w:val="center"/>
              <w:outlineLvl w:val="9"/>
              <w:rPr>
                <w:del w:id="2533" w:author="白日梦想家" w:date="2026-10-26T15:11:03Z"/>
              </w:rPr>
              <w:pPrChange w:id="2532" w:author="白日梦想家" w:date="2026-10-26T15:11:11Z">
                <w:pPr>
                  <w:keepNext/>
                  <w:snapToGrid w:val="0"/>
                  <w:spacing w:before="0" w:after="0" w:line="370" w:lineRule="exact"/>
                  <w:ind w:left="0" w:leftChars="0" w:right="0" w:rightChars="0" w:firstLine="0" w:firstLineChars="0"/>
                  <w:jc w:val="center"/>
                </w:pPr>
              </w:pPrChange>
            </w:pPr>
            <w:del w:id="2534" w:author="白日梦想家" w:date="2026-10-26T15:11:03Z">
              <w:r>
                <w:rPr>
                  <w:rFonts w:hint="eastAsia" w:ascii="方正仿宋_GBK" w:hAnsi="方正仿宋_GBK" w:eastAsia="方正仿宋_GBK" w:cs="Times New Roman"/>
                  <w:sz w:val="24"/>
                  <w:szCs w:val="24"/>
                </w:rPr>
                <w:delText>0.00</w:delText>
              </w:r>
            </w:del>
          </w:p>
        </w:tc>
      </w:tr>
      <w:tr w14:paraId="11CE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35" w:author="白日梦想家" w:date="2026-10-26T15:11:03Z"/>
        </w:trPr>
        <w:tc>
          <w:tcPr>
            <w:tcW w:w="1700" w:type="dxa"/>
            <w:vAlign w:val="center"/>
          </w:tcPr>
          <w:p w14:paraId="68D2CC27">
            <w:pPr>
              <w:keepNext/>
              <w:widowControl/>
              <w:adjustRightInd w:val="0"/>
              <w:snapToGrid w:val="0"/>
              <w:spacing w:before="0" w:after="0" w:line="240" w:lineRule="auto"/>
              <w:ind w:left="0" w:leftChars="0" w:right="0" w:rightChars="0" w:firstLine="0" w:firstLineChars="0"/>
              <w:jc w:val="center"/>
              <w:outlineLvl w:val="9"/>
              <w:rPr>
                <w:del w:id="2537" w:author="白日梦想家" w:date="2026-10-26T15:11:03Z"/>
              </w:rPr>
              <w:pPrChange w:id="2536" w:author="白日梦想家" w:date="2026-10-26T15:11:11Z">
                <w:pPr>
                  <w:keepNext/>
                  <w:snapToGrid w:val="0"/>
                  <w:spacing w:before="0" w:after="0" w:line="370" w:lineRule="exact"/>
                  <w:ind w:left="0" w:leftChars="0" w:right="0" w:rightChars="0" w:firstLine="0" w:firstLineChars="0"/>
                  <w:jc w:val="center"/>
                </w:pPr>
              </w:pPrChange>
            </w:pPr>
            <w:del w:id="2538" w:author="白日梦想家" w:date="2026-10-26T15:11:03Z">
              <w:r>
                <w:rPr>
                  <w:rFonts w:hint="eastAsia" w:ascii="方正仿宋_GBK" w:hAnsi="方正仿宋_GBK" w:eastAsia="方正仿宋_GBK" w:cs="Times New Roman"/>
                  <w:sz w:val="24"/>
                  <w:szCs w:val="24"/>
                </w:rPr>
                <w:delText>年最大净负荷平均增长率</w:delText>
              </w:r>
            </w:del>
          </w:p>
        </w:tc>
        <w:tc>
          <w:tcPr>
            <w:tcW w:w="1321" w:type="dxa"/>
            <w:vAlign w:val="center"/>
          </w:tcPr>
          <w:p w14:paraId="1B6E99B4">
            <w:pPr>
              <w:keepNext/>
              <w:widowControl/>
              <w:adjustRightInd w:val="0"/>
              <w:snapToGrid w:val="0"/>
              <w:spacing w:before="0" w:after="0" w:line="240" w:lineRule="auto"/>
              <w:ind w:left="0" w:leftChars="0" w:right="0" w:rightChars="0" w:firstLine="0" w:firstLineChars="0"/>
              <w:jc w:val="center"/>
              <w:outlineLvl w:val="9"/>
              <w:rPr>
                <w:del w:id="2540" w:author="白日梦想家" w:date="2026-10-26T15:11:03Z"/>
              </w:rPr>
              <w:pPrChange w:id="2539" w:author="白日梦想家" w:date="2026-10-26T15:11:11Z">
                <w:pPr>
                  <w:keepNext/>
                  <w:snapToGrid w:val="0"/>
                  <w:spacing w:before="0" w:after="0" w:line="370" w:lineRule="exact"/>
                  <w:ind w:left="0" w:leftChars="0" w:right="0" w:rightChars="0" w:firstLine="0" w:firstLineChars="0"/>
                  <w:jc w:val="center"/>
                </w:pPr>
              </w:pPrChange>
            </w:pPr>
            <w:del w:id="2541"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281FD52B">
            <w:pPr>
              <w:keepNext/>
              <w:widowControl/>
              <w:adjustRightInd w:val="0"/>
              <w:snapToGrid w:val="0"/>
              <w:spacing w:before="0" w:after="0" w:line="240" w:lineRule="auto"/>
              <w:ind w:left="0" w:leftChars="0" w:right="0" w:rightChars="0" w:firstLine="0" w:firstLineChars="0"/>
              <w:jc w:val="center"/>
              <w:outlineLvl w:val="9"/>
              <w:rPr>
                <w:del w:id="2543" w:author="白日梦想家" w:date="2026-10-26T15:11:03Z"/>
              </w:rPr>
              <w:pPrChange w:id="2542" w:author="白日梦想家" w:date="2026-10-26T15:11:11Z">
                <w:pPr>
                  <w:keepNext/>
                  <w:snapToGrid w:val="0"/>
                  <w:spacing w:before="0" w:after="0" w:line="370" w:lineRule="exact"/>
                  <w:ind w:left="0" w:leftChars="0" w:right="0" w:rightChars="0" w:firstLine="0" w:firstLineChars="0"/>
                  <w:jc w:val="center"/>
                </w:pPr>
              </w:pPrChange>
            </w:pPr>
            <w:del w:id="2544"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2A99060C">
            <w:pPr>
              <w:keepNext/>
              <w:widowControl/>
              <w:adjustRightInd w:val="0"/>
              <w:snapToGrid w:val="0"/>
              <w:spacing w:before="0" w:after="0" w:line="240" w:lineRule="auto"/>
              <w:ind w:left="0" w:leftChars="0" w:right="0" w:rightChars="0" w:firstLine="0" w:firstLineChars="0"/>
              <w:jc w:val="center"/>
              <w:outlineLvl w:val="9"/>
              <w:rPr>
                <w:del w:id="2546" w:author="白日梦想家" w:date="2026-10-26T15:11:03Z"/>
              </w:rPr>
              <w:pPrChange w:id="2545" w:author="白日梦想家" w:date="2026-10-26T15:11:11Z">
                <w:pPr>
                  <w:keepNext/>
                  <w:snapToGrid w:val="0"/>
                  <w:spacing w:before="0" w:after="0" w:line="370" w:lineRule="exact"/>
                  <w:ind w:left="0" w:leftChars="0" w:right="0" w:rightChars="0" w:firstLine="0" w:firstLineChars="0"/>
                  <w:jc w:val="center"/>
                </w:pPr>
              </w:pPrChange>
            </w:pPr>
            <w:del w:id="2547"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771CCA9E">
            <w:pPr>
              <w:keepNext/>
              <w:widowControl/>
              <w:adjustRightInd w:val="0"/>
              <w:snapToGrid w:val="0"/>
              <w:spacing w:before="0" w:after="0" w:line="240" w:lineRule="auto"/>
              <w:ind w:left="0" w:leftChars="0" w:right="0" w:rightChars="0" w:firstLine="0" w:firstLineChars="0"/>
              <w:jc w:val="center"/>
              <w:outlineLvl w:val="9"/>
              <w:rPr>
                <w:del w:id="2549" w:author="白日梦想家" w:date="2026-10-26T15:11:03Z"/>
              </w:rPr>
              <w:pPrChange w:id="2548" w:author="白日梦想家" w:date="2026-10-26T15:11:11Z">
                <w:pPr>
                  <w:keepNext/>
                  <w:snapToGrid w:val="0"/>
                  <w:spacing w:before="0" w:after="0" w:line="370" w:lineRule="exact"/>
                  <w:ind w:left="0" w:leftChars="0" w:right="0" w:rightChars="0" w:firstLine="0" w:firstLineChars="0"/>
                  <w:jc w:val="center"/>
                </w:pPr>
              </w:pPrChange>
            </w:pPr>
            <w:del w:id="2550" w:author="白日梦想家" w:date="2026-10-26T15:11:03Z">
              <w:r>
                <w:rPr>
                  <w:rFonts w:hint="eastAsia" w:ascii="方正仿宋_GBK" w:hAnsi="方正仿宋_GBK" w:eastAsia="方正仿宋_GBK" w:cs="Times New Roman"/>
                  <w:sz w:val="24"/>
                  <w:szCs w:val="24"/>
                </w:rPr>
                <w:delText>0.15</w:delText>
              </w:r>
            </w:del>
          </w:p>
        </w:tc>
        <w:tc>
          <w:tcPr>
            <w:tcW w:w="1322" w:type="dxa"/>
            <w:vAlign w:val="center"/>
          </w:tcPr>
          <w:p w14:paraId="161AFD4A">
            <w:pPr>
              <w:keepNext/>
              <w:widowControl/>
              <w:adjustRightInd w:val="0"/>
              <w:snapToGrid w:val="0"/>
              <w:spacing w:before="0" w:after="0" w:line="240" w:lineRule="auto"/>
              <w:ind w:left="0" w:leftChars="0" w:right="0" w:rightChars="0" w:firstLine="0" w:firstLineChars="0"/>
              <w:jc w:val="center"/>
              <w:outlineLvl w:val="9"/>
              <w:rPr>
                <w:del w:id="2552" w:author="白日梦想家" w:date="2026-10-26T15:11:03Z"/>
              </w:rPr>
              <w:pPrChange w:id="2551" w:author="白日梦想家" w:date="2026-10-26T15:11:11Z">
                <w:pPr>
                  <w:keepNext/>
                  <w:snapToGrid w:val="0"/>
                  <w:spacing w:before="0" w:after="0" w:line="370" w:lineRule="exact"/>
                  <w:ind w:left="0" w:leftChars="0" w:right="0" w:rightChars="0" w:firstLine="0" w:firstLineChars="0"/>
                  <w:jc w:val="center"/>
                </w:pPr>
              </w:pPrChange>
            </w:pPr>
            <w:del w:id="2553" w:author="白日梦想家" w:date="2026-10-26T15:11:03Z">
              <w:r>
                <w:rPr>
                  <w:rFonts w:hint="eastAsia" w:ascii="方正仿宋_GBK" w:hAnsi="方正仿宋_GBK" w:eastAsia="方正仿宋_GBK" w:cs="Times New Roman"/>
                  <w:sz w:val="24"/>
                  <w:szCs w:val="24"/>
                </w:rPr>
                <w:delText>-0.03</w:delText>
              </w:r>
            </w:del>
          </w:p>
        </w:tc>
      </w:tr>
      <w:tr w14:paraId="515D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54" w:author="白日梦想家" w:date="2026-10-26T15:11:03Z"/>
        </w:trPr>
        <w:tc>
          <w:tcPr>
            <w:tcW w:w="1700" w:type="dxa"/>
            <w:vAlign w:val="center"/>
          </w:tcPr>
          <w:p w14:paraId="125CDEEF">
            <w:pPr>
              <w:keepNext/>
              <w:widowControl/>
              <w:adjustRightInd w:val="0"/>
              <w:snapToGrid w:val="0"/>
              <w:spacing w:before="0" w:after="0" w:line="240" w:lineRule="auto"/>
              <w:ind w:left="0" w:leftChars="0" w:right="0" w:rightChars="0" w:firstLine="0" w:firstLineChars="0"/>
              <w:jc w:val="center"/>
              <w:outlineLvl w:val="9"/>
              <w:rPr>
                <w:del w:id="2556" w:author="白日梦想家" w:date="2026-10-26T15:11:03Z"/>
              </w:rPr>
              <w:pPrChange w:id="2555" w:author="白日梦想家" w:date="2026-10-26T15:11:11Z">
                <w:pPr>
                  <w:keepNext/>
                  <w:snapToGrid w:val="0"/>
                  <w:spacing w:before="0" w:after="0" w:line="370" w:lineRule="exact"/>
                  <w:ind w:left="0" w:leftChars="0" w:right="0" w:rightChars="0" w:firstLine="0" w:firstLineChars="0"/>
                  <w:jc w:val="center"/>
                </w:pPr>
              </w:pPrChange>
            </w:pPr>
            <w:del w:id="2557" w:author="白日梦想家" w:date="2026-10-26T15:11:03Z">
              <w:r>
                <w:rPr>
                  <w:rFonts w:hint="eastAsia" w:ascii="方正仿宋_GBK" w:hAnsi="方正仿宋_GBK" w:eastAsia="方正仿宋_GBK" w:cs="Times New Roman"/>
                  <w:sz w:val="24"/>
                  <w:szCs w:val="24"/>
                </w:rPr>
                <w:delText>电缆长度占比</w:delText>
              </w:r>
            </w:del>
          </w:p>
        </w:tc>
        <w:tc>
          <w:tcPr>
            <w:tcW w:w="1321" w:type="dxa"/>
            <w:vAlign w:val="center"/>
          </w:tcPr>
          <w:p w14:paraId="46895EB2">
            <w:pPr>
              <w:keepNext/>
              <w:widowControl/>
              <w:adjustRightInd w:val="0"/>
              <w:snapToGrid w:val="0"/>
              <w:spacing w:before="0" w:after="0" w:line="240" w:lineRule="auto"/>
              <w:ind w:left="0" w:leftChars="0" w:right="0" w:rightChars="0" w:firstLine="0" w:firstLineChars="0"/>
              <w:jc w:val="center"/>
              <w:outlineLvl w:val="9"/>
              <w:rPr>
                <w:del w:id="2559" w:author="白日梦想家" w:date="2026-10-26T15:11:03Z"/>
              </w:rPr>
              <w:pPrChange w:id="2558" w:author="白日梦想家" w:date="2026-10-26T15:11:11Z">
                <w:pPr>
                  <w:keepNext/>
                  <w:snapToGrid w:val="0"/>
                  <w:spacing w:before="0" w:after="0" w:line="370" w:lineRule="exact"/>
                  <w:ind w:left="0" w:leftChars="0" w:right="0" w:rightChars="0" w:firstLine="0" w:firstLineChars="0"/>
                  <w:jc w:val="center"/>
                </w:pPr>
              </w:pPrChange>
            </w:pPr>
            <w:del w:id="2560"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542DC7F6">
            <w:pPr>
              <w:keepNext/>
              <w:widowControl/>
              <w:adjustRightInd w:val="0"/>
              <w:snapToGrid w:val="0"/>
              <w:spacing w:before="0" w:after="0" w:line="240" w:lineRule="auto"/>
              <w:ind w:left="0" w:leftChars="0" w:right="0" w:rightChars="0" w:firstLine="0" w:firstLineChars="0"/>
              <w:jc w:val="center"/>
              <w:outlineLvl w:val="9"/>
              <w:rPr>
                <w:del w:id="2562" w:author="白日梦想家" w:date="2026-10-26T15:11:03Z"/>
              </w:rPr>
              <w:pPrChange w:id="2561" w:author="白日梦想家" w:date="2026-10-26T15:11:11Z">
                <w:pPr>
                  <w:keepNext/>
                  <w:snapToGrid w:val="0"/>
                  <w:spacing w:before="0" w:after="0" w:line="370" w:lineRule="exact"/>
                  <w:ind w:left="0" w:leftChars="0" w:right="0" w:rightChars="0" w:firstLine="0" w:firstLineChars="0"/>
                  <w:jc w:val="center"/>
                </w:pPr>
              </w:pPrChange>
            </w:pPr>
            <w:del w:id="2563"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566A96DD">
            <w:pPr>
              <w:keepNext/>
              <w:widowControl/>
              <w:adjustRightInd w:val="0"/>
              <w:snapToGrid w:val="0"/>
              <w:spacing w:before="0" w:after="0" w:line="240" w:lineRule="auto"/>
              <w:ind w:left="0" w:leftChars="0" w:right="0" w:rightChars="0" w:firstLine="0" w:firstLineChars="0"/>
              <w:jc w:val="center"/>
              <w:outlineLvl w:val="9"/>
              <w:rPr>
                <w:del w:id="2565" w:author="白日梦想家" w:date="2026-10-26T15:11:03Z"/>
              </w:rPr>
              <w:pPrChange w:id="2564" w:author="白日梦想家" w:date="2026-10-26T15:11:11Z">
                <w:pPr>
                  <w:keepNext/>
                  <w:snapToGrid w:val="0"/>
                  <w:spacing w:before="0" w:after="0" w:line="370" w:lineRule="exact"/>
                  <w:ind w:left="0" w:leftChars="0" w:right="0" w:rightChars="0" w:firstLine="0" w:firstLineChars="0"/>
                  <w:jc w:val="center"/>
                </w:pPr>
              </w:pPrChange>
            </w:pPr>
            <w:del w:id="2566"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E7456EF">
            <w:pPr>
              <w:keepNext/>
              <w:widowControl/>
              <w:adjustRightInd w:val="0"/>
              <w:snapToGrid w:val="0"/>
              <w:spacing w:before="0" w:after="0" w:line="240" w:lineRule="auto"/>
              <w:ind w:left="0" w:leftChars="0" w:right="0" w:rightChars="0" w:firstLine="0" w:firstLineChars="0"/>
              <w:jc w:val="center"/>
              <w:outlineLvl w:val="9"/>
              <w:rPr>
                <w:del w:id="2568" w:author="白日梦想家" w:date="2026-10-26T15:11:03Z"/>
              </w:rPr>
              <w:pPrChange w:id="2567" w:author="白日梦想家" w:date="2026-10-26T15:11:11Z">
                <w:pPr>
                  <w:keepNext/>
                  <w:snapToGrid w:val="0"/>
                  <w:spacing w:before="0" w:after="0" w:line="370" w:lineRule="exact"/>
                  <w:ind w:left="0" w:leftChars="0" w:right="0" w:rightChars="0" w:firstLine="0" w:firstLineChars="0"/>
                  <w:jc w:val="center"/>
                </w:pPr>
              </w:pPrChange>
            </w:pPr>
            <w:del w:id="2569" w:author="白日梦想家" w:date="2026-10-26T15:11:03Z">
              <w:r>
                <w:rPr>
                  <w:rFonts w:hint="eastAsia" w:ascii="方正仿宋_GBK" w:hAnsi="方正仿宋_GBK" w:eastAsia="方正仿宋_GBK" w:cs="Times New Roman"/>
                  <w:sz w:val="24"/>
                  <w:szCs w:val="24"/>
                </w:rPr>
                <w:delText>0.29</w:delText>
              </w:r>
            </w:del>
          </w:p>
        </w:tc>
        <w:tc>
          <w:tcPr>
            <w:tcW w:w="1322" w:type="dxa"/>
            <w:vAlign w:val="center"/>
          </w:tcPr>
          <w:p w14:paraId="10E05362">
            <w:pPr>
              <w:keepNext/>
              <w:widowControl/>
              <w:adjustRightInd w:val="0"/>
              <w:snapToGrid w:val="0"/>
              <w:spacing w:before="0" w:after="0" w:line="240" w:lineRule="auto"/>
              <w:ind w:left="0" w:leftChars="0" w:right="0" w:rightChars="0" w:firstLine="0" w:firstLineChars="0"/>
              <w:jc w:val="center"/>
              <w:outlineLvl w:val="9"/>
              <w:rPr>
                <w:del w:id="2571" w:author="白日梦想家" w:date="2026-10-26T15:11:03Z"/>
              </w:rPr>
              <w:pPrChange w:id="2570" w:author="白日梦想家" w:date="2026-10-26T15:11:11Z">
                <w:pPr>
                  <w:keepNext/>
                  <w:snapToGrid w:val="0"/>
                  <w:spacing w:before="0" w:after="0" w:line="370" w:lineRule="exact"/>
                  <w:ind w:left="0" w:leftChars="0" w:right="0" w:rightChars="0" w:firstLine="0" w:firstLineChars="0"/>
                  <w:jc w:val="center"/>
                </w:pPr>
              </w:pPrChange>
            </w:pPr>
            <w:del w:id="2572" w:author="白日梦想家" w:date="2026-10-26T15:11:03Z">
              <w:r>
                <w:rPr>
                  <w:rFonts w:hint="eastAsia" w:ascii="方正仿宋_GBK" w:hAnsi="方正仿宋_GBK" w:eastAsia="方正仿宋_GBK" w:cs="Times New Roman"/>
                  <w:sz w:val="24"/>
                  <w:szCs w:val="24"/>
                </w:rPr>
                <w:delText>0.01</w:delText>
              </w:r>
            </w:del>
          </w:p>
        </w:tc>
      </w:tr>
      <w:tr w14:paraId="5E11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73" w:author="白日梦想家" w:date="2026-10-26T15:11:03Z"/>
        </w:trPr>
        <w:tc>
          <w:tcPr>
            <w:tcW w:w="1700" w:type="dxa"/>
            <w:vAlign w:val="center"/>
          </w:tcPr>
          <w:p w14:paraId="7A1075AD">
            <w:pPr>
              <w:keepNext/>
              <w:widowControl/>
              <w:adjustRightInd w:val="0"/>
              <w:snapToGrid w:val="0"/>
              <w:spacing w:before="0" w:after="0" w:line="240" w:lineRule="auto"/>
              <w:ind w:left="0" w:leftChars="0" w:right="0" w:rightChars="0" w:firstLine="0" w:firstLineChars="0"/>
              <w:jc w:val="center"/>
              <w:outlineLvl w:val="9"/>
              <w:rPr>
                <w:del w:id="2575" w:author="白日梦想家" w:date="2026-10-26T15:11:03Z"/>
              </w:rPr>
              <w:pPrChange w:id="2574" w:author="白日梦想家" w:date="2026-10-26T15:11:11Z">
                <w:pPr>
                  <w:keepNext/>
                  <w:snapToGrid w:val="0"/>
                  <w:spacing w:before="0" w:after="0" w:line="370" w:lineRule="exact"/>
                  <w:ind w:left="0" w:leftChars="0" w:right="0" w:rightChars="0" w:firstLine="0" w:firstLineChars="0"/>
                  <w:jc w:val="center"/>
                </w:pPr>
              </w:pPrChange>
            </w:pPr>
            <w:del w:id="2576" w:author="白日梦想家" w:date="2026-10-26T15:11:03Z">
              <w:r>
                <w:rPr>
                  <w:rFonts w:hint="eastAsia" w:ascii="方正仿宋_GBK" w:hAnsi="方正仿宋_GBK" w:eastAsia="方正仿宋_GBK" w:cs="Times New Roman"/>
                  <w:sz w:val="24"/>
                  <w:szCs w:val="24"/>
                </w:rPr>
                <w:delText>初始转供率</w:delText>
              </w:r>
            </w:del>
          </w:p>
        </w:tc>
        <w:tc>
          <w:tcPr>
            <w:tcW w:w="1321" w:type="dxa"/>
            <w:vAlign w:val="center"/>
          </w:tcPr>
          <w:p w14:paraId="30B4A140">
            <w:pPr>
              <w:keepNext/>
              <w:widowControl/>
              <w:adjustRightInd w:val="0"/>
              <w:snapToGrid w:val="0"/>
              <w:spacing w:before="0" w:after="0" w:line="240" w:lineRule="auto"/>
              <w:ind w:left="0" w:leftChars="0" w:right="0" w:rightChars="0" w:firstLine="0" w:firstLineChars="0"/>
              <w:jc w:val="center"/>
              <w:outlineLvl w:val="9"/>
              <w:rPr>
                <w:del w:id="2578" w:author="白日梦想家" w:date="2026-10-26T15:11:03Z"/>
              </w:rPr>
              <w:pPrChange w:id="2577" w:author="白日梦想家" w:date="2026-10-26T15:11:11Z">
                <w:pPr>
                  <w:keepNext/>
                  <w:snapToGrid w:val="0"/>
                  <w:spacing w:before="0" w:after="0" w:line="370" w:lineRule="exact"/>
                  <w:ind w:left="0" w:leftChars="0" w:right="0" w:rightChars="0" w:firstLine="0" w:firstLineChars="0"/>
                  <w:jc w:val="center"/>
                </w:pPr>
              </w:pPrChange>
            </w:pPr>
            <w:del w:id="2579"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84077AB">
            <w:pPr>
              <w:keepNext/>
              <w:widowControl/>
              <w:adjustRightInd w:val="0"/>
              <w:snapToGrid w:val="0"/>
              <w:spacing w:before="0" w:after="0" w:line="240" w:lineRule="auto"/>
              <w:ind w:left="0" w:leftChars="0" w:right="0" w:rightChars="0" w:firstLine="0" w:firstLineChars="0"/>
              <w:jc w:val="center"/>
              <w:outlineLvl w:val="9"/>
              <w:rPr>
                <w:del w:id="2581" w:author="白日梦想家" w:date="2026-10-26T15:11:03Z"/>
              </w:rPr>
              <w:pPrChange w:id="2580" w:author="白日梦想家" w:date="2026-10-26T15:11:11Z">
                <w:pPr>
                  <w:keepNext/>
                  <w:snapToGrid w:val="0"/>
                  <w:spacing w:before="0" w:after="0" w:line="370" w:lineRule="exact"/>
                  <w:ind w:left="0" w:leftChars="0" w:right="0" w:rightChars="0" w:firstLine="0" w:firstLineChars="0"/>
                  <w:jc w:val="center"/>
                </w:pPr>
              </w:pPrChange>
            </w:pPr>
            <w:del w:id="2582" w:author="白日梦想家" w:date="2026-10-26T15:11:03Z">
              <w:r>
                <w:rPr>
                  <w:rFonts w:hint="eastAsia" w:ascii="方正仿宋_GBK" w:hAnsi="方正仿宋_GBK" w:eastAsia="方正仿宋_GBK" w:cs="Times New Roman"/>
                  <w:sz w:val="24"/>
                  <w:szCs w:val="24"/>
                </w:rPr>
                <w:delText>0.15</w:delText>
              </w:r>
            </w:del>
          </w:p>
        </w:tc>
        <w:tc>
          <w:tcPr>
            <w:tcW w:w="1321" w:type="dxa"/>
            <w:vAlign w:val="center"/>
          </w:tcPr>
          <w:p w14:paraId="280EF62B">
            <w:pPr>
              <w:keepNext/>
              <w:widowControl/>
              <w:adjustRightInd w:val="0"/>
              <w:snapToGrid w:val="0"/>
              <w:spacing w:before="0" w:after="0" w:line="240" w:lineRule="auto"/>
              <w:ind w:left="0" w:leftChars="0" w:right="0" w:rightChars="0" w:firstLine="0" w:firstLineChars="0"/>
              <w:jc w:val="center"/>
              <w:outlineLvl w:val="9"/>
              <w:rPr>
                <w:del w:id="2584" w:author="白日梦想家" w:date="2026-10-26T15:11:03Z"/>
              </w:rPr>
              <w:pPrChange w:id="2583" w:author="白日梦想家" w:date="2026-10-26T15:11:11Z">
                <w:pPr>
                  <w:keepNext/>
                  <w:snapToGrid w:val="0"/>
                  <w:spacing w:before="0" w:after="0" w:line="370" w:lineRule="exact"/>
                  <w:ind w:left="0" w:leftChars="0" w:right="0" w:rightChars="0" w:firstLine="0" w:firstLineChars="0"/>
                  <w:jc w:val="center"/>
                </w:pPr>
              </w:pPrChange>
            </w:pPr>
            <w:del w:id="2585" w:author="白日梦想家" w:date="2026-10-26T15:11:03Z">
              <w:r>
                <w:rPr>
                  <w:rFonts w:hint="eastAsia" w:ascii="方正仿宋_GBK" w:hAnsi="方正仿宋_GBK" w:eastAsia="方正仿宋_GBK" w:cs="Times New Roman"/>
                  <w:sz w:val="24"/>
                  <w:szCs w:val="24"/>
                </w:rPr>
                <w:delText>0.29</w:delText>
              </w:r>
            </w:del>
          </w:p>
        </w:tc>
        <w:tc>
          <w:tcPr>
            <w:tcW w:w="1321" w:type="dxa"/>
            <w:vAlign w:val="center"/>
          </w:tcPr>
          <w:p w14:paraId="172855C7">
            <w:pPr>
              <w:keepNext/>
              <w:widowControl/>
              <w:adjustRightInd w:val="0"/>
              <w:snapToGrid w:val="0"/>
              <w:spacing w:before="0" w:after="0" w:line="240" w:lineRule="auto"/>
              <w:ind w:left="0" w:leftChars="0" w:right="0" w:rightChars="0" w:firstLine="0" w:firstLineChars="0"/>
              <w:jc w:val="center"/>
              <w:outlineLvl w:val="9"/>
              <w:rPr>
                <w:del w:id="2587" w:author="白日梦想家" w:date="2026-10-26T15:11:03Z"/>
              </w:rPr>
              <w:pPrChange w:id="2586" w:author="白日梦想家" w:date="2026-10-26T15:11:11Z">
                <w:pPr>
                  <w:keepNext/>
                  <w:snapToGrid w:val="0"/>
                  <w:spacing w:before="0" w:after="0" w:line="370" w:lineRule="exact"/>
                  <w:ind w:left="0" w:leftChars="0" w:right="0" w:rightChars="0" w:firstLine="0" w:firstLineChars="0"/>
                  <w:jc w:val="center"/>
                </w:pPr>
              </w:pPrChange>
            </w:pPr>
            <w:del w:id="2588" w:author="白日梦想家" w:date="2026-10-26T15:11:03Z">
              <w:r>
                <w:rPr>
                  <w:rFonts w:hint="eastAsia" w:ascii="方正仿宋_GBK" w:hAnsi="方正仿宋_GBK" w:eastAsia="方正仿宋_GBK" w:cs="Times New Roman"/>
                  <w:sz w:val="24"/>
                  <w:szCs w:val="24"/>
                </w:rPr>
                <w:delText>1.00</w:delText>
              </w:r>
            </w:del>
          </w:p>
        </w:tc>
        <w:tc>
          <w:tcPr>
            <w:tcW w:w="1322" w:type="dxa"/>
            <w:vAlign w:val="center"/>
          </w:tcPr>
          <w:p w14:paraId="04FEE91E">
            <w:pPr>
              <w:keepNext/>
              <w:widowControl/>
              <w:adjustRightInd w:val="0"/>
              <w:snapToGrid w:val="0"/>
              <w:spacing w:before="0" w:after="0" w:line="240" w:lineRule="auto"/>
              <w:ind w:left="0" w:leftChars="0" w:right="0" w:rightChars="0" w:firstLine="0" w:firstLineChars="0"/>
              <w:jc w:val="center"/>
              <w:outlineLvl w:val="9"/>
              <w:rPr>
                <w:del w:id="2590" w:author="白日梦想家" w:date="2026-10-26T15:11:03Z"/>
              </w:rPr>
              <w:pPrChange w:id="2589" w:author="白日梦想家" w:date="2026-10-26T15:11:11Z">
                <w:pPr>
                  <w:keepNext/>
                  <w:snapToGrid w:val="0"/>
                  <w:spacing w:before="0" w:after="0" w:line="370" w:lineRule="exact"/>
                  <w:ind w:left="0" w:leftChars="0" w:right="0" w:rightChars="0" w:firstLine="0" w:firstLineChars="0"/>
                  <w:jc w:val="center"/>
                </w:pPr>
              </w:pPrChange>
            </w:pPr>
            <w:del w:id="2591" w:author="白日梦想家" w:date="2026-10-26T15:11:03Z">
              <w:r>
                <w:rPr>
                  <w:rFonts w:hint="eastAsia" w:ascii="方正仿宋_GBK" w:hAnsi="方正仿宋_GBK" w:eastAsia="方正仿宋_GBK" w:cs="Times New Roman"/>
                  <w:sz w:val="24"/>
                  <w:szCs w:val="24"/>
                </w:rPr>
                <w:delText>0.05</w:delText>
              </w:r>
            </w:del>
          </w:p>
        </w:tc>
      </w:tr>
      <w:tr w14:paraId="2E07A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92" w:author="白日梦想家" w:date="2026-10-26T15:11:03Z"/>
        </w:trPr>
        <w:tc>
          <w:tcPr>
            <w:tcW w:w="1700" w:type="dxa"/>
            <w:vAlign w:val="center"/>
          </w:tcPr>
          <w:p w14:paraId="708C6E4B">
            <w:pPr>
              <w:keepNext/>
              <w:widowControl/>
              <w:adjustRightInd w:val="0"/>
              <w:snapToGrid w:val="0"/>
              <w:spacing w:before="0" w:after="0" w:line="240" w:lineRule="auto"/>
              <w:ind w:left="0" w:leftChars="0" w:right="0" w:rightChars="0" w:firstLine="0" w:firstLineChars="0"/>
              <w:jc w:val="center"/>
              <w:outlineLvl w:val="9"/>
              <w:rPr>
                <w:del w:id="2594" w:author="白日梦想家" w:date="2026-10-26T15:11:03Z"/>
              </w:rPr>
              <w:pPrChange w:id="2593" w:author="白日梦想家" w:date="2026-10-26T15:11:11Z">
                <w:pPr>
                  <w:snapToGrid w:val="0"/>
                  <w:spacing w:before="0" w:after="0" w:line="370" w:lineRule="exact"/>
                  <w:ind w:left="0" w:leftChars="0" w:right="0" w:rightChars="0" w:firstLine="0" w:firstLineChars="0"/>
                  <w:jc w:val="center"/>
                </w:pPr>
              </w:pPrChange>
            </w:pPr>
            <w:del w:id="2595" w:author="白日梦想家" w:date="2026-10-26T15:11:03Z">
              <w:r>
                <w:rPr>
                  <w:rFonts w:hint="eastAsia" w:ascii="方正仿宋_GBK" w:hAnsi="方正仿宋_GBK" w:eastAsia="方正仿宋_GBK" w:cs="Times New Roman"/>
                  <w:sz w:val="24"/>
                  <w:szCs w:val="24"/>
                </w:rPr>
                <w:delText>负荷分散系数</w:delText>
              </w:r>
            </w:del>
          </w:p>
        </w:tc>
        <w:tc>
          <w:tcPr>
            <w:tcW w:w="1321" w:type="dxa"/>
            <w:vAlign w:val="center"/>
          </w:tcPr>
          <w:p w14:paraId="76800BA6">
            <w:pPr>
              <w:keepNext/>
              <w:widowControl/>
              <w:adjustRightInd w:val="0"/>
              <w:snapToGrid w:val="0"/>
              <w:spacing w:before="0" w:after="0" w:line="240" w:lineRule="auto"/>
              <w:ind w:left="0" w:leftChars="0" w:right="0" w:rightChars="0" w:firstLine="0" w:firstLineChars="0"/>
              <w:jc w:val="center"/>
              <w:outlineLvl w:val="9"/>
              <w:rPr>
                <w:del w:id="2597" w:author="白日梦想家" w:date="2026-10-26T15:11:03Z"/>
              </w:rPr>
              <w:pPrChange w:id="2596" w:author="白日梦想家" w:date="2026-10-26T15:11:11Z">
                <w:pPr>
                  <w:snapToGrid w:val="0"/>
                  <w:spacing w:before="0" w:after="0" w:line="370" w:lineRule="exact"/>
                  <w:ind w:left="0" w:leftChars="0" w:right="0" w:rightChars="0" w:firstLine="0" w:firstLineChars="0"/>
                  <w:jc w:val="center"/>
                </w:pPr>
              </w:pPrChange>
            </w:pPr>
            <w:del w:id="2598"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DCE2DB5">
            <w:pPr>
              <w:keepNext/>
              <w:widowControl/>
              <w:adjustRightInd w:val="0"/>
              <w:snapToGrid w:val="0"/>
              <w:spacing w:before="0" w:after="0" w:line="240" w:lineRule="auto"/>
              <w:ind w:left="0" w:leftChars="0" w:right="0" w:rightChars="0" w:firstLine="0" w:firstLineChars="0"/>
              <w:jc w:val="center"/>
              <w:outlineLvl w:val="9"/>
              <w:rPr>
                <w:del w:id="2600" w:author="白日梦想家" w:date="2026-10-26T15:11:03Z"/>
              </w:rPr>
              <w:pPrChange w:id="2599" w:author="白日梦想家" w:date="2026-10-26T15:11:11Z">
                <w:pPr>
                  <w:snapToGrid w:val="0"/>
                  <w:spacing w:before="0" w:after="0" w:line="370" w:lineRule="exact"/>
                  <w:ind w:left="0" w:leftChars="0" w:right="0" w:rightChars="0" w:firstLine="0" w:firstLineChars="0"/>
                  <w:jc w:val="center"/>
                </w:pPr>
              </w:pPrChange>
            </w:pPr>
            <w:del w:id="2601" w:author="白日梦想家" w:date="2026-10-26T15:11:03Z">
              <w:r>
                <w:rPr>
                  <w:rFonts w:hint="eastAsia" w:ascii="方正仿宋_GBK" w:hAnsi="方正仿宋_GBK" w:eastAsia="方正仿宋_GBK" w:cs="Times New Roman"/>
                  <w:sz w:val="24"/>
                  <w:szCs w:val="24"/>
                </w:rPr>
                <w:delText>-0.03</w:delText>
              </w:r>
            </w:del>
          </w:p>
        </w:tc>
        <w:tc>
          <w:tcPr>
            <w:tcW w:w="1321" w:type="dxa"/>
            <w:vAlign w:val="center"/>
          </w:tcPr>
          <w:p w14:paraId="14C973F1">
            <w:pPr>
              <w:keepNext/>
              <w:widowControl/>
              <w:adjustRightInd w:val="0"/>
              <w:snapToGrid w:val="0"/>
              <w:spacing w:before="0" w:after="0" w:line="240" w:lineRule="auto"/>
              <w:ind w:left="0" w:leftChars="0" w:right="0" w:rightChars="0" w:firstLine="0" w:firstLineChars="0"/>
              <w:jc w:val="center"/>
              <w:outlineLvl w:val="9"/>
              <w:rPr>
                <w:del w:id="2603" w:author="白日梦想家" w:date="2026-10-26T15:11:03Z"/>
              </w:rPr>
              <w:pPrChange w:id="2602" w:author="白日梦想家" w:date="2026-10-26T15:11:11Z">
                <w:pPr>
                  <w:snapToGrid w:val="0"/>
                  <w:spacing w:before="0" w:after="0" w:line="370" w:lineRule="exact"/>
                  <w:ind w:left="0" w:leftChars="0" w:right="0" w:rightChars="0" w:firstLine="0" w:firstLineChars="0"/>
                  <w:jc w:val="center"/>
                </w:pPr>
              </w:pPrChange>
            </w:pPr>
            <w:del w:id="2604" w:author="白日梦想家" w:date="2026-10-26T15:11:03Z">
              <w:r>
                <w:rPr>
                  <w:rFonts w:hint="eastAsia" w:ascii="方正仿宋_GBK" w:hAnsi="方正仿宋_GBK" w:eastAsia="方正仿宋_GBK" w:cs="Times New Roman"/>
                  <w:sz w:val="24"/>
                  <w:szCs w:val="24"/>
                </w:rPr>
                <w:delText>0.01</w:delText>
              </w:r>
            </w:del>
          </w:p>
        </w:tc>
        <w:tc>
          <w:tcPr>
            <w:tcW w:w="1321" w:type="dxa"/>
            <w:vAlign w:val="center"/>
          </w:tcPr>
          <w:p w14:paraId="56E23A67">
            <w:pPr>
              <w:keepNext/>
              <w:widowControl/>
              <w:adjustRightInd w:val="0"/>
              <w:snapToGrid w:val="0"/>
              <w:spacing w:before="0" w:after="0" w:line="240" w:lineRule="auto"/>
              <w:ind w:left="0" w:leftChars="0" w:right="0" w:rightChars="0" w:firstLine="0" w:firstLineChars="0"/>
              <w:jc w:val="center"/>
              <w:outlineLvl w:val="9"/>
              <w:rPr>
                <w:del w:id="2606" w:author="白日梦想家" w:date="2026-10-26T15:11:03Z"/>
              </w:rPr>
              <w:pPrChange w:id="2605" w:author="白日梦想家" w:date="2026-10-26T15:11:11Z">
                <w:pPr>
                  <w:snapToGrid w:val="0"/>
                  <w:spacing w:before="0" w:after="0" w:line="370" w:lineRule="exact"/>
                  <w:ind w:left="0" w:leftChars="0" w:right="0" w:rightChars="0" w:firstLine="0" w:firstLineChars="0"/>
                  <w:jc w:val="center"/>
                </w:pPr>
              </w:pPrChange>
            </w:pPr>
            <w:del w:id="2607" w:author="白日梦想家" w:date="2026-10-26T15:11:03Z">
              <w:r>
                <w:rPr>
                  <w:rFonts w:hint="eastAsia" w:ascii="方正仿宋_GBK" w:hAnsi="方正仿宋_GBK" w:eastAsia="方正仿宋_GBK" w:cs="Times New Roman"/>
                  <w:sz w:val="24"/>
                  <w:szCs w:val="24"/>
                </w:rPr>
                <w:delText>0.05</w:delText>
              </w:r>
            </w:del>
          </w:p>
        </w:tc>
        <w:tc>
          <w:tcPr>
            <w:tcW w:w="1322" w:type="dxa"/>
            <w:vAlign w:val="center"/>
          </w:tcPr>
          <w:p w14:paraId="7948872D">
            <w:pPr>
              <w:keepNext/>
              <w:widowControl/>
              <w:adjustRightInd w:val="0"/>
              <w:snapToGrid w:val="0"/>
              <w:spacing w:before="0" w:after="0" w:line="240" w:lineRule="auto"/>
              <w:ind w:left="0" w:leftChars="0" w:right="0" w:rightChars="0" w:firstLine="0" w:firstLineChars="0"/>
              <w:jc w:val="center"/>
              <w:outlineLvl w:val="9"/>
              <w:rPr>
                <w:del w:id="2609" w:author="白日梦想家" w:date="2026-10-26T15:11:03Z"/>
              </w:rPr>
              <w:pPrChange w:id="2608" w:author="白日梦想家" w:date="2026-10-26T15:11:11Z">
                <w:pPr>
                  <w:snapToGrid w:val="0"/>
                  <w:spacing w:before="0" w:after="0" w:line="370" w:lineRule="exact"/>
                  <w:ind w:left="0" w:leftChars="0" w:right="0" w:rightChars="0" w:firstLine="0" w:firstLineChars="0"/>
                  <w:jc w:val="center"/>
                </w:pPr>
              </w:pPrChange>
            </w:pPr>
            <w:del w:id="2610" w:author="白日梦想家" w:date="2026-10-26T15:11:03Z">
              <w:r>
                <w:rPr>
                  <w:rFonts w:hint="eastAsia" w:ascii="方正仿宋_GBK" w:hAnsi="方正仿宋_GBK" w:eastAsia="方正仿宋_GBK" w:cs="Times New Roman"/>
                  <w:sz w:val="24"/>
                  <w:szCs w:val="24"/>
                </w:rPr>
                <w:delText>1.00</w:delText>
              </w:r>
            </w:del>
          </w:p>
        </w:tc>
      </w:tr>
    </w:tbl>
    <w:p w14:paraId="74AFA8EC">
      <w:pPr>
        <w:keepNext/>
        <w:widowControl/>
        <w:adjustRightInd w:val="0"/>
        <w:snapToGrid w:val="0"/>
        <w:spacing w:line="240" w:lineRule="auto"/>
        <w:ind w:firstLine="0" w:firstLineChars="0"/>
        <w:jc w:val="center"/>
        <w:outlineLvl w:val="9"/>
        <w:rPr>
          <w:del w:id="2612" w:author="白日梦想家" w:date="2026-10-26T15:11:03Z"/>
          <w:rFonts w:hint="eastAsia" w:ascii="方正楷体_GBK" w:hAnsi="方正楷体_GBK" w:eastAsia="方正楷体_GBK" w:cs="方正楷体_GBK"/>
          <w:b/>
          <w:bCs/>
          <w:sz w:val="32"/>
          <w:szCs w:val="32"/>
          <w:highlight w:val="none"/>
        </w:rPr>
        <w:pPrChange w:id="2611" w:author="白日梦想家" w:date="2026-10-26T15:11:11Z">
          <w:pPr>
            <w:keepNext/>
            <w:widowControl/>
            <w:adjustRightInd w:val="0"/>
            <w:snapToGrid w:val="0"/>
            <w:spacing w:line="560" w:lineRule="exact"/>
            <w:ind w:firstLine="641" w:firstLineChars="200"/>
            <w:outlineLvl w:val="1"/>
          </w:pPr>
        </w:pPrChange>
      </w:pPr>
      <w:del w:id="2613" w:author="白日梦想家" w:date="2026-10-26T15:11:03Z">
        <w:r>
          <w:rPr>
            <w:rFonts w:hint="eastAsia" w:ascii="方正楷体_GBK" w:hAnsi="方正楷体_GBK" w:eastAsia="方正楷体_GBK" w:cs="方正楷体_GBK"/>
            <w:b/>
            <w:bCs/>
            <w:sz w:val="32"/>
            <w:szCs w:val="32"/>
          </w:rPr>
          <w:delText>（五）形成六张矩阵并明确推荐窗口条件</w:delText>
        </w:r>
      </w:del>
    </w:p>
    <w:p w14:paraId="0C0C25DF">
      <w:pPr>
        <w:keepNext/>
        <w:widowControl/>
        <w:adjustRightInd w:val="0"/>
        <w:snapToGrid w:val="0"/>
        <w:spacing w:line="240" w:lineRule="auto"/>
        <w:ind w:firstLine="0" w:firstLineChars="0"/>
        <w:jc w:val="center"/>
        <w:outlineLvl w:val="9"/>
        <w:rPr>
          <w:del w:id="2615" w:author="白日梦想家" w:date="2026-10-26T15:11:03Z"/>
          <w:rFonts w:hint="eastAsia" w:ascii="方正仿宋_GBK" w:hAnsi="方正仿宋_GBK" w:eastAsia="方正仿宋_GBK" w:cs="Times New Roman"/>
          <w:sz w:val="32"/>
          <w:szCs w:val="32"/>
          <w:highlight w:val="none"/>
          <w14:ligatures w14:val="standardContextual"/>
        </w:rPr>
        <w:pPrChange w:id="2614" w:author="白日梦想家" w:date="2026-10-26T15:11:11Z">
          <w:pPr>
            <w:widowControl/>
            <w:adjustRightInd w:val="0"/>
            <w:snapToGrid w:val="0"/>
            <w:spacing w:line="560" w:lineRule="exact"/>
            <w:ind w:firstLine="640" w:firstLineChars="200"/>
          </w:pPr>
        </w:pPrChange>
      </w:pPr>
      <w:del w:id="2616" w:author="白日梦想家" w:date="2026-10-26T15:11:03Z">
        <w:r>
          <w:rPr>
            <w:rFonts w:hint="eastAsia" w:ascii="方正仿宋_GBK" w:hAnsi="方正仿宋_GBK" w:eastAsia="方正仿宋_GBK" w:cs="Times New Roman"/>
            <w:sz w:val="32"/>
            <w:szCs w:val="32"/>
          </w:rPr>
          <w:delText>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delText>
        </w:r>
      </w:del>
    </w:p>
    <w:p w14:paraId="39585481">
      <w:pPr>
        <w:keepNext/>
        <w:widowControl/>
        <w:adjustRightInd w:val="0"/>
        <w:snapToGrid w:val="0"/>
        <w:spacing w:line="240" w:lineRule="auto"/>
        <w:ind w:firstLine="0" w:firstLineChars="0"/>
        <w:jc w:val="center"/>
        <w:outlineLvl w:val="9"/>
        <w:rPr>
          <w:del w:id="2618" w:author="白日梦想家" w:date="2026-10-26T15:11:03Z"/>
          <w:rFonts w:hint="eastAsia" w:ascii="方正仿宋_GBK" w:hAnsi="方正仿宋_GBK" w:eastAsia="方正仿宋_GBK" w:cs="Times New Roman"/>
          <w:sz w:val="32"/>
          <w:szCs w:val="32"/>
          <w:highlight w:val="none"/>
          <w14:ligatures w14:val="standardContextual"/>
        </w:rPr>
        <w:pPrChange w:id="2617" w:author="白日梦想家" w:date="2026-10-26T15:11:11Z">
          <w:pPr>
            <w:widowControl/>
            <w:adjustRightInd w:val="0"/>
            <w:snapToGrid w:val="0"/>
            <w:spacing w:line="560" w:lineRule="exact"/>
            <w:ind w:firstLine="640" w:firstLineChars="200"/>
          </w:pPr>
        </w:pPrChange>
      </w:pPr>
      <w:del w:id="2619" w:author="白日梦想家" w:date="2026-10-26T15:11:03Z">
        <w:r>
          <w:rPr>
            <w:rFonts w:hint="eastAsia" w:ascii="方正仿宋_GBK" w:hAnsi="方正仿宋_GBK" w:eastAsia="方正仿宋_GBK" w:cs="Times New Roman"/>
            <w:sz w:val="32"/>
            <w:szCs w:val="32"/>
          </w:rPr>
          <w:delText>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delText>
        </w:r>
      </w:del>
    </w:p>
    <w:p w14:paraId="411D5819">
      <w:pPr>
        <w:keepNext/>
        <w:widowControl/>
        <w:adjustRightInd w:val="0"/>
        <w:snapToGrid w:val="0"/>
        <w:spacing w:line="240" w:lineRule="auto"/>
        <w:ind w:firstLine="0" w:firstLineChars="0"/>
        <w:jc w:val="center"/>
        <w:outlineLvl w:val="9"/>
        <w:rPr>
          <w:del w:id="2621" w:author="白日梦想家" w:date="2026-10-26T15:11:03Z"/>
          <w:rFonts w:hint="eastAsia" w:ascii="方正仿宋_GBK" w:hAnsi="方正仿宋_GBK" w:eastAsia="方正仿宋_GBK" w:cs="Times New Roman"/>
          <w:sz w:val="32"/>
          <w:szCs w:val="32"/>
          <w:highlight w:val="none"/>
          <w14:ligatures w14:val="standardContextual"/>
        </w:rPr>
        <w:pPrChange w:id="2620" w:author="白日梦想家" w:date="2026-10-26T15:11:11Z">
          <w:pPr>
            <w:widowControl/>
            <w:adjustRightInd w:val="0"/>
            <w:snapToGrid w:val="0"/>
            <w:spacing w:line="560" w:lineRule="exact"/>
            <w:ind w:firstLine="640" w:firstLineChars="200"/>
          </w:pPr>
        </w:pPrChange>
      </w:pPr>
      <w:del w:id="2622" w:author="白日梦想家" w:date="2026-10-26T15:11:03Z">
        <w:r>
          <w:rPr>
            <w:rFonts w:hint="eastAsia" w:ascii="方正仿宋_GBK" w:hAnsi="方正仿宋_GBK" w:eastAsia="方正仿宋_GBK" w:cs="Times New Roman"/>
            <w:sz w:val="32"/>
            <w:szCs w:val="32"/>
          </w:rPr>
          <w:delText>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delText>
        </w:r>
      </w:del>
    </w:p>
    <w:p w14:paraId="0E04985B">
      <w:pPr>
        <w:keepNext/>
        <w:widowControl/>
        <w:adjustRightInd w:val="0"/>
        <w:snapToGrid w:val="0"/>
        <w:ind w:left="0" w:leftChars="0" w:right="0" w:rightChars="0" w:firstLine="0" w:firstLineChars="0"/>
        <w:jc w:val="center"/>
        <w:outlineLvl w:val="9"/>
        <w:rPr>
          <w:del w:id="2623" w:author="白日梦想家" w:date="2026-10-26T15:11:03Z"/>
          <w:rFonts w:hint="eastAsia" w:ascii="方正仿宋_GBK" w:hAnsi="方正仿宋_GBK" w:eastAsia="方正仿宋_GBK" w:cs="Times New Roman"/>
          <w:sz w:val="32"/>
          <w:szCs w:val="32"/>
          <w:highlight w:val="none"/>
          <w14:ligatures w14:val="standardContextual"/>
        </w:rPr>
      </w:pPr>
      <w:del w:id="2624" w:author="白日梦想家" w:date="2026-10-26T15:11:03Z">
        <w:r>
          <w:rPr>
            <w:rFonts w:hint="default" w:ascii="Times New Roman" w:hAnsi="Times New Roman" w:eastAsia="方正仿宋_GBK" w:cs="Times New Roman"/>
            <w:b w:val="0"/>
            <w:bCs w:val="0"/>
            <w:i w:val="0"/>
            <w:iCs w:val="0"/>
            <w:sz w:val="24"/>
            <w:szCs w:val="24"/>
            <w:rPrChange w:id="2625" w:author="xh" w:date="2026-10-26T09:31:05Z">
              <w:rPr>
                <w:rFonts w:hint="eastAsia" w:ascii="方正仿宋_GBK" w:hAnsi="方正仿宋_GBK" w:eastAsia="方正仿宋_GBK" w:cs="Times New Roman"/>
                <w:sz w:val="32"/>
                <w:szCs w:val="32"/>
              </w:rPr>
            </w:rPrChange>
          </w:rPr>
          <w:delText>表</w:delText>
        </w:r>
      </w:del>
      <w:ins w:id="2626" w:author="xh" w:date="2026-10-26T09:31:05Z">
        <w:del w:id="2627" w:author="白日梦想家" w:date="2026-10-26T15:11:03Z">
          <w:r>
            <w:rPr>
              <w:rFonts w:hint="default" w:ascii="Times New Roman" w:hAnsi="Times New Roman" w:eastAsia="方正仿宋_GBK" w:cs="Times New Roman"/>
              <w:b w:val="0"/>
              <w:bCs w:val="0"/>
              <w:i w:val="0"/>
              <w:iCs w:val="0"/>
              <w:sz w:val="24"/>
              <w:szCs w:val="24"/>
              <w:rPrChange w:id="2628" w:author="xh" w:date="2026-10-26T09:31:05Z">
                <w:rPr>
                  <w:rFonts w:hint="eastAsia" w:ascii="方正仿宋_GBK" w:hAnsi="方正仿宋_GBK" w:eastAsia="方正仿宋_GBK" w:cs="Times New Roman"/>
                  <w:sz w:val="32"/>
                  <w:szCs w:val="32"/>
                </w:rPr>
              </w:rPrChange>
            </w:rPr>
            <w:delText>2</w:delText>
          </w:r>
        </w:del>
      </w:ins>
      <w:del w:id="2629" w:author="白日梦想家" w:date="2026-10-26T15:11:03Z">
        <w:r>
          <w:rPr>
            <w:rFonts w:hint="eastAsia" w:ascii="方正仿宋_GBK" w:hAnsi="方正仿宋_GBK" w:eastAsia="方正仿宋_GBK" w:cs="Times New Roman"/>
            <w:sz w:val="32"/>
            <w:szCs w:val="32"/>
          </w:rPr>
          <w:delText>8</w:delText>
        </w:r>
      </w:del>
      <w:del w:id="2630" w:author="白日梦想家" w:date="2026-10-26T15:11:03Z">
        <w:r>
          <w:rPr>
            <w:rFonts w:hint="default" w:ascii="Times New Roman" w:hAnsi="Times New Roman" w:eastAsia="方正仿宋_GBK" w:cs="Times New Roman"/>
            <w:b w:val="0"/>
            <w:bCs w:val="0"/>
            <w:i w:val="0"/>
            <w:iCs w:val="0"/>
            <w:sz w:val="24"/>
            <w:szCs w:val="24"/>
            <w:rPrChange w:id="2631" w:author="xh" w:date="2026-10-26T09:31:05Z">
              <w:rPr>
                <w:rFonts w:hint="eastAsia" w:ascii="方正仿宋_GBK" w:hAnsi="方正仿宋_GBK" w:eastAsia="方正仿宋_GBK" w:cs="Times New Roman"/>
                <w:sz w:val="32"/>
                <w:szCs w:val="32"/>
              </w:rPr>
            </w:rPrChange>
          </w:rPr>
          <w:delText xml:space="preserve"> </w:delText>
        </w:r>
      </w:del>
      <w:ins w:id="2632" w:author="xh" w:date="2026-10-26T09:31:05Z">
        <w:del w:id="2633" w:author="白日梦想家" w:date="2026-10-26T15:11:03Z">
          <w:r>
            <w:rPr>
              <w:rFonts w:hint="default" w:ascii="Times New Roman" w:hAnsi="Times New Roman" w:eastAsia="方正仿宋_GBK" w:cs="Times New Roman"/>
              <w:b w:val="0"/>
              <w:bCs w:val="0"/>
              <w:i w:val="0"/>
              <w:iCs w:val="0"/>
              <w:sz w:val="24"/>
              <w:szCs w:val="24"/>
              <w:rPrChange w:id="2634" w:author="xh" w:date="2026-10-26T09:31:05Z">
                <w:rPr>
                  <w:rFonts w:hint="eastAsia" w:ascii="方正仿宋_GBK" w:hAnsi="方正仿宋_GBK" w:eastAsia="方正仿宋_GBK" w:cs="Times New Roman"/>
                  <w:sz w:val="32"/>
                  <w:szCs w:val="32"/>
                </w:rPr>
              </w:rPrChange>
            </w:rPr>
            <w:delText>低电缆比例、较低负荷分散系数场景的</w:delText>
          </w:r>
        </w:del>
      </w:ins>
      <w:del w:id="2635" w:author="白日梦想家" w:date="2026-10-26T15:11:03Z">
        <w:r>
          <w:rPr>
            <w:rFonts w:hint="default" w:ascii="Times New Roman" w:hAnsi="Times New Roman" w:eastAsia="方正仿宋_GBK" w:cs="Times New Roman"/>
            <w:b w:val="0"/>
            <w:bCs w:val="0"/>
            <w:i w:val="0"/>
            <w:iCs w:val="0"/>
            <w:sz w:val="24"/>
            <w:szCs w:val="24"/>
            <w:rPrChange w:id="2636" w:author="xh" w:date="2026-10-26T09:31:05Z">
              <w:rPr>
                <w:rFonts w:hint="eastAsia" w:ascii="方正仿宋_GBK" w:hAnsi="方正仿宋_GBK" w:eastAsia="方正仿宋_GBK" w:cs="Times New Roman"/>
                <w:sz w:val="32"/>
                <w:szCs w:val="32"/>
              </w:rPr>
            </w:rPrChange>
          </w:rPr>
          <w:delText>容载比推荐</w:delText>
        </w:r>
      </w:del>
      <w:ins w:id="2637" w:author="xh" w:date="2026-10-26T09:31:05Z">
        <w:del w:id="2638" w:author="白日梦想家" w:date="2026-10-26T15:11:03Z">
          <w:r>
            <w:rPr>
              <w:rFonts w:hint="default" w:ascii="Times New Roman" w:hAnsi="Times New Roman" w:eastAsia="方正仿宋_GBK" w:cs="Times New Roman"/>
              <w:b w:val="0"/>
              <w:bCs w:val="0"/>
              <w:i w:val="0"/>
              <w:iCs w:val="0"/>
              <w:sz w:val="24"/>
              <w:szCs w:val="24"/>
              <w:rPrChange w:id="2639" w:author="xh" w:date="2026-10-26T09:31:05Z">
                <w:rPr>
                  <w:rFonts w:hint="eastAsia" w:ascii="方正仿宋_GBK" w:hAnsi="方正仿宋_GBK" w:eastAsia="方正仿宋_GBK" w:cs="Times New Roman"/>
                  <w:sz w:val="32"/>
                  <w:szCs w:val="32"/>
                </w:rPr>
              </w:rPrChange>
            </w:rPr>
            <w:delText>窗口</w:delText>
          </w:r>
        </w:del>
      </w:ins>
      <w:ins w:id="2640" w:author="许恒" w:date="2026-10-26T09:30:56Z">
        <w:del w:id="2641"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2642" w:author="白日梦想家" w:date="2026-10-26T15:11:03Z">
        <w:r>
          <w:rPr>
            <w:rFonts w:hint="eastAsia" w:ascii="方正仿宋_GBK" w:hAnsi="方正仿宋_GBK" w:eastAsia="方正仿宋_GBK" w:cs="Times New Roman"/>
            <w:sz w:val="32"/>
            <w:szCs w:val="32"/>
          </w:rPr>
          <w:delText>（电缆占比≤10%、分散系数≤1.15）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1F432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643" w:author="白日梦想家" w:date="2026-10-26T15:11:03Z"/>
        </w:trPr>
        <w:tc>
          <w:tcPr>
            <w:tcW w:w="1450" w:type="dxa"/>
            <w:vAlign w:val="center"/>
          </w:tcPr>
          <w:p w14:paraId="5B7F6A79">
            <w:pPr>
              <w:keepNext/>
              <w:widowControl/>
              <w:adjustRightInd w:val="0"/>
              <w:snapToGrid w:val="0"/>
              <w:spacing w:before="0" w:after="0" w:line="240" w:lineRule="auto"/>
              <w:ind w:left="0" w:leftChars="0" w:right="0" w:rightChars="0" w:firstLine="0" w:firstLineChars="0"/>
              <w:jc w:val="center"/>
              <w:outlineLvl w:val="9"/>
              <w:rPr>
                <w:del w:id="2645" w:author="白日梦想家" w:date="2026-10-26T15:11:03Z"/>
              </w:rPr>
              <w:pPrChange w:id="2644" w:author="白日梦想家" w:date="2026-10-26T15:11:11Z">
                <w:pPr>
                  <w:keepNext/>
                  <w:snapToGrid w:val="0"/>
                  <w:spacing w:before="0" w:after="0" w:line="370" w:lineRule="exact"/>
                  <w:ind w:left="0" w:leftChars="0" w:right="0" w:rightChars="0" w:firstLine="0" w:firstLineChars="0"/>
                  <w:jc w:val="center"/>
                </w:pPr>
              </w:pPrChange>
            </w:pPr>
            <w:del w:id="2646" w:author="白日梦想家" w:date="2026-10-26T15:11:03Z">
              <w:r>
                <w:rPr>
                  <w:rFonts w:hint="default" w:ascii="Times New Roman" w:hAnsi="Times New Roman" w:eastAsia="方正仿宋_GBK" w:cs="Times New Roman"/>
                  <w:b/>
                  <w:sz w:val="28"/>
                  <w:szCs w:val="28"/>
                  <w:rPrChange w:id="2647" w:author="xh" w:date="2026-10-26T09:32:43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009BDB04">
            <w:pPr>
              <w:keepNext/>
              <w:widowControl/>
              <w:adjustRightInd w:val="0"/>
              <w:snapToGrid w:val="0"/>
              <w:spacing w:before="0" w:after="0" w:line="240" w:lineRule="auto"/>
              <w:ind w:left="0" w:leftChars="0" w:right="0" w:rightChars="0" w:firstLine="0" w:firstLineChars="0"/>
              <w:jc w:val="center"/>
              <w:outlineLvl w:val="9"/>
              <w:rPr>
                <w:del w:id="2649" w:author="白日梦想家" w:date="2026-10-26T15:11:03Z"/>
              </w:rPr>
              <w:pPrChange w:id="2648" w:author="白日梦想家" w:date="2026-10-26T15:11:11Z">
                <w:pPr>
                  <w:keepNext/>
                  <w:snapToGrid w:val="0"/>
                  <w:spacing w:before="0" w:after="0" w:line="370" w:lineRule="exact"/>
                  <w:ind w:left="0" w:leftChars="0" w:right="0" w:rightChars="0" w:firstLine="0" w:firstLineChars="0"/>
                  <w:jc w:val="center"/>
                </w:pPr>
              </w:pPrChange>
            </w:pPr>
            <w:del w:id="2650" w:author="白日梦想家" w:date="2026-10-26T15:11:03Z">
              <w:r>
                <w:rPr>
                  <w:rFonts w:hint="default" w:ascii="Times New Roman" w:hAnsi="Times New Roman" w:eastAsia="方正仿宋_GBK" w:cs="Times New Roman"/>
                  <w:b/>
                  <w:sz w:val="28"/>
                  <w:szCs w:val="28"/>
                  <w:rPrChange w:id="2651" w:author="xh" w:date="2026-10-26T09:32:43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1C213066">
            <w:pPr>
              <w:keepNext/>
              <w:widowControl/>
              <w:adjustRightInd w:val="0"/>
              <w:snapToGrid w:val="0"/>
              <w:spacing w:before="0" w:after="0" w:line="240" w:lineRule="auto"/>
              <w:ind w:left="0" w:leftChars="0" w:right="0" w:rightChars="0" w:firstLine="0" w:firstLineChars="0"/>
              <w:jc w:val="center"/>
              <w:outlineLvl w:val="9"/>
              <w:rPr>
                <w:del w:id="2653" w:author="白日梦想家" w:date="2026-10-26T15:11:03Z"/>
              </w:rPr>
              <w:pPrChange w:id="2652" w:author="白日梦想家" w:date="2026-10-26T15:11:11Z">
                <w:pPr>
                  <w:keepNext/>
                  <w:snapToGrid w:val="0"/>
                  <w:spacing w:before="0" w:after="0" w:line="370" w:lineRule="exact"/>
                  <w:ind w:left="0" w:leftChars="0" w:right="0" w:rightChars="0" w:firstLine="0" w:firstLineChars="0"/>
                  <w:jc w:val="center"/>
                </w:pPr>
              </w:pPrChange>
            </w:pPr>
            <w:del w:id="2654" w:author="白日梦想家" w:date="2026-10-26T15:11:03Z">
              <w:r>
                <w:rPr>
                  <w:rFonts w:hint="default" w:ascii="Times New Roman" w:hAnsi="Times New Roman" w:eastAsia="方正仿宋_GBK" w:cs="Times New Roman"/>
                  <w:b/>
                  <w:sz w:val="28"/>
                  <w:szCs w:val="28"/>
                  <w:rPrChange w:id="2655" w:author="xh" w:date="2026-10-26T09:32:43Z">
                    <w:rPr>
                      <w:rFonts w:hint="eastAsia" w:ascii="方正仿宋_GBK" w:hAnsi="方正仿宋_GBK" w:eastAsia="方正仿宋_GBK" w:cs="Times New Roman"/>
                      <w:b/>
                      <w:sz w:val="24"/>
                      <w:szCs w:val="24"/>
                    </w:rPr>
                  </w:rPrChange>
                </w:rPr>
                <w:delText>≤30%</w:delText>
              </w:r>
            </w:del>
          </w:p>
        </w:tc>
        <w:tc>
          <w:tcPr>
            <w:tcW w:w="1451" w:type="dxa"/>
            <w:vAlign w:val="center"/>
          </w:tcPr>
          <w:p w14:paraId="4E59911D">
            <w:pPr>
              <w:keepNext/>
              <w:widowControl/>
              <w:adjustRightInd w:val="0"/>
              <w:snapToGrid w:val="0"/>
              <w:spacing w:before="0" w:after="0" w:line="240" w:lineRule="auto"/>
              <w:ind w:left="0" w:leftChars="0" w:right="0" w:rightChars="0" w:firstLine="0" w:firstLineChars="0"/>
              <w:jc w:val="center"/>
              <w:outlineLvl w:val="9"/>
              <w:rPr>
                <w:del w:id="2657" w:author="白日梦想家" w:date="2026-10-26T15:11:03Z"/>
              </w:rPr>
              <w:pPrChange w:id="2656" w:author="白日梦想家" w:date="2026-10-26T15:11:11Z">
                <w:pPr>
                  <w:keepNext/>
                  <w:snapToGrid w:val="0"/>
                  <w:spacing w:before="0" w:after="0" w:line="370" w:lineRule="exact"/>
                  <w:ind w:left="0" w:leftChars="0" w:right="0" w:rightChars="0" w:firstLine="0" w:firstLineChars="0"/>
                  <w:jc w:val="center"/>
                </w:pPr>
              </w:pPrChange>
            </w:pPr>
            <w:del w:id="2658" w:author="白日梦想家" w:date="2026-10-26T15:11:03Z">
              <w:r>
                <w:rPr>
                  <w:rFonts w:hint="default" w:ascii="Times New Roman" w:hAnsi="Times New Roman" w:eastAsia="方正仿宋_GBK" w:cs="Times New Roman"/>
                  <w:b/>
                  <w:sz w:val="28"/>
                  <w:szCs w:val="28"/>
                  <w:rPrChange w:id="2659" w:author="xh" w:date="2026-10-26T09:32:43Z">
                    <w:rPr>
                      <w:rFonts w:hint="eastAsia" w:ascii="方正仿宋_GBK" w:hAnsi="方正仿宋_GBK" w:eastAsia="方正仿宋_GBK" w:cs="Times New Roman"/>
                      <w:b/>
                      <w:sz w:val="24"/>
                      <w:szCs w:val="24"/>
                    </w:rPr>
                  </w:rPrChange>
                </w:rPr>
                <w:delText>(30%,50%]</w:delText>
              </w:r>
            </w:del>
          </w:p>
        </w:tc>
        <w:tc>
          <w:tcPr>
            <w:tcW w:w="1451" w:type="dxa"/>
            <w:vAlign w:val="center"/>
          </w:tcPr>
          <w:p w14:paraId="6C2195AC">
            <w:pPr>
              <w:keepNext/>
              <w:widowControl/>
              <w:adjustRightInd w:val="0"/>
              <w:snapToGrid w:val="0"/>
              <w:spacing w:before="0" w:after="0" w:line="240" w:lineRule="auto"/>
              <w:ind w:left="0" w:leftChars="0" w:right="0" w:rightChars="0" w:firstLine="0" w:firstLineChars="0"/>
              <w:jc w:val="center"/>
              <w:outlineLvl w:val="9"/>
              <w:rPr>
                <w:del w:id="2661" w:author="白日梦想家" w:date="2026-10-26T15:11:03Z"/>
              </w:rPr>
              <w:pPrChange w:id="2660" w:author="白日梦想家" w:date="2026-10-26T15:11:11Z">
                <w:pPr>
                  <w:keepNext/>
                  <w:snapToGrid w:val="0"/>
                  <w:spacing w:before="0" w:after="0" w:line="370" w:lineRule="exact"/>
                  <w:ind w:left="0" w:leftChars="0" w:right="0" w:rightChars="0" w:firstLine="0" w:firstLineChars="0"/>
                  <w:jc w:val="center"/>
                </w:pPr>
              </w:pPrChange>
            </w:pPr>
            <w:del w:id="2662" w:author="白日梦想家" w:date="2026-10-26T15:11:03Z">
              <w:r>
                <w:rPr>
                  <w:rFonts w:hint="default" w:ascii="Times New Roman" w:hAnsi="Times New Roman" w:eastAsia="方正仿宋_GBK" w:cs="Times New Roman"/>
                  <w:b/>
                  <w:sz w:val="28"/>
                  <w:szCs w:val="28"/>
                  <w:rPrChange w:id="2663" w:author="xh" w:date="2026-10-26T09:32:43Z">
                    <w:rPr>
                      <w:rFonts w:hint="eastAsia" w:ascii="方正仿宋_GBK" w:hAnsi="方正仿宋_GBK" w:eastAsia="方正仿宋_GBK" w:cs="Times New Roman"/>
                      <w:b/>
                      <w:sz w:val="24"/>
                      <w:szCs w:val="24"/>
                    </w:rPr>
                  </w:rPrChange>
                </w:rPr>
                <w:delText>(50%,70%]</w:delText>
              </w:r>
            </w:del>
          </w:p>
        </w:tc>
        <w:tc>
          <w:tcPr>
            <w:tcW w:w="1453" w:type="dxa"/>
            <w:vAlign w:val="center"/>
          </w:tcPr>
          <w:p w14:paraId="1AAAB786">
            <w:pPr>
              <w:keepNext/>
              <w:widowControl/>
              <w:adjustRightInd w:val="0"/>
              <w:snapToGrid w:val="0"/>
              <w:spacing w:before="0" w:after="0" w:line="240" w:lineRule="auto"/>
              <w:ind w:left="0" w:leftChars="0" w:right="0" w:rightChars="0" w:firstLine="0" w:firstLineChars="0"/>
              <w:jc w:val="center"/>
              <w:outlineLvl w:val="9"/>
              <w:rPr>
                <w:del w:id="2665" w:author="白日梦想家" w:date="2026-10-26T15:11:03Z"/>
              </w:rPr>
              <w:pPrChange w:id="2664" w:author="白日梦想家" w:date="2026-10-26T15:11:11Z">
                <w:pPr>
                  <w:keepNext/>
                  <w:snapToGrid w:val="0"/>
                  <w:spacing w:before="0" w:after="0" w:line="370" w:lineRule="exact"/>
                  <w:ind w:left="0" w:leftChars="0" w:right="0" w:rightChars="0" w:firstLine="0" w:firstLineChars="0"/>
                  <w:jc w:val="center"/>
                </w:pPr>
              </w:pPrChange>
            </w:pPr>
            <w:del w:id="2666" w:author="白日梦想家" w:date="2026-10-26T15:11:03Z">
              <w:r>
                <w:rPr>
                  <w:rFonts w:hint="default" w:ascii="Times New Roman" w:hAnsi="Times New Roman" w:eastAsia="方正仿宋_GBK" w:cs="Times New Roman"/>
                  <w:b/>
                  <w:sz w:val="28"/>
                  <w:szCs w:val="28"/>
                  <w:rPrChange w:id="2667" w:author="xh" w:date="2026-10-26T09:32:43Z">
                    <w:rPr>
                      <w:rFonts w:hint="eastAsia" w:ascii="方正仿宋_GBK" w:hAnsi="方正仿宋_GBK" w:eastAsia="方正仿宋_GBK" w:cs="Times New Roman"/>
                      <w:b/>
                      <w:sz w:val="24"/>
                      <w:szCs w:val="24"/>
                    </w:rPr>
                  </w:rPrChange>
                </w:rPr>
                <w:delText>&gt;70%</w:delText>
              </w:r>
            </w:del>
          </w:p>
        </w:tc>
      </w:tr>
      <w:tr w14:paraId="2E99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68" w:author="白日梦想家" w:date="2026-10-26T15:11:03Z"/>
        </w:trPr>
        <w:tc>
          <w:tcPr>
            <w:tcW w:w="1450" w:type="dxa"/>
            <w:vAlign w:val="center"/>
          </w:tcPr>
          <w:p w14:paraId="795E3FA6">
            <w:pPr>
              <w:keepNext/>
              <w:widowControl/>
              <w:adjustRightInd w:val="0"/>
              <w:snapToGrid w:val="0"/>
              <w:spacing w:before="0" w:after="0" w:line="240" w:lineRule="auto"/>
              <w:ind w:left="0" w:leftChars="0" w:right="0" w:rightChars="0" w:firstLine="0" w:firstLineChars="0"/>
              <w:jc w:val="center"/>
              <w:outlineLvl w:val="9"/>
              <w:rPr>
                <w:del w:id="2670" w:author="白日梦想家" w:date="2026-10-26T15:11:03Z"/>
              </w:rPr>
              <w:pPrChange w:id="2669" w:author="白日梦想家" w:date="2026-10-26T15:11:11Z">
                <w:pPr>
                  <w:keepNext/>
                  <w:snapToGrid w:val="0"/>
                  <w:spacing w:before="0" w:after="0" w:line="370" w:lineRule="exact"/>
                  <w:ind w:left="0" w:leftChars="0" w:right="0" w:rightChars="0" w:firstLine="0" w:firstLineChars="0"/>
                  <w:jc w:val="center"/>
                </w:pPr>
              </w:pPrChange>
            </w:pPr>
            <w:del w:id="2671" w:author="白日梦想家" w:date="2026-10-26T15:11:03Z">
              <w:r>
                <w:rPr>
                  <w:rFonts w:hint="default" w:ascii="Times New Roman" w:hAnsi="Times New Roman" w:eastAsia="方正仿宋_GBK" w:cs="Times New Roman"/>
                  <w:sz w:val="28"/>
                  <w:szCs w:val="28"/>
                  <w:rPrChange w:id="2672"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621F2F92">
            <w:pPr>
              <w:keepNext/>
              <w:widowControl/>
              <w:adjustRightInd w:val="0"/>
              <w:snapToGrid w:val="0"/>
              <w:spacing w:before="0" w:after="0" w:line="240" w:lineRule="auto"/>
              <w:ind w:left="0" w:leftChars="0" w:right="0" w:rightChars="0" w:firstLine="0" w:firstLineChars="0"/>
              <w:jc w:val="center"/>
              <w:outlineLvl w:val="9"/>
              <w:rPr>
                <w:del w:id="2674" w:author="白日梦想家" w:date="2026-10-26T15:11:03Z"/>
              </w:rPr>
              <w:pPrChange w:id="2673" w:author="白日梦想家" w:date="2026-10-26T15:11:11Z">
                <w:pPr>
                  <w:keepNext/>
                  <w:snapToGrid w:val="0"/>
                  <w:spacing w:before="0" w:after="0" w:line="370" w:lineRule="exact"/>
                  <w:ind w:left="0" w:leftChars="0" w:right="0" w:rightChars="0" w:firstLine="0" w:firstLineChars="0"/>
                  <w:jc w:val="center"/>
                </w:pPr>
              </w:pPrChange>
            </w:pPr>
            <w:del w:id="2675" w:author="白日梦想家" w:date="2026-10-26T15:11:03Z">
              <w:r>
                <w:rPr>
                  <w:rFonts w:hint="default" w:ascii="Times New Roman" w:hAnsi="Times New Roman" w:eastAsia="方正仿宋_GBK" w:cs="Times New Roman"/>
                  <w:sz w:val="28"/>
                  <w:szCs w:val="28"/>
                  <w:rPrChange w:id="2676"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613B6D3B">
            <w:pPr>
              <w:keepNext/>
              <w:widowControl/>
              <w:adjustRightInd w:val="0"/>
              <w:snapToGrid w:val="0"/>
              <w:spacing w:before="0" w:after="0" w:line="240" w:lineRule="auto"/>
              <w:ind w:left="0" w:leftChars="0" w:right="0" w:rightChars="0" w:firstLine="0" w:firstLineChars="0"/>
              <w:jc w:val="center"/>
              <w:outlineLvl w:val="9"/>
              <w:rPr>
                <w:del w:id="2678" w:author="白日梦想家" w:date="2026-10-26T15:11:03Z"/>
              </w:rPr>
              <w:pPrChange w:id="2677" w:author="白日梦想家" w:date="2026-10-26T15:11:11Z">
                <w:pPr>
                  <w:keepNext/>
                  <w:snapToGrid w:val="0"/>
                  <w:spacing w:before="0" w:after="0" w:line="370" w:lineRule="exact"/>
                  <w:ind w:left="0" w:leftChars="0" w:right="0" w:rightChars="0" w:firstLine="0" w:firstLineChars="0"/>
                  <w:jc w:val="center"/>
                </w:pPr>
              </w:pPrChange>
            </w:pPr>
            <w:del w:id="2679" w:author="白日梦想家" w:date="2026-10-26T15:11:03Z">
              <w:r>
                <w:rPr>
                  <w:rFonts w:hint="default" w:ascii="Times New Roman" w:hAnsi="Times New Roman" w:eastAsia="方正仿宋_GBK" w:cs="Times New Roman"/>
                  <w:sz w:val="28"/>
                  <w:szCs w:val="28"/>
                  <w:rPrChange w:id="2680"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6F90BD36">
            <w:pPr>
              <w:keepNext/>
              <w:widowControl/>
              <w:adjustRightInd w:val="0"/>
              <w:snapToGrid w:val="0"/>
              <w:spacing w:before="0" w:after="0" w:line="240" w:lineRule="auto"/>
              <w:ind w:left="0" w:leftChars="0" w:right="0" w:rightChars="0" w:firstLine="0" w:firstLineChars="0"/>
              <w:jc w:val="center"/>
              <w:outlineLvl w:val="9"/>
              <w:rPr>
                <w:del w:id="2682" w:author="白日梦想家" w:date="2026-10-26T15:11:03Z"/>
              </w:rPr>
              <w:pPrChange w:id="2681" w:author="白日梦想家" w:date="2026-10-26T15:11:11Z">
                <w:pPr>
                  <w:keepNext/>
                  <w:snapToGrid w:val="0"/>
                  <w:spacing w:before="0" w:after="0" w:line="370" w:lineRule="exact"/>
                  <w:ind w:left="0" w:leftChars="0" w:right="0" w:rightChars="0" w:firstLine="0" w:firstLineChars="0"/>
                  <w:jc w:val="center"/>
                </w:pPr>
              </w:pPrChange>
            </w:pPr>
            <w:del w:id="2683" w:author="白日梦想家" w:date="2026-10-26T15:11:03Z">
              <w:r>
                <w:rPr>
                  <w:rFonts w:hint="default" w:ascii="Times New Roman" w:hAnsi="Times New Roman" w:eastAsia="方正仿宋_GBK" w:cs="Times New Roman"/>
                  <w:sz w:val="28"/>
                  <w:szCs w:val="28"/>
                  <w:rPrChange w:id="2684"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0D058230">
            <w:pPr>
              <w:keepNext/>
              <w:widowControl/>
              <w:adjustRightInd w:val="0"/>
              <w:snapToGrid w:val="0"/>
              <w:spacing w:before="0" w:after="0" w:line="240" w:lineRule="auto"/>
              <w:ind w:left="0" w:leftChars="0" w:right="0" w:rightChars="0" w:firstLine="0" w:firstLineChars="0"/>
              <w:jc w:val="center"/>
              <w:outlineLvl w:val="9"/>
              <w:rPr>
                <w:del w:id="2686" w:author="白日梦想家" w:date="2026-10-26T15:11:03Z"/>
              </w:rPr>
              <w:pPrChange w:id="2685" w:author="白日梦想家" w:date="2026-10-26T15:11:11Z">
                <w:pPr>
                  <w:keepNext/>
                  <w:snapToGrid w:val="0"/>
                  <w:spacing w:before="0" w:after="0" w:line="370" w:lineRule="exact"/>
                  <w:ind w:left="0" w:leftChars="0" w:right="0" w:rightChars="0" w:firstLine="0" w:firstLineChars="0"/>
                  <w:jc w:val="center"/>
                </w:pPr>
              </w:pPrChange>
            </w:pPr>
            <w:del w:id="2687" w:author="白日梦想家" w:date="2026-10-26T15:11:03Z">
              <w:r>
                <w:rPr>
                  <w:rFonts w:hint="default" w:ascii="Times New Roman" w:hAnsi="Times New Roman" w:eastAsia="方正仿宋_GBK" w:cs="Times New Roman"/>
                  <w:sz w:val="28"/>
                  <w:szCs w:val="28"/>
                  <w:rPrChange w:id="2688" w:author="xh" w:date="2026-10-26T09:32:43Z">
                    <w:rPr>
                      <w:rFonts w:hint="eastAsia" w:ascii="方正仿宋_GBK" w:hAnsi="方正仿宋_GBK" w:eastAsia="方正仿宋_GBK" w:cs="Times New Roman"/>
                      <w:sz w:val="24"/>
                      <w:szCs w:val="24"/>
                    </w:rPr>
                  </w:rPrChange>
                </w:rPr>
                <w:delText>1.95～2.05</w:delText>
              </w:r>
            </w:del>
          </w:p>
        </w:tc>
        <w:tc>
          <w:tcPr>
            <w:tcW w:w="1453" w:type="dxa"/>
            <w:vAlign w:val="center"/>
          </w:tcPr>
          <w:p w14:paraId="0CAF51AD">
            <w:pPr>
              <w:keepNext/>
              <w:widowControl/>
              <w:adjustRightInd w:val="0"/>
              <w:snapToGrid w:val="0"/>
              <w:spacing w:before="0" w:after="0" w:line="240" w:lineRule="auto"/>
              <w:ind w:left="0" w:leftChars="0" w:right="0" w:rightChars="0" w:firstLine="0" w:firstLineChars="0"/>
              <w:jc w:val="center"/>
              <w:outlineLvl w:val="9"/>
              <w:rPr>
                <w:del w:id="2690" w:author="白日梦想家" w:date="2026-10-26T15:11:03Z"/>
              </w:rPr>
              <w:pPrChange w:id="2689" w:author="白日梦想家" w:date="2026-10-26T15:11:11Z">
                <w:pPr>
                  <w:keepNext/>
                  <w:snapToGrid w:val="0"/>
                  <w:spacing w:before="0" w:after="0" w:line="370" w:lineRule="exact"/>
                  <w:ind w:left="0" w:leftChars="0" w:right="0" w:rightChars="0" w:firstLine="0" w:firstLineChars="0"/>
                  <w:jc w:val="center"/>
                </w:pPr>
              </w:pPrChange>
            </w:pPr>
            <w:del w:id="2691" w:author="白日梦想家" w:date="2026-10-26T15:11:03Z">
              <w:r>
                <w:rPr>
                  <w:rFonts w:hint="default" w:ascii="Times New Roman" w:hAnsi="Times New Roman" w:eastAsia="方正仿宋_GBK" w:cs="Times New Roman"/>
                  <w:sz w:val="28"/>
                  <w:szCs w:val="28"/>
                  <w:rPrChange w:id="2692" w:author="xh" w:date="2026-10-26T09:32:43Z">
                    <w:rPr>
                      <w:rFonts w:hint="eastAsia" w:ascii="方正仿宋_GBK" w:hAnsi="方正仿宋_GBK" w:eastAsia="方正仿宋_GBK" w:cs="Times New Roman"/>
                      <w:sz w:val="24"/>
                      <w:szCs w:val="24"/>
                    </w:rPr>
                  </w:rPrChange>
                </w:rPr>
                <w:delText>1.95～2.05</w:delText>
              </w:r>
            </w:del>
          </w:p>
        </w:tc>
      </w:tr>
      <w:tr w14:paraId="19E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93" w:author="白日梦想家" w:date="2026-10-26T15:11:03Z"/>
        </w:trPr>
        <w:tc>
          <w:tcPr>
            <w:tcW w:w="1450" w:type="dxa"/>
            <w:vAlign w:val="center"/>
          </w:tcPr>
          <w:p w14:paraId="786F0AF5">
            <w:pPr>
              <w:keepNext/>
              <w:widowControl/>
              <w:adjustRightInd w:val="0"/>
              <w:snapToGrid w:val="0"/>
              <w:spacing w:before="0" w:after="0" w:line="240" w:lineRule="auto"/>
              <w:ind w:left="0" w:leftChars="0" w:right="0" w:rightChars="0" w:firstLine="0" w:firstLineChars="0"/>
              <w:jc w:val="center"/>
              <w:outlineLvl w:val="9"/>
              <w:rPr>
                <w:del w:id="2695" w:author="白日梦想家" w:date="2026-10-26T15:11:03Z"/>
              </w:rPr>
              <w:pPrChange w:id="2694" w:author="白日梦想家" w:date="2026-10-26T15:11:11Z">
                <w:pPr>
                  <w:keepNext/>
                  <w:snapToGrid w:val="0"/>
                  <w:spacing w:before="0" w:after="0" w:line="370" w:lineRule="exact"/>
                  <w:ind w:left="0" w:leftChars="0" w:right="0" w:rightChars="0" w:firstLine="0" w:firstLineChars="0"/>
                  <w:jc w:val="center"/>
                </w:pPr>
              </w:pPrChange>
            </w:pPr>
            <w:del w:id="2696" w:author="白日梦想家" w:date="2026-10-26T15:11:03Z">
              <w:r>
                <w:rPr>
                  <w:rFonts w:hint="default" w:ascii="Times New Roman" w:hAnsi="Times New Roman" w:eastAsia="方正仿宋_GBK" w:cs="Times New Roman"/>
                  <w:sz w:val="28"/>
                  <w:szCs w:val="28"/>
                  <w:rPrChange w:id="2697"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5552252E">
            <w:pPr>
              <w:keepNext/>
              <w:widowControl/>
              <w:adjustRightInd w:val="0"/>
              <w:snapToGrid w:val="0"/>
              <w:spacing w:before="0" w:after="0" w:line="240" w:lineRule="auto"/>
              <w:ind w:left="0" w:leftChars="0" w:right="0" w:rightChars="0" w:firstLine="0" w:firstLineChars="0"/>
              <w:jc w:val="center"/>
              <w:outlineLvl w:val="9"/>
              <w:rPr>
                <w:del w:id="2699" w:author="白日梦想家" w:date="2026-10-26T15:11:03Z"/>
              </w:rPr>
              <w:pPrChange w:id="2698" w:author="白日梦想家" w:date="2026-10-26T15:11:11Z">
                <w:pPr>
                  <w:keepNext/>
                  <w:snapToGrid w:val="0"/>
                  <w:spacing w:before="0" w:after="0" w:line="370" w:lineRule="exact"/>
                  <w:ind w:left="0" w:leftChars="0" w:right="0" w:rightChars="0" w:firstLine="0" w:firstLineChars="0"/>
                  <w:jc w:val="center"/>
                </w:pPr>
              </w:pPrChange>
            </w:pPr>
            <w:del w:id="2700" w:author="白日梦想家" w:date="2026-10-26T15:11:03Z">
              <w:r>
                <w:rPr>
                  <w:rFonts w:hint="default" w:ascii="Times New Roman" w:hAnsi="Times New Roman" w:eastAsia="方正仿宋_GBK" w:cs="Times New Roman"/>
                  <w:sz w:val="28"/>
                  <w:szCs w:val="28"/>
                  <w:rPrChange w:id="2701"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4AAD6863">
            <w:pPr>
              <w:keepNext/>
              <w:widowControl/>
              <w:adjustRightInd w:val="0"/>
              <w:snapToGrid w:val="0"/>
              <w:spacing w:before="0" w:after="0" w:line="240" w:lineRule="auto"/>
              <w:ind w:left="0" w:leftChars="0" w:right="0" w:rightChars="0" w:firstLine="0" w:firstLineChars="0"/>
              <w:jc w:val="center"/>
              <w:outlineLvl w:val="9"/>
              <w:rPr>
                <w:del w:id="2703" w:author="白日梦想家" w:date="2026-10-26T15:11:03Z"/>
              </w:rPr>
              <w:pPrChange w:id="2702" w:author="白日梦想家" w:date="2026-10-26T15:11:11Z">
                <w:pPr>
                  <w:keepNext/>
                  <w:snapToGrid w:val="0"/>
                  <w:spacing w:before="0" w:after="0" w:line="370" w:lineRule="exact"/>
                  <w:ind w:left="0" w:leftChars="0" w:right="0" w:rightChars="0" w:firstLine="0" w:firstLineChars="0"/>
                  <w:jc w:val="center"/>
                </w:pPr>
              </w:pPrChange>
            </w:pPr>
            <w:del w:id="2704" w:author="白日梦想家" w:date="2026-10-26T15:11:03Z">
              <w:r>
                <w:rPr>
                  <w:rFonts w:hint="default" w:ascii="Times New Roman" w:hAnsi="Times New Roman" w:eastAsia="方正仿宋_GBK" w:cs="Times New Roman"/>
                  <w:sz w:val="28"/>
                  <w:szCs w:val="28"/>
                  <w:rPrChange w:id="2705" w:author="xh" w:date="2026-10-26T09:32:43Z">
                    <w:rPr>
                      <w:rFonts w:hint="eastAsia" w:ascii="方正仿宋_GBK" w:hAnsi="方正仿宋_GBK" w:eastAsia="方正仿宋_GBK" w:cs="Times New Roman"/>
                      <w:sz w:val="24"/>
                      <w:szCs w:val="24"/>
                    </w:rPr>
                  </w:rPrChange>
                </w:rPr>
                <w:delText>2.15～2.25</w:delText>
              </w:r>
            </w:del>
          </w:p>
        </w:tc>
        <w:tc>
          <w:tcPr>
            <w:tcW w:w="1451" w:type="dxa"/>
            <w:vAlign w:val="center"/>
          </w:tcPr>
          <w:p w14:paraId="39A89734">
            <w:pPr>
              <w:keepNext/>
              <w:widowControl/>
              <w:adjustRightInd w:val="0"/>
              <w:snapToGrid w:val="0"/>
              <w:spacing w:before="0" w:after="0" w:line="240" w:lineRule="auto"/>
              <w:ind w:left="0" w:leftChars="0" w:right="0" w:rightChars="0" w:firstLine="0" w:firstLineChars="0"/>
              <w:jc w:val="center"/>
              <w:outlineLvl w:val="9"/>
              <w:rPr>
                <w:del w:id="2707" w:author="白日梦想家" w:date="2026-10-26T15:11:03Z"/>
              </w:rPr>
              <w:pPrChange w:id="2706" w:author="白日梦想家" w:date="2026-10-26T15:11:11Z">
                <w:pPr>
                  <w:keepNext/>
                  <w:snapToGrid w:val="0"/>
                  <w:spacing w:before="0" w:after="0" w:line="370" w:lineRule="exact"/>
                  <w:ind w:left="0" w:leftChars="0" w:right="0" w:rightChars="0" w:firstLine="0" w:firstLineChars="0"/>
                  <w:jc w:val="center"/>
                </w:pPr>
              </w:pPrChange>
            </w:pPr>
            <w:del w:id="2708" w:author="白日梦想家" w:date="2026-10-26T15:11:03Z">
              <w:r>
                <w:rPr>
                  <w:rFonts w:hint="default" w:ascii="Times New Roman" w:hAnsi="Times New Roman" w:eastAsia="方正仿宋_GBK" w:cs="Times New Roman"/>
                  <w:sz w:val="28"/>
                  <w:szCs w:val="28"/>
                  <w:rPrChange w:id="2709" w:author="xh" w:date="2026-10-26T09:32:43Z">
                    <w:rPr>
                      <w:rFonts w:hint="eastAsia" w:ascii="方正仿宋_GBK" w:hAnsi="方正仿宋_GBK" w:eastAsia="方正仿宋_GBK" w:cs="Times New Roman"/>
                      <w:sz w:val="24"/>
                      <w:szCs w:val="24"/>
                    </w:rPr>
                  </w:rPrChange>
                </w:rPr>
                <w:delText>1.99～2.09</w:delText>
              </w:r>
            </w:del>
          </w:p>
        </w:tc>
        <w:tc>
          <w:tcPr>
            <w:tcW w:w="1451" w:type="dxa"/>
            <w:vAlign w:val="center"/>
          </w:tcPr>
          <w:p w14:paraId="5666CEF9">
            <w:pPr>
              <w:keepNext/>
              <w:widowControl/>
              <w:adjustRightInd w:val="0"/>
              <w:snapToGrid w:val="0"/>
              <w:spacing w:before="0" w:after="0" w:line="240" w:lineRule="auto"/>
              <w:ind w:left="0" w:leftChars="0" w:right="0" w:rightChars="0" w:firstLine="0" w:firstLineChars="0"/>
              <w:jc w:val="center"/>
              <w:outlineLvl w:val="9"/>
              <w:rPr>
                <w:del w:id="2711" w:author="白日梦想家" w:date="2026-10-26T15:11:03Z"/>
              </w:rPr>
              <w:pPrChange w:id="2710" w:author="白日梦想家" w:date="2026-10-26T15:11:11Z">
                <w:pPr>
                  <w:keepNext/>
                  <w:snapToGrid w:val="0"/>
                  <w:spacing w:before="0" w:after="0" w:line="370" w:lineRule="exact"/>
                  <w:ind w:left="0" w:leftChars="0" w:right="0" w:rightChars="0" w:firstLine="0" w:firstLineChars="0"/>
                  <w:jc w:val="center"/>
                </w:pPr>
              </w:pPrChange>
            </w:pPr>
            <w:del w:id="2712" w:author="白日梦想家" w:date="2026-10-26T15:11:03Z">
              <w:r>
                <w:rPr>
                  <w:rFonts w:hint="default" w:ascii="Times New Roman" w:hAnsi="Times New Roman" w:eastAsia="方正仿宋_GBK" w:cs="Times New Roman"/>
                  <w:sz w:val="28"/>
                  <w:szCs w:val="28"/>
                  <w:rPrChange w:id="2713" w:author="xh" w:date="2026-10-26T09:32:43Z">
                    <w:rPr>
                      <w:rFonts w:hint="eastAsia" w:ascii="方正仿宋_GBK" w:hAnsi="方正仿宋_GBK" w:eastAsia="方正仿宋_GBK" w:cs="Times New Roman"/>
                      <w:sz w:val="24"/>
                      <w:szCs w:val="24"/>
                    </w:rPr>
                  </w:rPrChange>
                </w:rPr>
                <w:delText>1.99～2.09</w:delText>
              </w:r>
            </w:del>
          </w:p>
        </w:tc>
        <w:tc>
          <w:tcPr>
            <w:tcW w:w="1453" w:type="dxa"/>
            <w:vAlign w:val="center"/>
          </w:tcPr>
          <w:p w14:paraId="218ABB3F">
            <w:pPr>
              <w:keepNext/>
              <w:widowControl/>
              <w:adjustRightInd w:val="0"/>
              <w:snapToGrid w:val="0"/>
              <w:spacing w:before="0" w:after="0" w:line="240" w:lineRule="auto"/>
              <w:ind w:left="0" w:leftChars="0" w:right="0" w:rightChars="0" w:firstLine="0" w:firstLineChars="0"/>
              <w:jc w:val="center"/>
              <w:outlineLvl w:val="9"/>
              <w:rPr>
                <w:del w:id="2715" w:author="白日梦想家" w:date="2026-10-26T15:11:03Z"/>
              </w:rPr>
              <w:pPrChange w:id="2714" w:author="白日梦想家" w:date="2026-10-26T15:11:11Z">
                <w:pPr>
                  <w:keepNext/>
                  <w:snapToGrid w:val="0"/>
                  <w:spacing w:before="0" w:after="0" w:line="370" w:lineRule="exact"/>
                  <w:ind w:left="0" w:leftChars="0" w:right="0" w:rightChars="0" w:firstLine="0" w:firstLineChars="0"/>
                  <w:jc w:val="center"/>
                </w:pPr>
              </w:pPrChange>
            </w:pPr>
            <w:del w:id="2716" w:author="白日梦想家" w:date="2026-10-26T15:11:03Z">
              <w:r>
                <w:rPr>
                  <w:rFonts w:hint="default" w:ascii="Times New Roman" w:hAnsi="Times New Roman" w:eastAsia="方正仿宋_GBK" w:cs="Times New Roman"/>
                  <w:sz w:val="28"/>
                  <w:szCs w:val="28"/>
                  <w:rPrChange w:id="2717" w:author="xh" w:date="2026-10-26T09:32:43Z">
                    <w:rPr>
                      <w:rFonts w:hint="eastAsia" w:ascii="方正仿宋_GBK" w:hAnsi="方正仿宋_GBK" w:eastAsia="方正仿宋_GBK" w:cs="Times New Roman"/>
                      <w:sz w:val="24"/>
                      <w:szCs w:val="24"/>
                    </w:rPr>
                  </w:rPrChange>
                </w:rPr>
                <w:delText>1.99～2.09</w:delText>
              </w:r>
            </w:del>
          </w:p>
        </w:tc>
      </w:tr>
      <w:tr w14:paraId="45BD3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718" w:author="白日梦想家" w:date="2026-10-26T15:11:03Z"/>
        </w:trPr>
        <w:tc>
          <w:tcPr>
            <w:tcW w:w="1450" w:type="dxa"/>
            <w:vAlign w:val="center"/>
          </w:tcPr>
          <w:p w14:paraId="459538FE">
            <w:pPr>
              <w:keepNext/>
              <w:widowControl/>
              <w:adjustRightInd w:val="0"/>
              <w:snapToGrid w:val="0"/>
              <w:spacing w:before="0" w:after="0" w:line="240" w:lineRule="auto"/>
              <w:ind w:left="0" w:leftChars="0" w:right="0" w:rightChars="0" w:firstLine="0" w:firstLineChars="0"/>
              <w:jc w:val="center"/>
              <w:outlineLvl w:val="9"/>
              <w:rPr>
                <w:del w:id="2720" w:author="白日梦想家" w:date="2026-10-26T15:11:03Z"/>
              </w:rPr>
              <w:pPrChange w:id="2719" w:author="白日梦想家" w:date="2026-10-26T15:11:11Z">
                <w:pPr>
                  <w:keepNext/>
                  <w:snapToGrid w:val="0"/>
                  <w:spacing w:before="0" w:after="0" w:line="370" w:lineRule="exact"/>
                  <w:ind w:left="0" w:leftChars="0" w:right="0" w:rightChars="0" w:firstLine="0" w:firstLineChars="0"/>
                  <w:jc w:val="center"/>
                </w:pPr>
              </w:pPrChange>
            </w:pPr>
            <w:del w:id="2721" w:author="白日梦想家" w:date="2026-10-26T15:11:03Z">
              <w:r>
                <w:rPr>
                  <w:rFonts w:hint="default" w:ascii="Times New Roman" w:hAnsi="Times New Roman" w:eastAsia="方正仿宋_GBK" w:cs="Times New Roman"/>
                  <w:sz w:val="28"/>
                  <w:szCs w:val="28"/>
                  <w:rPrChange w:id="2722"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751EC02E">
            <w:pPr>
              <w:keepNext/>
              <w:widowControl/>
              <w:adjustRightInd w:val="0"/>
              <w:snapToGrid w:val="0"/>
              <w:spacing w:before="0" w:after="0" w:line="240" w:lineRule="auto"/>
              <w:ind w:left="0" w:leftChars="0" w:right="0" w:rightChars="0" w:firstLine="0" w:firstLineChars="0"/>
              <w:jc w:val="center"/>
              <w:outlineLvl w:val="9"/>
              <w:rPr>
                <w:del w:id="2724" w:author="白日梦想家" w:date="2026-10-26T15:11:03Z"/>
              </w:rPr>
              <w:pPrChange w:id="2723" w:author="白日梦想家" w:date="2026-10-26T15:11:11Z">
                <w:pPr>
                  <w:keepNext/>
                  <w:snapToGrid w:val="0"/>
                  <w:spacing w:before="0" w:after="0" w:line="370" w:lineRule="exact"/>
                  <w:ind w:left="0" w:leftChars="0" w:right="0" w:rightChars="0" w:firstLine="0" w:firstLineChars="0"/>
                  <w:jc w:val="center"/>
                </w:pPr>
              </w:pPrChange>
            </w:pPr>
            <w:del w:id="2725" w:author="白日梦想家" w:date="2026-10-26T15:11:03Z">
              <w:r>
                <w:rPr>
                  <w:rFonts w:hint="default" w:ascii="Times New Roman" w:hAnsi="Times New Roman" w:eastAsia="方正仿宋_GBK" w:cs="Times New Roman"/>
                  <w:sz w:val="28"/>
                  <w:szCs w:val="28"/>
                  <w:rPrChange w:id="2726"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54FF59DF">
            <w:pPr>
              <w:keepNext/>
              <w:widowControl/>
              <w:adjustRightInd w:val="0"/>
              <w:snapToGrid w:val="0"/>
              <w:spacing w:before="0" w:after="0" w:line="240" w:lineRule="auto"/>
              <w:ind w:left="0" w:leftChars="0" w:right="0" w:rightChars="0" w:firstLine="0" w:firstLineChars="0"/>
              <w:jc w:val="center"/>
              <w:outlineLvl w:val="9"/>
              <w:rPr>
                <w:del w:id="2728" w:author="白日梦想家" w:date="2026-10-26T15:11:03Z"/>
              </w:rPr>
              <w:pPrChange w:id="2727" w:author="白日梦想家" w:date="2026-10-26T15:11:11Z">
                <w:pPr>
                  <w:keepNext/>
                  <w:snapToGrid w:val="0"/>
                  <w:spacing w:before="0" w:after="0" w:line="370" w:lineRule="exact"/>
                  <w:ind w:left="0" w:leftChars="0" w:right="0" w:rightChars="0" w:firstLine="0" w:firstLineChars="0"/>
                  <w:jc w:val="center"/>
                </w:pPr>
              </w:pPrChange>
            </w:pPr>
            <w:del w:id="2729" w:author="白日梦想家" w:date="2026-10-26T15:11:03Z">
              <w:r>
                <w:rPr>
                  <w:rFonts w:hint="default" w:ascii="Times New Roman" w:hAnsi="Times New Roman" w:eastAsia="方正仿宋_GBK" w:cs="Times New Roman"/>
                  <w:sz w:val="28"/>
                  <w:szCs w:val="28"/>
                  <w:rPrChange w:id="2730" w:author="xh" w:date="2026-10-26T09:32:43Z">
                    <w:rPr>
                      <w:rFonts w:hint="eastAsia" w:ascii="方正仿宋_GBK" w:hAnsi="方正仿宋_GBK" w:eastAsia="方正仿宋_GBK" w:cs="Times New Roman"/>
                      <w:sz w:val="24"/>
                      <w:szCs w:val="24"/>
                    </w:rPr>
                  </w:rPrChange>
                </w:rPr>
                <w:delText>2.75～2.85</w:delText>
              </w:r>
            </w:del>
          </w:p>
        </w:tc>
        <w:tc>
          <w:tcPr>
            <w:tcW w:w="1451" w:type="dxa"/>
            <w:vAlign w:val="center"/>
          </w:tcPr>
          <w:p w14:paraId="06A2EF3B">
            <w:pPr>
              <w:keepNext/>
              <w:widowControl/>
              <w:adjustRightInd w:val="0"/>
              <w:snapToGrid w:val="0"/>
              <w:spacing w:before="0" w:after="0" w:line="240" w:lineRule="auto"/>
              <w:ind w:left="0" w:leftChars="0" w:right="0" w:rightChars="0" w:firstLine="0" w:firstLineChars="0"/>
              <w:jc w:val="center"/>
              <w:outlineLvl w:val="9"/>
              <w:rPr>
                <w:del w:id="2732" w:author="白日梦想家" w:date="2026-10-26T15:11:03Z"/>
              </w:rPr>
              <w:pPrChange w:id="2731" w:author="白日梦想家" w:date="2026-10-26T15:11:11Z">
                <w:pPr>
                  <w:keepNext/>
                  <w:snapToGrid w:val="0"/>
                  <w:spacing w:before="0" w:after="0" w:line="370" w:lineRule="exact"/>
                  <w:ind w:left="0" w:leftChars="0" w:right="0" w:rightChars="0" w:firstLine="0" w:firstLineChars="0"/>
                  <w:jc w:val="center"/>
                </w:pPr>
              </w:pPrChange>
            </w:pPr>
            <w:del w:id="2733" w:author="白日梦想家" w:date="2026-10-26T15:11:03Z">
              <w:r>
                <w:rPr>
                  <w:rFonts w:hint="default" w:ascii="Times New Roman" w:hAnsi="Times New Roman" w:eastAsia="方正仿宋_GBK" w:cs="Times New Roman"/>
                  <w:sz w:val="28"/>
                  <w:szCs w:val="28"/>
                  <w:rPrChange w:id="2734" w:author="xh" w:date="2026-10-26T09:32:43Z">
                    <w:rPr>
                      <w:rFonts w:hint="eastAsia" w:ascii="方正仿宋_GBK" w:hAnsi="方正仿宋_GBK" w:eastAsia="方正仿宋_GBK" w:cs="Times New Roman"/>
                      <w:sz w:val="24"/>
                      <w:szCs w:val="24"/>
                    </w:rPr>
                  </w:rPrChange>
                </w:rPr>
                <w:delText>2.57～2.67</w:delText>
              </w:r>
            </w:del>
          </w:p>
        </w:tc>
        <w:tc>
          <w:tcPr>
            <w:tcW w:w="1451" w:type="dxa"/>
            <w:vAlign w:val="center"/>
          </w:tcPr>
          <w:p w14:paraId="74E3446B">
            <w:pPr>
              <w:keepNext/>
              <w:widowControl/>
              <w:adjustRightInd w:val="0"/>
              <w:snapToGrid w:val="0"/>
              <w:spacing w:before="0" w:after="0" w:line="240" w:lineRule="auto"/>
              <w:ind w:left="0" w:leftChars="0" w:right="0" w:rightChars="0" w:firstLine="0" w:firstLineChars="0"/>
              <w:jc w:val="center"/>
              <w:outlineLvl w:val="9"/>
              <w:rPr>
                <w:del w:id="2736" w:author="白日梦想家" w:date="2026-10-26T15:11:03Z"/>
              </w:rPr>
              <w:pPrChange w:id="2735" w:author="白日梦想家" w:date="2026-10-26T15:11:11Z">
                <w:pPr>
                  <w:keepNext/>
                  <w:snapToGrid w:val="0"/>
                  <w:spacing w:before="0" w:after="0" w:line="370" w:lineRule="exact"/>
                  <w:ind w:left="0" w:leftChars="0" w:right="0" w:rightChars="0" w:firstLine="0" w:firstLineChars="0"/>
                  <w:jc w:val="center"/>
                </w:pPr>
              </w:pPrChange>
            </w:pPr>
            <w:del w:id="2737" w:author="白日梦想家" w:date="2026-10-26T15:11:03Z">
              <w:r>
                <w:rPr>
                  <w:rFonts w:hint="default" w:ascii="Times New Roman" w:hAnsi="Times New Roman" w:eastAsia="方正仿宋_GBK" w:cs="Times New Roman"/>
                  <w:sz w:val="28"/>
                  <w:szCs w:val="28"/>
                  <w:rPrChange w:id="2738" w:author="xh" w:date="2026-10-26T09:32:43Z">
                    <w:rPr>
                      <w:rFonts w:hint="eastAsia" w:ascii="方正仿宋_GBK" w:hAnsi="方正仿宋_GBK" w:eastAsia="方正仿宋_GBK" w:cs="Times New Roman"/>
                      <w:sz w:val="24"/>
                      <w:szCs w:val="24"/>
                    </w:rPr>
                  </w:rPrChange>
                </w:rPr>
                <w:delText>2.57～2.67</w:delText>
              </w:r>
            </w:del>
          </w:p>
        </w:tc>
        <w:tc>
          <w:tcPr>
            <w:tcW w:w="1453" w:type="dxa"/>
            <w:vAlign w:val="center"/>
          </w:tcPr>
          <w:p w14:paraId="17362F6A">
            <w:pPr>
              <w:keepNext/>
              <w:widowControl/>
              <w:adjustRightInd w:val="0"/>
              <w:snapToGrid w:val="0"/>
              <w:spacing w:before="0" w:after="0" w:line="240" w:lineRule="auto"/>
              <w:ind w:left="0" w:leftChars="0" w:right="0" w:rightChars="0" w:firstLine="0" w:firstLineChars="0"/>
              <w:jc w:val="center"/>
              <w:outlineLvl w:val="9"/>
              <w:rPr>
                <w:del w:id="2740" w:author="白日梦想家" w:date="2026-10-26T15:11:03Z"/>
              </w:rPr>
              <w:pPrChange w:id="2739" w:author="白日梦想家" w:date="2026-10-26T15:11:11Z">
                <w:pPr>
                  <w:keepNext/>
                  <w:snapToGrid w:val="0"/>
                  <w:spacing w:before="0" w:after="0" w:line="370" w:lineRule="exact"/>
                  <w:ind w:left="0" w:leftChars="0" w:right="0" w:rightChars="0" w:firstLine="0" w:firstLineChars="0"/>
                  <w:jc w:val="center"/>
                </w:pPr>
              </w:pPrChange>
            </w:pPr>
            <w:del w:id="2741" w:author="白日梦想家" w:date="2026-10-26T15:11:03Z">
              <w:r>
                <w:rPr>
                  <w:rFonts w:hint="default" w:ascii="Times New Roman" w:hAnsi="Times New Roman" w:eastAsia="方正仿宋_GBK" w:cs="Times New Roman"/>
                  <w:sz w:val="28"/>
                  <w:szCs w:val="28"/>
                  <w:rPrChange w:id="2742" w:author="xh" w:date="2026-10-26T09:32:43Z">
                    <w:rPr>
                      <w:rFonts w:hint="eastAsia" w:ascii="方正仿宋_GBK" w:hAnsi="方正仿宋_GBK" w:eastAsia="方正仿宋_GBK" w:cs="Times New Roman"/>
                      <w:sz w:val="24"/>
                      <w:szCs w:val="24"/>
                    </w:rPr>
                  </w:rPrChange>
                </w:rPr>
                <w:delText>2.57～2.67</w:delText>
              </w:r>
            </w:del>
          </w:p>
        </w:tc>
      </w:tr>
      <w:tr w14:paraId="598D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743" w:author="白日梦想家" w:date="2026-10-26T15:11:03Z"/>
        </w:trPr>
        <w:tc>
          <w:tcPr>
            <w:tcW w:w="1450" w:type="dxa"/>
            <w:vAlign w:val="center"/>
          </w:tcPr>
          <w:p w14:paraId="5193804A">
            <w:pPr>
              <w:keepNext/>
              <w:widowControl/>
              <w:adjustRightInd w:val="0"/>
              <w:snapToGrid w:val="0"/>
              <w:spacing w:before="0" w:after="0" w:line="240" w:lineRule="auto"/>
              <w:ind w:left="0" w:leftChars="0" w:right="0" w:rightChars="0" w:firstLine="0" w:firstLineChars="0"/>
              <w:jc w:val="center"/>
              <w:outlineLvl w:val="9"/>
              <w:rPr>
                <w:del w:id="2745" w:author="白日梦想家" w:date="2026-10-26T15:11:03Z"/>
              </w:rPr>
              <w:pPrChange w:id="2744" w:author="白日梦想家" w:date="2026-10-26T15:11:11Z">
                <w:pPr>
                  <w:keepNext/>
                  <w:snapToGrid w:val="0"/>
                  <w:spacing w:before="0" w:after="0" w:line="370" w:lineRule="exact"/>
                  <w:ind w:left="0" w:leftChars="0" w:right="0" w:rightChars="0" w:firstLine="0" w:firstLineChars="0"/>
                  <w:jc w:val="center"/>
                </w:pPr>
              </w:pPrChange>
            </w:pPr>
            <w:del w:id="2746" w:author="白日梦想家" w:date="2026-10-26T15:11:03Z">
              <w:r>
                <w:rPr>
                  <w:rFonts w:hint="default" w:ascii="Times New Roman" w:hAnsi="Times New Roman" w:eastAsia="方正仿宋_GBK" w:cs="Times New Roman"/>
                  <w:sz w:val="28"/>
                  <w:szCs w:val="28"/>
                  <w:rPrChange w:id="2747"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EAEC8BB">
            <w:pPr>
              <w:keepNext/>
              <w:widowControl/>
              <w:adjustRightInd w:val="0"/>
              <w:snapToGrid w:val="0"/>
              <w:spacing w:before="0" w:after="0" w:line="240" w:lineRule="auto"/>
              <w:ind w:left="0" w:leftChars="0" w:right="0" w:rightChars="0" w:firstLine="0" w:firstLineChars="0"/>
              <w:jc w:val="center"/>
              <w:outlineLvl w:val="9"/>
              <w:rPr>
                <w:del w:id="2749" w:author="白日梦想家" w:date="2026-10-26T15:11:03Z"/>
              </w:rPr>
              <w:pPrChange w:id="2748" w:author="白日梦想家" w:date="2026-10-26T15:11:11Z">
                <w:pPr>
                  <w:keepNext/>
                  <w:snapToGrid w:val="0"/>
                  <w:spacing w:before="0" w:after="0" w:line="370" w:lineRule="exact"/>
                  <w:ind w:left="0" w:leftChars="0" w:right="0" w:rightChars="0" w:firstLine="0" w:firstLineChars="0"/>
                  <w:jc w:val="center"/>
                </w:pPr>
              </w:pPrChange>
            </w:pPr>
            <w:del w:id="2750" w:author="白日梦想家" w:date="2026-10-26T15:11:03Z">
              <w:r>
                <w:rPr>
                  <w:rFonts w:hint="default" w:ascii="Times New Roman" w:hAnsi="Times New Roman" w:eastAsia="方正仿宋_GBK" w:cs="Times New Roman"/>
                  <w:sz w:val="28"/>
                  <w:szCs w:val="28"/>
                  <w:rPrChange w:id="2751"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14999B75">
            <w:pPr>
              <w:keepNext/>
              <w:widowControl/>
              <w:adjustRightInd w:val="0"/>
              <w:snapToGrid w:val="0"/>
              <w:spacing w:before="0" w:after="0" w:line="240" w:lineRule="auto"/>
              <w:ind w:left="0" w:leftChars="0" w:right="0" w:rightChars="0" w:firstLine="0" w:firstLineChars="0"/>
              <w:jc w:val="center"/>
              <w:outlineLvl w:val="9"/>
              <w:rPr>
                <w:del w:id="2753" w:author="白日梦想家" w:date="2026-10-26T15:11:03Z"/>
              </w:rPr>
              <w:pPrChange w:id="2752" w:author="白日梦想家" w:date="2026-10-26T15:11:11Z">
                <w:pPr>
                  <w:keepNext/>
                  <w:snapToGrid w:val="0"/>
                  <w:spacing w:before="0" w:after="0" w:line="370" w:lineRule="exact"/>
                  <w:ind w:left="0" w:leftChars="0" w:right="0" w:rightChars="0" w:firstLine="0" w:firstLineChars="0"/>
                  <w:jc w:val="center"/>
                </w:pPr>
              </w:pPrChange>
            </w:pPr>
            <w:del w:id="2754" w:author="白日梦想家" w:date="2026-10-26T15:11:03Z">
              <w:r>
                <w:rPr>
                  <w:rFonts w:hint="default" w:ascii="Times New Roman" w:hAnsi="Times New Roman" w:eastAsia="方正仿宋_GBK" w:cs="Times New Roman"/>
                  <w:sz w:val="28"/>
                  <w:szCs w:val="28"/>
                  <w:rPrChange w:id="2755" w:author="xh" w:date="2026-10-26T09:32:43Z">
                    <w:rPr>
                      <w:rFonts w:hint="eastAsia" w:ascii="方正仿宋_GBK" w:hAnsi="方正仿宋_GBK" w:eastAsia="方正仿宋_GBK" w:cs="Times New Roman"/>
                      <w:sz w:val="24"/>
                      <w:szCs w:val="24"/>
                    </w:rPr>
                  </w:rPrChange>
                </w:rPr>
                <w:delText>2.01～2.11</w:delText>
              </w:r>
            </w:del>
          </w:p>
        </w:tc>
        <w:tc>
          <w:tcPr>
            <w:tcW w:w="1451" w:type="dxa"/>
            <w:vAlign w:val="center"/>
          </w:tcPr>
          <w:p w14:paraId="388ECF6E">
            <w:pPr>
              <w:keepNext/>
              <w:widowControl/>
              <w:adjustRightInd w:val="0"/>
              <w:snapToGrid w:val="0"/>
              <w:spacing w:before="0" w:after="0" w:line="240" w:lineRule="auto"/>
              <w:ind w:left="0" w:leftChars="0" w:right="0" w:rightChars="0" w:firstLine="0" w:firstLineChars="0"/>
              <w:jc w:val="center"/>
              <w:outlineLvl w:val="9"/>
              <w:rPr>
                <w:del w:id="2757" w:author="白日梦想家" w:date="2026-10-26T15:11:03Z"/>
              </w:rPr>
              <w:pPrChange w:id="2756" w:author="白日梦想家" w:date="2026-10-26T15:11:11Z">
                <w:pPr>
                  <w:keepNext/>
                  <w:snapToGrid w:val="0"/>
                  <w:spacing w:before="0" w:after="0" w:line="370" w:lineRule="exact"/>
                  <w:ind w:left="0" w:leftChars="0" w:right="0" w:rightChars="0" w:firstLine="0" w:firstLineChars="0"/>
                  <w:jc w:val="center"/>
                </w:pPr>
              </w:pPrChange>
            </w:pPr>
            <w:del w:id="2758" w:author="白日梦想家" w:date="2026-10-26T15:11:03Z">
              <w:r>
                <w:rPr>
                  <w:rFonts w:hint="default" w:ascii="Times New Roman" w:hAnsi="Times New Roman" w:eastAsia="方正仿宋_GBK" w:cs="Times New Roman"/>
                  <w:sz w:val="28"/>
                  <w:szCs w:val="28"/>
                  <w:rPrChange w:id="2759"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0443A08E">
            <w:pPr>
              <w:keepNext/>
              <w:widowControl/>
              <w:adjustRightInd w:val="0"/>
              <w:snapToGrid w:val="0"/>
              <w:spacing w:before="0" w:after="0" w:line="240" w:lineRule="auto"/>
              <w:ind w:left="0" w:leftChars="0" w:right="0" w:rightChars="0" w:firstLine="0" w:firstLineChars="0"/>
              <w:jc w:val="center"/>
              <w:outlineLvl w:val="9"/>
              <w:rPr>
                <w:del w:id="2761" w:author="白日梦想家" w:date="2026-10-26T15:11:03Z"/>
              </w:rPr>
              <w:pPrChange w:id="2760" w:author="白日梦想家" w:date="2026-10-26T15:11:11Z">
                <w:pPr>
                  <w:keepNext/>
                  <w:snapToGrid w:val="0"/>
                  <w:spacing w:before="0" w:after="0" w:line="370" w:lineRule="exact"/>
                  <w:ind w:left="0" w:leftChars="0" w:right="0" w:rightChars="0" w:firstLine="0" w:firstLineChars="0"/>
                  <w:jc w:val="center"/>
                </w:pPr>
              </w:pPrChange>
            </w:pPr>
            <w:del w:id="2762" w:author="白日梦想家" w:date="2026-10-26T15:11:03Z">
              <w:r>
                <w:rPr>
                  <w:rFonts w:hint="default" w:ascii="Times New Roman" w:hAnsi="Times New Roman" w:eastAsia="方正仿宋_GBK" w:cs="Times New Roman"/>
                  <w:sz w:val="28"/>
                  <w:szCs w:val="28"/>
                  <w:rPrChange w:id="2763" w:author="xh" w:date="2026-10-26T09:32:43Z">
                    <w:rPr>
                      <w:rFonts w:hint="eastAsia" w:ascii="方正仿宋_GBK" w:hAnsi="方正仿宋_GBK" w:eastAsia="方正仿宋_GBK" w:cs="Times New Roman"/>
                      <w:sz w:val="24"/>
                      <w:szCs w:val="24"/>
                    </w:rPr>
                  </w:rPrChange>
                </w:rPr>
                <w:delText>1.73～1.83</w:delText>
              </w:r>
            </w:del>
          </w:p>
        </w:tc>
        <w:tc>
          <w:tcPr>
            <w:tcW w:w="1453" w:type="dxa"/>
            <w:vAlign w:val="center"/>
          </w:tcPr>
          <w:p w14:paraId="4C5FA1F3">
            <w:pPr>
              <w:keepNext/>
              <w:widowControl/>
              <w:adjustRightInd w:val="0"/>
              <w:snapToGrid w:val="0"/>
              <w:spacing w:before="0" w:after="0" w:line="240" w:lineRule="auto"/>
              <w:ind w:left="0" w:leftChars="0" w:right="0" w:rightChars="0" w:firstLine="0" w:firstLineChars="0"/>
              <w:jc w:val="center"/>
              <w:outlineLvl w:val="9"/>
              <w:rPr>
                <w:del w:id="2765" w:author="白日梦想家" w:date="2026-10-26T15:11:03Z"/>
              </w:rPr>
              <w:pPrChange w:id="2764" w:author="白日梦想家" w:date="2026-10-26T15:11:11Z">
                <w:pPr>
                  <w:keepNext/>
                  <w:snapToGrid w:val="0"/>
                  <w:spacing w:before="0" w:after="0" w:line="370" w:lineRule="exact"/>
                  <w:ind w:left="0" w:leftChars="0" w:right="0" w:rightChars="0" w:firstLine="0" w:firstLineChars="0"/>
                  <w:jc w:val="center"/>
                </w:pPr>
              </w:pPrChange>
            </w:pPr>
            <w:del w:id="2766" w:author="白日梦想家" w:date="2026-10-26T15:11:03Z">
              <w:r>
                <w:rPr>
                  <w:rFonts w:hint="default" w:ascii="Times New Roman" w:hAnsi="Times New Roman" w:eastAsia="方正仿宋_GBK" w:cs="Times New Roman"/>
                  <w:sz w:val="28"/>
                  <w:szCs w:val="28"/>
                  <w:rPrChange w:id="2767" w:author="xh" w:date="2026-10-26T09:32:43Z">
                    <w:rPr>
                      <w:rFonts w:hint="eastAsia" w:ascii="方正仿宋_GBK" w:hAnsi="方正仿宋_GBK" w:eastAsia="方正仿宋_GBK" w:cs="Times New Roman"/>
                      <w:sz w:val="24"/>
                      <w:szCs w:val="24"/>
                    </w:rPr>
                  </w:rPrChange>
                </w:rPr>
                <w:delText>1.73～1.83</w:delText>
              </w:r>
            </w:del>
          </w:p>
        </w:tc>
      </w:tr>
      <w:tr w14:paraId="6C57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768" w:author="白日梦想家" w:date="2026-10-26T15:11:03Z"/>
        </w:trPr>
        <w:tc>
          <w:tcPr>
            <w:tcW w:w="1450" w:type="dxa"/>
            <w:vAlign w:val="center"/>
          </w:tcPr>
          <w:p w14:paraId="4BCE5AB3">
            <w:pPr>
              <w:keepNext/>
              <w:widowControl/>
              <w:adjustRightInd w:val="0"/>
              <w:snapToGrid w:val="0"/>
              <w:spacing w:before="0" w:after="0" w:line="240" w:lineRule="auto"/>
              <w:ind w:left="0" w:leftChars="0" w:right="0" w:rightChars="0" w:firstLine="0" w:firstLineChars="0"/>
              <w:jc w:val="center"/>
              <w:outlineLvl w:val="9"/>
              <w:rPr>
                <w:del w:id="2770" w:author="白日梦想家" w:date="2026-10-26T15:11:03Z"/>
              </w:rPr>
              <w:pPrChange w:id="2769" w:author="白日梦想家" w:date="2026-10-26T15:11:11Z">
                <w:pPr>
                  <w:keepNext/>
                  <w:snapToGrid w:val="0"/>
                  <w:spacing w:before="0" w:after="0" w:line="370" w:lineRule="exact"/>
                  <w:ind w:left="0" w:leftChars="0" w:right="0" w:rightChars="0" w:firstLine="0" w:firstLineChars="0"/>
                  <w:jc w:val="center"/>
                </w:pPr>
              </w:pPrChange>
            </w:pPr>
            <w:del w:id="2771" w:author="白日梦想家" w:date="2026-10-26T15:11:03Z">
              <w:r>
                <w:rPr>
                  <w:rFonts w:hint="default" w:ascii="Times New Roman" w:hAnsi="Times New Roman" w:eastAsia="方正仿宋_GBK" w:cs="Times New Roman"/>
                  <w:sz w:val="28"/>
                  <w:szCs w:val="28"/>
                  <w:rPrChange w:id="2772"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6E5AFA82">
            <w:pPr>
              <w:keepNext/>
              <w:widowControl/>
              <w:adjustRightInd w:val="0"/>
              <w:snapToGrid w:val="0"/>
              <w:spacing w:before="0" w:after="0" w:line="240" w:lineRule="auto"/>
              <w:ind w:left="0" w:leftChars="0" w:right="0" w:rightChars="0" w:firstLine="0" w:firstLineChars="0"/>
              <w:jc w:val="center"/>
              <w:outlineLvl w:val="9"/>
              <w:rPr>
                <w:del w:id="2774" w:author="白日梦想家" w:date="2026-10-26T15:11:03Z"/>
              </w:rPr>
              <w:pPrChange w:id="2773" w:author="白日梦想家" w:date="2026-10-26T15:11:11Z">
                <w:pPr>
                  <w:keepNext/>
                  <w:snapToGrid w:val="0"/>
                  <w:spacing w:before="0" w:after="0" w:line="370" w:lineRule="exact"/>
                  <w:ind w:left="0" w:leftChars="0" w:right="0" w:rightChars="0" w:firstLine="0" w:firstLineChars="0"/>
                  <w:jc w:val="center"/>
                </w:pPr>
              </w:pPrChange>
            </w:pPr>
            <w:del w:id="2775" w:author="白日梦想家" w:date="2026-10-26T15:11:03Z">
              <w:r>
                <w:rPr>
                  <w:rFonts w:hint="default" w:ascii="Times New Roman" w:hAnsi="Times New Roman" w:eastAsia="方正仿宋_GBK" w:cs="Times New Roman"/>
                  <w:sz w:val="28"/>
                  <w:szCs w:val="28"/>
                  <w:rPrChange w:id="2776"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0CC91790">
            <w:pPr>
              <w:keepNext/>
              <w:widowControl/>
              <w:adjustRightInd w:val="0"/>
              <w:snapToGrid w:val="0"/>
              <w:spacing w:before="0" w:after="0" w:line="240" w:lineRule="auto"/>
              <w:ind w:left="0" w:leftChars="0" w:right="0" w:rightChars="0" w:firstLine="0" w:firstLineChars="0"/>
              <w:jc w:val="center"/>
              <w:outlineLvl w:val="9"/>
              <w:rPr>
                <w:del w:id="2778" w:author="白日梦想家" w:date="2026-10-26T15:11:03Z"/>
              </w:rPr>
              <w:pPrChange w:id="2777" w:author="白日梦想家" w:date="2026-10-26T15:11:11Z">
                <w:pPr>
                  <w:keepNext/>
                  <w:snapToGrid w:val="0"/>
                  <w:spacing w:before="0" w:after="0" w:line="370" w:lineRule="exact"/>
                  <w:ind w:left="0" w:leftChars="0" w:right="0" w:rightChars="0" w:firstLine="0" w:firstLineChars="0"/>
                  <w:jc w:val="center"/>
                </w:pPr>
              </w:pPrChange>
            </w:pPr>
            <w:del w:id="2779" w:author="白日梦想家" w:date="2026-10-26T15:11:03Z">
              <w:r>
                <w:rPr>
                  <w:rFonts w:hint="default" w:ascii="Times New Roman" w:hAnsi="Times New Roman" w:eastAsia="方正仿宋_GBK" w:cs="Times New Roman"/>
                  <w:sz w:val="28"/>
                  <w:szCs w:val="28"/>
                  <w:rPrChange w:id="2780" w:author="xh" w:date="2026-10-26T09:32:43Z">
                    <w:rPr>
                      <w:rFonts w:hint="eastAsia" w:ascii="方正仿宋_GBK" w:hAnsi="方正仿宋_GBK" w:eastAsia="方正仿宋_GBK" w:cs="Times New Roman"/>
                      <w:sz w:val="24"/>
                      <w:szCs w:val="24"/>
                    </w:rPr>
                  </w:rPrChange>
                </w:rPr>
                <w:delText>2.09～2.19</w:delText>
              </w:r>
            </w:del>
          </w:p>
        </w:tc>
        <w:tc>
          <w:tcPr>
            <w:tcW w:w="1451" w:type="dxa"/>
            <w:vAlign w:val="center"/>
          </w:tcPr>
          <w:p w14:paraId="659EA7F0">
            <w:pPr>
              <w:keepNext/>
              <w:widowControl/>
              <w:adjustRightInd w:val="0"/>
              <w:snapToGrid w:val="0"/>
              <w:spacing w:before="0" w:after="0" w:line="240" w:lineRule="auto"/>
              <w:ind w:left="0" w:leftChars="0" w:right="0" w:rightChars="0" w:firstLine="0" w:firstLineChars="0"/>
              <w:jc w:val="center"/>
              <w:outlineLvl w:val="9"/>
              <w:rPr>
                <w:del w:id="2782" w:author="白日梦想家" w:date="2026-10-26T15:11:03Z"/>
              </w:rPr>
              <w:pPrChange w:id="2781" w:author="白日梦想家" w:date="2026-10-26T15:11:11Z">
                <w:pPr>
                  <w:keepNext/>
                  <w:snapToGrid w:val="0"/>
                  <w:spacing w:before="0" w:after="0" w:line="370" w:lineRule="exact"/>
                  <w:ind w:left="0" w:leftChars="0" w:right="0" w:rightChars="0" w:firstLine="0" w:firstLineChars="0"/>
                  <w:jc w:val="center"/>
                </w:pPr>
              </w:pPrChange>
            </w:pPr>
            <w:del w:id="2783" w:author="白日梦想家" w:date="2026-10-26T15:11:03Z">
              <w:r>
                <w:rPr>
                  <w:rFonts w:hint="default" w:ascii="Times New Roman" w:hAnsi="Times New Roman" w:eastAsia="方正仿宋_GBK" w:cs="Times New Roman"/>
                  <w:sz w:val="28"/>
                  <w:szCs w:val="28"/>
                  <w:rPrChange w:id="2784" w:author="xh" w:date="2026-10-26T09:32:43Z">
                    <w:rPr>
                      <w:rFonts w:hint="eastAsia" w:ascii="方正仿宋_GBK" w:hAnsi="方正仿宋_GBK" w:eastAsia="方正仿宋_GBK" w:cs="Times New Roman"/>
                      <w:sz w:val="24"/>
                      <w:szCs w:val="24"/>
                    </w:rPr>
                  </w:rPrChange>
                </w:rPr>
                <w:delText>1.92～2.01</w:delText>
              </w:r>
            </w:del>
          </w:p>
        </w:tc>
        <w:tc>
          <w:tcPr>
            <w:tcW w:w="1451" w:type="dxa"/>
            <w:vAlign w:val="center"/>
          </w:tcPr>
          <w:p w14:paraId="2C1CE88D">
            <w:pPr>
              <w:keepNext/>
              <w:widowControl/>
              <w:adjustRightInd w:val="0"/>
              <w:snapToGrid w:val="0"/>
              <w:spacing w:before="0" w:after="0" w:line="240" w:lineRule="auto"/>
              <w:ind w:left="0" w:leftChars="0" w:right="0" w:rightChars="0" w:firstLine="0" w:firstLineChars="0"/>
              <w:jc w:val="center"/>
              <w:outlineLvl w:val="9"/>
              <w:rPr>
                <w:del w:id="2786" w:author="白日梦想家" w:date="2026-10-26T15:11:03Z"/>
              </w:rPr>
              <w:pPrChange w:id="2785" w:author="白日梦想家" w:date="2026-10-26T15:11:11Z">
                <w:pPr>
                  <w:keepNext/>
                  <w:snapToGrid w:val="0"/>
                  <w:spacing w:before="0" w:after="0" w:line="370" w:lineRule="exact"/>
                  <w:ind w:left="0" w:leftChars="0" w:right="0" w:rightChars="0" w:firstLine="0" w:firstLineChars="0"/>
                  <w:jc w:val="center"/>
                </w:pPr>
              </w:pPrChange>
            </w:pPr>
            <w:del w:id="2787" w:author="白日梦想家" w:date="2026-10-26T15:11:03Z">
              <w:r>
                <w:rPr>
                  <w:rFonts w:hint="default" w:ascii="Times New Roman" w:hAnsi="Times New Roman" w:eastAsia="方正仿宋_GBK" w:cs="Times New Roman"/>
                  <w:sz w:val="28"/>
                  <w:szCs w:val="28"/>
                  <w:rPrChange w:id="2788" w:author="xh" w:date="2026-10-26T09:32:43Z">
                    <w:rPr>
                      <w:rFonts w:hint="eastAsia" w:ascii="方正仿宋_GBK" w:hAnsi="方正仿宋_GBK" w:eastAsia="方正仿宋_GBK" w:cs="Times New Roman"/>
                      <w:sz w:val="24"/>
                      <w:szCs w:val="24"/>
                    </w:rPr>
                  </w:rPrChange>
                </w:rPr>
                <w:delText>1.83～1.92</w:delText>
              </w:r>
            </w:del>
          </w:p>
        </w:tc>
        <w:tc>
          <w:tcPr>
            <w:tcW w:w="1453" w:type="dxa"/>
            <w:vAlign w:val="center"/>
          </w:tcPr>
          <w:p w14:paraId="7B5F3C18">
            <w:pPr>
              <w:keepNext/>
              <w:widowControl/>
              <w:adjustRightInd w:val="0"/>
              <w:snapToGrid w:val="0"/>
              <w:spacing w:before="0" w:after="0" w:line="240" w:lineRule="auto"/>
              <w:ind w:left="0" w:leftChars="0" w:right="0" w:rightChars="0" w:firstLine="0" w:firstLineChars="0"/>
              <w:jc w:val="center"/>
              <w:outlineLvl w:val="9"/>
              <w:rPr>
                <w:del w:id="2790" w:author="白日梦想家" w:date="2026-10-26T15:11:03Z"/>
              </w:rPr>
              <w:pPrChange w:id="2789" w:author="白日梦想家" w:date="2026-10-26T15:11:11Z">
                <w:pPr>
                  <w:keepNext/>
                  <w:snapToGrid w:val="0"/>
                  <w:spacing w:before="0" w:after="0" w:line="370" w:lineRule="exact"/>
                  <w:ind w:left="0" w:leftChars="0" w:right="0" w:rightChars="0" w:firstLine="0" w:firstLineChars="0"/>
                  <w:jc w:val="center"/>
                </w:pPr>
              </w:pPrChange>
            </w:pPr>
            <w:del w:id="2791" w:author="白日梦想家" w:date="2026-10-26T15:11:03Z">
              <w:r>
                <w:rPr>
                  <w:rFonts w:hint="default" w:ascii="Times New Roman" w:hAnsi="Times New Roman" w:eastAsia="方正仿宋_GBK" w:cs="Times New Roman"/>
                  <w:sz w:val="28"/>
                  <w:szCs w:val="28"/>
                  <w:rPrChange w:id="2792" w:author="xh" w:date="2026-10-26T09:32:43Z">
                    <w:rPr>
                      <w:rFonts w:hint="eastAsia" w:ascii="方正仿宋_GBK" w:hAnsi="方正仿宋_GBK" w:eastAsia="方正仿宋_GBK" w:cs="Times New Roman"/>
                      <w:sz w:val="24"/>
                      <w:szCs w:val="24"/>
                    </w:rPr>
                  </w:rPrChange>
                </w:rPr>
                <w:delText>1.83～1.92</w:delText>
              </w:r>
            </w:del>
          </w:p>
        </w:tc>
      </w:tr>
      <w:tr w14:paraId="7F4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793" w:author="白日梦想家" w:date="2026-10-26T15:11:03Z"/>
        </w:trPr>
        <w:tc>
          <w:tcPr>
            <w:tcW w:w="1450" w:type="dxa"/>
            <w:vAlign w:val="center"/>
          </w:tcPr>
          <w:p w14:paraId="2024C8C9">
            <w:pPr>
              <w:keepNext/>
              <w:widowControl/>
              <w:adjustRightInd w:val="0"/>
              <w:snapToGrid w:val="0"/>
              <w:spacing w:before="0" w:after="0" w:line="240" w:lineRule="auto"/>
              <w:ind w:left="0" w:leftChars="0" w:right="0" w:rightChars="0" w:firstLine="0" w:firstLineChars="0"/>
              <w:jc w:val="center"/>
              <w:outlineLvl w:val="9"/>
              <w:rPr>
                <w:del w:id="2795" w:author="白日梦想家" w:date="2026-10-26T15:11:03Z"/>
              </w:rPr>
              <w:pPrChange w:id="2794" w:author="白日梦想家" w:date="2026-10-26T15:11:11Z">
                <w:pPr>
                  <w:keepNext/>
                  <w:snapToGrid w:val="0"/>
                  <w:spacing w:before="0" w:after="0" w:line="370" w:lineRule="exact"/>
                  <w:ind w:left="0" w:leftChars="0" w:right="0" w:rightChars="0" w:firstLine="0" w:firstLineChars="0"/>
                  <w:jc w:val="center"/>
                </w:pPr>
              </w:pPrChange>
            </w:pPr>
            <w:del w:id="2796" w:author="白日梦想家" w:date="2026-10-26T15:11:03Z">
              <w:r>
                <w:rPr>
                  <w:rFonts w:hint="default" w:ascii="Times New Roman" w:hAnsi="Times New Roman" w:eastAsia="方正仿宋_GBK" w:cs="Times New Roman"/>
                  <w:sz w:val="28"/>
                  <w:szCs w:val="28"/>
                  <w:rPrChange w:id="2797"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D0A5DEC">
            <w:pPr>
              <w:keepNext/>
              <w:widowControl/>
              <w:adjustRightInd w:val="0"/>
              <w:snapToGrid w:val="0"/>
              <w:spacing w:before="0" w:after="0" w:line="240" w:lineRule="auto"/>
              <w:ind w:left="0" w:leftChars="0" w:right="0" w:rightChars="0" w:firstLine="0" w:firstLineChars="0"/>
              <w:jc w:val="center"/>
              <w:outlineLvl w:val="9"/>
              <w:rPr>
                <w:del w:id="2799" w:author="白日梦想家" w:date="2026-10-26T15:11:03Z"/>
              </w:rPr>
              <w:pPrChange w:id="2798" w:author="白日梦想家" w:date="2026-10-26T15:11:11Z">
                <w:pPr>
                  <w:keepNext/>
                  <w:snapToGrid w:val="0"/>
                  <w:spacing w:before="0" w:after="0" w:line="370" w:lineRule="exact"/>
                  <w:ind w:left="0" w:leftChars="0" w:right="0" w:rightChars="0" w:firstLine="0" w:firstLineChars="0"/>
                  <w:jc w:val="center"/>
                </w:pPr>
              </w:pPrChange>
            </w:pPr>
            <w:del w:id="2800" w:author="白日梦想家" w:date="2026-10-26T15:11:03Z">
              <w:r>
                <w:rPr>
                  <w:rFonts w:hint="default" w:ascii="Times New Roman" w:hAnsi="Times New Roman" w:eastAsia="方正仿宋_GBK" w:cs="Times New Roman"/>
                  <w:sz w:val="28"/>
                  <w:szCs w:val="28"/>
                  <w:rPrChange w:id="2801"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2D65CD4C">
            <w:pPr>
              <w:keepNext/>
              <w:widowControl/>
              <w:adjustRightInd w:val="0"/>
              <w:snapToGrid w:val="0"/>
              <w:spacing w:before="0" w:after="0" w:line="240" w:lineRule="auto"/>
              <w:ind w:left="0" w:leftChars="0" w:right="0" w:rightChars="0" w:firstLine="0" w:firstLineChars="0"/>
              <w:jc w:val="center"/>
              <w:outlineLvl w:val="9"/>
              <w:rPr>
                <w:del w:id="2803" w:author="白日梦想家" w:date="2026-10-26T15:11:03Z"/>
              </w:rPr>
              <w:pPrChange w:id="2802" w:author="白日梦想家" w:date="2026-10-26T15:11:11Z">
                <w:pPr>
                  <w:keepNext/>
                  <w:snapToGrid w:val="0"/>
                  <w:spacing w:before="0" w:after="0" w:line="370" w:lineRule="exact"/>
                  <w:ind w:left="0" w:leftChars="0" w:right="0" w:rightChars="0" w:firstLine="0" w:firstLineChars="0"/>
                  <w:jc w:val="center"/>
                </w:pPr>
              </w:pPrChange>
            </w:pPr>
            <w:del w:id="2804" w:author="白日梦想家" w:date="2026-10-26T15:11:03Z">
              <w:r>
                <w:rPr>
                  <w:rFonts w:hint="default" w:ascii="Times New Roman" w:hAnsi="Times New Roman" w:eastAsia="方正仿宋_GBK" w:cs="Times New Roman"/>
                  <w:sz w:val="28"/>
                  <w:szCs w:val="28"/>
                  <w:rPrChange w:id="2805" w:author="xh" w:date="2026-10-26T09:32:43Z">
                    <w:rPr>
                      <w:rFonts w:hint="eastAsia" w:ascii="方正仿宋_GBK" w:hAnsi="方正仿宋_GBK" w:eastAsia="方正仿宋_GBK" w:cs="Times New Roman"/>
                      <w:sz w:val="24"/>
                      <w:szCs w:val="24"/>
                    </w:rPr>
                  </w:rPrChange>
                </w:rPr>
                <w:delText>2.65～2.75</w:delText>
              </w:r>
            </w:del>
          </w:p>
        </w:tc>
        <w:tc>
          <w:tcPr>
            <w:tcW w:w="1451" w:type="dxa"/>
            <w:vAlign w:val="center"/>
          </w:tcPr>
          <w:p w14:paraId="0AA46B4E">
            <w:pPr>
              <w:keepNext/>
              <w:widowControl/>
              <w:adjustRightInd w:val="0"/>
              <w:snapToGrid w:val="0"/>
              <w:spacing w:before="0" w:after="0" w:line="240" w:lineRule="auto"/>
              <w:ind w:left="0" w:leftChars="0" w:right="0" w:rightChars="0" w:firstLine="0" w:firstLineChars="0"/>
              <w:jc w:val="center"/>
              <w:outlineLvl w:val="9"/>
              <w:rPr>
                <w:del w:id="2807" w:author="白日梦想家" w:date="2026-10-26T15:11:03Z"/>
              </w:rPr>
              <w:pPrChange w:id="2806" w:author="白日梦想家" w:date="2026-10-26T15:11:11Z">
                <w:pPr>
                  <w:keepNext/>
                  <w:snapToGrid w:val="0"/>
                  <w:spacing w:before="0" w:after="0" w:line="370" w:lineRule="exact"/>
                  <w:ind w:left="0" w:leftChars="0" w:right="0" w:rightChars="0" w:firstLine="0" w:firstLineChars="0"/>
                  <w:jc w:val="center"/>
                </w:pPr>
              </w:pPrChange>
            </w:pPr>
            <w:del w:id="2808" w:author="白日梦想家" w:date="2026-10-26T15:11:03Z">
              <w:r>
                <w:rPr>
                  <w:rFonts w:hint="default" w:ascii="Times New Roman" w:hAnsi="Times New Roman" w:eastAsia="方正仿宋_GBK" w:cs="Times New Roman"/>
                  <w:sz w:val="28"/>
                  <w:szCs w:val="28"/>
                  <w:rPrChange w:id="2809" w:author="xh" w:date="2026-10-26T09:32:43Z">
                    <w:rPr>
                      <w:rFonts w:hint="eastAsia" w:ascii="方正仿宋_GBK" w:hAnsi="方正仿宋_GBK" w:eastAsia="方正仿宋_GBK" w:cs="Times New Roman"/>
                      <w:sz w:val="24"/>
                      <w:szCs w:val="24"/>
                    </w:rPr>
                  </w:rPrChange>
                </w:rPr>
                <w:delText>2.37～2.47</w:delText>
              </w:r>
            </w:del>
          </w:p>
        </w:tc>
        <w:tc>
          <w:tcPr>
            <w:tcW w:w="1451" w:type="dxa"/>
            <w:vAlign w:val="center"/>
          </w:tcPr>
          <w:p w14:paraId="1C6CC596">
            <w:pPr>
              <w:keepNext/>
              <w:widowControl/>
              <w:adjustRightInd w:val="0"/>
              <w:snapToGrid w:val="0"/>
              <w:spacing w:before="0" w:after="0" w:line="240" w:lineRule="auto"/>
              <w:ind w:left="0" w:leftChars="0" w:right="0" w:rightChars="0" w:firstLine="0" w:firstLineChars="0"/>
              <w:jc w:val="center"/>
              <w:outlineLvl w:val="9"/>
              <w:rPr>
                <w:del w:id="2811" w:author="白日梦想家" w:date="2026-10-26T15:11:03Z"/>
              </w:rPr>
              <w:pPrChange w:id="2810" w:author="白日梦想家" w:date="2026-10-26T15:11:11Z">
                <w:pPr>
                  <w:keepNext/>
                  <w:snapToGrid w:val="0"/>
                  <w:spacing w:before="0" w:after="0" w:line="370" w:lineRule="exact"/>
                  <w:ind w:left="0" w:leftChars="0" w:right="0" w:rightChars="0" w:firstLine="0" w:firstLineChars="0"/>
                  <w:jc w:val="center"/>
                </w:pPr>
              </w:pPrChange>
            </w:pPr>
            <w:del w:id="2812" w:author="白日梦想家" w:date="2026-10-26T15:11:03Z">
              <w:r>
                <w:rPr>
                  <w:rFonts w:hint="default" w:ascii="Times New Roman" w:hAnsi="Times New Roman" w:eastAsia="方正仿宋_GBK" w:cs="Times New Roman"/>
                  <w:sz w:val="28"/>
                  <w:szCs w:val="28"/>
                  <w:rPrChange w:id="2813" w:author="xh" w:date="2026-10-26T09:32:43Z">
                    <w:rPr>
                      <w:rFonts w:hint="eastAsia" w:ascii="方正仿宋_GBK" w:hAnsi="方正仿宋_GBK" w:eastAsia="方正仿宋_GBK" w:cs="Times New Roman"/>
                      <w:sz w:val="24"/>
                      <w:szCs w:val="24"/>
                    </w:rPr>
                  </w:rPrChange>
                </w:rPr>
                <w:delText>2.37～2.47</w:delText>
              </w:r>
            </w:del>
          </w:p>
        </w:tc>
        <w:tc>
          <w:tcPr>
            <w:tcW w:w="1453" w:type="dxa"/>
            <w:vAlign w:val="center"/>
          </w:tcPr>
          <w:p w14:paraId="45D36DC7">
            <w:pPr>
              <w:keepNext/>
              <w:widowControl/>
              <w:adjustRightInd w:val="0"/>
              <w:snapToGrid w:val="0"/>
              <w:spacing w:before="0" w:after="0" w:line="240" w:lineRule="auto"/>
              <w:ind w:left="0" w:leftChars="0" w:right="0" w:rightChars="0" w:firstLine="0" w:firstLineChars="0"/>
              <w:jc w:val="center"/>
              <w:outlineLvl w:val="9"/>
              <w:rPr>
                <w:del w:id="2815" w:author="白日梦想家" w:date="2026-10-26T15:11:03Z"/>
              </w:rPr>
              <w:pPrChange w:id="2814" w:author="白日梦想家" w:date="2026-10-26T15:11:11Z">
                <w:pPr>
                  <w:keepNext/>
                  <w:snapToGrid w:val="0"/>
                  <w:spacing w:before="0" w:after="0" w:line="370" w:lineRule="exact"/>
                  <w:ind w:left="0" w:leftChars="0" w:right="0" w:rightChars="0" w:firstLine="0" w:firstLineChars="0"/>
                  <w:jc w:val="center"/>
                </w:pPr>
              </w:pPrChange>
            </w:pPr>
            <w:del w:id="2816" w:author="白日梦想家" w:date="2026-10-26T15:11:03Z">
              <w:r>
                <w:rPr>
                  <w:rFonts w:hint="default" w:ascii="Times New Roman" w:hAnsi="Times New Roman" w:eastAsia="方正仿宋_GBK" w:cs="Times New Roman"/>
                  <w:sz w:val="28"/>
                  <w:szCs w:val="28"/>
                  <w:rPrChange w:id="2817" w:author="xh" w:date="2026-10-26T09:32:43Z">
                    <w:rPr>
                      <w:rFonts w:hint="eastAsia" w:ascii="方正仿宋_GBK" w:hAnsi="方正仿宋_GBK" w:eastAsia="方正仿宋_GBK" w:cs="Times New Roman"/>
                      <w:sz w:val="24"/>
                      <w:szCs w:val="24"/>
                    </w:rPr>
                  </w:rPrChange>
                </w:rPr>
                <w:delText>2.37～2.47</w:delText>
              </w:r>
            </w:del>
          </w:p>
        </w:tc>
      </w:tr>
      <w:tr w14:paraId="3DE1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18" w:author="白日梦想家" w:date="2026-10-26T15:11:03Z"/>
        </w:trPr>
        <w:tc>
          <w:tcPr>
            <w:tcW w:w="1450" w:type="dxa"/>
            <w:vAlign w:val="center"/>
          </w:tcPr>
          <w:p w14:paraId="4F8D4C42">
            <w:pPr>
              <w:keepNext/>
              <w:widowControl/>
              <w:adjustRightInd w:val="0"/>
              <w:snapToGrid w:val="0"/>
              <w:spacing w:before="0" w:after="0" w:line="240" w:lineRule="auto"/>
              <w:ind w:left="0" w:leftChars="0" w:right="0" w:rightChars="0" w:firstLine="0" w:firstLineChars="0"/>
              <w:jc w:val="center"/>
              <w:outlineLvl w:val="9"/>
              <w:rPr>
                <w:del w:id="2820" w:author="白日梦想家" w:date="2026-10-26T15:11:03Z"/>
              </w:rPr>
              <w:pPrChange w:id="2819" w:author="白日梦想家" w:date="2026-10-26T15:11:11Z">
                <w:pPr>
                  <w:keepNext/>
                  <w:snapToGrid w:val="0"/>
                  <w:spacing w:before="0" w:after="0" w:line="370" w:lineRule="exact"/>
                  <w:ind w:left="0" w:leftChars="0" w:right="0" w:rightChars="0" w:firstLine="0" w:firstLineChars="0"/>
                  <w:jc w:val="center"/>
                </w:pPr>
              </w:pPrChange>
            </w:pPr>
            <w:del w:id="2821" w:author="白日梦想家" w:date="2026-10-26T15:11:03Z">
              <w:r>
                <w:rPr>
                  <w:rFonts w:hint="default" w:ascii="Times New Roman" w:hAnsi="Times New Roman" w:eastAsia="方正仿宋_GBK" w:cs="Times New Roman"/>
                  <w:sz w:val="28"/>
                  <w:szCs w:val="28"/>
                  <w:rPrChange w:id="2822"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00E802FF">
            <w:pPr>
              <w:keepNext/>
              <w:widowControl/>
              <w:adjustRightInd w:val="0"/>
              <w:snapToGrid w:val="0"/>
              <w:spacing w:before="0" w:after="0" w:line="240" w:lineRule="auto"/>
              <w:ind w:left="0" w:leftChars="0" w:right="0" w:rightChars="0" w:firstLine="0" w:firstLineChars="0"/>
              <w:jc w:val="center"/>
              <w:outlineLvl w:val="9"/>
              <w:rPr>
                <w:del w:id="2824" w:author="白日梦想家" w:date="2026-10-26T15:11:03Z"/>
              </w:rPr>
              <w:pPrChange w:id="2823" w:author="白日梦想家" w:date="2026-10-26T15:11:11Z">
                <w:pPr>
                  <w:keepNext/>
                  <w:snapToGrid w:val="0"/>
                  <w:spacing w:before="0" w:after="0" w:line="370" w:lineRule="exact"/>
                  <w:ind w:left="0" w:leftChars="0" w:right="0" w:rightChars="0" w:firstLine="0" w:firstLineChars="0"/>
                  <w:jc w:val="center"/>
                </w:pPr>
              </w:pPrChange>
            </w:pPr>
            <w:del w:id="2825" w:author="白日梦想家" w:date="2026-10-26T15:11:03Z">
              <w:r>
                <w:rPr>
                  <w:rFonts w:hint="default" w:ascii="Times New Roman" w:hAnsi="Times New Roman" w:eastAsia="方正仿宋_GBK" w:cs="Times New Roman"/>
                  <w:sz w:val="28"/>
                  <w:szCs w:val="28"/>
                  <w:rPrChange w:id="2826"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444226E8">
            <w:pPr>
              <w:keepNext/>
              <w:widowControl/>
              <w:adjustRightInd w:val="0"/>
              <w:snapToGrid w:val="0"/>
              <w:spacing w:before="0" w:after="0" w:line="240" w:lineRule="auto"/>
              <w:ind w:left="0" w:leftChars="0" w:right="0" w:rightChars="0" w:firstLine="0" w:firstLineChars="0"/>
              <w:jc w:val="center"/>
              <w:outlineLvl w:val="9"/>
              <w:rPr>
                <w:del w:id="2828" w:author="白日梦想家" w:date="2026-10-26T15:11:03Z"/>
              </w:rPr>
              <w:pPrChange w:id="2827" w:author="白日梦想家" w:date="2026-10-26T15:11:11Z">
                <w:pPr>
                  <w:keepNext/>
                  <w:snapToGrid w:val="0"/>
                  <w:spacing w:before="0" w:after="0" w:line="370" w:lineRule="exact"/>
                  <w:ind w:left="0" w:leftChars="0" w:right="0" w:rightChars="0" w:firstLine="0" w:firstLineChars="0"/>
                  <w:jc w:val="center"/>
                </w:pPr>
              </w:pPrChange>
            </w:pPr>
            <w:del w:id="2829" w:author="白日梦想家" w:date="2026-10-26T15:11:03Z">
              <w:r>
                <w:rPr>
                  <w:rFonts w:hint="default" w:ascii="Times New Roman" w:hAnsi="Times New Roman" w:eastAsia="方正仿宋_GBK" w:cs="Times New Roman"/>
                  <w:sz w:val="28"/>
                  <w:szCs w:val="28"/>
                  <w:rPrChange w:id="2830" w:author="xh" w:date="2026-10-26T09:32:43Z">
                    <w:rPr>
                      <w:rFonts w:hint="eastAsia" w:ascii="方正仿宋_GBK" w:hAnsi="方正仿宋_GBK" w:eastAsia="方正仿宋_GBK" w:cs="Times New Roman"/>
                      <w:sz w:val="24"/>
                      <w:szCs w:val="24"/>
                    </w:rPr>
                  </w:rPrChange>
                </w:rPr>
                <w:delText>1.93～2.03</w:delText>
              </w:r>
            </w:del>
          </w:p>
        </w:tc>
        <w:tc>
          <w:tcPr>
            <w:tcW w:w="1451" w:type="dxa"/>
            <w:vAlign w:val="center"/>
          </w:tcPr>
          <w:p w14:paraId="2C788DED">
            <w:pPr>
              <w:keepNext/>
              <w:widowControl/>
              <w:adjustRightInd w:val="0"/>
              <w:snapToGrid w:val="0"/>
              <w:spacing w:before="0" w:after="0" w:line="240" w:lineRule="auto"/>
              <w:ind w:left="0" w:leftChars="0" w:right="0" w:rightChars="0" w:firstLine="0" w:firstLineChars="0"/>
              <w:jc w:val="center"/>
              <w:outlineLvl w:val="9"/>
              <w:rPr>
                <w:del w:id="2832" w:author="白日梦想家" w:date="2026-10-26T15:11:03Z"/>
              </w:rPr>
              <w:pPrChange w:id="2831" w:author="白日梦想家" w:date="2026-10-26T15:11:11Z">
                <w:pPr>
                  <w:keepNext/>
                  <w:snapToGrid w:val="0"/>
                  <w:spacing w:before="0" w:after="0" w:line="370" w:lineRule="exact"/>
                  <w:ind w:left="0" w:leftChars="0" w:right="0" w:rightChars="0" w:firstLine="0" w:firstLineChars="0"/>
                  <w:jc w:val="center"/>
                </w:pPr>
              </w:pPrChange>
            </w:pPr>
            <w:del w:id="2833" w:author="白日梦想家" w:date="2026-10-26T15:11:03Z">
              <w:r>
                <w:rPr>
                  <w:rFonts w:hint="default" w:ascii="Times New Roman" w:hAnsi="Times New Roman" w:eastAsia="方正仿宋_GBK" w:cs="Times New Roman"/>
                  <w:sz w:val="28"/>
                  <w:szCs w:val="28"/>
                  <w:rPrChange w:id="2834"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72C7AD51">
            <w:pPr>
              <w:keepNext/>
              <w:widowControl/>
              <w:adjustRightInd w:val="0"/>
              <w:snapToGrid w:val="0"/>
              <w:spacing w:before="0" w:after="0" w:line="240" w:lineRule="auto"/>
              <w:ind w:left="0" w:leftChars="0" w:right="0" w:rightChars="0" w:firstLine="0" w:firstLineChars="0"/>
              <w:jc w:val="center"/>
              <w:outlineLvl w:val="9"/>
              <w:rPr>
                <w:del w:id="2836" w:author="白日梦想家" w:date="2026-10-26T15:11:03Z"/>
              </w:rPr>
              <w:pPrChange w:id="2835" w:author="白日梦想家" w:date="2026-10-26T15:11:11Z">
                <w:pPr>
                  <w:keepNext/>
                  <w:snapToGrid w:val="0"/>
                  <w:spacing w:before="0" w:after="0" w:line="370" w:lineRule="exact"/>
                  <w:ind w:left="0" w:leftChars="0" w:right="0" w:rightChars="0" w:firstLine="0" w:firstLineChars="0"/>
                  <w:jc w:val="center"/>
                </w:pPr>
              </w:pPrChange>
            </w:pPr>
            <w:del w:id="2837" w:author="白日梦想家" w:date="2026-10-26T15:11:03Z">
              <w:r>
                <w:rPr>
                  <w:rFonts w:hint="default" w:ascii="Times New Roman" w:hAnsi="Times New Roman" w:eastAsia="方正仿宋_GBK" w:cs="Times New Roman"/>
                  <w:sz w:val="28"/>
                  <w:szCs w:val="28"/>
                  <w:rPrChange w:id="2838"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04C22F">
            <w:pPr>
              <w:keepNext/>
              <w:widowControl/>
              <w:adjustRightInd w:val="0"/>
              <w:snapToGrid w:val="0"/>
              <w:spacing w:before="0" w:after="0" w:line="240" w:lineRule="auto"/>
              <w:ind w:left="0" w:leftChars="0" w:right="0" w:rightChars="0" w:firstLine="0" w:firstLineChars="0"/>
              <w:jc w:val="center"/>
              <w:outlineLvl w:val="9"/>
              <w:rPr>
                <w:del w:id="2840" w:author="白日梦想家" w:date="2026-10-26T15:11:03Z"/>
              </w:rPr>
              <w:pPrChange w:id="2839" w:author="白日梦想家" w:date="2026-10-26T15:11:11Z">
                <w:pPr>
                  <w:keepNext/>
                  <w:snapToGrid w:val="0"/>
                  <w:spacing w:before="0" w:after="0" w:line="370" w:lineRule="exact"/>
                  <w:ind w:left="0" w:leftChars="0" w:right="0" w:rightChars="0" w:firstLine="0" w:firstLineChars="0"/>
                  <w:jc w:val="center"/>
                </w:pPr>
              </w:pPrChange>
            </w:pPr>
            <w:del w:id="2841" w:author="白日梦想家" w:date="2026-10-26T15:11:03Z">
              <w:r>
                <w:rPr>
                  <w:rFonts w:hint="default" w:ascii="Times New Roman" w:hAnsi="Times New Roman" w:eastAsia="方正仿宋_GBK" w:cs="Times New Roman"/>
                  <w:sz w:val="28"/>
                  <w:szCs w:val="28"/>
                  <w:rPrChange w:id="2842" w:author="xh" w:date="2026-10-26T09:32:43Z">
                    <w:rPr>
                      <w:rFonts w:hint="eastAsia" w:ascii="方正仿宋_GBK" w:hAnsi="方正仿宋_GBK" w:eastAsia="方正仿宋_GBK" w:cs="Times New Roman"/>
                      <w:sz w:val="24"/>
                      <w:szCs w:val="24"/>
                    </w:rPr>
                  </w:rPrChange>
                </w:rPr>
                <w:delText>1.57～1.67</w:delText>
              </w:r>
            </w:del>
          </w:p>
        </w:tc>
      </w:tr>
      <w:tr w14:paraId="2646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43" w:author="白日梦想家" w:date="2026-10-26T15:11:03Z"/>
        </w:trPr>
        <w:tc>
          <w:tcPr>
            <w:tcW w:w="1450" w:type="dxa"/>
            <w:vAlign w:val="center"/>
          </w:tcPr>
          <w:p w14:paraId="1D0EB681">
            <w:pPr>
              <w:keepNext/>
              <w:widowControl/>
              <w:adjustRightInd w:val="0"/>
              <w:snapToGrid w:val="0"/>
              <w:spacing w:before="0" w:after="0" w:line="240" w:lineRule="auto"/>
              <w:ind w:left="0" w:leftChars="0" w:right="0" w:rightChars="0" w:firstLine="0" w:firstLineChars="0"/>
              <w:jc w:val="center"/>
              <w:outlineLvl w:val="9"/>
              <w:rPr>
                <w:del w:id="2845" w:author="白日梦想家" w:date="2026-10-26T15:11:03Z"/>
              </w:rPr>
              <w:pPrChange w:id="2844" w:author="白日梦想家" w:date="2026-10-26T15:11:11Z">
                <w:pPr>
                  <w:keepNext/>
                  <w:snapToGrid w:val="0"/>
                  <w:spacing w:before="0" w:after="0" w:line="370" w:lineRule="exact"/>
                  <w:ind w:left="0" w:leftChars="0" w:right="0" w:rightChars="0" w:firstLine="0" w:firstLineChars="0"/>
                  <w:jc w:val="center"/>
                </w:pPr>
              </w:pPrChange>
            </w:pPr>
            <w:del w:id="2846" w:author="白日梦想家" w:date="2026-10-26T15:11:03Z">
              <w:r>
                <w:rPr>
                  <w:rFonts w:hint="default" w:ascii="Times New Roman" w:hAnsi="Times New Roman" w:eastAsia="方正仿宋_GBK" w:cs="Times New Roman"/>
                  <w:sz w:val="28"/>
                  <w:szCs w:val="28"/>
                  <w:rPrChange w:id="2847"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33F65EB5">
            <w:pPr>
              <w:keepNext/>
              <w:widowControl/>
              <w:adjustRightInd w:val="0"/>
              <w:snapToGrid w:val="0"/>
              <w:spacing w:before="0" w:after="0" w:line="240" w:lineRule="auto"/>
              <w:ind w:left="0" w:leftChars="0" w:right="0" w:rightChars="0" w:firstLine="0" w:firstLineChars="0"/>
              <w:jc w:val="center"/>
              <w:outlineLvl w:val="9"/>
              <w:rPr>
                <w:del w:id="2849" w:author="白日梦想家" w:date="2026-10-26T15:11:03Z"/>
              </w:rPr>
              <w:pPrChange w:id="2848" w:author="白日梦想家" w:date="2026-10-26T15:11:11Z">
                <w:pPr>
                  <w:keepNext/>
                  <w:snapToGrid w:val="0"/>
                  <w:spacing w:before="0" w:after="0" w:line="370" w:lineRule="exact"/>
                  <w:ind w:left="0" w:leftChars="0" w:right="0" w:rightChars="0" w:firstLine="0" w:firstLineChars="0"/>
                  <w:jc w:val="center"/>
                </w:pPr>
              </w:pPrChange>
            </w:pPr>
            <w:del w:id="2850" w:author="白日梦想家" w:date="2026-10-26T15:11:03Z">
              <w:r>
                <w:rPr>
                  <w:rFonts w:hint="default" w:ascii="Times New Roman" w:hAnsi="Times New Roman" w:eastAsia="方正仿宋_GBK" w:cs="Times New Roman"/>
                  <w:sz w:val="28"/>
                  <w:szCs w:val="28"/>
                  <w:rPrChange w:id="2851"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2084115C">
            <w:pPr>
              <w:keepNext/>
              <w:widowControl/>
              <w:adjustRightInd w:val="0"/>
              <w:snapToGrid w:val="0"/>
              <w:spacing w:before="0" w:after="0" w:line="240" w:lineRule="auto"/>
              <w:ind w:left="0" w:leftChars="0" w:right="0" w:rightChars="0" w:firstLine="0" w:firstLineChars="0"/>
              <w:jc w:val="center"/>
              <w:outlineLvl w:val="9"/>
              <w:rPr>
                <w:del w:id="2853" w:author="白日梦想家" w:date="2026-10-26T15:11:03Z"/>
              </w:rPr>
              <w:pPrChange w:id="2852" w:author="白日梦想家" w:date="2026-10-26T15:11:11Z">
                <w:pPr>
                  <w:keepNext/>
                  <w:snapToGrid w:val="0"/>
                  <w:spacing w:before="0" w:after="0" w:line="370" w:lineRule="exact"/>
                  <w:ind w:left="0" w:leftChars="0" w:right="0" w:rightChars="0" w:firstLine="0" w:firstLineChars="0"/>
                  <w:jc w:val="center"/>
                </w:pPr>
              </w:pPrChange>
            </w:pPr>
            <w:del w:id="2854" w:author="白日梦想家" w:date="2026-10-26T15:11:03Z">
              <w:r>
                <w:rPr>
                  <w:rFonts w:hint="default" w:ascii="Times New Roman" w:hAnsi="Times New Roman" w:eastAsia="方正仿宋_GBK" w:cs="Times New Roman"/>
                  <w:sz w:val="28"/>
                  <w:szCs w:val="28"/>
                  <w:rPrChange w:id="2855" w:author="xh" w:date="2026-10-26T09:32:43Z">
                    <w:rPr>
                      <w:rFonts w:hint="eastAsia" w:ascii="方正仿宋_GBK" w:hAnsi="方正仿宋_GBK" w:eastAsia="方正仿宋_GBK" w:cs="Times New Roman"/>
                      <w:sz w:val="24"/>
                      <w:szCs w:val="24"/>
                    </w:rPr>
                  </w:rPrChange>
                </w:rPr>
                <w:delText>2.05～2.15</w:delText>
              </w:r>
            </w:del>
          </w:p>
        </w:tc>
        <w:tc>
          <w:tcPr>
            <w:tcW w:w="1451" w:type="dxa"/>
            <w:vAlign w:val="center"/>
          </w:tcPr>
          <w:p w14:paraId="6A786B19">
            <w:pPr>
              <w:keepNext/>
              <w:widowControl/>
              <w:adjustRightInd w:val="0"/>
              <w:snapToGrid w:val="0"/>
              <w:spacing w:before="0" w:after="0" w:line="240" w:lineRule="auto"/>
              <w:ind w:left="0" w:leftChars="0" w:right="0" w:rightChars="0" w:firstLine="0" w:firstLineChars="0"/>
              <w:jc w:val="center"/>
              <w:outlineLvl w:val="9"/>
              <w:rPr>
                <w:del w:id="2857" w:author="白日梦想家" w:date="2026-10-26T15:11:03Z"/>
              </w:rPr>
              <w:pPrChange w:id="2856" w:author="白日梦想家" w:date="2026-10-26T15:11:11Z">
                <w:pPr>
                  <w:keepNext/>
                  <w:snapToGrid w:val="0"/>
                  <w:spacing w:before="0" w:after="0" w:line="370" w:lineRule="exact"/>
                  <w:ind w:left="0" w:leftChars="0" w:right="0" w:rightChars="0" w:firstLine="0" w:firstLineChars="0"/>
                  <w:jc w:val="center"/>
                </w:pPr>
              </w:pPrChange>
            </w:pPr>
            <w:del w:id="2858" w:author="白日梦想家" w:date="2026-10-26T15:11:03Z">
              <w:r>
                <w:rPr>
                  <w:rFonts w:hint="default" w:ascii="Times New Roman" w:hAnsi="Times New Roman" w:eastAsia="方正仿宋_GBK" w:cs="Times New Roman"/>
                  <w:sz w:val="28"/>
                  <w:szCs w:val="28"/>
                  <w:rPrChange w:id="2859" w:author="xh" w:date="2026-10-26T09:32:43Z">
                    <w:rPr>
                      <w:rFonts w:hint="eastAsia" w:ascii="方正仿宋_GBK" w:hAnsi="方正仿宋_GBK" w:eastAsia="方正仿宋_GBK" w:cs="Times New Roman"/>
                      <w:sz w:val="24"/>
                      <w:szCs w:val="24"/>
                    </w:rPr>
                  </w:rPrChange>
                </w:rPr>
                <w:delText>1.81～1.89</w:delText>
              </w:r>
            </w:del>
          </w:p>
        </w:tc>
        <w:tc>
          <w:tcPr>
            <w:tcW w:w="1451" w:type="dxa"/>
            <w:vAlign w:val="center"/>
          </w:tcPr>
          <w:p w14:paraId="7755C0F1">
            <w:pPr>
              <w:keepNext/>
              <w:widowControl/>
              <w:adjustRightInd w:val="0"/>
              <w:snapToGrid w:val="0"/>
              <w:spacing w:before="0" w:after="0" w:line="240" w:lineRule="auto"/>
              <w:ind w:left="0" w:leftChars="0" w:right="0" w:rightChars="0" w:firstLine="0" w:firstLineChars="0"/>
              <w:jc w:val="center"/>
              <w:outlineLvl w:val="9"/>
              <w:rPr>
                <w:del w:id="2861" w:author="白日梦想家" w:date="2026-10-26T15:11:03Z"/>
              </w:rPr>
              <w:pPrChange w:id="2860" w:author="白日梦想家" w:date="2026-10-26T15:11:11Z">
                <w:pPr>
                  <w:keepNext/>
                  <w:snapToGrid w:val="0"/>
                  <w:spacing w:before="0" w:after="0" w:line="370" w:lineRule="exact"/>
                  <w:ind w:left="0" w:leftChars="0" w:right="0" w:rightChars="0" w:firstLine="0" w:firstLineChars="0"/>
                  <w:jc w:val="center"/>
                </w:pPr>
              </w:pPrChange>
            </w:pPr>
            <w:del w:id="2862" w:author="白日梦想家" w:date="2026-10-26T15:11:03Z">
              <w:r>
                <w:rPr>
                  <w:rFonts w:hint="default" w:ascii="Times New Roman" w:hAnsi="Times New Roman" w:eastAsia="方正仿宋_GBK" w:cs="Times New Roman"/>
                  <w:sz w:val="28"/>
                  <w:szCs w:val="28"/>
                  <w:rPrChange w:id="2863" w:author="xh" w:date="2026-10-26T09:32:43Z">
                    <w:rPr>
                      <w:rFonts w:hint="eastAsia" w:ascii="方正仿宋_GBK" w:hAnsi="方正仿宋_GBK" w:eastAsia="方正仿宋_GBK" w:cs="Times New Roman"/>
                      <w:sz w:val="24"/>
                      <w:szCs w:val="24"/>
                    </w:rPr>
                  </w:rPrChange>
                </w:rPr>
                <w:delText>1.73～1.81</w:delText>
              </w:r>
            </w:del>
          </w:p>
        </w:tc>
        <w:tc>
          <w:tcPr>
            <w:tcW w:w="1453" w:type="dxa"/>
            <w:vAlign w:val="center"/>
          </w:tcPr>
          <w:p w14:paraId="4171F7ED">
            <w:pPr>
              <w:keepNext/>
              <w:widowControl/>
              <w:adjustRightInd w:val="0"/>
              <w:snapToGrid w:val="0"/>
              <w:spacing w:before="0" w:after="0" w:line="240" w:lineRule="auto"/>
              <w:ind w:left="0" w:leftChars="0" w:right="0" w:rightChars="0" w:firstLine="0" w:firstLineChars="0"/>
              <w:jc w:val="center"/>
              <w:outlineLvl w:val="9"/>
              <w:rPr>
                <w:del w:id="2865" w:author="白日梦想家" w:date="2026-10-26T15:11:03Z"/>
              </w:rPr>
              <w:pPrChange w:id="2864" w:author="白日梦想家" w:date="2026-10-26T15:11:11Z">
                <w:pPr>
                  <w:keepNext/>
                  <w:snapToGrid w:val="0"/>
                  <w:spacing w:before="0" w:after="0" w:line="370" w:lineRule="exact"/>
                  <w:ind w:left="0" w:leftChars="0" w:right="0" w:rightChars="0" w:firstLine="0" w:firstLineChars="0"/>
                  <w:jc w:val="center"/>
                </w:pPr>
              </w:pPrChange>
            </w:pPr>
            <w:del w:id="2866" w:author="白日梦想家" w:date="2026-10-26T15:11:03Z">
              <w:r>
                <w:rPr>
                  <w:rFonts w:hint="default" w:ascii="Times New Roman" w:hAnsi="Times New Roman" w:eastAsia="方正仿宋_GBK" w:cs="Times New Roman"/>
                  <w:sz w:val="28"/>
                  <w:szCs w:val="28"/>
                  <w:rPrChange w:id="2867" w:author="xh" w:date="2026-10-26T09:32:43Z">
                    <w:rPr>
                      <w:rFonts w:hint="eastAsia" w:ascii="方正仿宋_GBK" w:hAnsi="方正仿宋_GBK" w:eastAsia="方正仿宋_GBK" w:cs="Times New Roman"/>
                      <w:sz w:val="24"/>
                      <w:szCs w:val="24"/>
                    </w:rPr>
                  </w:rPrChange>
                </w:rPr>
                <w:delText>1.73～1.81</w:delText>
              </w:r>
            </w:del>
          </w:p>
        </w:tc>
      </w:tr>
      <w:tr w14:paraId="6066D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68" w:author="白日梦想家" w:date="2026-10-26T15:11:03Z"/>
        </w:trPr>
        <w:tc>
          <w:tcPr>
            <w:tcW w:w="1450" w:type="dxa"/>
            <w:vAlign w:val="center"/>
          </w:tcPr>
          <w:p w14:paraId="665D538D">
            <w:pPr>
              <w:keepNext/>
              <w:widowControl/>
              <w:adjustRightInd w:val="0"/>
              <w:snapToGrid w:val="0"/>
              <w:spacing w:before="0" w:after="0" w:line="240" w:lineRule="auto"/>
              <w:ind w:left="0" w:leftChars="0" w:right="0" w:rightChars="0" w:firstLine="0" w:firstLineChars="0"/>
              <w:jc w:val="center"/>
              <w:outlineLvl w:val="9"/>
              <w:rPr>
                <w:del w:id="2870" w:author="白日梦想家" w:date="2026-10-26T15:11:03Z"/>
              </w:rPr>
              <w:pPrChange w:id="2869" w:author="白日梦想家" w:date="2026-10-26T15:11:11Z">
                <w:pPr>
                  <w:keepNext/>
                  <w:snapToGrid w:val="0"/>
                  <w:spacing w:before="0" w:after="0" w:line="370" w:lineRule="exact"/>
                  <w:ind w:left="0" w:leftChars="0" w:right="0" w:rightChars="0" w:firstLine="0" w:firstLineChars="0"/>
                  <w:jc w:val="center"/>
                </w:pPr>
              </w:pPrChange>
            </w:pPr>
            <w:del w:id="2871" w:author="白日梦想家" w:date="2026-10-26T15:11:03Z">
              <w:r>
                <w:rPr>
                  <w:rFonts w:hint="default" w:ascii="Times New Roman" w:hAnsi="Times New Roman" w:eastAsia="方正仿宋_GBK" w:cs="Times New Roman"/>
                  <w:sz w:val="28"/>
                  <w:szCs w:val="28"/>
                  <w:rPrChange w:id="2872"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19E65FC3">
            <w:pPr>
              <w:keepNext/>
              <w:widowControl/>
              <w:adjustRightInd w:val="0"/>
              <w:snapToGrid w:val="0"/>
              <w:spacing w:before="0" w:after="0" w:line="240" w:lineRule="auto"/>
              <w:ind w:left="0" w:leftChars="0" w:right="0" w:rightChars="0" w:firstLine="0" w:firstLineChars="0"/>
              <w:jc w:val="center"/>
              <w:outlineLvl w:val="9"/>
              <w:rPr>
                <w:del w:id="2874" w:author="白日梦想家" w:date="2026-10-26T15:11:03Z"/>
              </w:rPr>
              <w:pPrChange w:id="2873" w:author="白日梦想家" w:date="2026-10-26T15:11:11Z">
                <w:pPr>
                  <w:keepNext/>
                  <w:snapToGrid w:val="0"/>
                  <w:spacing w:before="0" w:after="0" w:line="370" w:lineRule="exact"/>
                  <w:ind w:left="0" w:leftChars="0" w:right="0" w:rightChars="0" w:firstLine="0" w:firstLineChars="0"/>
                  <w:jc w:val="center"/>
                </w:pPr>
              </w:pPrChange>
            </w:pPr>
            <w:del w:id="2875" w:author="白日梦想家" w:date="2026-10-26T15:11:03Z">
              <w:r>
                <w:rPr>
                  <w:rFonts w:hint="default" w:ascii="Times New Roman" w:hAnsi="Times New Roman" w:eastAsia="方正仿宋_GBK" w:cs="Times New Roman"/>
                  <w:sz w:val="28"/>
                  <w:szCs w:val="28"/>
                  <w:rPrChange w:id="2876"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6F412C95">
            <w:pPr>
              <w:keepNext/>
              <w:widowControl/>
              <w:adjustRightInd w:val="0"/>
              <w:snapToGrid w:val="0"/>
              <w:spacing w:before="0" w:after="0" w:line="240" w:lineRule="auto"/>
              <w:ind w:left="0" w:leftChars="0" w:right="0" w:rightChars="0" w:firstLine="0" w:firstLineChars="0"/>
              <w:jc w:val="center"/>
              <w:outlineLvl w:val="9"/>
              <w:rPr>
                <w:del w:id="2878" w:author="白日梦想家" w:date="2026-10-26T15:11:03Z"/>
              </w:rPr>
              <w:pPrChange w:id="2877" w:author="白日梦想家" w:date="2026-10-26T15:11:11Z">
                <w:pPr>
                  <w:keepNext/>
                  <w:snapToGrid w:val="0"/>
                  <w:spacing w:before="0" w:after="0" w:line="370" w:lineRule="exact"/>
                  <w:ind w:left="0" w:leftChars="0" w:right="0" w:rightChars="0" w:firstLine="0" w:firstLineChars="0"/>
                  <w:jc w:val="center"/>
                </w:pPr>
              </w:pPrChange>
            </w:pPr>
            <w:del w:id="2879" w:author="白日梦想家" w:date="2026-10-26T15:11:03Z">
              <w:r>
                <w:rPr>
                  <w:rFonts w:hint="default" w:ascii="Times New Roman" w:hAnsi="Times New Roman" w:eastAsia="方正仿宋_GBK" w:cs="Times New Roman"/>
                  <w:sz w:val="28"/>
                  <w:szCs w:val="28"/>
                  <w:rPrChange w:id="2880"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41C00C95">
            <w:pPr>
              <w:keepNext/>
              <w:widowControl/>
              <w:adjustRightInd w:val="0"/>
              <w:snapToGrid w:val="0"/>
              <w:spacing w:before="0" w:after="0" w:line="240" w:lineRule="auto"/>
              <w:ind w:left="0" w:leftChars="0" w:right="0" w:rightChars="0" w:firstLine="0" w:firstLineChars="0"/>
              <w:jc w:val="center"/>
              <w:outlineLvl w:val="9"/>
              <w:rPr>
                <w:del w:id="2882" w:author="白日梦想家" w:date="2026-10-26T15:11:03Z"/>
              </w:rPr>
              <w:pPrChange w:id="2881" w:author="白日梦想家" w:date="2026-10-26T15:11:11Z">
                <w:pPr>
                  <w:keepNext/>
                  <w:snapToGrid w:val="0"/>
                  <w:spacing w:before="0" w:after="0" w:line="370" w:lineRule="exact"/>
                  <w:ind w:left="0" w:leftChars="0" w:right="0" w:rightChars="0" w:firstLine="0" w:firstLineChars="0"/>
                  <w:jc w:val="center"/>
                </w:pPr>
              </w:pPrChange>
            </w:pPr>
            <w:del w:id="2883" w:author="白日梦想家" w:date="2026-10-26T15:11:03Z">
              <w:r>
                <w:rPr>
                  <w:rFonts w:hint="default" w:ascii="Times New Roman" w:hAnsi="Times New Roman" w:eastAsia="方正仿宋_GBK" w:cs="Times New Roman"/>
                  <w:sz w:val="28"/>
                  <w:szCs w:val="28"/>
                  <w:rPrChange w:id="2884"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3C65C67A">
            <w:pPr>
              <w:keepNext/>
              <w:widowControl/>
              <w:adjustRightInd w:val="0"/>
              <w:snapToGrid w:val="0"/>
              <w:spacing w:before="0" w:after="0" w:line="240" w:lineRule="auto"/>
              <w:ind w:left="0" w:leftChars="0" w:right="0" w:rightChars="0" w:firstLine="0" w:firstLineChars="0"/>
              <w:jc w:val="center"/>
              <w:outlineLvl w:val="9"/>
              <w:rPr>
                <w:del w:id="2886" w:author="白日梦想家" w:date="2026-10-26T15:11:03Z"/>
              </w:rPr>
              <w:pPrChange w:id="2885" w:author="白日梦想家" w:date="2026-10-26T15:11:11Z">
                <w:pPr>
                  <w:keepNext/>
                  <w:snapToGrid w:val="0"/>
                  <w:spacing w:before="0" w:after="0" w:line="370" w:lineRule="exact"/>
                  <w:ind w:left="0" w:leftChars="0" w:right="0" w:rightChars="0" w:firstLine="0" w:firstLineChars="0"/>
                  <w:jc w:val="center"/>
                </w:pPr>
              </w:pPrChange>
            </w:pPr>
            <w:del w:id="2887" w:author="白日梦想家" w:date="2026-10-26T15:11:03Z">
              <w:r>
                <w:rPr>
                  <w:rFonts w:hint="default" w:ascii="Times New Roman" w:hAnsi="Times New Roman" w:eastAsia="方正仿宋_GBK" w:cs="Times New Roman"/>
                  <w:sz w:val="28"/>
                  <w:szCs w:val="28"/>
                  <w:rPrChange w:id="2888" w:author="xh" w:date="2026-10-26T09:32:43Z">
                    <w:rPr>
                      <w:rFonts w:hint="eastAsia" w:ascii="方正仿宋_GBK" w:hAnsi="方正仿宋_GBK" w:eastAsia="方正仿宋_GBK" w:cs="Times New Roman"/>
                      <w:sz w:val="24"/>
                      <w:szCs w:val="24"/>
                    </w:rPr>
                  </w:rPrChange>
                </w:rPr>
                <w:delText>2.25～2.35</w:delText>
              </w:r>
            </w:del>
          </w:p>
        </w:tc>
        <w:tc>
          <w:tcPr>
            <w:tcW w:w="1453" w:type="dxa"/>
            <w:vAlign w:val="center"/>
          </w:tcPr>
          <w:p w14:paraId="2E584AFA">
            <w:pPr>
              <w:keepNext/>
              <w:widowControl/>
              <w:adjustRightInd w:val="0"/>
              <w:snapToGrid w:val="0"/>
              <w:spacing w:before="0" w:after="0" w:line="240" w:lineRule="auto"/>
              <w:ind w:left="0" w:leftChars="0" w:right="0" w:rightChars="0" w:firstLine="0" w:firstLineChars="0"/>
              <w:jc w:val="center"/>
              <w:outlineLvl w:val="9"/>
              <w:rPr>
                <w:del w:id="2890" w:author="白日梦想家" w:date="2026-10-26T15:11:03Z"/>
              </w:rPr>
              <w:pPrChange w:id="2889" w:author="白日梦想家" w:date="2026-10-26T15:11:11Z">
                <w:pPr>
                  <w:keepNext/>
                  <w:snapToGrid w:val="0"/>
                  <w:spacing w:before="0" w:after="0" w:line="370" w:lineRule="exact"/>
                  <w:ind w:left="0" w:leftChars="0" w:right="0" w:rightChars="0" w:firstLine="0" w:firstLineChars="0"/>
                  <w:jc w:val="center"/>
                </w:pPr>
              </w:pPrChange>
            </w:pPr>
            <w:del w:id="2891" w:author="白日梦想家" w:date="2026-10-26T15:11:03Z">
              <w:r>
                <w:rPr>
                  <w:rFonts w:hint="default" w:ascii="Times New Roman" w:hAnsi="Times New Roman" w:eastAsia="方正仿宋_GBK" w:cs="Times New Roman"/>
                  <w:sz w:val="28"/>
                  <w:szCs w:val="28"/>
                  <w:rPrChange w:id="2892" w:author="xh" w:date="2026-10-26T09:32:43Z">
                    <w:rPr>
                      <w:rFonts w:hint="eastAsia" w:ascii="方正仿宋_GBK" w:hAnsi="方正仿宋_GBK" w:eastAsia="方正仿宋_GBK" w:cs="Times New Roman"/>
                      <w:sz w:val="24"/>
                      <w:szCs w:val="24"/>
                    </w:rPr>
                  </w:rPrChange>
                </w:rPr>
                <w:delText>2.15～2.25</w:delText>
              </w:r>
            </w:del>
          </w:p>
        </w:tc>
      </w:tr>
      <w:tr w14:paraId="6643C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93" w:author="白日梦想家" w:date="2026-10-26T15:11:03Z"/>
        </w:trPr>
        <w:tc>
          <w:tcPr>
            <w:tcW w:w="1450" w:type="dxa"/>
            <w:vAlign w:val="center"/>
          </w:tcPr>
          <w:p w14:paraId="2AB94324">
            <w:pPr>
              <w:keepNext/>
              <w:widowControl/>
              <w:adjustRightInd w:val="0"/>
              <w:snapToGrid w:val="0"/>
              <w:spacing w:before="0" w:after="0" w:line="240" w:lineRule="auto"/>
              <w:ind w:left="0" w:leftChars="0" w:right="0" w:rightChars="0" w:firstLine="0" w:firstLineChars="0"/>
              <w:jc w:val="center"/>
              <w:outlineLvl w:val="9"/>
              <w:rPr>
                <w:del w:id="2895" w:author="白日梦想家" w:date="2026-10-26T15:11:03Z"/>
              </w:rPr>
              <w:pPrChange w:id="2894" w:author="白日梦想家" w:date="2026-10-26T15:11:11Z">
                <w:pPr>
                  <w:keepNext/>
                  <w:snapToGrid w:val="0"/>
                  <w:spacing w:before="0" w:after="0" w:line="370" w:lineRule="exact"/>
                  <w:ind w:left="0" w:leftChars="0" w:right="0" w:rightChars="0" w:firstLine="0" w:firstLineChars="0"/>
                  <w:jc w:val="center"/>
                </w:pPr>
              </w:pPrChange>
            </w:pPr>
            <w:del w:id="2896" w:author="白日梦想家" w:date="2026-10-26T15:11:03Z">
              <w:r>
                <w:rPr>
                  <w:rFonts w:hint="default" w:ascii="Times New Roman" w:hAnsi="Times New Roman" w:eastAsia="方正仿宋_GBK" w:cs="Times New Roman"/>
                  <w:sz w:val="28"/>
                  <w:szCs w:val="28"/>
                  <w:rPrChange w:id="2897"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0A0901BD">
            <w:pPr>
              <w:keepNext/>
              <w:widowControl/>
              <w:adjustRightInd w:val="0"/>
              <w:snapToGrid w:val="0"/>
              <w:spacing w:before="0" w:after="0" w:line="240" w:lineRule="auto"/>
              <w:ind w:left="0" w:leftChars="0" w:right="0" w:rightChars="0" w:firstLine="0" w:firstLineChars="0"/>
              <w:jc w:val="center"/>
              <w:outlineLvl w:val="9"/>
              <w:rPr>
                <w:del w:id="2899" w:author="白日梦想家" w:date="2026-10-26T15:11:03Z"/>
              </w:rPr>
              <w:pPrChange w:id="2898" w:author="白日梦想家" w:date="2026-10-26T15:11:11Z">
                <w:pPr>
                  <w:keepNext/>
                  <w:snapToGrid w:val="0"/>
                  <w:spacing w:before="0" w:after="0" w:line="370" w:lineRule="exact"/>
                  <w:ind w:left="0" w:leftChars="0" w:right="0" w:rightChars="0" w:firstLine="0" w:firstLineChars="0"/>
                  <w:jc w:val="center"/>
                </w:pPr>
              </w:pPrChange>
            </w:pPr>
            <w:del w:id="2900" w:author="白日梦想家" w:date="2026-10-26T15:11:03Z">
              <w:r>
                <w:rPr>
                  <w:rFonts w:hint="default" w:ascii="Times New Roman" w:hAnsi="Times New Roman" w:eastAsia="方正仿宋_GBK" w:cs="Times New Roman"/>
                  <w:sz w:val="28"/>
                  <w:szCs w:val="28"/>
                  <w:rPrChange w:id="2901"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2A853479">
            <w:pPr>
              <w:keepNext/>
              <w:widowControl/>
              <w:adjustRightInd w:val="0"/>
              <w:snapToGrid w:val="0"/>
              <w:spacing w:before="0" w:after="0" w:line="240" w:lineRule="auto"/>
              <w:ind w:left="0" w:leftChars="0" w:right="0" w:rightChars="0" w:firstLine="0" w:firstLineChars="0"/>
              <w:jc w:val="center"/>
              <w:outlineLvl w:val="9"/>
              <w:rPr>
                <w:del w:id="2903" w:author="白日梦想家" w:date="2026-10-26T15:11:03Z"/>
              </w:rPr>
              <w:pPrChange w:id="2902" w:author="白日梦想家" w:date="2026-10-26T15:11:11Z">
                <w:pPr>
                  <w:keepNext/>
                  <w:snapToGrid w:val="0"/>
                  <w:spacing w:before="0" w:after="0" w:line="370" w:lineRule="exact"/>
                  <w:ind w:left="0" w:leftChars="0" w:right="0" w:rightChars="0" w:firstLine="0" w:firstLineChars="0"/>
                  <w:jc w:val="center"/>
                </w:pPr>
              </w:pPrChange>
            </w:pPr>
            <w:del w:id="2904" w:author="白日梦想家" w:date="2026-10-26T15:11:03Z">
              <w:r>
                <w:rPr>
                  <w:rFonts w:hint="default" w:ascii="Times New Roman" w:hAnsi="Times New Roman" w:eastAsia="方正仿宋_GBK" w:cs="Times New Roman"/>
                  <w:sz w:val="28"/>
                  <w:szCs w:val="28"/>
                  <w:rPrChange w:id="2905" w:author="xh" w:date="2026-10-26T09:32:43Z">
                    <w:rPr>
                      <w:rFonts w:hint="eastAsia" w:ascii="方正仿宋_GBK" w:hAnsi="方正仿宋_GBK" w:eastAsia="方正仿宋_GBK" w:cs="Times New Roman"/>
                      <w:sz w:val="24"/>
                      <w:szCs w:val="24"/>
                    </w:rPr>
                  </w:rPrChange>
                </w:rPr>
                <w:delText>1.88～1.97</w:delText>
              </w:r>
            </w:del>
          </w:p>
        </w:tc>
        <w:tc>
          <w:tcPr>
            <w:tcW w:w="1451" w:type="dxa"/>
            <w:vAlign w:val="center"/>
          </w:tcPr>
          <w:p w14:paraId="42561534">
            <w:pPr>
              <w:keepNext/>
              <w:widowControl/>
              <w:adjustRightInd w:val="0"/>
              <w:snapToGrid w:val="0"/>
              <w:spacing w:before="0" w:after="0" w:line="240" w:lineRule="auto"/>
              <w:ind w:left="0" w:leftChars="0" w:right="0" w:rightChars="0" w:firstLine="0" w:firstLineChars="0"/>
              <w:jc w:val="center"/>
              <w:outlineLvl w:val="9"/>
              <w:rPr>
                <w:del w:id="2907" w:author="白日梦想家" w:date="2026-10-26T15:11:03Z"/>
              </w:rPr>
              <w:pPrChange w:id="2906" w:author="白日梦想家" w:date="2026-10-26T15:11:11Z">
                <w:pPr>
                  <w:keepNext/>
                  <w:snapToGrid w:val="0"/>
                  <w:spacing w:before="0" w:after="0" w:line="370" w:lineRule="exact"/>
                  <w:ind w:left="0" w:leftChars="0" w:right="0" w:rightChars="0" w:firstLine="0" w:firstLineChars="0"/>
                  <w:jc w:val="center"/>
                </w:pPr>
              </w:pPrChange>
            </w:pPr>
            <w:del w:id="2908" w:author="白日梦想家" w:date="2026-10-26T15:11:03Z">
              <w:r>
                <w:rPr>
                  <w:rFonts w:hint="default" w:ascii="Times New Roman" w:hAnsi="Times New Roman" w:eastAsia="方正仿宋_GBK" w:cs="Times New Roman"/>
                  <w:sz w:val="28"/>
                  <w:szCs w:val="28"/>
                  <w:rPrChange w:id="2909" w:author="xh" w:date="2026-10-26T09:32:43Z">
                    <w:rPr>
                      <w:rFonts w:hint="eastAsia" w:ascii="方正仿宋_GBK" w:hAnsi="方正仿宋_GBK" w:eastAsia="方正仿宋_GBK" w:cs="Times New Roman"/>
                      <w:sz w:val="24"/>
                      <w:szCs w:val="24"/>
                    </w:rPr>
                  </w:rPrChange>
                </w:rPr>
                <w:delText>1.79～1.88</w:delText>
              </w:r>
            </w:del>
          </w:p>
        </w:tc>
        <w:tc>
          <w:tcPr>
            <w:tcW w:w="1451" w:type="dxa"/>
            <w:vAlign w:val="center"/>
          </w:tcPr>
          <w:p w14:paraId="1A8A70A5">
            <w:pPr>
              <w:keepNext/>
              <w:widowControl/>
              <w:adjustRightInd w:val="0"/>
              <w:snapToGrid w:val="0"/>
              <w:spacing w:before="0" w:after="0" w:line="240" w:lineRule="auto"/>
              <w:ind w:left="0" w:leftChars="0" w:right="0" w:rightChars="0" w:firstLine="0" w:firstLineChars="0"/>
              <w:jc w:val="center"/>
              <w:outlineLvl w:val="9"/>
              <w:rPr>
                <w:del w:id="2911" w:author="白日梦想家" w:date="2026-10-26T15:11:03Z"/>
              </w:rPr>
              <w:pPrChange w:id="2910" w:author="白日梦想家" w:date="2026-10-26T15:11:11Z">
                <w:pPr>
                  <w:keepNext/>
                  <w:snapToGrid w:val="0"/>
                  <w:spacing w:before="0" w:after="0" w:line="370" w:lineRule="exact"/>
                  <w:ind w:left="0" w:leftChars="0" w:right="0" w:rightChars="0" w:firstLine="0" w:firstLineChars="0"/>
                  <w:jc w:val="center"/>
                </w:pPr>
              </w:pPrChange>
            </w:pPr>
            <w:del w:id="2912" w:author="白日梦想家" w:date="2026-10-26T15:11:03Z">
              <w:r>
                <w:rPr>
                  <w:rFonts w:hint="default" w:ascii="Times New Roman" w:hAnsi="Times New Roman" w:eastAsia="方正仿宋_GBK" w:cs="Times New Roman"/>
                  <w:sz w:val="28"/>
                  <w:szCs w:val="28"/>
                  <w:rPrChange w:id="2913"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A5A184">
            <w:pPr>
              <w:keepNext/>
              <w:widowControl/>
              <w:adjustRightInd w:val="0"/>
              <w:snapToGrid w:val="0"/>
              <w:spacing w:before="0" w:after="0" w:line="240" w:lineRule="auto"/>
              <w:ind w:left="0" w:leftChars="0" w:right="0" w:rightChars="0" w:firstLine="0" w:firstLineChars="0"/>
              <w:jc w:val="center"/>
              <w:outlineLvl w:val="9"/>
              <w:rPr>
                <w:del w:id="2915" w:author="白日梦想家" w:date="2026-10-26T15:11:03Z"/>
              </w:rPr>
              <w:pPrChange w:id="2914" w:author="白日梦想家" w:date="2026-10-26T15:11:11Z">
                <w:pPr>
                  <w:keepNext/>
                  <w:snapToGrid w:val="0"/>
                  <w:spacing w:before="0" w:after="0" w:line="370" w:lineRule="exact"/>
                  <w:ind w:left="0" w:leftChars="0" w:right="0" w:rightChars="0" w:firstLine="0" w:firstLineChars="0"/>
                  <w:jc w:val="center"/>
                </w:pPr>
              </w:pPrChange>
            </w:pPr>
            <w:del w:id="2916" w:author="白日梦想家" w:date="2026-10-26T15:11:03Z">
              <w:r>
                <w:rPr>
                  <w:rFonts w:hint="default" w:ascii="Times New Roman" w:hAnsi="Times New Roman" w:eastAsia="方正仿宋_GBK" w:cs="Times New Roman"/>
                  <w:sz w:val="28"/>
                  <w:szCs w:val="28"/>
                  <w:rPrChange w:id="2917" w:author="xh" w:date="2026-10-26T09:32:43Z">
                    <w:rPr>
                      <w:rFonts w:hint="eastAsia" w:ascii="方正仿宋_GBK" w:hAnsi="方正仿宋_GBK" w:eastAsia="方正仿宋_GBK" w:cs="Times New Roman"/>
                      <w:sz w:val="24"/>
                      <w:szCs w:val="24"/>
                    </w:rPr>
                  </w:rPrChange>
                </w:rPr>
                <w:delText>1.43～1.53</w:delText>
              </w:r>
            </w:del>
          </w:p>
        </w:tc>
      </w:tr>
      <w:tr w14:paraId="6F48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18" w:author="白日梦想家" w:date="2026-10-26T15:11:03Z"/>
        </w:trPr>
        <w:tc>
          <w:tcPr>
            <w:tcW w:w="1450" w:type="dxa"/>
            <w:vAlign w:val="center"/>
          </w:tcPr>
          <w:p w14:paraId="75D29ACB">
            <w:pPr>
              <w:keepNext/>
              <w:widowControl/>
              <w:adjustRightInd w:val="0"/>
              <w:snapToGrid w:val="0"/>
              <w:spacing w:before="0" w:after="0" w:line="240" w:lineRule="auto"/>
              <w:ind w:left="0" w:leftChars="0" w:right="0" w:rightChars="0" w:firstLine="0" w:firstLineChars="0"/>
              <w:jc w:val="center"/>
              <w:outlineLvl w:val="9"/>
              <w:rPr>
                <w:del w:id="2920" w:author="白日梦想家" w:date="2026-10-26T15:11:03Z"/>
              </w:rPr>
              <w:pPrChange w:id="2919" w:author="白日梦想家" w:date="2026-10-26T15:11:11Z">
                <w:pPr>
                  <w:keepNext/>
                  <w:snapToGrid w:val="0"/>
                  <w:spacing w:before="0" w:after="0" w:line="370" w:lineRule="exact"/>
                  <w:ind w:left="0" w:leftChars="0" w:right="0" w:rightChars="0" w:firstLine="0" w:firstLineChars="0"/>
                  <w:jc w:val="center"/>
                </w:pPr>
              </w:pPrChange>
            </w:pPr>
            <w:del w:id="2921" w:author="白日梦想家" w:date="2026-10-26T15:11:03Z">
              <w:r>
                <w:rPr>
                  <w:rFonts w:hint="default" w:ascii="Times New Roman" w:hAnsi="Times New Roman" w:eastAsia="方正仿宋_GBK" w:cs="Times New Roman"/>
                  <w:sz w:val="28"/>
                  <w:szCs w:val="28"/>
                  <w:rPrChange w:id="2922"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474198E7">
            <w:pPr>
              <w:keepNext/>
              <w:widowControl/>
              <w:adjustRightInd w:val="0"/>
              <w:snapToGrid w:val="0"/>
              <w:spacing w:before="0" w:after="0" w:line="240" w:lineRule="auto"/>
              <w:ind w:left="0" w:leftChars="0" w:right="0" w:rightChars="0" w:firstLine="0" w:firstLineChars="0"/>
              <w:jc w:val="center"/>
              <w:outlineLvl w:val="9"/>
              <w:rPr>
                <w:del w:id="2924" w:author="白日梦想家" w:date="2026-10-26T15:11:03Z"/>
              </w:rPr>
              <w:pPrChange w:id="2923" w:author="白日梦想家" w:date="2026-10-26T15:11:11Z">
                <w:pPr>
                  <w:keepNext/>
                  <w:snapToGrid w:val="0"/>
                  <w:spacing w:before="0" w:after="0" w:line="370" w:lineRule="exact"/>
                  <w:ind w:left="0" w:leftChars="0" w:right="0" w:rightChars="0" w:firstLine="0" w:firstLineChars="0"/>
                  <w:jc w:val="center"/>
                </w:pPr>
              </w:pPrChange>
            </w:pPr>
            <w:del w:id="2925" w:author="白日梦想家" w:date="2026-10-26T15:11:03Z">
              <w:r>
                <w:rPr>
                  <w:rFonts w:hint="default" w:ascii="Times New Roman" w:hAnsi="Times New Roman" w:eastAsia="方正仿宋_GBK" w:cs="Times New Roman"/>
                  <w:sz w:val="28"/>
                  <w:szCs w:val="28"/>
                  <w:rPrChange w:id="2926"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1FA25B67">
            <w:pPr>
              <w:keepNext/>
              <w:widowControl/>
              <w:adjustRightInd w:val="0"/>
              <w:snapToGrid w:val="0"/>
              <w:spacing w:before="0" w:after="0" w:line="240" w:lineRule="auto"/>
              <w:ind w:left="0" w:leftChars="0" w:right="0" w:rightChars="0" w:firstLine="0" w:firstLineChars="0"/>
              <w:jc w:val="center"/>
              <w:outlineLvl w:val="9"/>
              <w:rPr>
                <w:del w:id="2928" w:author="白日梦想家" w:date="2026-10-26T15:11:03Z"/>
              </w:rPr>
              <w:pPrChange w:id="2927" w:author="白日梦想家" w:date="2026-10-26T15:11:11Z">
                <w:pPr>
                  <w:keepNext/>
                  <w:snapToGrid w:val="0"/>
                  <w:spacing w:before="0" w:after="0" w:line="370" w:lineRule="exact"/>
                  <w:ind w:left="0" w:leftChars="0" w:right="0" w:rightChars="0" w:firstLine="0" w:firstLineChars="0"/>
                  <w:jc w:val="center"/>
                </w:pPr>
              </w:pPrChange>
            </w:pPr>
            <w:del w:id="2929" w:author="白日梦想家" w:date="2026-10-26T15:11:03Z">
              <w:r>
                <w:rPr>
                  <w:rFonts w:hint="default" w:ascii="Times New Roman" w:hAnsi="Times New Roman" w:eastAsia="方正仿宋_GBK" w:cs="Times New Roman"/>
                  <w:sz w:val="28"/>
                  <w:szCs w:val="28"/>
                  <w:rPrChange w:id="2930" w:author="xh" w:date="2026-10-26T09:32:43Z">
                    <w:rPr>
                      <w:rFonts w:hint="eastAsia" w:ascii="方正仿宋_GBK" w:hAnsi="方正仿宋_GBK" w:eastAsia="方正仿宋_GBK" w:cs="Times New Roman"/>
                      <w:sz w:val="24"/>
                      <w:szCs w:val="24"/>
                    </w:rPr>
                  </w:rPrChange>
                </w:rPr>
                <w:delText>1.96～2.03</w:delText>
              </w:r>
            </w:del>
          </w:p>
        </w:tc>
        <w:tc>
          <w:tcPr>
            <w:tcW w:w="1451" w:type="dxa"/>
            <w:vAlign w:val="center"/>
          </w:tcPr>
          <w:p w14:paraId="2726FB84">
            <w:pPr>
              <w:keepNext/>
              <w:widowControl/>
              <w:adjustRightInd w:val="0"/>
              <w:snapToGrid w:val="0"/>
              <w:spacing w:before="0" w:after="0" w:line="240" w:lineRule="auto"/>
              <w:ind w:left="0" w:leftChars="0" w:right="0" w:rightChars="0" w:firstLine="0" w:firstLineChars="0"/>
              <w:jc w:val="center"/>
              <w:outlineLvl w:val="9"/>
              <w:rPr>
                <w:del w:id="2932" w:author="白日梦想家" w:date="2026-10-26T15:11:03Z"/>
              </w:rPr>
              <w:pPrChange w:id="2931" w:author="白日梦想家" w:date="2026-10-26T15:11:11Z">
                <w:pPr>
                  <w:keepNext/>
                  <w:snapToGrid w:val="0"/>
                  <w:spacing w:before="0" w:after="0" w:line="370" w:lineRule="exact"/>
                  <w:ind w:left="0" w:leftChars="0" w:right="0" w:rightChars="0" w:firstLine="0" w:firstLineChars="0"/>
                  <w:jc w:val="center"/>
                </w:pPr>
              </w:pPrChange>
            </w:pPr>
            <w:del w:id="2933" w:author="白日梦想家" w:date="2026-10-26T15:11:03Z">
              <w:r>
                <w:rPr>
                  <w:rFonts w:hint="default" w:ascii="Times New Roman" w:hAnsi="Times New Roman" w:eastAsia="方正仿宋_GBK" w:cs="Times New Roman"/>
                  <w:sz w:val="28"/>
                  <w:szCs w:val="28"/>
                  <w:rPrChange w:id="2934" w:author="xh" w:date="2026-10-26T09:32:43Z">
                    <w:rPr>
                      <w:rFonts w:hint="eastAsia" w:ascii="方正仿宋_GBK" w:hAnsi="方正仿宋_GBK" w:eastAsia="方正仿宋_GBK" w:cs="Times New Roman"/>
                      <w:sz w:val="24"/>
                      <w:szCs w:val="24"/>
                    </w:rPr>
                  </w:rPrChange>
                </w:rPr>
                <w:delText>1.89～1.96</w:delText>
              </w:r>
            </w:del>
          </w:p>
        </w:tc>
        <w:tc>
          <w:tcPr>
            <w:tcW w:w="1451" w:type="dxa"/>
            <w:vAlign w:val="center"/>
          </w:tcPr>
          <w:p w14:paraId="47326C0D">
            <w:pPr>
              <w:keepNext/>
              <w:widowControl/>
              <w:adjustRightInd w:val="0"/>
              <w:snapToGrid w:val="0"/>
              <w:spacing w:before="0" w:after="0" w:line="240" w:lineRule="auto"/>
              <w:ind w:left="0" w:leftChars="0" w:right="0" w:rightChars="0" w:firstLine="0" w:firstLineChars="0"/>
              <w:jc w:val="center"/>
              <w:outlineLvl w:val="9"/>
              <w:rPr>
                <w:del w:id="2936" w:author="白日梦想家" w:date="2026-10-26T15:11:03Z"/>
              </w:rPr>
              <w:pPrChange w:id="2935" w:author="白日梦想家" w:date="2026-10-26T15:11:11Z">
                <w:pPr>
                  <w:keepNext/>
                  <w:snapToGrid w:val="0"/>
                  <w:spacing w:before="0" w:after="0" w:line="370" w:lineRule="exact"/>
                  <w:ind w:left="0" w:leftChars="0" w:right="0" w:rightChars="0" w:firstLine="0" w:firstLineChars="0"/>
                  <w:jc w:val="center"/>
                </w:pPr>
              </w:pPrChange>
            </w:pPr>
            <w:del w:id="2937" w:author="白日梦想家" w:date="2026-10-26T15:11:03Z">
              <w:r>
                <w:rPr>
                  <w:rFonts w:hint="default" w:ascii="Times New Roman" w:hAnsi="Times New Roman" w:eastAsia="方正仿宋_GBK" w:cs="Times New Roman"/>
                  <w:sz w:val="28"/>
                  <w:szCs w:val="28"/>
                  <w:rPrChange w:id="2938" w:author="xh" w:date="2026-10-26T09:32:43Z">
                    <w:rPr>
                      <w:rFonts w:hint="eastAsia" w:ascii="方正仿宋_GBK" w:hAnsi="方正仿宋_GBK" w:eastAsia="方正仿宋_GBK" w:cs="Times New Roman"/>
                      <w:sz w:val="24"/>
                      <w:szCs w:val="24"/>
                    </w:rPr>
                  </w:rPrChange>
                </w:rPr>
                <w:delText>1.63～1.69</w:delText>
              </w:r>
            </w:del>
          </w:p>
        </w:tc>
        <w:tc>
          <w:tcPr>
            <w:tcW w:w="1453" w:type="dxa"/>
            <w:vAlign w:val="center"/>
          </w:tcPr>
          <w:p w14:paraId="7C76F06E">
            <w:pPr>
              <w:keepNext/>
              <w:widowControl/>
              <w:adjustRightInd w:val="0"/>
              <w:snapToGrid w:val="0"/>
              <w:spacing w:before="0" w:after="0" w:line="240" w:lineRule="auto"/>
              <w:ind w:left="0" w:leftChars="0" w:right="0" w:rightChars="0" w:firstLine="0" w:firstLineChars="0"/>
              <w:jc w:val="center"/>
              <w:outlineLvl w:val="9"/>
              <w:rPr>
                <w:del w:id="2940" w:author="白日梦想家" w:date="2026-10-26T15:11:03Z"/>
              </w:rPr>
              <w:pPrChange w:id="2939" w:author="白日梦想家" w:date="2026-10-26T15:11:11Z">
                <w:pPr>
                  <w:keepNext/>
                  <w:snapToGrid w:val="0"/>
                  <w:spacing w:before="0" w:after="0" w:line="370" w:lineRule="exact"/>
                  <w:ind w:left="0" w:leftChars="0" w:right="0" w:rightChars="0" w:firstLine="0" w:firstLineChars="0"/>
                  <w:jc w:val="center"/>
                </w:pPr>
              </w:pPrChange>
            </w:pPr>
            <w:del w:id="2941" w:author="白日梦想家" w:date="2026-10-26T15:11:03Z">
              <w:r>
                <w:rPr>
                  <w:rFonts w:hint="default" w:ascii="Times New Roman" w:hAnsi="Times New Roman" w:eastAsia="方正仿宋_GBK" w:cs="Times New Roman"/>
                  <w:sz w:val="28"/>
                  <w:szCs w:val="28"/>
                  <w:rPrChange w:id="2942" w:author="xh" w:date="2026-10-26T09:32:43Z">
                    <w:rPr>
                      <w:rFonts w:hint="eastAsia" w:ascii="方正仿宋_GBK" w:hAnsi="方正仿宋_GBK" w:eastAsia="方正仿宋_GBK" w:cs="Times New Roman"/>
                      <w:sz w:val="24"/>
                      <w:szCs w:val="24"/>
                    </w:rPr>
                  </w:rPrChange>
                </w:rPr>
                <w:delText>1.57～1.63</w:delText>
              </w:r>
            </w:del>
          </w:p>
        </w:tc>
      </w:tr>
      <w:tr w14:paraId="03326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43" w:author="白日梦想家" w:date="2026-10-26T15:11:03Z"/>
        </w:trPr>
        <w:tc>
          <w:tcPr>
            <w:tcW w:w="1450" w:type="dxa"/>
            <w:vAlign w:val="center"/>
          </w:tcPr>
          <w:p w14:paraId="742C2B61">
            <w:pPr>
              <w:keepNext/>
              <w:widowControl/>
              <w:adjustRightInd w:val="0"/>
              <w:snapToGrid w:val="0"/>
              <w:spacing w:before="0" w:after="0" w:line="240" w:lineRule="auto"/>
              <w:ind w:left="0" w:leftChars="0" w:right="0" w:rightChars="0" w:firstLine="0" w:firstLineChars="0"/>
              <w:jc w:val="center"/>
              <w:outlineLvl w:val="9"/>
              <w:rPr>
                <w:del w:id="2945" w:author="白日梦想家" w:date="2026-10-26T15:11:03Z"/>
              </w:rPr>
              <w:pPrChange w:id="2944" w:author="白日梦想家" w:date="2026-10-26T15:11:11Z">
                <w:pPr>
                  <w:snapToGrid w:val="0"/>
                  <w:spacing w:before="0" w:after="0" w:line="370" w:lineRule="exact"/>
                  <w:ind w:left="0" w:leftChars="0" w:right="0" w:rightChars="0" w:firstLine="0" w:firstLineChars="0"/>
                  <w:jc w:val="center"/>
                </w:pPr>
              </w:pPrChange>
            </w:pPr>
            <w:del w:id="2946" w:author="白日梦想家" w:date="2026-10-26T15:11:03Z">
              <w:r>
                <w:rPr>
                  <w:rFonts w:hint="default" w:ascii="Times New Roman" w:hAnsi="Times New Roman" w:eastAsia="方正仿宋_GBK" w:cs="Times New Roman"/>
                  <w:sz w:val="28"/>
                  <w:szCs w:val="28"/>
                  <w:rPrChange w:id="2947"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19B4F36F">
            <w:pPr>
              <w:keepNext/>
              <w:widowControl/>
              <w:adjustRightInd w:val="0"/>
              <w:snapToGrid w:val="0"/>
              <w:spacing w:before="0" w:after="0" w:line="240" w:lineRule="auto"/>
              <w:ind w:left="0" w:leftChars="0" w:right="0" w:rightChars="0" w:firstLine="0" w:firstLineChars="0"/>
              <w:jc w:val="center"/>
              <w:outlineLvl w:val="9"/>
              <w:rPr>
                <w:del w:id="2949" w:author="白日梦想家" w:date="2026-10-26T15:11:03Z"/>
              </w:rPr>
              <w:pPrChange w:id="2948" w:author="白日梦想家" w:date="2026-10-26T15:11:11Z">
                <w:pPr>
                  <w:snapToGrid w:val="0"/>
                  <w:spacing w:before="0" w:after="0" w:line="370" w:lineRule="exact"/>
                  <w:ind w:left="0" w:leftChars="0" w:right="0" w:rightChars="0" w:firstLine="0" w:firstLineChars="0"/>
                  <w:jc w:val="center"/>
                </w:pPr>
              </w:pPrChange>
            </w:pPr>
            <w:del w:id="2950" w:author="白日梦想家" w:date="2026-10-26T15:11:03Z">
              <w:r>
                <w:rPr>
                  <w:rFonts w:hint="default" w:ascii="Times New Roman" w:hAnsi="Times New Roman" w:eastAsia="方正仿宋_GBK" w:cs="Times New Roman"/>
                  <w:sz w:val="28"/>
                  <w:szCs w:val="28"/>
                  <w:rPrChange w:id="2951"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412CA29C">
            <w:pPr>
              <w:keepNext/>
              <w:widowControl/>
              <w:adjustRightInd w:val="0"/>
              <w:snapToGrid w:val="0"/>
              <w:spacing w:before="0" w:after="0" w:line="240" w:lineRule="auto"/>
              <w:ind w:left="0" w:leftChars="0" w:right="0" w:rightChars="0" w:firstLine="0" w:firstLineChars="0"/>
              <w:jc w:val="center"/>
              <w:outlineLvl w:val="9"/>
              <w:rPr>
                <w:del w:id="2953" w:author="白日梦想家" w:date="2026-10-26T15:11:03Z"/>
              </w:rPr>
              <w:pPrChange w:id="2952" w:author="白日梦想家" w:date="2026-10-26T15:11:11Z">
                <w:pPr>
                  <w:snapToGrid w:val="0"/>
                  <w:spacing w:before="0" w:after="0" w:line="370" w:lineRule="exact"/>
                  <w:ind w:left="0" w:leftChars="0" w:right="0" w:rightChars="0" w:firstLine="0" w:firstLineChars="0"/>
                  <w:jc w:val="center"/>
                </w:pPr>
              </w:pPrChange>
            </w:pPr>
            <w:del w:id="2954" w:author="白日梦想家" w:date="2026-10-26T15:11:03Z">
              <w:r>
                <w:rPr>
                  <w:rFonts w:hint="default" w:ascii="Times New Roman" w:hAnsi="Times New Roman" w:eastAsia="方正仿宋_GBK" w:cs="Times New Roman"/>
                  <w:sz w:val="28"/>
                  <w:szCs w:val="28"/>
                  <w:rPrChange w:id="2955" w:author="xh" w:date="2026-10-26T09:32:43Z">
                    <w:rPr>
                      <w:rFonts w:hint="eastAsia" w:ascii="方正仿宋_GBK" w:hAnsi="方正仿宋_GBK" w:eastAsia="方正仿宋_GBK" w:cs="Times New Roman"/>
                      <w:sz w:val="24"/>
                      <w:szCs w:val="24"/>
                    </w:rPr>
                  </w:rPrChange>
                </w:rPr>
                <w:delText>2.41～2.47</w:delText>
              </w:r>
            </w:del>
          </w:p>
        </w:tc>
        <w:tc>
          <w:tcPr>
            <w:tcW w:w="1451" w:type="dxa"/>
            <w:vAlign w:val="center"/>
          </w:tcPr>
          <w:p w14:paraId="35227F4C">
            <w:pPr>
              <w:keepNext/>
              <w:widowControl/>
              <w:adjustRightInd w:val="0"/>
              <w:snapToGrid w:val="0"/>
              <w:spacing w:before="0" w:after="0" w:line="240" w:lineRule="auto"/>
              <w:ind w:left="0" w:leftChars="0" w:right="0" w:rightChars="0" w:firstLine="0" w:firstLineChars="0"/>
              <w:jc w:val="center"/>
              <w:outlineLvl w:val="9"/>
              <w:rPr>
                <w:del w:id="2957" w:author="白日梦想家" w:date="2026-10-26T15:11:03Z"/>
              </w:rPr>
              <w:pPrChange w:id="2956" w:author="白日梦想家" w:date="2026-10-26T15:11:11Z">
                <w:pPr>
                  <w:snapToGrid w:val="0"/>
                  <w:spacing w:before="0" w:after="0" w:line="370" w:lineRule="exact"/>
                  <w:ind w:left="0" w:leftChars="0" w:right="0" w:rightChars="0" w:firstLine="0" w:firstLineChars="0"/>
                  <w:jc w:val="center"/>
                </w:pPr>
              </w:pPrChange>
            </w:pPr>
            <w:del w:id="2958" w:author="白日梦想家" w:date="2026-10-26T15:11:03Z">
              <w:r>
                <w:rPr>
                  <w:rFonts w:hint="default" w:ascii="Times New Roman" w:hAnsi="Times New Roman" w:eastAsia="方正仿宋_GBK" w:cs="Times New Roman"/>
                  <w:sz w:val="28"/>
                  <w:szCs w:val="28"/>
                  <w:rPrChange w:id="2959" w:author="xh" w:date="2026-10-26T09:32:43Z">
                    <w:rPr>
                      <w:rFonts w:hint="eastAsia" w:ascii="方正仿宋_GBK" w:hAnsi="方正仿宋_GBK" w:eastAsia="方正仿宋_GBK" w:cs="Times New Roman"/>
                      <w:sz w:val="24"/>
                      <w:szCs w:val="24"/>
                    </w:rPr>
                  </w:rPrChange>
                </w:rPr>
                <w:delText>2.35～2.41</w:delText>
              </w:r>
            </w:del>
          </w:p>
        </w:tc>
        <w:tc>
          <w:tcPr>
            <w:tcW w:w="1451" w:type="dxa"/>
            <w:vAlign w:val="center"/>
          </w:tcPr>
          <w:p w14:paraId="4CFF57EF">
            <w:pPr>
              <w:keepNext/>
              <w:widowControl/>
              <w:adjustRightInd w:val="0"/>
              <w:snapToGrid w:val="0"/>
              <w:spacing w:before="0" w:after="0" w:line="240" w:lineRule="auto"/>
              <w:ind w:left="0" w:leftChars="0" w:right="0" w:rightChars="0" w:firstLine="0" w:firstLineChars="0"/>
              <w:jc w:val="center"/>
              <w:outlineLvl w:val="9"/>
              <w:rPr>
                <w:del w:id="2961" w:author="白日梦想家" w:date="2026-10-26T15:11:03Z"/>
              </w:rPr>
              <w:pPrChange w:id="2960" w:author="白日梦想家" w:date="2026-10-26T15:11:11Z">
                <w:pPr>
                  <w:snapToGrid w:val="0"/>
                  <w:spacing w:before="0" w:after="0" w:line="370" w:lineRule="exact"/>
                  <w:ind w:left="0" w:leftChars="0" w:right="0" w:rightChars="0" w:firstLine="0" w:firstLineChars="0"/>
                  <w:jc w:val="center"/>
                </w:pPr>
              </w:pPrChange>
            </w:pPr>
            <w:del w:id="2962" w:author="白日梦想家" w:date="2026-10-26T15:11:03Z">
              <w:r>
                <w:rPr>
                  <w:rFonts w:hint="default" w:ascii="Times New Roman" w:hAnsi="Times New Roman" w:eastAsia="方正仿宋_GBK" w:cs="Times New Roman"/>
                  <w:sz w:val="28"/>
                  <w:szCs w:val="28"/>
                  <w:rPrChange w:id="2963" w:author="xh" w:date="2026-10-26T09:32:43Z">
                    <w:rPr>
                      <w:rFonts w:hint="eastAsia" w:ascii="方正仿宋_GBK" w:hAnsi="方正仿宋_GBK" w:eastAsia="方正仿宋_GBK" w:cs="Times New Roman"/>
                      <w:sz w:val="24"/>
                      <w:szCs w:val="24"/>
                    </w:rPr>
                  </w:rPrChange>
                </w:rPr>
                <w:delText>2.19～2.29</w:delText>
              </w:r>
            </w:del>
          </w:p>
        </w:tc>
        <w:tc>
          <w:tcPr>
            <w:tcW w:w="1453" w:type="dxa"/>
            <w:vAlign w:val="center"/>
          </w:tcPr>
          <w:p w14:paraId="140769DF">
            <w:pPr>
              <w:keepNext/>
              <w:widowControl/>
              <w:adjustRightInd w:val="0"/>
              <w:snapToGrid w:val="0"/>
              <w:spacing w:before="0" w:after="0" w:line="240" w:lineRule="auto"/>
              <w:ind w:left="0" w:leftChars="0" w:right="0" w:rightChars="0" w:firstLine="0" w:firstLineChars="0"/>
              <w:jc w:val="center"/>
              <w:outlineLvl w:val="9"/>
              <w:rPr>
                <w:del w:id="2965" w:author="白日梦想家" w:date="2026-10-26T15:11:03Z"/>
              </w:rPr>
              <w:pPrChange w:id="2964" w:author="白日梦想家" w:date="2026-10-26T15:11:11Z">
                <w:pPr>
                  <w:snapToGrid w:val="0"/>
                  <w:spacing w:before="0" w:after="0" w:line="370" w:lineRule="exact"/>
                  <w:ind w:left="0" w:leftChars="0" w:right="0" w:rightChars="0" w:firstLine="0" w:firstLineChars="0"/>
                  <w:jc w:val="center"/>
                </w:pPr>
              </w:pPrChange>
            </w:pPr>
            <w:del w:id="2966" w:author="白日梦想家" w:date="2026-10-26T15:11:03Z">
              <w:r>
                <w:rPr>
                  <w:rFonts w:hint="default" w:ascii="Times New Roman" w:hAnsi="Times New Roman" w:eastAsia="方正仿宋_GBK" w:cs="Times New Roman"/>
                  <w:sz w:val="28"/>
                  <w:szCs w:val="28"/>
                  <w:rPrChange w:id="2967" w:author="xh" w:date="2026-10-26T09:32:43Z">
                    <w:rPr>
                      <w:rFonts w:hint="eastAsia" w:ascii="方正仿宋_GBK" w:hAnsi="方正仿宋_GBK" w:eastAsia="方正仿宋_GBK" w:cs="Times New Roman"/>
                      <w:sz w:val="24"/>
                      <w:szCs w:val="24"/>
                    </w:rPr>
                  </w:rPrChange>
                </w:rPr>
                <w:delText>2.09～2.19</w:delText>
              </w:r>
            </w:del>
          </w:p>
        </w:tc>
      </w:tr>
    </w:tbl>
    <w:p w14:paraId="2ABC9F73">
      <w:pPr>
        <w:keepNext/>
        <w:widowControl/>
        <w:adjustRightInd w:val="0"/>
        <w:snapToGrid w:val="0"/>
        <w:spacing w:line="240" w:lineRule="auto"/>
        <w:ind w:left="0" w:leftChars="0" w:right="0" w:rightChars="0" w:firstLine="0" w:firstLineChars="0"/>
        <w:jc w:val="center"/>
        <w:outlineLvl w:val="9"/>
        <w:rPr>
          <w:ins w:id="2969" w:author="xh" w:date="2026-10-26T09:32:43Z"/>
          <w:del w:id="2970" w:author="白日梦想家" w:date="2026-10-26T15:11:03Z"/>
          <w:rFonts w:hint="eastAsia" w:ascii="方正仿宋_GBK" w:hAnsi="方正仿宋_GBK" w:eastAsia="方正仿宋_GBK" w:cs="Times New Roman"/>
          <w:sz w:val="32"/>
          <w:szCs w:val="32"/>
          <w:highlight w:val="none"/>
          <w14:ligatures w14:val="standardContextual"/>
        </w:rPr>
        <w:pPrChange w:id="2968" w:author="白日梦想家" w:date="2026-10-26T15:11:11Z">
          <w:pPr>
            <w:widowControl/>
            <w:adjustRightInd w:val="0"/>
            <w:snapToGrid w:val="0"/>
            <w:spacing w:line="370" w:lineRule="exact"/>
            <w:ind w:left="0" w:leftChars="0" w:right="0" w:rightChars="0" w:firstLine="0" w:firstLineChars="0"/>
          </w:pPr>
        </w:pPrChange>
      </w:pPr>
      <w:ins w:id="2971" w:author="xh" w:date="2026-10-26T09:32:43Z">
        <w:del w:id="2972" w:author="白日梦想家" w:date="2026-10-26T15:11:03Z">
          <w:r>
            <w:rPr>
              <w:rFonts w:ascii="Times New Roman" w:hAnsi="Times New Roman" w:eastAsia="方正仿宋_GBK"/>
              <w:sz w:val="24"/>
            </w:rPr>
            <w:delText>表2条件：电缆长度占比≤10%，负荷分散系数≤1.15；表内四列百分比为初始转供率。</w:delText>
          </w:r>
        </w:del>
      </w:ins>
    </w:p>
    <w:p w14:paraId="3A526EA4">
      <w:pPr>
        <w:keepNext/>
        <w:widowControl/>
        <w:adjustRightInd w:val="0"/>
        <w:snapToGrid w:val="0"/>
        <w:ind w:left="0" w:leftChars="0" w:right="0" w:rightChars="0" w:firstLine="0" w:firstLineChars="0"/>
        <w:jc w:val="center"/>
        <w:outlineLvl w:val="9"/>
        <w:rPr>
          <w:del w:id="2973" w:author="白日梦想家" w:date="2026-10-26T15:11:03Z"/>
          <w:rFonts w:hint="eastAsia" w:ascii="方正仿宋_GBK" w:hAnsi="方正仿宋_GBK" w:eastAsia="方正仿宋_GBK" w:cs="Times New Roman"/>
          <w:sz w:val="32"/>
          <w:szCs w:val="32"/>
          <w:highlight w:val="none"/>
          <w14:ligatures w14:val="standardContextual"/>
        </w:rPr>
      </w:pPr>
      <w:del w:id="2974" w:author="白日梦想家" w:date="2026-10-26T15:11:03Z">
        <w:r>
          <w:rPr>
            <w:rFonts w:hint="eastAsia" w:ascii="方正仿宋_GBK" w:hAnsi="方正仿宋_GBK" w:eastAsia="方正仿宋_GBK" w:cs="Times New Roman"/>
            <w:sz w:val="32"/>
            <w:szCs w:val="32"/>
          </w:rPr>
          <w:delText>表9 容载比推荐（电缆占比≤10%、分散系数&gt;1.15）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66A25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975" w:author="白日梦想家" w:date="2026-10-26T15:11:03Z"/>
        </w:trPr>
        <w:tc>
          <w:tcPr>
            <w:tcW w:w="1450" w:type="dxa"/>
            <w:vAlign w:val="center"/>
          </w:tcPr>
          <w:p w14:paraId="3AB187AA">
            <w:pPr>
              <w:keepNext/>
              <w:widowControl/>
              <w:adjustRightInd w:val="0"/>
              <w:snapToGrid w:val="0"/>
              <w:spacing w:before="0" w:after="0" w:line="240" w:lineRule="auto"/>
              <w:ind w:left="0" w:leftChars="0" w:right="0" w:rightChars="0" w:firstLine="0" w:firstLineChars="0"/>
              <w:jc w:val="center"/>
              <w:outlineLvl w:val="9"/>
              <w:rPr>
                <w:del w:id="2977" w:author="白日梦想家" w:date="2026-10-26T15:11:03Z"/>
              </w:rPr>
              <w:pPrChange w:id="2976" w:author="白日梦想家" w:date="2026-10-26T15:11:11Z">
                <w:pPr>
                  <w:keepNext/>
                  <w:snapToGrid w:val="0"/>
                  <w:spacing w:before="0" w:after="0" w:line="370" w:lineRule="exact"/>
                  <w:ind w:left="0" w:leftChars="0" w:right="0" w:rightChars="0" w:firstLine="0" w:firstLineChars="0"/>
                  <w:jc w:val="center"/>
                </w:pPr>
              </w:pPrChange>
            </w:pPr>
            <w:del w:id="2978"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230F695">
            <w:pPr>
              <w:keepNext/>
              <w:widowControl/>
              <w:adjustRightInd w:val="0"/>
              <w:snapToGrid w:val="0"/>
              <w:spacing w:before="0" w:after="0" w:line="240" w:lineRule="auto"/>
              <w:ind w:left="0" w:leftChars="0" w:right="0" w:rightChars="0" w:firstLine="0" w:firstLineChars="0"/>
              <w:jc w:val="center"/>
              <w:outlineLvl w:val="9"/>
              <w:rPr>
                <w:del w:id="2980" w:author="白日梦想家" w:date="2026-10-26T15:11:03Z"/>
              </w:rPr>
              <w:pPrChange w:id="2979" w:author="白日梦想家" w:date="2026-10-26T15:11:11Z">
                <w:pPr>
                  <w:keepNext/>
                  <w:snapToGrid w:val="0"/>
                  <w:spacing w:before="0" w:after="0" w:line="370" w:lineRule="exact"/>
                  <w:ind w:left="0" w:leftChars="0" w:right="0" w:rightChars="0" w:firstLine="0" w:firstLineChars="0"/>
                  <w:jc w:val="center"/>
                </w:pPr>
              </w:pPrChange>
            </w:pPr>
            <w:del w:id="2981"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3D8ECF93">
            <w:pPr>
              <w:keepNext/>
              <w:widowControl/>
              <w:adjustRightInd w:val="0"/>
              <w:snapToGrid w:val="0"/>
              <w:spacing w:before="0" w:after="0" w:line="240" w:lineRule="auto"/>
              <w:ind w:left="0" w:leftChars="0" w:right="0" w:rightChars="0" w:firstLine="0" w:firstLineChars="0"/>
              <w:jc w:val="center"/>
              <w:outlineLvl w:val="9"/>
              <w:rPr>
                <w:del w:id="2983" w:author="白日梦想家" w:date="2026-10-26T15:11:03Z"/>
              </w:rPr>
              <w:pPrChange w:id="2982" w:author="白日梦想家" w:date="2026-10-26T15:11:11Z">
                <w:pPr>
                  <w:keepNext/>
                  <w:snapToGrid w:val="0"/>
                  <w:spacing w:before="0" w:after="0" w:line="370" w:lineRule="exact"/>
                  <w:ind w:left="0" w:leftChars="0" w:right="0" w:rightChars="0" w:firstLine="0" w:firstLineChars="0"/>
                  <w:jc w:val="center"/>
                </w:pPr>
              </w:pPrChange>
            </w:pPr>
            <w:del w:id="2984"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CC16E24">
            <w:pPr>
              <w:keepNext/>
              <w:widowControl/>
              <w:adjustRightInd w:val="0"/>
              <w:snapToGrid w:val="0"/>
              <w:spacing w:before="0" w:after="0" w:line="240" w:lineRule="auto"/>
              <w:ind w:left="0" w:leftChars="0" w:right="0" w:rightChars="0" w:firstLine="0" w:firstLineChars="0"/>
              <w:jc w:val="center"/>
              <w:outlineLvl w:val="9"/>
              <w:rPr>
                <w:del w:id="2986" w:author="白日梦想家" w:date="2026-10-26T15:11:03Z"/>
              </w:rPr>
              <w:pPrChange w:id="2985" w:author="白日梦想家" w:date="2026-10-26T15:11:11Z">
                <w:pPr>
                  <w:keepNext/>
                  <w:snapToGrid w:val="0"/>
                  <w:spacing w:before="0" w:after="0" w:line="370" w:lineRule="exact"/>
                  <w:ind w:left="0" w:leftChars="0" w:right="0" w:rightChars="0" w:firstLine="0" w:firstLineChars="0"/>
                  <w:jc w:val="center"/>
                </w:pPr>
              </w:pPrChange>
            </w:pPr>
            <w:del w:id="2987"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6936FD0">
            <w:pPr>
              <w:keepNext/>
              <w:widowControl/>
              <w:adjustRightInd w:val="0"/>
              <w:snapToGrid w:val="0"/>
              <w:spacing w:before="0" w:after="0" w:line="240" w:lineRule="auto"/>
              <w:ind w:left="0" w:leftChars="0" w:right="0" w:rightChars="0" w:firstLine="0" w:firstLineChars="0"/>
              <w:jc w:val="center"/>
              <w:outlineLvl w:val="9"/>
              <w:rPr>
                <w:del w:id="2989" w:author="白日梦想家" w:date="2026-10-26T15:11:03Z"/>
              </w:rPr>
              <w:pPrChange w:id="2988" w:author="白日梦想家" w:date="2026-10-26T15:11:11Z">
                <w:pPr>
                  <w:keepNext/>
                  <w:snapToGrid w:val="0"/>
                  <w:spacing w:before="0" w:after="0" w:line="370" w:lineRule="exact"/>
                  <w:ind w:left="0" w:leftChars="0" w:right="0" w:rightChars="0" w:firstLine="0" w:firstLineChars="0"/>
                  <w:jc w:val="center"/>
                </w:pPr>
              </w:pPrChange>
            </w:pPr>
            <w:del w:id="2990"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0FBDD1B">
            <w:pPr>
              <w:keepNext/>
              <w:widowControl/>
              <w:adjustRightInd w:val="0"/>
              <w:snapToGrid w:val="0"/>
              <w:spacing w:before="0" w:after="0" w:line="240" w:lineRule="auto"/>
              <w:ind w:left="0" w:leftChars="0" w:right="0" w:rightChars="0" w:firstLine="0" w:firstLineChars="0"/>
              <w:jc w:val="center"/>
              <w:outlineLvl w:val="9"/>
              <w:rPr>
                <w:del w:id="2992" w:author="白日梦想家" w:date="2026-10-26T15:11:03Z"/>
              </w:rPr>
              <w:pPrChange w:id="2991" w:author="白日梦想家" w:date="2026-10-26T15:11:11Z">
                <w:pPr>
                  <w:keepNext/>
                  <w:snapToGrid w:val="0"/>
                  <w:spacing w:before="0" w:after="0" w:line="370" w:lineRule="exact"/>
                  <w:ind w:left="0" w:leftChars="0" w:right="0" w:rightChars="0" w:firstLine="0" w:firstLineChars="0"/>
                  <w:jc w:val="center"/>
                </w:pPr>
              </w:pPrChange>
            </w:pPr>
            <w:del w:id="2993" w:author="白日梦想家" w:date="2026-10-26T15:11:03Z">
              <w:r>
                <w:rPr>
                  <w:rFonts w:hint="eastAsia" w:ascii="方正仿宋_GBK" w:hAnsi="方正仿宋_GBK" w:eastAsia="方正仿宋_GBK" w:cs="Times New Roman"/>
                  <w:b/>
                  <w:sz w:val="24"/>
                  <w:szCs w:val="24"/>
                </w:rPr>
                <w:delText>&gt;70%</w:delText>
              </w:r>
            </w:del>
          </w:p>
        </w:tc>
      </w:tr>
      <w:tr w14:paraId="148A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94" w:author="白日梦想家" w:date="2026-10-26T15:11:03Z"/>
        </w:trPr>
        <w:tc>
          <w:tcPr>
            <w:tcW w:w="1450" w:type="dxa"/>
            <w:vAlign w:val="center"/>
          </w:tcPr>
          <w:p w14:paraId="5F59D72C">
            <w:pPr>
              <w:keepNext/>
              <w:widowControl/>
              <w:adjustRightInd w:val="0"/>
              <w:snapToGrid w:val="0"/>
              <w:spacing w:before="0" w:after="0" w:line="240" w:lineRule="auto"/>
              <w:ind w:left="0" w:leftChars="0" w:right="0" w:rightChars="0" w:firstLine="0" w:firstLineChars="0"/>
              <w:jc w:val="center"/>
              <w:outlineLvl w:val="9"/>
              <w:rPr>
                <w:del w:id="2996" w:author="白日梦想家" w:date="2026-10-26T15:11:03Z"/>
              </w:rPr>
              <w:pPrChange w:id="2995" w:author="白日梦想家" w:date="2026-10-26T15:11:11Z">
                <w:pPr>
                  <w:keepNext/>
                  <w:snapToGrid w:val="0"/>
                  <w:spacing w:before="0" w:after="0" w:line="370" w:lineRule="exact"/>
                  <w:ind w:left="0" w:leftChars="0" w:right="0" w:rightChars="0" w:firstLine="0" w:firstLineChars="0"/>
                  <w:jc w:val="center"/>
                </w:pPr>
              </w:pPrChange>
            </w:pPr>
            <w:del w:id="299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E771349">
            <w:pPr>
              <w:keepNext/>
              <w:widowControl/>
              <w:adjustRightInd w:val="0"/>
              <w:snapToGrid w:val="0"/>
              <w:spacing w:before="0" w:after="0" w:line="240" w:lineRule="auto"/>
              <w:ind w:left="0" w:leftChars="0" w:right="0" w:rightChars="0" w:firstLine="0" w:firstLineChars="0"/>
              <w:jc w:val="center"/>
              <w:outlineLvl w:val="9"/>
              <w:rPr>
                <w:del w:id="2999" w:author="白日梦想家" w:date="2026-10-26T15:11:03Z"/>
              </w:rPr>
              <w:pPrChange w:id="2998" w:author="白日梦想家" w:date="2026-10-26T15:11:11Z">
                <w:pPr>
                  <w:keepNext/>
                  <w:snapToGrid w:val="0"/>
                  <w:spacing w:before="0" w:after="0" w:line="370" w:lineRule="exact"/>
                  <w:ind w:left="0" w:leftChars="0" w:right="0" w:rightChars="0" w:firstLine="0" w:firstLineChars="0"/>
                  <w:jc w:val="center"/>
                </w:pPr>
              </w:pPrChange>
            </w:pPr>
            <w:del w:id="300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9A8C8D0">
            <w:pPr>
              <w:keepNext/>
              <w:widowControl/>
              <w:adjustRightInd w:val="0"/>
              <w:snapToGrid w:val="0"/>
              <w:spacing w:before="0" w:after="0" w:line="240" w:lineRule="auto"/>
              <w:ind w:left="0" w:leftChars="0" w:right="0" w:rightChars="0" w:firstLine="0" w:firstLineChars="0"/>
              <w:jc w:val="center"/>
              <w:outlineLvl w:val="9"/>
              <w:rPr>
                <w:del w:id="3002" w:author="白日梦想家" w:date="2026-10-26T15:11:03Z"/>
              </w:rPr>
              <w:pPrChange w:id="3001" w:author="白日梦想家" w:date="2026-10-26T15:11:11Z">
                <w:pPr>
                  <w:keepNext/>
                  <w:snapToGrid w:val="0"/>
                  <w:spacing w:before="0" w:after="0" w:line="370" w:lineRule="exact"/>
                  <w:ind w:left="0" w:leftChars="0" w:right="0" w:rightChars="0" w:firstLine="0" w:firstLineChars="0"/>
                  <w:jc w:val="center"/>
                </w:pPr>
              </w:pPrChange>
            </w:pPr>
            <w:del w:id="3003"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112134DB">
            <w:pPr>
              <w:keepNext/>
              <w:widowControl/>
              <w:adjustRightInd w:val="0"/>
              <w:snapToGrid w:val="0"/>
              <w:spacing w:before="0" w:after="0" w:line="240" w:lineRule="auto"/>
              <w:ind w:left="0" w:leftChars="0" w:right="0" w:rightChars="0" w:firstLine="0" w:firstLineChars="0"/>
              <w:jc w:val="center"/>
              <w:outlineLvl w:val="9"/>
              <w:rPr>
                <w:del w:id="3005" w:author="白日梦想家" w:date="2026-10-26T15:11:03Z"/>
              </w:rPr>
              <w:pPrChange w:id="3004" w:author="白日梦想家" w:date="2026-10-26T15:11:11Z">
                <w:pPr>
                  <w:keepNext/>
                  <w:snapToGrid w:val="0"/>
                  <w:spacing w:before="0" w:after="0" w:line="370" w:lineRule="exact"/>
                  <w:ind w:left="0" w:leftChars="0" w:right="0" w:rightChars="0" w:firstLine="0" w:firstLineChars="0"/>
                  <w:jc w:val="center"/>
                </w:pPr>
              </w:pPrChange>
            </w:pPr>
            <w:del w:id="3006"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71E15B47">
            <w:pPr>
              <w:keepNext/>
              <w:widowControl/>
              <w:adjustRightInd w:val="0"/>
              <w:snapToGrid w:val="0"/>
              <w:spacing w:before="0" w:after="0" w:line="240" w:lineRule="auto"/>
              <w:ind w:left="0" w:leftChars="0" w:right="0" w:rightChars="0" w:firstLine="0" w:firstLineChars="0"/>
              <w:jc w:val="center"/>
              <w:outlineLvl w:val="9"/>
              <w:rPr>
                <w:del w:id="3008" w:author="白日梦想家" w:date="2026-10-26T15:11:03Z"/>
              </w:rPr>
              <w:pPrChange w:id="3007" w:author="白日梦想家" w:date="2026-10-26T15:11:11Z">
                <w:pPr>
                  <w:keepNext/>
                  <w:snapToGrid w:val="0"/>
                  <w:spacing w:before="0" w:after="0" w:line="370" w:lineRule="exact"/>
                  <w:ind w:left="0" w:leftChars="0" w:right="0" w:rightChars="0" w:firstLine="0" w:firstLineChars="0"/>
                  <w:jc w:val="center"/>
                </w:pPr>
              </w:pPrChange>
            </w:pPr>
            <w:del w:id="3009"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5547ECD">
            <w:pPr>
              <w:keepNext/>
              <w:widowControl/>
              <w:adjustRightInd w:val="0"/>
              <w:snapToGrid w:val="0"/>
              <w:spacing w:before="0" w:after="0" w:line="240" w:lineRule="auto"/>
              <w:ind w:left="0" w:leftChars="0" w:right="0" w:rightChars="0" w:firstLine="0" w:firstLineChars="0"/>
              <w:jc w:val="center"/>
              <w:outlineLvl w:val="9"/>
              <w:rPr>
                <w:del w:id="3011" w:author="白日梦想家" w:date="2026-10-26T15:11:03Z"/>
              </w:rPr>
              <w:pPrChange w:id="3010" w:author="白日梦想家" w:date="2026-10-26T15:11:11Z">
                <w:pPr>
                  <w:keepNext/>
                  <w:snapToGrid w:val="0"/>
                  <w:spacing w:before="0" w:after="0" w:line="370" w:lineRule="exact"/>
                  <w:ind w:left="0" w:leftChars="0" w:right="0" w:rightChars="0" w:firstLine="0" w:firstLineChars="0"/>
                  <w:jc w:val="center"/>
                </w:pPr>
              </w:pPrChange>
            </w:pPr>
            <w:del w:id="3012" w:author="白日梦想家" w:date="2026-10-26T15:11:03Z">
              <w:r>
                <w:rPr>
                  <w:rFonts w:hint="eastAsia" w:ascii="方正仿宋_GBK" w:hAnsi="方正仿宋_GBK" w:eastAsia="方正仿宋_GBK" w:cs="Times New Roman"/>
                  <w:sz w:val="24"/>
                  <w:szCs w:val="24"/>
                </w:rPr>
                <w:delText>1.95～2.05</w:delText>
              </w:r>
            </w:del>
          </w:p>
        </w:tc>
      </w:tr>
      <w:tr w14:paraId="7F7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13" w:author="白日梦想家" w:date="2026-10-26T15:11:03Z"/>
        </w:trPr>
        <w:tc>
          <w:tcPr>
            <w:tcW w:w="1450" w:type="dxa"/>
            <w:vAlign w:val="center"/>
          </w:tcPr>
          <w:p w14:paraId="6F43E3D9">
            <w:pPr>
              <w:keepNext/>
              <w:widowControl/>
              <w:adjustRightInd w:val="0"/>
              <w:snapToGrid w:val="0"/>
              <w:spacing w:before="0" w:after="0" w:line="240" w:lineRule="auto"/>
              <w:ind w:left="0" w:leftChars="0" w:right="0" w:rightChars="0" w:firstLine="0" w:firstLineChars="0"/>
              <w:jc w:val="center"/>
              <w:outlineLvl w:val="9"/>
              <w:rPr>
                <w:del w:id="3015" w:author="白日梦想家" w:date="2026-10-26T15:11:03Z"/>
              </w:rPr>
              <w:pPrChange w:id="3014" w:author="白日梦想家" w:date="2026-10-26T15:11:11Z">
                <w:pPr>
                  <w:keepNext/>
                  <w:snapToGrid w:val="0"/>
                  <w:spacing w:before="0" w:after="0" w:line="370" w:lineRule="exact"/>
                  <w:ind w:left="0" w:leftChars="0" w:right="0" w:rightChars="0" w:firstLine="0" w:firstLineChars="0"/>
                  <w:jc w:val="center"/>
                </w:pPr>
              </w:pPrChange>
            </w:pPr>
            <w:del w:id="301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358D9EF">
            <w:pPr>
              <w:keepNext/>
              <w:widowControl/>
              <w:adjustRightInd w:val="0"/>
              <w:snapToGrid w:val="0"/>
              <w:spacing w:before="0" w:after="0" w:line="240" w:lineRule="auto"/>
              <w:ind w:left="0" w:leftChars="0" w:right="0" w:rightChars="0" w:firstLine="0" w:firstLineChars="0"/>
              <w:jc w:val="center"/>
              <w:outlineLvl w:val="9"/>
              <w:rPr>
                <w:del w:id="3018" w:author="白日梦想家" w:date="2026-10-26T15:11:03Z"/>
              </w:rPr>
              <w:pPrChange w:id="3017" w:author="白日梦想家" w:date="2026-10-26T15:11:11Z">
                <w:pPr>
                  <w:keepNext/>
                  <w:snapToGrid w:val="0"/>
                  <w:spacing w:before="0" w:after="0" w:line="370" w:lineRule="exact"/>
                  <w:ind w:left="0" w:leftChars="0" w:right="0" w:rightChars="0" w:firstLine="0" w:firstLineChars="0"/>
                  <w:jc w:val="center"/>
                </w:pPr>
              </w:pPrChange>
            </w:pPr>
            <w:del w:id="301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6E330323">
            <w:pPr>
              <w:keepNext/>
              <w:widowControl/>
              <w:adjustRightInd w:val="0"/>
              <w:snapToGrid w:val="0"/>
              <w:spacing w:before="0" w:after="0" w:line="240" w:lineRule="auto"/>
              <w:ind w:left="0" w:leftChars="0" w:right="0" w:rightChars="0" w:firstLine="0" w:firstLineChars="0"/>
              <w:jc w:val="center"/>
              <w:outlineLvl w:val="9"/>
              <w:rPr>
                <w:del w:id="3021" w:author="白日梦想家" w:date="2026-10-26T15:11:03Z"/>
              </w:rPr>
              <w:pPrChange w:id="3020" w:author="白日梦想家" w:date="2026-10-26T15:11:11Z">
                <w:pPr>
                  <w:keepNext/>
                  <w:snapToGrid w:val="0"/>
                  <w:spacing w:before="0" w:after="0" w:line="370" w:lineRule="exact"/>
                  <w:ind w:left="0" w:leftChars="0" w:right="0" w:rightChars="0" w:firstLine="0" w:firstLineChars="0"/>
                  <w:jc w:val="center"/>
                </w:pPr>
              </w:pPrChange>
            </w:pPr>
            <w:del w:id="3022"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F87DCCB">
            <w:pPr>
              <w:keepNext/>
              <w:widowControl/>
              <w:adjustRightInd w:val="0"/>
              <w:snapToGrid w:val="0"/>
              <w:spacing w:before="0" w:after="0" w:line="240" w:lineRule="auto"/>
              <w:ind w:left="0" w:leftChars="0" w:right="0" w:rightChars="0" w:firstLine="0" w:firstLineChars="0"/>
              <w:jc w:val="center"/>
              <w:outlineLvl w:val="9"/>
              <w:rPr>
                <w:del w:id="3024" w:author="白日梦想家" w:date="2026-10-26T15:11:03Z"/>
              </w:rPr>
              <w:pPrChange w:id="3023" w:author="白日梦想家" w:date="2026-10-26T15:11:11Z">
                <w:pPr>
                  <w:keepNext/>
                  <w:snapToGrid w:val="0"/>
                  <w:spacing w:before="0" w:after="0" w:line="370" w:lineRule="exact"/>
                  <w:ind w:left="0" w:leftChars="0" w:right="0" w:rightChars="0" w:firstLine="0" w:firstLineChars="0"/>
                  <w:jc w:val="center"/>
                </w:pPr>
              </w:pPrChange>
            </w:pPr>
            <w:del w:id="3025"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5C0D6663">
            <w:pPr>
              <w:keepNext/>
              <w:widowControl/>
              <w:adjustRightInd w:val="0"/>
              <w:snapToGrid w:val="0"/>
              <w:spacing w:before="0" w:after="0" w:line="240" w:lineRule="auto"/>
              <w:ind w:left="0" w:leftChars="0" w:right="0" w:rightChars="0" w:firstLine="0" w:firstLineChars="0"/>
              <w:jc w:val="center"/>
              <w:outlineLvl w:val="9"/>
              <w:rPr>
                <w:del w:id="3027" w:author="白日梦想家" w:date="2026-10-26T15:11:03Z"/>
              </w:rPr>
              <w:pPrChange w:id="3026" w:author="白日梦想家" w:date="2026-10-26T15:11:11Z">
                <w:pPr>
                  <w:keepNext/>
                  <w:snapToGrid w:val="0"/>
                  <w:spacing w:before="0" w:after="0" w:line="370" w:lineRule="exact"/>
                  <w:ind w:left="0" w:leftChars="0" w:right="0" w:rightChars="0" w:firstLine="0" w:firstLineChars="0"/>
                  <w:jc w:val="center"/>
                </w:pPr>
              </w:pPrChange>
            </w:pPr>
            <w:del w:id="3028"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B1CF431">
            <w:pPr>
              <w:keepNext/>
              <w:widowControl/>
              <w:adjustRightInd w:val="0"/>
              <w:snapToGrid w:val="0"/>
              <w:spacing w:before="0" w:after="0" w:line="240" w:lineRule="auto"/>
              <w:ind w:left="0" w:leftChars="0" w:right="0" w:rightChars="0" w:firstLine="0" w:firstLineChars="0"/>
              <w:jc w:val="center"/>
              <w:outlineLvl w:val="9"/>
              <w:rPr>
                <w:del w:id="3030" w:author="白日梦想家" w:date="2026-10-26T15:11:03Z"/>
              </w:rPr>
              <w:pPrChange w:id="3029" w:author="白日梦想家" w:date="2026-10-26T15:11:11Z">
                <w:pPr>
                  <w:keepNext/>
                  <w:snapToGrid w:val="0"/>
                  <w:spacing w:before="0" w:after="0" w:line="370" w:lineRule="exact"/>
                  <w:ind w:left="0" w:leftChars="0" w:right="0" w:rightChars="0" w:firstLine="0" w:firstLineChars="0"/>
                  <w:jc w:val="center"/>
                </w:pPr>
              </w:pPrChange>
            </w:pPr>
            <w:del w:id="3031" w:author="白日梦想家" w:date="2026-10-26T15:11:03Z">
              <w:r>
                <w:rPr>
                  <w:rFonts w:hint="eastAsia" w:ascii="方正仿宋_GBK" w:hAnsi="方正仿宋_GBK" w:eastAsia="方正仿宋_GBK" w:cs="Times New Roman"/>
                  <w:sz w:val="24"/>
                  <w:szCs w:val="24"/>
                </w:rPr>
                <w:delText>1.99～2.09</w:delText>
              </w:r>
            </w:del>
          </w:p>
        </w:tc>
      </w:tr>
      <w:tr w14:paraId="78908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32" w:author="白日梦想家" w:date="2026-10-26T15:11:03Z"/>
        </w:trPr>
        <w:tc>
          <w:tcPr>
            <w:tcW w:w="1450" w:type="dxa"/>
            <w:vAlign w:val="center"/>
          </w:tcPr>
          <w:p w14:paraId="23584064">
            <w:pPr>
              <w:keepNext/>
              <w:widowControl/>
              <w:adjustRightInd w:val="0"/>
              <w:snapToGrid w:val="0"/>
              <w:spacing w:before="0" w:after="0" w:line="240" w:lineRule="auto"/>
              <w:ind w:left="0" w:leftChars="0" w:right="0" w:rightChars="0" w:firstLine="0" w:firstLineChars="0"/>
              <w:jc w:val="center"/>
              <w:outlineLvl w:val="9"/>
              <w:rPr>
                <w:del w:id="3034" w:author="白日梦想家" w:date="2026-10-26T15:11:03Z"/>
              </w:rPr>
              <w:pPrChange w:id="3033" w:author="白日梦想家" w:date="2026-10-26T15:11:11Z">
                <w:pPr>
                  <w:keepNext/>
                  <w:snapToGrid w:val="0"/>
                  <w:spacing w:before="0" w:after="0" w:line="370" w:lineRule="exact"/>
                  <w:ind w:left="0" w:leftChars="0" w:right="0" w:rightChars="0" w:firstLine="0" w:firstLineChars="0"/>
                  <w:jc w:val="center"/>
                </w:pPr>
              </w:pPrChange>
            </w:pPr>
            <w:del w:id="303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00C8E07">
            <w:pPr>
              <w:keepNext/>
              <w:widowControl/>
              <w:adjustRightInd w:val="0"/>
              <w:snapToGrid w:val="0"/>
              <w:spacing w:before="0" w:after="0" w:line="240" w:lineRule="auto"/>
              <w:ind w:left="0" w:leftChars="0" w:right="0" w:rightChars="0" w:firstLine="0" w:firstLineChars="0"/>
              <w:jc w:val="center"/>
              <w:outlineLvl w:val="9"/>
              <w:rPr>
                <w:del w:id="3037" w:author="白日梦想家" w:date="2026-10-26T15:11:03Z"/>
              </w:rPr>
              <w:pPrChange w:id="3036" w:author="白日梦想家" w:date="2026-10-26T15:11:11Z">
                <w:pPr>
                  <w:keepNext/>
                  <w:snapToGrid w:val="0"/>
                  <w:spacing w:before="0" w:after="0" w:line="370" w:lineRule="exact"/>
                  <w:ind w:left="0" w:leftChars="0" w:right="0" w:rightChars="0" w:firstLine="0" w:firstLineChars="0"/>
                  <w:jc w:val="center"/>
                </w:pPr>
              </w:pPrChange>
            </w:pPr>
            <w:del w:id="303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A84D674">
            <w:pPr>
              <w:keepNext/>
              <w:widowControl/>
              <w:adjustRightInd w:val="0"/>
              <w:snapToGrid w:val="0"/>
              <w:spacing w:before="0" w:after="0" w:line="240" w:lineRule="auto"/>
              <w:ind w:left="0" w:leftChars="0" w:right="0" w:rightChars="0" w:firstLine="0" w:firstLineChars="0"/>
              <w:jc w:val="center"/>
              <w:outlineLvl w:val="9"/>
              <w:rPr>
                <w:del w:id="3040" w:author="白日梦想家" w:date="2026-10-26T15:11:03Z"/>
              </w:rPr>
              <w:pPrChange w:id="3039" w:author="白日梦想家" w:date="2026-10-26T15:11:11Z">
                <w:pPr>
                  <w:keepNext/>
                  <w:snapToGrid w:val="0"/>
                  <w:spacing w:before="0" w:after="0" w:line="370" w:lineRule="exact"/>
                  <w:ind w:left="0" w:leftChars="0" w:right="0" w:rightChars="0" w:firstLine="0" w:firstLineChars="0"/>
                  <w:jc w:val="center"/>
                </w:pPr>
              </w:pPrChange>
            </w:pPr>
            <w:del w:id="3041"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0F90E254">
            <w:pPr>
              <w:keepNext/>
              <w:widowControl/>
              <w:adjustRightInd w:val="0"/>
              <w:snapToGrid w:val="0"/>
              <w:spacing w:before="0" w:after="0" w:line="240" w:lineRule="auto"/>
              <w:ind w:left="0" w:leftChars="0" w:right="0" w:rightChars="0" w:firstLine="0" w:firstLineChars="0"/>
              <w:jc w:val="center"/>
              <w:outlineLvl w:val="9"/>
              <w:rPr>
                <w:del w:id="3043" w:author="白日梦想家" w:date="2026-10-26T15:11:03Z"/>
              </w:rPr>
              <w:pPrChange w:id="3042" w:author="白日梦想家" w:date="2026-10-26T15:11:11Z">
                <w:pPr>
                  <w:keepNext/>
                  <w:snapToGrid w:val="0"/>
                  <w:spacing w:before="0" w:after="0" w:line="370" w:lineRule="exact"/>
                  <w:ind w:left="0" w:leftChars="0" w:right="0" w:rightChars="0" w:firstLine="0" w:firstLineChars="0"/>
                  <w:jc w:val="center"/>
                </w:pPr>
              </w:pPrChange>
            </w:pPr>
            <w:del w:id="3044"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7731152E">
            <w:pPr>
              <w:keepNext/>
              <w:widowControl/>
              <w:adjustRightInd w:val="0"/>
              <w:snapToGrid w:val="0"/>
              <w:spacing w:before="0" w:after="0" w:line="240" w:lineRule="auto"/>
              <w:ind w:left="0" w:leftChars="0" w:right="0" w:rightChars="0" w:firstLine="0" w:firstLineChars="0"/>
              <w:jc w:val="center"/>
              <w:outlineLvl w:val="9"/>
              <w:rPr>
                <w:del w:id="3046" w:author="白日梦想家" w:date="2026-10-26T15:11:03Z"/>
              </w:rPr>
              <w:pPrChange w:id="3045" w:author="白日梦想家" w:date="2026-10-26T15:11:11Z">
                <w:pPr>
                  <w:keepNext/>
                  <w:snapToGrid w:val="0"/>
                  <w:spacing w:before="0" w:after="0" w:line="370" w:lineRule="exact"/>
                  <w:ind w:left="0" w:leftChars="0" w:right="0" w:rightChars="0" w:firstLine="0" w:firstLineChars="0"/>
                  <w:jc w:val="center"/>
                </w:pPr>
              </w:pPrChange>
            </w:pPr>
            <w:del w:id="3047"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46B0B47A">
            <w:pPr>
              <w:keepNext/>
              <w:widowControl/>
              <w:adjustRightInd w:val="0"/>
              <w:snapToGrid w:val="0"/>
              <w:spacing w:before="0" w:after="0" w:line="240" w:lineRule="auto"/>
              <w:ind w:left="0" w:leftChars="0" w:right="0" w:rightChars="0" w:firstLine="0" w:firstLineChars="0"/>
              <w:jc w:val="center"/>
              <w:outlineLvl w:val="9"/>
              <w:rPr>
                <w:del w:id="3049" w:author="白日梦想家" w:date="2026-10-26T15:11:03Z"/>
              </w:rPr>
              <w:pPrChange w:id="3048" w:author="白日梦想家" w:date="2026-10-26T15:11:11Z">
                <w:pPr>
                  <w:keepNext/>
                  <w:snapToGrid w:val="0"/>
                  <w:spacing w:before="0" w:after="0" w:line="370" w:lineRule="exact"/>
                  <w:ind w:left="0" w:leftChars="0" w:right="0" w:rightChars="0" w:firstLine="0" w:firstLineChars="0"/>
                  <w:jc w:val="center"/>
                </w:pPr>
              </w:pPrChange>
            </w:pPr>
            <w:del w:id="3050" w:author="白日梦想家" w:date="2026-10-26T15:11:03Z">
              <w:r>
                <w:rPr>
                  <w:rFonts w:hint="eastAsia" w:ascii="方正仿宋_GBK" w:hAnsi="方正仿宋_GBK" w:eastAsia="方正仿宋_GBK" w:cs="Times New Roman"/>
                  <w:sz w:val="24"/>
                  <w:szCs w:val="24"/>
                </w:rPr>
                <w:delText>2.57～2.67</w:delText>
              </w:r>
            </w:del>
          </w:p>
        </w:tc>
      </w:tr>
      <w:tr w14:paraId="7230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51" w:author="白日梦想家" w:date="2026-10-26T15:11:03Z"/>
        </w:trPr>
        <w:tc>
          <w:tcPr>
            <w:tcW w:w="1450" w:type="dxa"/>
            <w:vAlign w:val="center"/>
          </w:tcPr>
          <w:p w14:paraId="27706C36">
            <w:pPr>
              <w:keepNext/>
              <w:widowControl/>
              <w:adjustRightInd w:val="0"/>
              <w:snapToGrid w:val="0"/>
              <w:spacing w:before="0" w:after="0" w:line="240" w:lineRule="auto"/>
              <w:ind w:left="0" w:leftChars="0" w:right="0" w:rightChars="0" w:firstLine="0" w:firstLineChars="0"/>
              <w:jc w:val="center"/>
              <w:outlineLvl w:val="9"/>
              <w:rPr>
                <w:del w:id="3053" w:author="白日梦想家" w:date="2026-10-26T15:11:03Z"/>
              </w:rPr>
              <w:pPrChange w:id="3052" w:author="白日梦想家" w:date="2026-10-26T15:11:11Z">
                <w:pPr>
                  <w:keepNext/>
                  <w:snapToGrid w:val="0"/>
                  <w:spacing w:before="0" w:after="0" w:line="370" w:lineRule="exact"/>
                  <w:ind w:left="0" w:leftChars="0" w:right="0" w:rightChars="0" w:firstLine="0" w:firstLineChars="0"/>
                  <w:jc w:val="center"/>
                </w:pPr>
              </w:pPrChange>
            </w:pPr>
            <w:del w:id="305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1F8DBAE">
            <w:pPr>
              <w:keepNext/>
              <w:widowControl/>
              <w:adjustRightInd w:val="0"/>
              <w:snapToGrid w:val="0"/>
              <w:spacing w:before="0" w:after="0" w:line="240" w:lineRule="auto"/>
              <w:ind w:left="0" w:leftChars="0" w:right="0" w:rightChars="0" w:firstLine="0" w:firstLineChars="0"/>
              <w:jc w:val="center"/>
              <w:outlineLvl w:val="9"/>
              <w:rPr>
                <w:del w:id="3056" w:author="白日梦想家" w:date="2026-10-26T15:11:03Z"/>
              </w:rPr>
              <w:pPrChange w:id="3055" w:author="白日梦想家" w:date="2026-10-26T15:11:11Z">
                <w:pPr>
                  <w:keepNext/>
                  <w:snapToGrid w:val="0"/>
                  <w:spacing w:before="0" w:after="0" w:line="370" w:lineRule="exact"/>
                  <w:ind w:left="0" w:leftChars="0" w:right="0" w:rightChars="0" w:firstLine="0" w:firstLineChars="0"/>
                  <w:jc w:val="center"/>
                </w:pPr>
              </w:pPrChange>
            </w:pPr>
            <w:del w:id="305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D1F854E">
            <w:pPr>
              <w:keepNext/>
              <w:widowControl/>
              <w:adjustRightInd w:val="0"/>
              <w:snapToGrid w:val="0"/>
              <w:spacing w:before="0" w:after="0" w:line="240" w:lineRule="auto"/>
              <w:ind w:left="0" w:leftChars="0" w:right="0" w:rightChars="0" w:firstLine="0" w:firstLineChars="0"/>
              <w:jc w:val="center"/>
              <w:outlineLvl w:val="9"/>
              <w:rPr>
                <w:del w:id="3059" w:author="白日梦想家" w:date="2026-10-26T15:11:03Z"/>
              </w:rPr>
              <w:pPrChange w:id="3058" w:author="白日梦想家" w:date="2026-10-26T15:11:11Z">
                <w:pPr>
                  <w:keepNext/>
                  <w:snapToGrid w:val="0"/>
                  <w:spacing w:before="0" w:after="0" w:line="370" w:lineRule="exact"/>
                  <w:ind w:left="0" w:leftChars="0" w:right="0" w:rightChars="0" w:firstLine="0" w:firstLineChars="0"/>
                  <w:jc w:val="center"/>
                </w:pPr>
              </w:pPrChange>
            </w:pPr>
            <w:del w:id="3060"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089D652A">
            <w:pPr>
              <w:keepNext/>
              <w:widowControl/>
              <w:adjustRightInd w:val="0"/>
              <w:snapToGrid w:val="0"/>
              <w:spacing w:before="0" w:after="0" w:line="240" w:lineRule="auto"/>
              <w:ind w:left="0" w:leftChars="0" w:right="0" w:rightChars="0" w:firstLine="0" w:firstLineChars="0"/>
              <w:jc w:val="center"/>
              <w:outlineLvl w:val="9"/>
              <w:rPr>
                <w:del w:id="3062" w:author="白日梦想家" w:date="2026-10-26T15:11:03Z"/>
              </w:rPr>
              <w:pPrChange w:id="3061" w:author="白日梦想家" w:date="2026-10-26T15:11:11Z">
                <w:pPr>
                  <w:keepNext/>
                  <w:snapToGrid w:val="0"/>
                  <w:spacing w:before="0" w:after="0" w:line="370" w:lineRule="exact"/>
                  <w:ind w:left="0" w:leftChars="0" w:right="0" w:rightChars="0" w:firstLine="0" w:firstLineChars="0"/>
                  <w:jc w:val="center"/>
                </w:pPr>
              </w:pPrChange>
            </w:pPr>
            <w:del w:id="3063"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0C6E50F6">
            <w:pPr>
              <w:keepNext/>
              <w:widowControl/>
              <w:adjustRightInd w:val="0"/>
              <w:snapToGrid w:val="0"/>
              <w:spacing w:before="0" w:after="0" w:line="240" w:lineRule="auto"/>
              <w:ind w:left="0" w:leftChars="0" w:right="0" w:rightChars="0" w:firstLine="0" w:firstLineChars="0"/>
              <w:jc w:val="center"/>
              <w:outlineLvl w:val="9"/>
              <w:rPr>
                <w:del w:id="3065" w:author="白日梦想家" w:date="2026-10-26T15:11:03Z"/>
              </w:rPr>
              <w:pPrChange w:id="3064" w:author="白日梦想家" w:date="2026-10-26T15:11:11Z">
                <w:pPr>
                  <w:keepNext/>
                  <w:snapToGrid w:val="0"/>
                  <w:spacing w:before="0" w:after="0" w:line="370" w:lineRule="exact"/>
                  <w:ind w:left="0" w:leftChars="0" w:right="0" w:rightChars="0" w:firstLine="0" w:firstLineChars="0"/>
                  <w:jc w:val="center"/>
                </w:pPr>
              </w:pPrChange>
            </w:pPr>
            <w:del w:id="306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64B42EC2">
            <w:pPr>
              <w:keepNext/>
              <w:widowControl/>
              <w:adjustRightInd w:val="0"/>
              <w:snapToGrid w:val="0"/>
              <w:spacing w:before="0" w:after="0" w:line="240" w:lineRule="auto"/>
              <w:ind w:left="0" w:leftChars="0" w:right="0" w:rightChars="0" w:firstLine="0" w:firstLineChars="0"/>
              <w:jc w:val="center"/>
              <w:outlineLvl w:val="9"/>
              <w:rPr>
                <w:del w:id="3068" w:author="白日梦想家" w:date="2026-10-26T15:11:03Z"/>
              </w:rPr>
              <w:pPrChange w:id="3067" w:author="白日梦想家" w:date="2026-10-26T15:11:11Z">
                <w:pPr>
                  <w:keepNext/>
                  <w:snapToGrid w:val="0"/>
                  <w:spacing w:before="0" w:after="0" w:line="370" w:lineRule="exact"/>
                  <w:ind w:left="0" w:leftChars="0" w:right="0" w:rightChars="0" w:firstLine="0" w:firstLineChars="0"/>
                  <w:jc w:val="center"/>
                </w:pPr>
              </w:pPrChange>
            </w:pPr>
            <w:del w:id="3069" w:author="白日梦想家" w:date="2026-10-26T15:11:03Z">
              <w:r>
                <w:rPr>
                  <w:rFonts w:hint="eastAsia" w:ascii="方正仿宋_GBK" w:hAnsi="方正仿宋_GBK" w:eastAsia="方正仿宋_GBK" w:cs="Times New Roman"/>
                  <w:sz w:val="24"/>
                  <w:szCs w:val="24"/>
                </w:rPr>
                <w:delText>1.73～1.83</w:delText>
              </w:r>
            </w:del>
          </w:p>
        </w:tc>
      </w:tr>
      <w:tr w14:paraId="7A4A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70" w:author="白日梦想家" w:date="2026-10-26T15:11:03Z"/>
        </w:trPr>
        <w:tc>
          <w:tcPr>
            <w:tcW w:w="1450" w:type="dxa"/>
            <w:vAlign w:val="center"/>
          </w:tcPr>
          <w:p w14:paraId="114F590E">
            <w:pPr>
              <w:keepNext/>
              <w:widowControl/>
              <w:adjustRightInd w:val="0"/>
              <w:snapToGrid w:val="0"/>
              <w:spacing w:before="0" w:after="0" w:line="240" w:lineRule="auto"/>
              <w:ind w:left="0" w:leftChars="0" w:right="0" w:rightChars="0" w:firstLine="0" w:firstLineChars="0"/>
              <w:jc w:val="center"/>
              <w:outlineLvl w:val="9"/>
              <w:rPr>
                <w:del w:id="3072" w:author="白日梦想家" w:date="2026-10-26T15:11:03Z"/>
              </w:rPr>
              <w:pPrChange w:id="3071" w:author="白日梦想家" w:date="2026-10-26T15:11:11Z">
                <w:pPr>
                  <w:keepNext/>
                  <w:snapToGrid w:val="0"/>
                  <w:spacing w:before="0" w:after="0" w:line="370" w:lineRule="exact"/>
                  <w:ind w:left="0" w:leftChars="0" w:right="0" w:rightChars="0" w:firstLine="0" w:firstLineChars="0"/>
                  <w:jc w:val="center"/>
                </w:pPr>
              </w:pPrChange>
            </w:pPr>
            <w:del w:id="307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6274FBE">
            <w:pPr>
              <w:keepNext/>
              <w:widowControl/>
              <w:adjustRightInd w:val="0"/>
              <w:snapToGrid w:val="0"/>
              <w:spacing w:before="0" w:after="0" w:line="240" w:lineRule="auto"/>
              <w:ind w:left="0" w:leftChars="0" w:right="0" w:rightChars="0" w:firstLine="0" w:firstLineChars="0"/>
              <w:jc w:val="center"/>
              <w:outlineLvl w:val="9"/>
              <w:rPr>
                <w:del w:id="3075" w:author="白日梦想家" w:date="2026-10-26T15:11:03Z"/>
              </w:rPr>
              <w:pPrChange w:id="3074" w:author="白日梦想家" w:date="2026-10-26T15:11:11Z">
                <w:pPr>
                  <w:keepNext/>
                  <w:snapToGrid w:val="0"/>
                  <w:spacing w:before="0" w:after="0" w:line="370" w:lineRule="exact"/>
                  <w:ind w:left="0" w:leftChars="0" w:right="0" w:rightChars="0" w:firstLine="0" w:firstLineChars="0"/>
                  <w:jc w:val="center"/>
                </w:pPr>
              </w:pPrChange>
            </w:pPr>
            <w:del w:id="307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75BD19">
            <w:pPr>
              <w:keepNext/>
              <w:widowControl/>
              <w:adjustRightInd w:val="0"/>
              <w:snapToGrid w:val="0"/>
              <w:spacing w:before="0" w:after="0" w:line="240" w:lineRule="auto"/>
              <w:ind w:left="0" w:leftChars="0" w:right="0" w:rightChars="0" w:firstLine="0" w:firstLineChars="0"/>
              <w:jc w:val="center"/>
              <w:outlineLvl w:val="9"/>
              <w:rPr>
                <w:del w:id="3078" w:author="白日梦想家" w:date="2026-10-26T15:11:03Z"/>
              </w:rPr>
              <w:pPrChange w:id="3077" w:author="白日梦想家" w:date="2026-10-26T15:11:11Z">
                <w:pPr>
                  <w:keepNext/>
                  <w:snapToGrid w:val="0"/>
                  <w:spacing w:before="0" w:after="0" w:line="370" w:lineRule="exact"/>
                  <w:ind w:left="0" w:leftChars="0" w:right="0" w:rightChars="0" w:firstLine="0" w:firstLineChars="0"/>
                  <w:jc w:val="center"/>
                </w:pPr>
              </w:pPrChange>
            </w:pPr>
            <w:del w:id="3079"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5CA7F993">
            <w:pPr>
              <w:keepNext/>
              <w:widowControl/>
              <w:adjustRightInd w:val="0"/>
              <w:snapToGrid w:val="0"/>
              <w:spacing w:before="0" w:after="0" w:line="240" w:lineRule="auto"/>
              <w:ind w:left="0" w:leftChars="0" w:right="0" w:rightChars="0" w:firstLine="0" w:firstLineChars="0"/>
              <w:jc w:val="center"/>
              <w:outlineLvl w:val="9"/>
              <w:rPr>
                <w:del w:id="3081" w:author="白日梦想家" w:date="2026-10-26T15:11:03Z"/>
              </w:rPr>
              <w:pPrChange w:id="3080" w:author="白日梦想家" w:date="2026-10-26T15:11:11Z">
                <w:pPr>
                  <w:keepNext/>
                  <w:snapToGrid w:val="0"/>
                  <w:spacing w:before="0" w:after="0" w:line="370" w:lineRule="exact"/>
                  <w:ind w:left="0" w:leftChars="0" w:right="0" w:rightChars="0" w:firstLine="0" w:firstLineChars="0"/>
                  <w:jc w:val="center"/>
                </w:pPr>
              </w:pPrChange>
            </w:pPr>
            <w:del w:id="3082"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5F7761DF">
            <w:pPr>
              <w:keepNext/>
              <w:widowControl/>
              <w:adjustRightInd w:val="0"/>
              <w:snapToGrid w:val="0"/>
              <w:spacing w:before="0" w:after="0" w:line="240" w:lineRule="auto"/>
              <w:ind w:left="0" w:leftChars="0" w:right="0" w:rightChars="0" w:firstLine="0" w:firstLineChars="0"/>
              <w:jc w:val="center"/>
              <w:outlineLvl w:val="9"/>
              <w:rPr>
                <w:del w:id="3084" w:author="白日梦想家" w:date="2026-10-26T15:11:03Z"/>
              </w:rPr>
              <w:pPrChange w:id="3083" w:author="白日梦想家" w:date="2026-10-26T15:11:11Z">
                <w:pPr>
                  <w:keepNext/>
                  <w:snapToGrid w:val="0"/>
                  <w:spacing w:before="0" w:after="0" w:line="370" w:lineRule="exact"/>
                  <w:ind w:left="0" w:leftChars="0" w:right="0" w:rightChars="0" w:firstLine="0" w:firstLineChars="0"/>
                  <w:jc w:val="center"/>
                </w:pPr>
              </w:pPrChange>
            </w:pPr>
            <w:del w:id="3085"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D10671B">
            <w:pPr>
              <w:keepNext/>
              <w:widowControl/>
              <w:adjustRightInd w:val="0"/>
              <w:snapToGrid w:val="0"/>
              <w:spacing w:before="0" w:after="0" w:line="240" w:lineRule="auto"/>
              <w:ind w:left="0" w:leftChars="0" w:right="0" w:rightChars="0" w:firstLine="0" w:firstLineChars="0"/>
              <w:jc w:val="center"/>
              <w:outlineLvl w:val="9"/>
              <w:rPr>
                <w:del w:id="3087" w:author="白日梦想家" w:date="2026-10-26T15:11:03Z"/>
              </w:rPr>
              <w:pPrChange w:id="3086" w:author="白日梦想家" w:date="2026-10-26T15:11:11Z">
                <w:pPr>
                  <w:keepNext/>
                  <w:snapToGrid w:val="0"/>
                  <w:spacing w:before="0" w:after="0" w:line="370" w:lineRule="exact"/>
                  <w:ind w:left="0" w:leftChars="0" w:right="0" w:rightChars="0" w:firstLine="0" w:firstLineChars="0"/>
                  <w:jc w:val="center"/>
                </w:pPr>
              </w:pPrChange>
            </w:pPr>
            <w:del w:id="3088" w:author="白日梦想家" w:date="2026-10-26T15:11:03Z">
              <w:r>
                <w:rPr>
                  <w:rFonts w:hint="eastAsia" w:ascii="方正仿宋_GBK" w:hAnsi="方正仿宋_GBK" w:eastAsia="方正仿宋_GBK" w:cs="Times New Roman"/>
                  <w:sz w:val="24"/>
                  <w:szCs w:val="24"/>
                </w:rPr>
                <w:delText>1.83～1.92</w:delText>
              </w:r>
            </w:del>
          </w:p>
        </w:tc>
      </w:tr>
      <w:tr w14:paraId="3222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89" w:author="白日梦想家" w:date="2026-10-26T15:11:03Z"/>
        </w:trPr>
        <w:tc>
          <w:tcPr>
            <w:tcW w:w="1450" w:type="dxa"/>
            <w:vAlign w:val="center"/>
          </w:tcPr>
          <w:p w14:paraId="3002CA1E">
            <w:pPr>
              <w:keepNext/>
              <w:widowControl/>
              <w:adjustRightInd w:val="0"/>
              <w:snapToGrid w:val="0"/>
              <w:spacing w:before="0" w:after="0" w:line="240" w:lineRule="auto"/>
              <w:ind w:left="0" w:leftChars="0" w:right="0" w:rightChars="0" w:firstLine="0" w:firstLineChars="0"/>
              <w:jc w:val="center"/>
              <w:outlineLvl w:val="9"/>
              <w:rPr>
                <w:del w:id="3091" w:author="白日梦想家" w:date="2026-10-26T15:11:03Z"/>
              </w:rPr>
              <w:pPrChange w:id="3090" w:author="白日梦想家" w:date="2026-10-26T15:11:11Z">
                <w:pPr>
                  <w:keepNext/>
                  <w:snapToGrid w:val="0"/>
                  <w:spacing w:before="0" w:after="0" w:line="370" w:lineRule="exact"/>
                  <w:ind w:left="0" w:leftChars="0" w:right="0" w:rightChars="0" w:firstLine="0" w:firstLineChars="0"/>
                  <w:jc w:val="center"/>
                </w:pPr>
              </w:pPrChange>
            </w:pPr>
            <w:del w:id="309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03CE3AC9">
            <w:pPr>
              <w:keepNext/>
              <w:widowControl/>
              <w:adjustRightInd w:val="0"/>
              <w:snapToGrid w:val="0"/>
              <w:spacing w:before="0" w:after="0" w:line="240" w:lineRule="auto"/>
              <w:ind w:left="0" w:leftChars="0" w:right="0" w:rightChars="0" w:firstLine="0" w:firstLineChars="0"/>
              <w:jc w:val="center"/>
              <w:outlineLvl w:val="9"/>
              <w:rPr>
                <w:del w:id="3094" w:author="白日梦想家" w:date="2026-10-26T15:11:03Z"/>
              </w:rPr>
              <w:pPrChange w:id="3093" w:author="白日梦想家" w:date="2026-10-26T15:11:11Z">
                <w:pPr>
                  <w:keepNext/>
                  <w:snapToGrid w:val="0"/>
                  <w:spacing w:before="0" w:after="0" w:line="370" w:lineRule="exact"/>
                  <w:ind w:left="0" w:leftChars="0" w:right="0" w:rightChars="0" w:firstLine="0" w:firstLineChars="0"/>
                  <w:jc w:val="center"/>
                </w:pPr>
              </w:pPrChange>
            </w:pPr>
            <w:del w:id="309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5FB5FA3">
            <w:pPr>
              <w:keepNext/>
              <w:widowControl/>
              <w:adjustRightInd w:val="0"/>
              <w:snapToGrid w:val="0"/>
              <w:spacing w:before="0" w:after="0" w:line="240" w:lineRule="auto"/>
              <w:ind w:left="0" w:leftChars="0" w:right="0" w:rightChars="0" w:firstLine="0" w:firstLineChars="0"/>
              <w:jc w:val="center"/>
              <w:outlineLvl w:val="9"/>
              <w:rPr>
                <w:del w:id="3097" w:author="白日梦想家" w:date="2026-10-26T15:11:03Z"/>
              </w:rPr>
              <w:pPrChange w:id="3096" w:author="白日梦想家" w:date="2026-10-26T15:11:11Z">
                <w:pPr>
                  <w:keepNext/>
                  <w:snapToGrid w:val="0"/>
                  <w:spacing w:before="0" w:after="0" w:line="370" w:lineRule="exact"/>
                  <w:ind w:left="0" w:leftChars="0" w:right="0" w:rightChars="0" w:firstLine="0" w:firstLineChars="0"/>
                  <w:jc w:val="center"/>
                </w:pPr>
              </w:pPrChange>
            </w:pPr>
            <w:del w:id="3098"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2A74956C">
            <w:pPr>
              <w:keepNext/>
              <w:widowControl/>
              <w:adjustRightInd w:val="0"/>
              <w:snapToGrid w:val="0"/>
              <w:spacing w:before="0" w:after="0" w:line="240" w:lineRule="auto"/>
              <w:ind w:left="0" w:leftChars="0" w:right="0" w:rightChars="0" w:firstLine="0" w:firstLineChars="0"/>
              <w:jc w:val="center"/>
              <w:outlineLvl w:val="9"/>
              <w:rPr>
                <w:del w:id="3100" w:author="白日梦想家" w:date="2026-10-26T15:11:03Z"/>
              </w:rPr>
              <w:pPrChange w:id="3099" w:author="白日梦想家" w:date="2026-10-26T15:11:11Z">
                <w:pPr>
                  <w:keepNext/>
                  <w:snapToGrid w:val="0"/>
                  <w:spacing w:before="0" w:after="0" w:line="370" w:lineRule="exact"/>
                  <w:ind w:left="0" w:leftChars="0" w:right="0" w:rightChars="0" w:firstLine="0" w:firstLineChars="0"/>
                  <w:jc w:val="center"/>
                </w:pPr>
              </w:pPrChange>
            </w:pPr>
            <w:del w:id="3101"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4B988282">
            <w:pPr>
              <w:keepNext/>
              <w:widowControl/>
              <w:adjustRightInd w:val="0"/>
              <w:snapToGrid w:val="0"/>
              <w:spacing w:before="0" w:after="0" w:line="240" w:lineRule="auto"/>
              <w:ind w:left="0" w:leftChars="0" w:right="0" w:rightChars="0" w:firstLine="0" w:firstLineChars="0"/>
              <w:jc w:val="center"/>
              <w:outlineLvl w:val="9"/>
              <w:rPr>
                <w:del w:id="3103" w:author="白日梦想家" w:date="2026-10-26T15:11:03Z"/>
              </w:rPr>
              <w:pPrChange w:id="3102" w:author="白日梦想家" w:date="2026-10-26T15:11:11Z">
                <w:pPr>
                  <w:keepNext/>
                  <w:snapToGrid w:val="0"/>
                  <w:spacing w:before="0" w:after="0" w:line="370" w:lineRule="exact"/>
                  <w:ind w:left="0" w:leftChars="0" w:right="0" w:rightChars="0" w:firstLine="0" w:firstLineChars="0"/>
                  <w:jc w:val="center"/>
                </w:pPr>
              </w:pPrChange>
            </w:pPr>
            <w:del w:id="3104"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20D7B545">
            <w:pPr>
              <w:keepNext/>
              <w:widowControl/>
              <w:adjustRightInd w:val="0"/>
              <w:snapToGrid w:val="0"/>
              <w:spacing w:before="0" w:after="0" w:line="240" w:lineRule="auto"/>
              <w:ind w:left="0" w:leftChars="0" w:right="0" w:rightChars="0" w:firstLine="0" w:firstLineChars="0"/>
              <w:jc w:val="center"/>
              <w:outlineLvl w:val="9"/>
              <w:rPr>
                <w:del w:id="3106" w:author="白日梦想家" w:date="2026-10-26T15:11:03Z"/>
              </w:rPr>
              <w:pPrChange w:id="3105" w:author="白日梦想家" w:date="2026-10-26T15:11:11Z">
                <w:pPr>
                  <w:keepNext/>
                  <w:snapToGrid w:val="0"/>
                  <w:spacing w:before="0" w:after="0" w:line="370" w:lineRule="exact"/>
                  <w:ind w:left="0" w:leftChars="0" w:right="0" w:rightChars="0" w:firstLine="0" w:firstLineChars="0"/>
                  <w:jc w:val="center"/>
                </w:pPr>
              </w:pPrChange>
            </w:pPr>
            <w:del w:id="3107" w:author="白日梦想家" w:date="2026-10-26T15:11:03Z">
              <w:r>
                <w:rPr>
                  <w:rFonts w:hint="eastAsia" w:ascii="方正仿宋_GBK" w:hAnsi="方正仿宋_GBK" w:eastAsia="方正仿宋_GBK" w:cs="Times New Roman"/>
                  <w:sz w:val="24"/>
                  <w:szCs w:val="24"/>
                </w:rPr>
                <w:delText>2.37～2.47</w:delText>
              </w:r>
            </w:del>
          </w:p>
        </w:tc>
      </w:tr>
      <w:tr w14:paraId="01B5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08" w:author="白日梦想家" w:date="2026-10-26T15:11:03Z"/>
        </w:trPr>
        <w:tc>
          <w:tcPr>
            <w:tcW w:w="1450" w:type="dxa"/>
            <w:vAlign w:val="center"/>
          </w:tcPr>
          <w:p w14:paraId="576DE640">
            <w:pPr>
              <w:keepNext/>
              <w:widowControl/>
              <w:adjustRightInd w:val="0"/>
              <w:snapToGrid w:val="0"/>
              <w:spacing w:before="0" w:after="0" w:line="240" w:lineRule="auto"/>
              <w:ind w:left="0" w:leftChars="0" w:right="0" w:rightChars="0" w:firstLine="0" w:firstLineChars="0"/>
              <w:jc w:val="center"/>
              <w:outlineLvl w:val="9"/>
              <w:rPr>
                <w:del w:id="3110" w:author="白日梦想家" w:date="2026-10-26T15:11:03Z"/>
              </w:rPr>
              <w:pPrChange w:id="3109" w:author="白日梦想家" w:date="2026-10-26T15:11:11Z">
                <w:pPr>
                  <w:keepNext/>
                  <w:snapToGrid w:val="0"/>
                  <w:spacing w:before="0" w:after="0" w:line="370" w:lineRule="exact"/>
                  <w:ind w:left="0" w:leftChars="0" w:right="0" w:rightChars="0" w:firstLine="0" w:firstLineChars="0"/>
                  <w:jc w:val="center"/>
                </w:pPr>
              </w:pPrChange>
            </w:pPr>
            <w:del w:id="311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BF424EF">
            <w:pPr>
              <w:keepNext/>
              <w:widowControl/>
              <w:adjustRightInd w:val="0"/>
              <w:snapToGrid w:val="0"/>
              <w:spacing w:before="0" w:after="0" w:line="240" w:lineRule="auto"/>
              <w:ind w:left="0" w:leftChars="0" w:right="0" w:rightChars="0" w:firstLine="0" w:firstLineChars="0"/>
              <w:jc w:val="center"/>
              <w:outlineLvl w:val="9"/>
              <w:rPr>
                <w:del w:id="3113" w:author="白日梦想家" w:date="2026-10-26T15:11:03Z"/>
              </w:rPr>
              <w:pPrChange w:id="3112" w:author="白日梦想家" w:date="2026-10-26T15:11:11Z">
                <w:pPr>
                  <w:keepNext/>
                  <w:snapToGrid w:val="0"/>
                  <w:spacing w:before="0" w:after="0" w:line="370" w:lineRule="exact"/>
                  <w:ind w:left="0" w:leftChars="0" w:right="0" w:rightChars="0" w:firstLine="0" w:firstLineChars="0"/>
                  <w:jc w:val="center"/>
                </w:pPr>
              </w:pPrChange>
            </w:pPr>
            <w:del w:id="311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2065A5B">
            <w:pPr>
              <w:keepNext/>
              <w:widowControl/>
              <w:adjustRightInd w:val="0"/>
              <w:snapToGrid w:val="0"/>
              <w:spacing w:before="0" w:after="0" w:line="240" w:lineRule="auto"/>
              <w:ind w:left="0" w:leftChars="0" w:right="0" w:rightChars="0" w:firstLine="0" w:firstLineChars="0"/>
              <w:jc w:val="center"/>
              <w:outlineLvl w:val="9"/>
              <w:rPr>
                <w:del w:id="3116" w:author="白日梦想家" w:date="2026-10-26T15:11:03Z"/>
              </w:rPr>
              <w:pPrChange w:id="3115" w:author="白日梦想家" w:date="2026-10-26T15:11:11Z">
                <w:pPr>
                  <w:keepNext/>
                  <w:snapToGrid w:val="0"/>
                  <w:spacing w:before="0" w:after="0" w:line="370" w:lineRule="exact"/>
                  <w:ind w:left="0" w:leftChars="0" w:right="0" w:rightChars="0" w:firstLine="0" w:firstLineChars="0"/>
                  <w:jc w:val="center"/>
                </w:pPr>
              </w:pPrChange>
            </w:pPr>
            <w:del w:id="3117"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997CF5">
            <w:pPr>
              <w:keepNext/>
              <w:widowControl/>
              <w:adjustRightInd w:val="0"/>
              <w:snapToGrid w:val="0"/>
              <w:spacing w:before="0" w:after="0" w:line="240" w:lineRule="auto"/>
              <w:ind w:left="0" w:leftChars="0" w:right="0" w:rightChars="0" w:firstLine="0" w:firstLineChars="0"/>
              <w:jc w:val="center"/>
              <w:outlineLvl w:val="9"/>
              <w:rPr>
                <w:del w:id="3119" w:author="白日梦想家" w:date="2026-10-26T15:11:03Z"/>
              </w:rPr>
              <w:pPrChange w:id="3118" w:author="白日梦想家" w:date="2026-10-26T15:11:11Z">
                <w:pPr>
                  <w:keepNext/>
                  <w:snapToGrid w:val="0"/>
                  <w:spacing w:before="0" w:after="0" w:line="370" w:lineRule="exact"/>
                  <w:ind w:left="0" w:leftChars="0" w:right="0" w:rightChars="0" w:firstLine="0" w:firstLineChars="0"/>
                  <w:jc w:val="center"/>
                </w:pPr>
              </w:pPrChange>
            </w:pPr>
            <w:del w:id="3120"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7B98152D">
            <w:pPr>
              <w:keepNext/>
              <w:widowControl/>
              <w:adjustRightInd w:val="0"/>
              <w:snapToGrid w:val="0"/>
              <w:spacing w:before="0" w:after="0" w:line="240" w:lineRule="auto"/>
              <w:ind w:left="0" w:leftChars="0" w:right="0" w:rightChars="0" w:firstLine="0" w:firstLineChars="0"/>
              <w:jc w:val="center"/>
              <w:outlineLvl w:val="9"/>
              <w:rPr>
                <w:del w:id="3122" w:author="白日梦想家" w:date="2026-10-26T15:11:03Z"/>
              </w:rPr>
              <w:pPrChange w:id="3121" w:author="白日梦想家" w:date="2026-10-26T15:11:11Z">
                <w:pPr>
                  <w:keepNext/>
                  <w:snapToGrid w:val="0"/>
                  <w:spacing w:before="0" w:after="0" w:line="370" w:lineRule="exact"/>
                  <w:ind w:left="0" w:leftChars="0" w:right="0" w:rightChars="0" w:firstLine="0" w:firstLineChars="0"/>
                  <w:jc w:val="center"/>
                </w:pPr>
              </w:pPrChange>
            </w:pPr>
            <w:del w:id="312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CAE9EF8">
            <w:pPr>
              <w:keepNext/>
              <w:widowControl/>
              <w:adjustRightInd w:val="0"/>
              <w:snapToGrid w:val="0"/>
              <w:spacing w:before="0" w:after="0" w:line="240" w:lineRule="auto"/>
              <w:ind w:left="0" w:leftChars="0" w:right="0" w:rightChars="0" w:firstLine="0" w:firstLineChars="0"/>
              <w:jc w:val="center"/>
              <w:outlineLvl w:val="9"/>
              <w:rPr>
                <w:del w:id="3125" w:author="白日梦想家" w:date="2026-10-26T15:11:03Z"/>
              </w:rPr>
              <w:pPrChange w:id="3124" w:author="白日梦想家" w:date="2026-10-26T15:11:11Z">
                <w:pPr>
                  <w:keepNext/>
                  <w:snapToGrid w:val="0"/>
                  <w:spacing w:before="0" w:after="0" w:line="370" w:lineRule="exact"/>
                  <w:ind w:left="0" w:leftChars="0" w:right="0" w:rightChars="0" w:firstLine="0" w:firstLineChars="0"/>
                  <w:jc w:val="center"/>
                </w:pPr>
              </w:pPrChange>
            </w:pPr>
            <w:del w:id="3126" w:author="白日梦想家" w:date="2026-10-26T15:11:03Z">
              <w:r>
                <w:rPr>
                  <w:rFonts w:hint="eastAsia" w:ascii="方正仿宋_GBK" w:hAnsi="方正仿宋_GBK" w:eastAsia="方正仿宋_GBK" w:cs="Times New Roman"/>
                  <w:sz w:val="24"/>
                  <w:szCs w:val="24"/>
                </w:rPr>
                <w:delText>1.57～1.67</w:delText>
              </w:r>
            </w:del>
          </w:p>
        </w:tc>
      </w:tr>
      <w:tr w14:paraId="5FFE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27" w:author="白日梦想家" w:date="2026-10-26T15:11:03Z"/>
        </w:trPr>
        <w:tc>
          <w:tcPr>
            <w:tcW w:w="1450" w:type="dxa"/>
            <w:vAlign w:val="center"/>
          </w:tcPr>
          <w:p w14:paraId="5139BC2A">
            <w:pPr>
              <w:keepNext/>
              <w:widowControl/>
              <w:adjustRightInd w:val="0"/>
              <w:snapToGrid w:val="0"/>
              <w:spacing w:before="0" w:after="0" w:line="240" w:lineRule="auto"/>
              <w:ind w:left="0" w:leftChars="0" w:right="0" w:rightChars="0" w:firstLine="0" w:firstLineChars="0"/>
              <w:jc w:val="center"/>
              <w:outlineLvl w:val="9"/>
              <w:rPr>
                <w:del w:id="3129" w:author="白日梦想家" w:date="2026-10-26T15:11:03Z"/>
              </w:rPr>
              <w:pPrChange w:id="3128" w:author="白日梦想家" w:date="2026-10-26T15:11:11Z">
                <w:pPr>
                  <w:keepNext/>
                  <w:snapToGrid w:val="0"/>
                  <w:spacing w:before="0" w:after="0" w:line="370" w:lineRule="exact"/>
                  <w:ind w:left="0" w:leftChars="0" w:right="0" w:rightChars="0" w:firstLine="0" w:firstLineChars="0"/>
                  <w:jc w:val="center"/>
                </w:pPr>
              </w:pPrChange>
            </w:pPr>
            <w:del w:id="313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1002377">
            <w:pPr>
              <w:keepNext/>
              <w:widowControl/>
              <w:adjustRightInd w:val="0"/>
              <w:snapToGrid w:val="0"/>
              <w:spacing w:before="0" w:after="0" w:line="240" w:lineRule="auto"/>
              <w:ind w:left="0" w:leftChars="0" w:right="0" w:rightChars="0" w:firstLine="0" w:firstLineChars="0"/>
              <w:jc w:val="center"/>
              <w:outlineLvl w:val="9"/>
              <w:rPr>
                <w:del w:id="3132" w:author="白日梦想家" w:date="2026-10-26T15:11:03Z"/>
              </w:rPr>
              <w:pPrChange w:id="3131" w:author="白日梦想家" w:date="2026-10-26T15:11:11Z">
                <w:pPr>
                  <w:keepNext/>
                  <w:snapToGrid w:val="0"/>
                  <w:spacing w:before="0" w:after="0" w:line="370" w:lineRule="exact"/>
                  <w:ind w:left="0" w:leftChars="0" w:right="0" w:rightChars="0" w:firstLine="0" w:firstLineChars="0"/>
                  <w:jc w:val="center"/>
                </w:pPr>
              </w:pPrChange>
            </w:pPr>
            <w:del w:id="313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20516CA">
            <w:pPr>
              <w:keepNext/>
              <w:widowControl/>
              <w:adjustRightInd w:val="0"/>
              <w:snapToGrid w:val="0"/>
              <w:spacing w:before="0" w:after="0" w:line="240" w:lineRule="auto"/>
              <w:ind w:left="0" w:leftChars="0" w:right="0" w:rightChars="0" w:firstLine="0" w:firstLineChars="0"/>
              <w:jc w:val="center"/>
              <w:outlineLvl w:val="9"/>
              <w:rPr>
                <w:del w:id="3135" w:author="白日梦想家" w:date="2026-10-26T15:11:03Z"/>
              </w:rPr>
              <w:pPrChange w:id="3134" w:author="白日梦想家" w:date="2026-10-26T15:11:11Z">
                <w:pPr>
                  <w:keepNext/>
                  <w:snapToGrid w:val="0"/>
                  <w:spacing w:before="0" w:after="0" w:line="370" w:lineRule="exact"/>
                  <w:ind w:left="0" w:leftChars="0" w:right="0" w:rightChars="0" w:firstLine="0" w:firstLineChars="0"/>
                  <w:jc w:val="center"/>
                </w:pPr>
              </w:pPrChange>
            </w:pPr>
            <w:del w:id="3136"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244729DC">
            <w:pPr>
              <w:keepNext/>
              <w:widowControl/>
              <w:adjustRightInd w:val="0"/>
              <w:snapToGrid w:val="0"/>
              <w:spacing w:before="0" w:after="0" w:line="240" w:lineRule="auto"/>
              <w:ind w:left="0" w:leftChars="0" w:right="0" w:rightChars="0" w:firstLine="0" w:firstLineChars="0"/>
              <w:jc w:val="center"/>
              <w:outlineLvl w:val="9"/>
              <w:rPr>
                <w:del w:id="3138" w:author="白日梦想家" w:date="2026-10-26T15:11:03Z"/>
              </w:rPr>
              <w:pPrChange w:id="3137" w:author="白日梦想家" w:date="2026-10-26T15:11:11Z">
                <w:pPr>
                  <w:keepNext/>
                  <w:snapToGrid w:val="0"/>
                  <w:spacing w:before="0" w:after="0" w:line="370" w:lineRule="exact"/>
                  <w:ind w:left="0" w:leftChars="0" w:right="0" w:rightChars="0" w:firstLine="0" w:firstLineChars="0"/>
                  <w:jc w:val="center"/>
                </w:pPr>
              </w:pPrChange>
            </w:pPr>
            <w:del w:id="3139"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ED69697">
            <w:pPr>
              <w:keepNext/>
              <w:widowControl/>
              <w:adjustRightInd w:val="0"/>
              <w:snapToGrid w:val="0"/>
              <w:spacing w:before="0" w:after="0" w:line="240" w:lineRule="auto"/>
              <w:ind w:left="0" w:leftChars="0" w:right="0" w:rightChars="0" w:firstLine="0" w:firstLineChars="0"/>
              <w:jc w:val="center"/>
              <w:outlineLvl w:val="9"/>
              <w:rPr>
                <w:del w:id="3141" w:author="白日梦想家" w:date="2026-10-26T15:11:03Z"/>
              </w:rPr>
              <w:pPrChange w:id="3140" w:author="白日梦想家" w:date="2026-10-26T15:11:11Z">
                <w:pPr>
                  <w:keepNext/>
                  <w:snapToGrid w:val="0"/>
                  <w:spacing w:before="0" w:after="0" w:line="370" w:lineRule="exact"/>
                  <w:ind w:left="0" w:leftChars="0" w:right="0" w:rightChars="0" w:firstLine="0" w:firstLineChars="0"/>
                  <w:jc w:val="center"/>
                </w:pPr>
              </w:pPrChange>
            </w:pPr>
            <w:del w:id="3142"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DD6C936">
            <w:pPr>
              <w:keepNext/>
              <w:widowControl/>
              <w:adjustRightInd w:val="0"/>
              <w:snapToGrid w:val="0"/>
              <w:spacing w:before="0" w:after="0" w:line="240" w:lineRule="auto"/>
              <w:ind w:left="0" w:leftChars="0" w:right="0" w:rightChars="0" w:firstLine="0" w:firstLineChars="0"/>
              <w:jc w:val="center"/>
              <w:outlineLvl w:val="9"/>
              <w:rPr>
                <w:del w:id="3144" w:author="白日梦想家" w:date="2026-10-26T15:11:03Z"/>
              </w:rPr>
              <w:pPrChange w:id="3143" w:author="白日梦想家" w:date="2026-10-26T15:11:11Z">
                <w:pPr>
                  <w:keepNext/>
                  <w:snapToGrid w:val="0"/>
                  <w:spacing w:before="0" w:after="0" w:line="370" w:lineRule="exact"/>
                  <w:ind w:left="0" w:leftChars="0" w:right="0" w:rightChars="0" w:firstLine="0" w:firstLineChars="0"/>
                  <w:jc w:val="center"/>
                </w:pPr>
              </w:pPrChange>
            </w:pPr>
            <w:del w:id="3145" w:author="白日梦想家" w:date="2026-10-26T15:11:03Z">
              <w:r>
                <w:rPr>
                  <w:rFonts w:hint="eastAsia" w:ascii="方正仿宋_GBK" w:hAnsi="方正仿宋_GBK" w:eastAsia="方正仿宋_GBK" w:cs="Times New Roman"/>
                  <w:sz w:val="24"/>
                  <w:szCs w:val="24"/>
                </w:rPr>
                <w:delText>1.73～1.83</w:delText>
              </w:r>
            </w:del>
          </w:p>
        </w:tc>
      </w:tr>
      <w:tr w14:paraId="056A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46" w:author="白日梦想家" w:date="2026-10-26T15:11:03Z"/>
        </w:trPr>
        <w:tc>
          <w:tcPr>
            <w:tcW w:w="1450" w:type="dxa"/>
            <w:vAlign w:val="center"/>
          </w:tcPr>
          <w:p w14:paraId="423F016B">
            <w:pPr>
              <w:keepNext/>
              <w:widowControl/>
              <w:adjustRightInd w:val="0"/>
              <w:snapToGrid w:val="0"/>
              <w:spacing w:before="0" w:after="0" w:line="240" w:lineRule="auto"/>
              <w:ind w:left="0" w:leftChars="0" w:right="0" w:rightChars="0" w:firstLine="0" w:firstLineChars="0"/>
              <w:jc w:val="center"/>
              <w:outlineLvl w:val="9"/>
              <w:rPr>
                <w:del w:id="3148" w:author="白日梦想家" w:date="2026-10-26T15:11:03Z"/>
              </w:rPr>
              <w:pPrChange w:id="3147" w:author="白日梦想家" w:date="2026-10-26T15:11:11Z">
                <w:pPr>
                  <w:keepNext/>
                  <w:snapToGrid w:val="0"/>
                  <w:spacing w:before="0" w:after="0" w:line="370" w:lineRule="exact"/>
                  <w:ind w:left="0" w:leftChars="0" w:right="0" w:rightChars="0" w:firstLine="0" w:firstLineChars="0"/>
                  <w:jc w:val="center"/>
                </w:pPr>
              </w:pPrChange>
            </w:pPr>
            <w:del w:id="314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148EA31">
            <w:pPr>
              <w:keepNext/>
              <w:widowControl/>
              <w:adjustRightInd w:val="0"/>
              <w:snapToGrid w:val="0"/>
              <w:spacing w:before="0" w:after="0" w:line="240" w:lineRule="auto"/>
              <w:ind w:left="0" w:leftChars="0" w:right="0" w:rightChars="0" w:firstLine="0" w:firstLineChars="0"/>
              <w:jc w:val="center"/>
              <w:outlineLvl w:val="9"/>
              <w:rPr>
                <w:del w:id="3151" w:author="白日梦想家" w:date="2026-10-26T15:11:03Z"/>
              </w:rPr>
              <w:pPrChange w:id="3150" w:author="白日梦想家" w:date="2026-10-26T15:11:11Z">
                <w:pPr>
                  <w:keepNext/>
                  <w:snapToGrid w:val="0"/>
                  <w:spacing w:before="0" w:after="0" w:line="370" w:lineRule="exact"/>
                  <w:ind w:left="0" w:leftChars="0" w:right="0" w:rightChars="0" w:firstLine="0" w:firstLineChars="0"/>
                  <w:jc w:val="center"/>
                </w:pPr>
              </w:pPrChange>
            </w:pPr>
            <w:del w:id="315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51EF684">
            <w:pPr>
              <w:keepNext/>
              <w:widowControl/>
              <w:adjustRightInd w:val="0"/>
              <w:snapToGrid w:val="0"/>
              <w:spacing w:before="0" w:after="0" w:line="240" w:lineRule="auto"/>
              <w:ind w:left="0" w:leftChars="0" w:right="0" w:rightChars="0" w:firstLine="0" w:firstLineChars="0"/>
              <w:jc w:val="center"/>
              <w:outlineLvl w:val="9"/>
              <w:rPr>
                <w:del w:id="3154" w:author="白日梦想家" w:date="2026-10-26T15:11:03Z"/>
              </w:rPr>
              <w:pPrChange w:id="3153" w:author="白日梦想家" w:date="2026-10-26T15:11:11Z">
                <w:pPr>
                  <w:keepNext/>
                  <w:snapToGrid w:val="0"/>
                  <w:spacing w:before="0" w:after="0" w:line="370" w:lineRule="exact"/>
                  <w:ind w:left="0" w:leftChars="0" w:right="0" w:rightChars="0" w:firstLine="0" w:firstLineChars="0"/>
                  <w:jc w:val="center"/>
                </w:pPr>
              </w:pPrChange>
            </w:pPr>
            <w:del w:id="3155"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7D0B484F">
            <w:pPr>
              <w:keepNext/>
              <w:widowControl/>
              <w:adjustRightInd w:val="0"/>
              <w:snapToGrid w:val="0"/>
              <w:spacing w:before="0" w:after="0" w:line="240" w:lineRule="auto"/>
              <w:ind w:left="0" w:leftChars="0" w:right="0" w:rightChars="0" w:firstLine="0" w:firstLineChars="0"/>
              <w:jc w:val="center"/>
              <w:outlineLvl w:val="9"/>
              <w:rPr>
                <w:del w:id="3157" w:author="白日梦想家" w:date="2026-10-26T15:11:03Z"/>
              </w:rPr>
              <w:pPrChange w:id="3156" w:author="白日梦想家" w:date="2026-10-26T15:11:11Z">
                <w:pPr>
                  <w:keepNext/>
                  <w:snapToGrid w:val="0"/>
                  <w:spacing w:before="0" w:after="0" w:line="370" w:lineRule="exact"/>
                  <w:ind w:left="0" w:leftChars="0" w:right="0" w:rightChars="0" w:firstLine="0" w:firstLineChars="0"/>
                  <w:jc w:val="center"/>
                </w:pPr>
              </w:pPrChange>
            </w:pPr>
            <w:del w:id="3158"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47C0EC67">
            <w:pPr>
              <w:keepNext/>
              <w:widowControl/>
              <w:adjustRightInd w:val="0"/>
              <w:snapToGrid w:val="0"/>
              <w:spacing w:before="0" w:after="0" w:line="240" w:lineRule="auto"/>
              <w:ind w:left="0" w:leftChars="0" w:right="0" w:rightChars="0" w:firstLine="0" w:firstLineChars="0"/>
              <w:jc w:val="center"/>
              <w:outlineLvl w:val="9"/>
              <w:rPr>
                <w:del w:id="3160" w:author="白日梦想家" w:date="2026-10-26T15:11:03Z"/>
              </w:rPr>
              <w:pPrChange w:id="3159" w:author="白日梦想家" w:date="2026-10-26T15:11:11Z">
                <w:pPr>
                  <w:keepNext/>
                  <w:snapToGrid w:val="0"/>
                  <w:spacing w:before="0" w:after="0" w:line="370" w:lineRule="exact"/>
                  <w:ind w:left="0" w:leftChars="0" w:right="0" w:rightChars="0" w:firstLine="0" w:firstLineChars="0"/>
                  <w:jc w:val="center"/>
                </w:pPr>
              </w:pPrChange>
            </w:pPr>
            <w:del w:id="3161" w:author="白日梦想家" w:date="2026-10-26T15:11:03Z">
              <w:r>
                <w:rPr>
                  <w:rFonts w:hint="eastAsia" w:ascii="方正仿宋_GBK" w:hAnsi="方正仿宋_GBK" w:eastAsia="方正仿宋_GBK" w:cs="Times New Roman"/>
                  <w:sz w:val="24"/>
                  <w:szCs w:val="24"/>
                </w:rPr>
                <w:delText>2.33～2.43</w:delText>
              </w:r>
            </w:del>
          </w:p>
        </w:tc>
        <w:tc>
          <w:tcPr>
            <w:tcW w:w="1453" w:type="dxa"/>
            <w:vAlign w:val="center"/>
          </w:tcPr>
          <w:p w14:paraId="07C75EB0">
            <w:pPr>
              <w:keepNext/>
              <w:widowControl/>
              <w:adjustRightInd w:val="0"/>
              <w:snapToGrid w:val="0"/>
              <w:spacing w:before="0" w:after="0" w:line="240" w:lineRule="auto"/>
              <w:ind w:left="0" w:leftChars="0" w:right="0" w:rightChars="0" w:firstLine="0" w:firstLineChars="0"/>
              <w:jc w:val="center"/>
              <w:outlineLvl w:val="9"/>
              <w:rPr>
                <w:del w:id="3163" w:author="白日梦想家" w:date="2026-10-26T15:11:03Z"/>
              </w:rPr>
              <w:pPrChange w:id="3162" w:author="白日梦想家" w:date="2026-10-26T15:11:11Z">
                <w:pPr>
                  <w:keepNext/>
                  <w:snapToGrid w:val="0"/>
                  <w:spacing w:before="0" w:after="0" w:line="370" w:lineRule="exact"/>
                  <w:ind w:left="0" w:leftChars="0" w:right="0" w:rightChars="0" w:firstLine="0" w:firstLineChars="0"/>
                  <w:jc w:val="center"/>
                </w:pPr>
              </w:pPrChange>
            </w:pPr>
            <w:del w:id="3164" w:author="白日梦想家" w:date="2026-10-26T15:11:03Z">
              <w:r>
                <w:rPr>
                  <w:rFonts w:hint="eastAsia" w:ascii="方正仿宋_GBK" w:hAnsi="方正仿宋_GBK" w:eastAsia="方正仿宋_GBK" w:cs="Times New Roman"/>
                  <w:sz w:val="24"/>
                  <w:szCs w:val="24"/>
                </w:rPr>
                <w:delText>2.15～2.25</w:delText>
              </w:r>
            </w:del>
          </w:p>
        </w:tc>
      </w:tr>
      <w:tr w14:paraId="39876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65" w:author="白日梦想家" w:date="2026-10-26T15:11:03Z"/>
        </w:trPr>
        <w:tc>
          <w:tcPr>
            <w:tcW w:w="1450" w:type="dxa"/>
            <w:vAlign w:val="center"/>
          </w:tcPr>
          <w:p w14:paraId="26757509">
            <w:pPr>
              <w:keepNext/>
              <w:widowControl/>
              <w:adjustRightInd w:val="0"/>
              <w:snapToGrid w:val="0"/>
              <w:spacing w:before="0" w:after="0" w:line="240" w:lineRule="auto"/>
              <w:ind w:left="0" w:leftChars="0" w:right="0" w:rightChars="0" w:firstLine="0" w:firstLineChars="0"/>
              <w:jc w:val="center"/>
              <w:outlineLvl w:val="9"/>
              <w:rPr>
                <w:del w:id="3167" w:author="白日梦想家" w:date="2026-10-26T15:11:03Z"/>
              </w:rPr>
              <w:pPrChange w:id="3166" w:author="白日梦想家" w:date="2026-10-26T15:11:11Z">
                <w:pPr>
                  <w:keepNext/>
                  <w:snapToGrid w:val="0"/>
                  <w:spacing w:before="0" w:after="0" w:line="370" w:lineRule="exact"/>
                  <w:ind w:left="0" w:leftChars="0" w:right="0" w:rightChars="0" w:firstLine="0" w:firstLineChars="0"/>
                  <w:jc w:val="center"/>
                </w:pPr>
              </w:pPrChange>
            </w:pPr>
            <w:del w:id="316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24155E5B">
            <w:pPr>
              <w:keepNext/>
              <w:widowControl/>
              <w:adjustRightInd w:val="0"/>
              <w:snapToGrid w:val="0"/>
              <w:spacing w:before="0" w:after="0" w:line="240" w:lineRule="auto"/>
              <w:ind w:left="0" w:leftChars="0" w:right="0" w:rightChars="0" w:firstLine="0" w:firstLineChars="0"/>
              <w:jc w:val="center"/>
              <w:outlineLvl w:val="9"/>
              <w:rPr>
                <w:del w:id="3170" w:author="白日梦想家" w:date="2026-10-26T15:11:03Z"/>
              </w:rPr>
              <w:pPrChange w:id="3169" w:author="白日梦想家" w:date="2026-10-26T15:11:11Z">
                <w:pPr>
                  <w:keepNext/>
                  <w:snapToGrid w:val="0"/>
                  <w:spacing w:before="0" w:after="0" w:line="370" w:lineRule="exact"/>
                  <w:ind w:left="0" w:leftChars="0" w:right="0" w:rightChars="0" w:firstLine="0" w:firstLineChars="0"/>
                  <w:jc w:val="center"/>
                </w:pPr>
              </w:pPrChange>
            </w:pPr>
            <w:del w:id="317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00C7FB1">
            <w:pPr>
              <w:keepNext/>
              <w:widowControl/>
              <w:adjustRightInd w:val="0"/>
              <w:snapToGrid w:val="0"/>
              <w:spacing w:before="0" w:after="0" w:line="240" w:lineRule="auto"/>
              <w:ind w:left="0" w:leftChars="0" w:right="0" w:rightChars="0" w:firstLine="0" w:firstLineChars="0"/>
              <w:jc w:val="center"/>
              <w:outlineLvl w:val="9"/>
              <w:rPr>
                <w:del w:id="3173" w:author="白日梦想家" w:date="2026-10-26T15:11:03Z"/>
              </w:rPr>
              <w:pPrChange w:id="3172" w:author="白日梦想家" w:date="2026-10-26T15:11:11Z">
                <w:pPr>
                  <w:keepNext/>
                  <w:snapToGrid w:val="0"/>
                  <w:spacing w:before="0" w:after="0" w:line="370" w:lineRule="exact"/>
                  <w:ind w:left="0" w:leftChars="0" w:right="0" w:rightChars="0" w:firstLine="0" w:firstLineChars="0"/>
                  <w:jc w:val="center"/>
                </w:pPr>
              </w:pPrChange>
            </w:pPr>
            <w:del w:id="3174"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630C49D3">
            <w:pPr>
              <w:keepNext/>
              <w:widowControl/>
              <w:adjustRightInd w:val="0"/>
              <w:snapToGrid w:val="0"/>
              <w:spacing w:before="0" w:after="0" w:line="240" w:lineRule="auto"/>
              <w:ind w:left="0" w:leftChars="0" w:right="0" w:rightChars="0" w:firstLine="0" w:firstLineChars="0"/>
              <w:jc w:val="center"/>
              <w:outlineLvl w:val="9"/>
              <w:rPr>
                <w:del w:id="3176" w:author="白日梦想家" w:date="2026-10-26T15:11:03Z"/>
              </w:rPr>
              <w:pPrChange w:id="3175" w:author="白日梦想家" w:date="2026-10-26T15:11:11Z">
                <w:pPr>
                  <w:keepNext/>
                  <w:snapToGrid w:val="0"/>
                  <w:spacing w:before="0" w:after="0" w:line="370" w:lineRule="exact"/>
                  <w:ind w:left="0" w:leftChars="0" w:right="0" w:rightChars="0" w:firstLine="0" w:firstLineChars="0"/>
                  <w:jc w:val="center"/>
                </w:pPr>
              </w:pPrChange>
            </w:pPr>
            <w:del w:id="3177"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26D1427A">
            <w:pPr>
              <w:keepNext/>
              <w:widowControl/>
              <w:adjustRightInd w:val="0"/>
              <w:snapToGrid w:val="0"/>
              <w:spacing w:before="0" w:after="0" w:line="240" w:lineRule="auto"/>
              <w:ind w:left="0" w:leftChars="0" w:right="0" w:rightChars="0" w:firstLine="0" w:firstLineChars="0"/>
              <w:jc w:val="center"/>
              <w:outlineLvl w:val="9"/>
              <w:rPr>
                <w:del w:id="3179" w:author="白日梦想家" w:date="2026-10-26T15:11:03Z"/>
              </w:rPr>
              <w:pPrChange w:id="3178" w:author="白日梦想家" w:date="2026-10-26T15:11:11Z">
                <w:pPr>
                  <w:keepNext/>
                  <w:snapToGrid w:val="0"/>
                  <w:spacing w:before="0" w:after="0" w:line="370" w:lineRule="exact"/>
                  <w:ind w:left="0" w:leftChars="0" w:right="0" w:rightChars="0" w:firstLine="0" w:firstLineChars="0"/>
                  <w:jc w:val="center"/>
                </w:pPr>
              </w:pPrChange>
            </w:pPr>
            <w:del w:id="3180"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4B0F874">
            <w:pPr>
              <w:keepNext/>
              <w:widowControl/>
              <w:adjustRightInd w:val="0"/>
              <w:snapToGrid w:val="0"/>
              <w:spacing w:before="0" w:after="0" w:line="240" w:lineRule="auto"/>
              <w:ind w:left="0" w:leftChars="0" w:right="0" w:rightChars="0" w:firstLine="0" w:firstLineChars="0"/>
              <w:jc w:val="center"/>
              <w:outlineLvl w:val="9"/>
              <w:rPr>
                <w:del w:id="3182" w:author="白日梦想家" w:date="2026-10-26T15:11:03Z"/>
              </w:rPr>
              <w:pPrChange w:id="3181" w:author="白日梦想家" w:date="2026-10-26T15:11:11Z">
                <w:pPr>
                  <w:keepNext/>
                  <w:snapToGrid w:val="0"/>
                  <w:spacing w:before="0" w:after="0" w:line="370" w:lineRule="exact"/>
                  <w:ind w:left="0" w:leftChars="0" w:right="0" w:rightChars="0" w:firstLine="0" w:firstLineChars="0"/>
                  <w:jc w:val="center"/>
                </w:pPr>
              </w:pPrChange>
            </w:pPr>
            <w:del w:id="3183" w:author="白日梦想家" w:date="2026-10-26T15:11:03Z">
              <w:r>
                <w:rPr>
                  <w:rFonts w:hint="eastAsia" w:ascii="方正仿宋_GBK" w:hAnsi="方正仿宋_GBK" w:eastAsia="方正仿宋_GBK" w:cs="Times New Roman"/>
                  <w:sz w:val="24"/>
                  <w:szCs w:val="24"/>
                </w:rPr>
                <w:delText>1.45～1.55</w:delText>
              </w:r>
            </w:del>
          </w:p>
        </w:tc>
      </w:tr>
      <w:tr w14:paraId="6740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84" w:author="白日梦想家" w:date="2026-10-26T15:11:03Z"/>
        </w:trPr>
        <w:tc>
          <w:tcPr>
            <w:tcW w:w="1450" w:type="dxa"/>
            <w:vAlign w:val="center"/>
          </w:tcPr>
          <w:p w14:paraId="3DD004AE">
            <w:pPr>
              <w:keepNext/>
              <w:widowControl/>
              <w:adjustRightInd w:val="0"/>
              <w:snapToGrid w:val="0"/>
              <w:spacing w:before="0" w:after="0" w:line="240" w:lineRule="auto"/>
              <w:ind w:left="0" w:leftChars="0" w:right="0" w:rightChars="0" w:firstLine="0" w:firstLineChars="0"/>
              <w:jc w:val="center"/>
              <w:outlineLvl w:val="9"/>
              <w:rPr>
                <w:del w:id="3186" w:author="白日梦想家" w:date="2026-10-26T15:11:03Z"/>
              </w:rPr>
              <w:pPrChange w:id="3185" w:author="白日梦想家" w:date="2026-10-26T15:11:11Z">
                <w:pPr>
                  <w:keepNext/>
                  <w:snapToGrid w:val="0"/>
                  <w:spacing w:before="0" w:after="0" w:line="370" w:lineRule="exact"/>
                  <w:ind w:left="0" w:leftChars="0" w:right="0" w:rightChars="0" w:firstLine="0" w:firstLineChars="0"/>
                  <w:jc w:val="center"/>
                </w:pPr>
              </w:pPrChange>
            </w:pPr>
            <w:del w:id="318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551B91A">
            <w:pPr>
              <w:keepNext/>
              <w:widowControl/>
              <w:adjustRightInd w:val="0"/>
              <w:snapToGrid w:val="0"/>
              <w:spacing w:before="0" w:after="0" w:line="240" w:lineRule="auto"/>
              <w:ind w:left="0" w:leftChars="0" w:right="0" w:rightChars="0" w:firstLine="0" w:firstLineChars="0"/>
              <w:jc w:val="center"/>
              <w:outlineLvl w:val="9"/>
              <w:rPr>
                <w:del w:id="3189" w:author="白日梦想家" w:date="2026-10-26T15:11:03Z"/>
              </w:rPr>
              <w:pPrChange w:id="3188" w:author="白日梦想家" w:date="2026-10-26T15:11:11Z">
                <w:pPr>
                  <w:keepNext/>
                  <w:snapToGrid w:val="0"/>
                  <w:spacing w:before="0" w:after="0" w:line="370" w:lineRule="exact"/>
                  <w:ind w:left="0" w:leftChars="0" w:right="0" w:rightChars="0" w:firstLine="0" w:firstLineChars="0"/>
                  <w:jc w:val="center"/>
                </w:pPr>
              </w:pPrChange>
            </w:pPr>
            <w:del w:id="319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7CAEF4D">
            <w:pPr>
              <w:keepNext/>
              <w:widowControl/>
              <w:adjustRightInd w:val="0"/>
              <w:snapToGrid w:val="0"/>
              <w:spacing w:before="0" w:after="0" w:line="240" w:lineRule="auto"/>
              <w:ind w:left="0" w:leftChars="0" w:right="0" w:rightChars="0" w:firstLine="0" w:firstLineChars="0"/>
              <w:jc w:val="center"/>
              <w:outlineLvl w:val="9"/>
              <w:rPr>
                <w:del w:id="3192" w:author="白日梦想家" w:date="2026-10-26T15:11:03Z"/>
              </w:rPr>
              <w:pPrChange w:id="3191" w:author="白日梦想家" w:date="2026-10-26T15:11:11Z">
                <w:pPr>
                  <w:keepNext/>
                  <w:snapToGrid w:val="0"/>
                  <w:spacing w:before="0" w:after="0" w:line="370" w:lineRule="exact"/>
                  <w:ind w:left="0" w:leftChars="0" w:right="0" w:rightChars="0" w:firstLine="0" w:firstLineChars="0"/>
                  <w:jc w:val="center"/>
                </w:pPr>
              </w:pPrChange>
            </w:pPr>
            <w:del w:id="3193"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A7C61F7">
            <w:pPr>
              <w:keepNext/>
              <w:widowControl/>
              <w:adjustRightInd w:val="0"/>
              <w:snapToGrid w:val="0"/>
              <w:spacing w:before="0" w:after="0" w:line="240" w:lineRule="auto"/>
              <w:ind w:left="0" w:leftChars="0" w:right="0" w:rightChars="0" w:firstLine="0" w:firstLineChars="0"/>
              <w:jc w:val="center"/>
              <w:outlineLvl w:val="9"/>
              <w:rPr>
                <w:del w:id="3195" w:author="白日梦想家" w:date="2026-10-26T15:11:03Z"/>
              </w:rPr>
              <w:pPrChange w:id="3194" w:author="白日梦想家" w:date="2026-10-26T15:11:11Z">
                <w:pPr>
                  <w:keepNext/>
                  <w:snapToGrid w:val="0"/>
                  <w:spacing w:before="0" w:after="0" w:line="370" w:lineRule="exact"/>
                  <w:ind w:left="0" w:leftChars="0" w:right="0" w:rightChars="0" w:firstLine="0" w:firstLineChars="0"/>
                  <w:jc w:val="center"/>
                </w:pPr>
              </w:pPrChange>
            </w:pPr>
            <w:del w:id="3196"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567EAF85">
            <w:pPr>
              <w:keepNext/>
              <w:widowControl/>
              <w:adjustRightInd w:val="0"/>
              <w:snapToGrid w:val="0"/>
              <w:spacing w:before="0" w:after="0" w:line="240" w:lineRule="auto"/>
              <w:ind w:left="0" w:leftChars="0" w:right="0" w:rightChars="0" w:firstLine="0" w:firstLineChars="0"/>
              <w:jc w:val="center"/>
              <w:outlineLvl w:val="9"/>
              <w:rPr>
                <w:del w:id="3198" w:author="白日梦想家" w:date="2026-10-26T15:11:03Z"/>
              </w:rPr>
              <w:pPrChange w:id="3197" w:author="白日梦想家" w:date="2026-10-26T15:11:11Z">
                <w:pPr>
                  <w:keepNext/>
                  <w:snapToGrid w:val="0"/>
                  <w:spacing w:before="0" w:after="0" w:line="370" w:lineRule="exact"/>
                  <w:ind w:left="0" w:leftChars="0" w:right="0" w:rightChars="0" w:firstLine="0" w:firstLineChars="0"/>
                  <w:jc w:val="center"/>
                </w:pPr>
              </w:pPrChange>
            </w:pPr>
            <w:del w:id="3199" w:author="白日梦想家" w:date="2026-10-26T15:11:03Z">
              <w:r>
                <w:rPr>
                  <w:rFonts w:hint="eastAsia" w:ascii="方正仿宋_GBK" w:hAnsi="方正仿宋_GBK" w:eastAsia="方正仿宋_GBK" w:cs="Times New Roman"/>
                  <w:sz w:val="24"/>
                  <w:szCs w:val="24"/>
                </w:rPr>
                <w:delText>1.87～1.97</w:delText>
              </w:r>
            </w:del>
          </w:p>
        </w:tc>
        <w:tc>
          <w:tcPr>
            <w:tcW w:w="1453" w:type="dxa"/>
            <w:vAlign w:val="center"/>
          </w:tcPr>
          <w:p w14:paraId="7B2F6B65">
            <w:pPr>
              <w:keepNext/>
              <w:widowControl/>
              <w:adjustRightInd w:val="0"/>
              <w:snapToGrid w:val="0"/>
              <w:spacing w:before="0" w:after="0" w:line="240" w:lineRule="auto"/>
              <w:ind w:left="0" w:leftChars="0" w:right="0" w:rightChars="0" w:firstLine="0" w:firstLineChars="0"/>
              <w:jc w:val="center"/>
              <w:outlineLvl w:val="9"/>
              <w:rPr>
                <w:del w:id="3201" w:author="白日梦想家" w:date="2026-10-26T15:11:03Z"/>
              </w:rPr>
              <w:pPrChange w:id="3200" w:author="白日梦想家" w:date="2026-10-26T15:11:11Z">
                <w:pPr>
                  <w:keepNext/>
                  <w:snapToGrid w:val="0"/>
                  <w:spacing w:before="0" w:after="0" w:line="370" w:lineRule="exact"/>
                  <w:ind w:left="0" w:leftChars="0" w:right="0" w:rightChars="0" w:firstLine="0" w:firstLineChars="0"/>
                  <w:jc w:val="center"/>
                </w:pPr>
              </w:pPrChange>
            </w:pPr>
            <w:del w:id="3202" w:author="白日梦想家" w:date="2026-10-26T15:11:03Z">
              <w:r>
                <w:rPr>
                  <w:rFonts w:hint="eastAsia" w:ascii="方正仿宋_GBK" w:hAnsi="方正仿宋_GBK" w:eastAsia="方正仿宋_GBK" w:cs="Times New Roman"/>
                  <w:sz w:val="24"/>
                  <w:szCs w:val="24"/>
                </w:rPr>
                <w:delText>1.57～1.67</w:delText>
              </w:r>
            </w:del>
          </w:p>
        </w:tc>
      </w:tr>
      <w:tr w14:paraId="6A7F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03" w:author="白日梦想家" w:date="2026-10-26T15:11:03Z"/>
        </w:trPr>
        <w:tc>
          <w:tcPr>
            <w:tcW w:w="1450" w:type="dxa"/>
            <w:vAlign w:val="center"/>
          </w:tcPr>
          <w:p w14:paraId="1F8C133C">
            <w:pPr>
              <w:keepNext/>
              <w:widowControl/>
              <w:adjustRightInd w:val="0"/>
              <w:snapToGrid w:val="0"/>
              <w:spacing w:before="0" w:after="0" w:line="240" w:lineRule="auto"/>
              <w:ind w:left="0" w:leftChars="0" w:right="0" w:rightChars="0" w:firstLine="0" w:firstLineChars="0"/>
              <w:jc w:val="center"/>
              <w:outlineLvl w:val="9"/>
              <w:rPr>
                <w:del w:id="3205" w:author="白日梦想家" w:date="2026-10-26T15:11:03Z"/>
              </w:rPr>
              <w:pPrChange w:id="3204" w:author="白日梦想家" w:date="2026-10-26T15:11:11Z">
                <w:pPr>
                  <w:snapToGrid w:val="0"/>
                  <w:spacing w:before="0" w:after="0" w:line="370" w:lineRule="exact"/>
                  <w:ind w:left="0" w:leftChars="0" w:right="0" w:rightChars="0" w:firstLine="0" w:firstLineChars="0"/>
                  <w:jc w:val="center"/>
                </w:pPr>
              </w:pPrChange>
            </w:pPr>
            <w:del w:id="320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646D01B">
            <w:pPr>
              <w:keepNext/>
              <w:widowControl/>
              <w:adjustRightInd w:val="0"/>
              <w:snapToGrid w:val="0"/>
              <w:spacing w:before="0" w:after="0" w:line="240" w:lineRule="auto"/>
              <w:ind w:left="0" w:leftChars="0" w:right="0" w:rightChars="0" w:firstLine="0" w:firstLineChars="0"/>
              <w:jc w:val="center"/>
              <w:outlineLvl w:val="9"/>
              <w:rPr>
                <w:del w:id="3208" w:author="白日梦想家" w:date="2026-10-26T15:11:03Z"/>
              </w:rPr>
              <w:pPrChange w:id="3207" w:author="白日梦想家" w:date="2026-10-26T15:11:11Z">
                <w:pPr>
                  <w:snapToGrid w:val="0"/>
                  <w:spacing w:before="0" w:after="0" w:line="370" w:lineRule="exact"/>
                  <w:ind w:left="0" w:leftChars="0" w:right="0" w:rightChars="0" w:firstLine="0" w:firstLineChars="0"/>
                  <w:jc w:val="center"/>
                </w:pPr>
              </w:pPrChange>
            </w:pPr>
            <w:del w:id="320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CFD0C58">
            <w:pPr>
              <w:keepNext/>
              <w:widowControl/>
              <w:adjustRightInd w:val="0"/>
              <w:snapToGrid w:val="0"/>
              <w:spacing w:before="0" w:after="0" w:line="240" w:lineRule="auto"/>
              <w:ind w:left="0" w:leftChars="0" w:right="0" w:rightChars="0" w:firstLine="0" w:firstLineChars="0"/>
              <w:jc w:val="center"/>
              <w:outlineLvl w:val="9"/>
              <w:rPr>
                <w:del w:id="3211" w:author="白日梦想家" w:date="2026-10-26T15:11:03Z"/>
              </w:rPr>
              <w:pPrChange w:id="3210" w:author="白日梦想家" w:date="2026-10-26T15:11:11Z">
                <w:pPr>
                  <w:snapToGrid w:val="0"/>
                  <w:spacing w:before="0" w:after="0" w:line="370" w:lineRule="exact"/>
                  <w:ind w:left="0" w:leftChars="0" w:right="0" w:rightChars="0" w:firstLine="0" w:firstLineChars="0"/>
                  <w:jc w:val="center"/>
                </w:pPr>
              </w:pPrChange>
            </w:pPr>
            <w:del w:id="3212"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54E0AABB">
            <w:pPr>
              <w:keepNext/>
              <w:widowControl/>
              <w:adjustRightInd w:val="0"/>
              <w:snapToGrid w:val="0"/>
              <w:spacing w:before="0" w:after="0" w:line="240" w:lineRule="auto"/>
              <w:ind w:left="0" w:leftChars="0" w:right="0" w:rightChars="0" w:firstLine="0" w:firstLineChars="0"/>
              <w:jc w:val="center"/>
              <w:outlineLvl w:val="9"/>
              <w:rPr>
                <w:del w:id="3214" w:author="白日梦想家" w:date="2026-10-26T15:11:03Z"/>
              </w:rPr>
              <w:pPrChange w:id="3213" w:author="白日梦想家" w:date="2026-10-26T15:11:11Z">
                <w:pPr>
                  <w:snapToGrid w:val="0"/>
                  <w:spacing w:before="0" w:after="0" w:line="370" w:lineRule="exact"/>
                  <w:ind w:left="0" w:leftChars="0" w:right="0" w:rightChars="0" w:firstLine="0" w:firstLineChars="0"/>
                  <w:jc w:val="center"/>
                </w:pPr>
              </w:pPrChange>
            </w:pPr>
            <w:del w:id="3215"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73AAA993">
            <w:pPr>
              <w:keepNext/>
              <w:widowControl/>
              <w:adjustRightInd w:val="0"/>
              <w:snapToGrid w:val="0"/>
              <w:spacing w:before="0" w:after="0" w:line="240" w:lineRule="auto"/>
              <w:ind w:left="0" w:leftChars="0" w:right="0" w:rightChars="0" w:firstLine="0" w:firstLineChars="0"/>
              <w:jc w:val="center"/>
              <w:outlineLvl w:val="9"/>
              <w:rPr>
                <w:del w:id="3217" w:author="白日梦想家" w:date="2026-10-26T15:11:03Z"/>
              </w:rPr>
              <w:pPrChange w:id="3216" w:author="白日梦想家" w:date="2026-10-26T15:11:11Z">
                <w:pPr>
                  <w:snapToGrid w:val="0"/>
                  <w:spacing w:before="0" w:after="0" w:line="370" w:lineRule="exact"/>
                  <w:ind w:left="0" w:leftChars="0" w:right="0" w:rightChars="0" w:firstLine="0" w:firstLineChars="0"/>
                  <w:jc w:val="center"/>
                </w:pPr>
              </w:pPrChange>
            </w:pPr>
            <w:del w:id="3218"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3CBB0EDC">
            <w:pPr>
              <w:keepNext/>
              <w:widowControl/>
              <w:adjustRightInd w:val="0"/>
              <w:snapToGrid w:val="0"/>
              <w:spacing w:before="0" w:after="0" w:line="240" w:lineRule="auto"/>
              <w:ind w:left="0" w:leftChars="0" w:right="0" w:rightChars="0" w:firstLine="0" w:firstLineChars="0"/>
              <w:jc w:val="center"/>
              <w:outlineLvl w:val="9"/>
              <w:rPr>
                <w:del w:id="3220" w:author="白日梦想家" w:date="2026-10-26T15:11:03Z"/>
              </w:rPr>
              <w:pPrChange w:id="3219" w:author="白日梦想家" w:date="2026-10-26T15:11:11Z">
                <w:pPr>
                  <w:snapToGrid w:val="0"/>
                  <w:spacing w:before="0" w:after="0" w:line="370" w:lineRule="exact"/>
                  <w:ind w:left="0" w:leftChars="0" w:right="0" w:rightChars="0" w:firstLine="0" w:firstLineChars="0"/>
                  <w:jc w:val="center"/>
                </w:pPr>
              </w:pPrChange>
            </w:pPr>
            <w:del w:id="3221" w:author="白日梦想家" w:date="2026-10-26T15:11:03Z">
              <w:r>
                <w:rPr>
                  <w:rFonts w:hint="eastAsia" w:ascii="方正仿宋_GBK" w:hAnsi="方正仿宋_GBK" w:eastAsia="方正仿宋_GBK" w:cs="Times New Roman"/>
                  <w:sz w:val="24"/>
                  <w:szCs w:val="24"/>
                </w:rPr>
                <w:delText>2.09～2.19</w:delText>
              </w:r>
            </w:del>
          </w:p>
        </w:tc>
      </w:tr>
    </w:tbl>
    <w:p w14:paraId="416502F5">
      <w:pPr>
        <w:keepNext/>
        <w:widowControl/>
        <w:adjustRightInd w:val="0"/>
        <w:snapToGrid w:val="0"/>
        <w:ind w:left="0" w:leftChars="0" w:right="0" w:rightChars="0" w:firstLine="0" w:firstLineChars="0"/>
        <w:jc w:val="center"/>
        <w:outlineLvl w:val="9"/>
        <w:rPr>
          <w:del w:id="3222" w:author="白日梦想家" w:date="2026-10-26T15:11:03Z"/>
          <w:rFonts w:hint="eastAsia" w:ascii="方正仿宋_GBK" w:hAnsi="方正仿宋_GBK" w:eastAsia="方正仿宋_GBK" w:cs="Times New Roman"/>
          <w:sz w:val="32"/>
          <w:szCs w:val="32"/>
          <w:highlight w:val="none"/>
          <w14:ligatures w14:val="standardContextual"/>
        </w:rPr>
      </w:pPr>
      <w:del w:id="3223" w:author="白日梦想家" w:date="2026-10-26T15:11:03Z">
        <w:r>
          <w:rPr>
            <w:rFonts w:hint="eastAsia" w:ascii="方正仿宋_GBK" w:hAnsi="方正仿宋_GBK" w:eastAsia="方正仿宋_GBK" w:cs="Times New Roman"/>
            <w:sz w:val="32"/>
            <w:szCs w:val="32"/>
          </w:rPr>
          <w:delText>表10 容载比推荐（电缆占比(10%,30%]、分散系数≤1.15）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260C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224" w:author="白日梦想家" w:date="2026-10-26T15:11:03Z"/>
        </w:trPr>
        <w:tc>
          <w:tcPr>
            <w:tcW w:w="1450" w:type="dxa"/>
            <w:vAlign w:val="center"/>
          </w:tcPr>
          <w:p w14:paraId="1C213563">
            <w:pPr>
              <w:keepNext/>
              <w:widowControl/>
              <w:adjustRightInd w:val="0"/>
              <w:snapToGrid w:val="0"/>
              <w:spacing w:before="0" w:after="0" w:line="240" w:lineRule="auto"/>
              <w:ind w:left="0" w:leftChars="0" w:right="0" w:rightChars="0" w:firstLine="0" w:firstLineChars="0"/>
              <w:jc w:val="center"/>
              <w:outlineLvl w:val="9"/>
              <w:rPr>
                <w:del w:id="3226" w:author="白日梦想家" w:date="2026-10-26T15:11:03Z"/>
              </w:rPr>
              <w:pPrChange w:id="3225" w:author="白日梦想家" w:date="2026-10-26T15:11:11Z">
                <w:pPr>
                  <w:keepNext/>
                  <w:snapToGrid w:val="0"/>
                  <w:spacing w:before="0" w:after="0" w:line="370" w:lineRule="exact"/>
                  <w:ind w:left="0" w:leftChars="0" w:right="0" w:rightChars="0" w:firstLine="0" w:firstLineChars="0"/>
                  <w:jc w:val="center"/>
                </w:pPr>
              </w:pPrChange>
            </w:pPr>
            <w:del w:id="3227"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19901219">
            <w:pPr>
              <w:keepNext/>
              <w:widowControl/>
              <w:adjustRightInd w:val="0"/>
              <w:snapToGrid w:val="0"/>
              <w:spacing w:before="0" w:after="0" w:line="240" w:lineRule="auto"/>
              <w:ind w:left="0" w:leftChars="0" w:right="0" w:rightChars="0" w:firstLine="0" w:firstLineChars="0"/>
              <w:jc w:val="center"/>
              <w:outlineLvl w:val="9"/>
              <w:rPr>
                <w:del w:id="3229" w:author="白日梦想家" w:date="2026-10-26T15:11:03Z"/>
              </w:rPr>
              <w:pPrChange w:id="3228" w:author="白日梦想家" w:date="2026-10-26T15:11:11Z">
                <w:pPr>
                  <w:keepNext/>
                  <w:snapToGrid w:val="0"/>
                  <w:spacing w:before="0" w:after="0" w:line="370" w:lineRule="exact"/>
                  <w:ind w:left="0" w:leftChars="0" w:right="0" w:rightChars="0" w:firstLine="0" w:firstLineChars="0"/>
                  <w:jc w:val="center"/>
                </w:pPr>
              </w:pPrChange>
            </w:pPr>
            <w:del w:id="3230"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CFD839E">
            <w:pPr>
              <w:keepNext/>
              <w:widowControl/>
              <w:adjustRightInd w:val="0"/>
              <w:snapToGrid w:val="0"/>
              <w:spacing w:before="0" w:after="0" w:line="240" w:lineRule="auto"/>
              <w:ind w:left="0" w:leftChars="0" w:right="0" w:rightChars="0" w:firstLine="0" w:firstLineChars="0"/>
              <w:jc w:val="center"/>
              <w:outlineLvl w:val="9"/>
              <w:rPr>
                <w:del w:id="3232" w:author="白日梦想家" w:date="2026-10-26T15:11:03Z"/>
              </w:rPr>
              <w:pPrChange w:id="3231" w:author="白日梦想家" w:date="2026-10-26T15:11:11Z">
                <w:pPr>
                  <w:keepNext/>
                  <w:snapToGrid w:val="0"/>
                  <w:spacing w:before="0" w:after="0" w:line="370" w:lineRule="exact"/>
                  <w:ind w:left="0" w:leftChars="0" w:right="0" w:rightChars="0" w:firstLine="0" w:firstLineChars="0"/>
                  <w:jc w:val="center"/>
                </w:pPr>
              </w:pPrChange>
            </w:pPr>
            <w:del w:id="3233"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A2BED80">
            <w:pPr>
              <w:keepNext/>
              <w:widowControl/>
              <w:adjustRightInd w:val="0"/>
              <w:snapToGrid w:val="0"/>
              <w:spacing w:before="0" w:after="0" w:line="240" w:lineRule="auto"/>
              <w:ind w:left="0" w:leftChars="0" w:right="0" w:rightChars="0" w:firstLine="0" w:firstLineChars="0"/>
              <w:jc w:val="center"/>
              <w:outlineLvl w:val="9"/>
              <w:rPr>
                <w:del w:id="3235" w:author="白日梦想家" w:date="2026-10-26T15:11:03Z"/>
              </w:rPr>
              <w:pPrChange w:id="3234" w:author="白日梦想家" w:date="2026-10-26T15:11:11Z">
                <w:pPr>
                  <w:keepNext/>
                  <w:snapToGrid w:val="0"/>
                  <w:spacing w:before="0" w:after="0" w:line="370" w:lineRule="exact"/>
                  <w:ind w:left="0" w:leftChars="0" w:right="0" w:rightChars="0" w:firstLine="0" w:firstLineChars="0"/>
                  <w:jc w:val="center"/>
                </w:pPr>
              </w:pPrChange>
            </w:pPr>
            <w:del w:id="3236"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1BE227ED">
            <w:pPr>
              <w:keepNext/>
              <w:widowControl/>
              <w:adjustRightInd w:val="0"/>
              <w:snapToGrid w:val="0"/>
              <w:spacing w:before="0" w:after="0" w:line="240" w:lineRule="auto"/>
              <w:ind w:left="0" w:leftChars="0" w:right="0" w:rightChars="0" w:firstLine="0" w:firstLineChars="0"/>
              <w:jc w:val="center"/>
              <w:outlineLvl w:val="9"/>
              <w:rPr>
                <w:del w:id="3238" w:author="白日梦想家" w:date="2026-10-26T15:11:03Z"/>
              </w:rPr>
              <w:pPrChange w:id="3237" w:author="白日梦想家" w:date="2026-10-26T15:11:11Z">
                <w:pPr>
                  <w:keepNext/>
                  <w:snapToGrid w:val="0"/>
                  <w:spacing w:before="0" w:after="0" w:line="370" w:lineRule="exact"/>
                  <w:ind w:left="0" w:leftChars="0" w:right="0" w:rightChars="0" w:firstLine="0" w:firstLineChars="0"/>
                  <w:jc w:val="center"/>
                </w:pPr>
              </w:pPrChange>
            </w:pPr>
            <w:del w:id="3239"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200A2B68">
            <w:pPr>
              <w:keepNext/>
              <w:widowControl/>
              <w:adjustRightInd w:val="0"/>
              <w:snapToGrid w:val="0"/>
              <w:spacing w:before="0" w:after="0" w:line="240" w:lineRule="auto"/>
              <w:ind w:left="0" w:leftChars="0" w:right="0" w:rightChars="0" w:firstLine="0" w:firstLineChars="0"/>
              <w:jc w:val="center"/>
              <w:outlineLvl w:val="9"/>
              <w:rPr>
                <w:del w:id="3241" w:author="白日梦想家" w:date="2026-10-26T15:11:03Z"/>
              </w:rPr>
              <w:pPrChange w:id="3240" w:author="白日梦想家" w:date="2026-10-26T15:11:11Z">
                <w:pPr>
                  <w:keepNext/>
                  <w:snapToGrid w:val="0"/>
                  <w:spacing w:before="0" w:after="0" w:line="370" w:lineRule="exact"/>
                  <w:ind w:left="0" w:leftChars="0" w:right="0" w:rightChars="0" w:firstLine="0" w:firstLineChars="0"/>
                  <w:jc w:val="center"/>
                </w:pPr>
              </w:pPrChange>
            </w:pPr>
            <w:del w:id="3242" w:author="白日梦想家" w:date="2026-10-26T15:11:03Z">
              <w:r>
                <w:rPr>
                  <w:rFonts w:hint="eastAsia" w:ascii="方正仿宋_GBK" w:hAnsi="方正仿宋_GBK" w:eastAsia="方正仿宋_GBK" w:cs="Times New Roman"/>
                  <w:b/>
                  <w:sz w:val="24"/>
                  <w:szCs w:val="24"/>
                </w:rPr>
                <w:delText>&gt;70%</w:delText>
              </w:r>
            </w:del>
          </w:p>
        </w:tc>
      </w:tr>
      <w:tr w14:paraId="40FB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43" w:author="白日梦想家" w:date="2026-10-26T15:11:03Z"/>
        </w:trPr>
        <w:tc>
          <w:tcPr>
            <w:tcW w:w="1450" w:type="dxa"/>
            <w:vAlign w:val="center"/>
          </w:tcPr>
          <w:p w14:paraId="154F02E2">
            <w:pPr>
              <w:keepNext/>
              <w:widowControl/>
              <w:adjustRightInd w:val="0"/>
              <w:snapToGrid w:val="0"/>
              <w:spacing w:before="0" w:after="0" w:line="240" w:lineRule="auto"/>
              <w:ind w:left="0" w:leftChars="0" w:right="0" w:rightChars="0" w:firstLine="0" w:firstLineChars="0"/>
              <w:jc w:val="center"/>
              <w:outlineLvl w:val="9"/>
              <w:rPr>
                <w:del w:id="3245" w:author="白日梦想家" w:date="2026-10-26T15:11:03Z"/>
              </w:rPr>
              <w:pPrChange w:id="3244" w:author="白日梦想家" w:date="2026-10-26T15:11:11Z">
                <w:pPr>
                  <w:keepNext/>
                  <w:snapToGrid w:val="0"/>
                  <w:spacing w:before="0" w:after="0" w:line="370" w:lineRule="exact"/>
                  <w:ind w:left="0" w:leftChars="0" w:right="0" w:rightChars="0" w:firstLine="0" w:firstLineChars="0"/>
                  <w:jc w:val="center"/>
                </w:pPr>
              </w:pPrChange>
            </w:pPr>
            <w:del w:id="324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DE84EF">
            <w:pPr>
              <w:keepNext/>
              <w:widowControl/>
              <w:adjustRightInd w:val="0"/>
              <w:snapToGrid w:val="0"/>
              <w:spacing w:before="0" w:after="0" w:line="240" w:lineRule="auto"/>
              <w:ind w:left="0" w:leftChars="0" w:right="0" w:rightChars="0" w:firstLine="0" w:firstLineChars="0"/>
              <w:jc w:val="center"/>
              <w:outlineLvl w:val="9"/>
              <w:rPr>
                <w:del w:id="3248" w:author="白日梦想家" w:date="2026-10-26T15:11:03Z"/>
              </w:rPr>
              <w:pPrChange w:id="3247" w:author="白日梦想家" w:date="2026-10-26T15:11:11Z">
                <w:pPr>
                  <w:keepNext/>
                  <w:snapToGrid w:val="0"/>
                  <w:spacing w:before="0" w:after="0" w:line="370" w:lineRule="exact"/>
                  <w:ind w:left="0" w:leftChars="0" w:right="0" w:rightChars="0" w:firstLine="0" w:firstLineChars="0"/>
                  <w:jc w:val="center"/>
                </w:pPr>
              </w:pPrChange>
            </w:pPr>
            <w:del w:id="324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04CDEAD">
            <w:pPr>
              <w:keepNext/>
              <w:widowControl/>
              <w:adjustRightInd w:val="0"/>
              <w:snapToGrid w:val="0"/>
              <w:spacing w:before="0" w:after="0" w:line="240" w:lineRule="auto"/>
              <w:ind w:left="0" w:leftChars="0" w:right="0" w:rightChars="0" w:firstLine="0" w:firstLineChars="0"/>
              <w:jc w:val="center"/>
              <w:outlineLvl w:val="9"/>
              <w:rPr>
                <w:del w:id="3251" w:author="白日梦想家" w:date="2026-10-26T15:11:03Z"/>
              </w:rPr>
              <w:pPrChange w:id="3250" w:author="白日梦想家" w:date="2026-10-26T15:11:11Z">
                <w:pPr>
                  <w:keepNext/>
                  <w:snapToGrid w:val="0"/>
                  <w:spacing w:before="0" w:after="0" w:line="370" w:lineRule="exact"/>
                  <w:ind w:left="0" w:leftChars="0" w:right="0" w:rightChars="0" w:firstLine="0" w:firstLineChars="0"/>
                  <w:jc w:val="center"/>
                </w:pPr>
              </w:pPrChange>
            </w:pPr>
            <w:del w:id="3252"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3D3E2B36">
            <w:pPr>
              <w:keepNext/>
              <w:widowControl/>
              <w:adjustRightInd w:val="0"/>
              <w:snapToGrid w:val="0"/>
              <w:spacing w:before="0" w:after="0" w:line="240" w:lineRule="auto"/>
              <w:ind w:left="0" w:leftChars="0" w:right="0" w:rightChars="0" w:firstLine="0" w:firstLineChars="0"/>
              <w:jc w:val="center"/>
              <w:outlineLvl w:val="9"/>
              <w:rPr>
                <w:del w:id="3254" w:author="白日梦想家" w:date="2026-10-26T15:11:03Z"/>
              </w:rPr>
              <w:pPrChange w:id="3253" w:author="白日梦想家" w:date="2026-10-26T15:11:11Z">
                <w:pPr>
                  <w:keepNext/>
                  <w:snapToGrid w:val="0"/>
                  <w:spacing w:before="0" w:after="0" w:line="370" w:lineRule="exact"/>
                  <w:ind w:left="0" w:leftChars="0" w:right="0" w:rightChars="0" w:firstLine="0" w:firstLineChars="0"/>
                  <w:jc w:val="center"/>
                </w:pPr>
              </w:pPrChange>
            </w:pPr>
            <w:del w:id="3255"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956B5B3">
            <w:pPr>
              <w:keepNext/>
              <w:widowControl/>
              <w:adjustRightInd w:val="0"/>
              <w:snapToGrid w:val="0"/>
              <w:spacing w:before="0" w:after="0" w:line="240" w:lineRule="auto"/>
              <w:ind w:left="0" w:leftChars="0" w:right="0" w:rightChars="0" w:firstLine="0" w:firstLineChars="0"/>
              <w:jc w:val="center"/>
              <w:outlineLvl w:val="9"/>
              <w:rPr>
                <w:del w:id="3257" w:author="白日梦想家" w:date="2026-10-26T15:11:03Z"/>
              </w:rPr>
              <w:pPrChange w:id="3256" w:author="白日梦想家" w:date="2026-10-26T15:11:11Z">
                <w:pPr>
                  <w:keepNext/>
                  <w:snapToGrid w:val="0"/>
                  <w:spacing w:before="0" w:after="0" w:line="370" w:lineRule="exact"/>
                  <w:ind w:left="0" w:leftChars="0" w:right="0" w:rightChars="0" w:firstLine="0" w:firstLineChars="0"/>
                  <w:jc w:val="center"/>
                </w:pPr>
              </w:pPrChange>
            </w:pPr>
            <w:del w:id="3258"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4877665C">
            <w:pPr>
              <w:keepNext/>
              <w:widowControl/>
              <w:adjustRightInd w:val="0"/>
              <w:snapToGrid w:val="0"/>
              <w:spacing w:before="0" w:after="0" w:line="240" w:lineRule="auto"/>
              <w:ind w:left="0" w:leftChars="0" w:right="0" w:rightChars="0" w:firstLine="0" w:firstLineChars="0"/>
              <w:jc w:val="center"/>
              <w:outlineLvl w:val="9"/>
              <w:rPr>
                <w:del w:id="3260" w:author="白日梦想家" w:date="2026-10-26T15:11:03Z"/>
              </w:rPr>
              <w:pPrChange w:id="3259" w:author="白日梦想家" w:date="2026-10-26T15:11:11Z">
                <w:pPr>
                  <w:keepNext/>
                  <w:snapToGrid w:val="0"/>
                  <w:spacing w:before="0" w:after="0" w:line="370" w:lineRule="exact"/>
                  <w:ind w:left="0" w:leftChars="0" w:right="0" w:rightChars="0" w:firstLine="0" w:firstLineChars="0"/>
                  <w:jc w:val="center"/>
                </w:pPr>
              </w:pPrChange>
            </w:pPr>
            <w:del w:id="3261" w:author="白日梦想家" w:date="2026-10-26T15:11:03Z">
              <w:r>
                <w:rPr>
                  <w:rFonts w:hint="eastAsia" w:ascii="方正仿宋_GBK" w:hAnsi="方正仿宋_GBK" w:eastAsia="方正仿宋_GBK" w:cs="Times New Roman"/>
                  <w:sz w:val="24"/>
                  <w:szCs w:val="24"/>
                </w:rPr>
                <w:delText>1.95～2.02</w:delText>
              </w:r>
            </w:del>
          </w:p>
        </w:tc>
      </w:tr>
      <w:tr w14:paraId="7C74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62" w:author="白日梦想家" w:date="2026-10-26T15:11:03Z"/>
        </w:trPr>
        <w:tc>
          <w:tcPr>
            <w:tcW w:w="1450" w:type="dxa"/>
            <w:vAlign w:val="center"/>
          </w:tcPr>
          <w:p w14:paraId="6EF31203">
            <w:pPr>
              <w:keepNext/>
              <w:widowControl/>
              <w:adjustRightInd w:val="0"/>
              <w:snapToGrid w:val="0"/>
              <w:spacing w:before="0" w:after="0" w:line="240" w:lineRule="auto"/>
              <w:ind w:left="0" w:leftChars="0" w:right="0" w:rightChars="0" w:firstLine="0" w:firstLineChars="0"/>
              <w:jc w:val="center"/>
              <w:outlineLvl w:val="9"/>
              <w:rPr>
                <w:del w:id="3264" w:author="白日梦想家" w:date="2026-10-26T15:11:03Z"/>
              </w:rPr>
              <w:pPrChange w:id="3263" w:author="白日梦想家" w:date="2026-10-26T15:11:11Z">
                <w:pPr>
                  <w:keepNext/>
                  <w:snapToGrid w:val="0"/>
                  <w:spacing w:before="0" w:after="0" w:line="370" w:lineRule="exact"/>
                  <w:ind w:left="0" w:leftChars="0" w:right="0" w:rightChars="0" w:firstLine="0" w:firstLineChars="0"/>
                  <w:jc w:val="center"/>
                </w:pPr>
              </w:pPrChange>
            </w:pPr>
            <w:del w:id="326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35282BB5">
            <w:pPr>
              <w:keepNext/>
              <w:widowControl/>
              <w:adjustRightInd w:val="0"/>
              <w:snapToGrid w:val="0"/>
              <w:spacing w:before="0" w:after="0" w:line="240" w:lineRule="auto"/>
              <w:ind w:left="0" w:leftChars="0" w:right="0" w:rightChars="0" w:firstLine="0" w:firstLineChars="0"/>
              <w:jc w:val="center"/>
              <w:outlineLvl w:val="9"/>
              <w:rPr>
                <w:del w:id="3267" w:author="白日梦想家" w:date="2026-10-26T15:11:03Z"/>
              </w:rPr>
              <w:pPrChange w:id="3266" w:author="白日梦想家" w:date="2026-10-26T15:11:11Z">
                <w:pPr>
                  <w:keepNext/>
                  <w:snapToGrid w:val="0"/>
                  <w:spacing w:before="0" w:after="0" w:line="370" w:lineRule="exact"/>
                  <w:ind w:left="0" w:leftChars="0" w:right="0" w:rightChars="0" w:firstLine="0" w:firstLineChars="0"/>
                  <w:jc w:val="center"/>
                </w:pPr>
              </w:pPrChange>
            </w:pPr>
            <w:del w:id="326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EB9C36E">
            <w:pPr>
              <w:keepNext/>
              <w:widowControl/>
              <w:adjustRightInd w:val="0"/>
              <w:snapToGrid w:val="0"/>
              <w:spacing w:before="0" w:after="0" w:line="240" w:lineRule="auto"/>
              <w:ind w:left="0" w:leftChars="0" w:right="0" w:rightChars="0" w:firstLine="0" w:firstLineChars="0"/>
              <w:jc w:val="center"/>
              <w:outlineLvl w:val="9"/>
              <w:rPr>
                <w:del w:id="3270" w:author="白日梦想家" w:date="2026-10-26T15:11:03Z"/>
              </w:rPr>
              <w:pPrChange w:id="3269" w:author="白日梦想家" w:date="2026-10-26T15:11:11Z">
                <w:pPr>
                  <w:keepNext/>
                  <w:snapToGrid w:val="0"/>
                  <w:spacing w:before="0" w:after="0" w:line="370" w:lineRule="exact"/>
                  <w:ind w:left="0" w:leftChars="0" w:right="0" w:rightChars="0" w:firstLine="0" w:firstLineChars="0"/>
                  <w:jc w:val="center"/>
                </w:pPr>
              </w:pPrChange>
            </w:pPr>
            <w:del w:id="3271"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2AF378F4">
            <w:pPr>
              <w:keepNext/>
              <w:widowControl/>
              <w:adjustRightInd w:val="0"/>
              <w:snapToGrid w:val="0"/>
              <w:spacing w:before="0" w:after="0" w:line="240" w:lineRule="auto"/>
              <w:ind w:left="0" w:leftChars="0" w:right="0" w:rightChars="0" w:firstLine="0" w:firstLineChars="0"/>
              <w:jc w:val="center"/>
              <w:outlineLvl w:val="9"/>
              <w:rPr>
                <w:del w:id="3273" w:author="白日梦想家" w:date="2026-10-26T15:11:03Z"/>
              </w:rPr>
              <w:pPrChange w:id="3272" w:author="白日梦想家" w:date="2026-10-26T15:11:11Z">
                <w:pPr>
                  <w:keepNext/>
                  <w:snapToGrid w:val="0"/>
                  <w:spacing w:before="0" w:after="0" w:line="370" w:lineRule="exact"/>
                  <w:ind w:left="0" w:leftChars="0" w:right="0" w:rightChars="0" w:firstLine="0" w:firstLineChars="0"/>
                  <w:jc w:val="center"/>
                </w:pPr>
              </w:pPrChange>
            </w:pPr>
            <w:del w:id="3274"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1043604F">
            <w:pPr>
              <w:keepNext/>
              <w:widowControl/>
              <w:adjustRightInd w:val="0"/>
              <w:snapToGrid w:val="0"/>
              <w:spacing w:before="0" w:after="0" w:line="240" w:lineRule="auto"/>
              <w:ind w:left="0" w:leftChars="0" w:right="0" w:rightChars="0" w:firstLine="0" w:firstLineChars="0"/>
              <w:jc w:val="center"/>
              <w:outlineLvl w:val="9"/>
              <w:rPr>
                <w:del w:id="3276" w:author="白日梦想家" w:date="2026-10-26T15:11:03Z"/>
              </w:rPr>
              <w:pPrChange w:id="3275" w:author="白日梦想家" w:date="2026-10-26T15:11:11Z">
                <w:pPr>
                  <w:keepNext/>
                  <w:snapToGrid w:val="0"/>
                  <w:spacing w:before="0" w:after="0" w:line="370" w:lineRule="exact"/>
                  <w:ind w:left="0" w:leftChars="0" w:right="0" w:rightChars="0" w:firstLine="0" w:firstLineChars="0"/>
                  <w:jc w:val="center"/>
                </w:pPr>
              </w:pPrChange>
            </w:pPr>
            <w:del w:id="3277"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708E9A7A">
            <w:pPr>
              <w:keepNext/>
              <w:widowControl/>
              <w:adjustRightInd w:val="0"/>
              <w:snapToGrid w:val="0"/>
              <w:spacing w:before="0" w:after="0" w:line="240" w:lineRule="auto"/>
              <w:ind w:left="0" w:leftChars="0" w:right="0" w:rightChars="0" w:firstLine="0" w:firstLineChars="0"/>
              <w:jc w:val="center"/>
              <w:outlineLvl w:val="9"/>
              <w:rPr>
                <w:del w:id="3279" w:author="白日梦想家" w:date="2026-10-26T15:11:03Z"/>
              </w:rPr>
              <w:pPrChange w:id="3278" w:author="白日梦想家" w:date="2026-10-26T15:11:11Z">
                <w:pPr>
                  <w:keepNext/>
                  <w:snapToGrid w:val="0"/>
                  <w:spacing w:before="0" w:after="0" w:line="370" w:lineRule="exact"/>
                  <w:ind w:left="0" w:leftChars="0" w:right="0" w:rightChars="0" w:firstLine="0" w:firstLineChars="0"/>
                  <w:jc w:val="center"/>
                </w:pPr>
              </w:pPrChange>
            </w:pPr>
            <w:del w:id="3280" w:author="白日梦想家" w:date="2026-10-26T15:11:03Z">
              <w:r>
                <w:rPr>
                  <w:rFonts w:hint="eastAsia" w:ascii="方正仿宋_GBK" w:hAnsi="方正仿宋_GBK" w:eastAsia="方正仿宋_GBK" w:cs="Times New Roman"/>
                  <w:sz w:val="24"/>
                  <w:szCs w:val="24"/>
                </w:rPr>
                <w:delText>1.99～2.09</w:delText>
              </w:r>
            </w:del>
          </w:p>
        </w:tc>
      </w:tr>
      <w:tr w14:paraId="3717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81" w:author="白日梦想家" w:date="2026-10-26T15:11:03Z"/>
        </w:trPr>
        <w:tc>
          <w:tcPr>
            <w:tcW w:w="1450" w:type="dxa"/>
            <w:vAlign w:val="center"/>
          </w:tcPr>
          <w:p w14:paraId="3E448F48">
            <w:pPr>
              <w:keepNext/>
              <w:widowControl/>
              <w:adjustRightInd w:val="0"/>
              <w:snapToGrid w:val="0"/>
              <w:spacing w:before="0" w:after="0" w:line="240" w:lineRule="auto"/>
              <w:ind w:left="0" w:leftChars="0" w:right="0" w:rightChars="0" w:firstLine="0" w:firstLineChars="0"/>
              <w:jc w:val="center"/>
              <w:outlineLvl w:val="9"/>
              <w:rPr>
                <w:del w:id="3283" w:author="白日梦想家" w:date="2026-10-26T15:11:03Z"/>
              </w:rPr>
              <w:pPrChange w:id="3282" w:author="白日梦想家" w:date="2026-10-26T15:11:11Z">
                <w:pPr>
                  <w:keepNext/>
                  <w:snapToGrid w:val="0"/>
                  <w:spacing w:before="0" w:after="0" w:line="370" w:lineRule="exact"/>
                  <w:ind w:left="0" w:leftChars="0" w:right="0" w:rightChars="0" w:firstLine="0" w:firstLineChars="0"/>
                  <w:jc w:val="center"/>
                </w:pPr>
              </w:pPrChange>
            </w:pPr>
            <w:del w:id="328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954868C">
            <w:pPr>
              <w:keepNext/>
              <w:widowControl/>
              <w:adjustRightInd w:val="0"/>
              <w:snapToGrid w:val="0"/>
              <w:spacing w:before="0" w:after="0" w:line="240" w:lineRule="auto"/>
              <w:ind w:left="0" w:leftChars="0" w:right="0" w:rightChars="0" w:firstLine="0" w:firstLineChars="0"/>
              <w:jc w:val="center"/>
              <w:outlineLvl w:val="9"/>
              <w:rPr>
                <w:del w:id="3286" w:author="白日梦想家" w:date="2026-10-26T15:11:03Z"/>
              </w:rPr>
              <w:pPrChange w:id="3285" w:author="白日梦想家" w:date="2026-10-26T15:11:11Z">
                <w:pPr>
                  <w:keepNext/>
                  <w:snapToGrid w:val="0"/>
                  <w:spacing w:before="0" w:after="0" w:line="370" w:lineRule="exact"/>
                  <w:ind w:left="0" w:leftChars="0" w:right="0" w:rightChars="0" w:firstLine="0" w:firstLineChars="0"/>
                  <w:jc w:val="center"/>
                </w:pPr>
              </w:pPrChange>
            </w:pPr>
            <w:del w:id="328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599009DF">
            <w:pPr>
              <w:keepNext/>
              <w:widowControl/>
              <w:adjustRightInd w:val="0"/>
              <w:snapToGrid w:val="0"/>
              <w:spacing w:before="0" w:after="0" w:line="240" w:lineRule="auto"/>
              <w:ind w:left="0" w:leftChars="0" w:right="0" w:rightChars="0" w:firstLine="0" w:firstLineChars="0"/>
              <w:jc w:val="center"/>
              <w:outlineLvl w:val="9"/>
              <w:rPr>
                <w:del w:id="3289" w:author="白日梦想家" w:date="2026-10-26T15:11:03Z"/>
              </w:rPr>
              <w:pPrChange w:id="3288" w:author="白日梦想家" w:date="2026-10-26T15:11:11Z">
                <w:pPr>
                  <w:keepNext/>
                  <w:snapToGrid w:val="0"/>
                  <w:spacing w:before="0" w:after="0" w:line="370" w:lineRule="exact"/>
                  <w:ind w:left="0" w:leftChars="0" w:right="0" w:rightChars="0" w:firstLine="0" w:firstLineChars="0"/>
                  <w:jc w:val="center"/>
                </w:pPr>
              </w:pPrChange>
            </w:pPr>
            <w:del w:id="3290"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451CB103">
            <w:pPr>
              <w:keepNext/>
              <w:widowControl/>
              <w:adjustRightInd w:val="0"/>
              <w:snapToGrid w:val="0"/>
              <w:spacing w:before="0" w:after="0" w:line="240" w:lineRule="auto"/>
              <w:ind w:left="0" w:leftChars="0" w:right="0" w:rightChars="0" w:firstLine="0" w:firstLineChars="0"/>
              <w:jc w:val="center"/>
              <w:outlineLvl w:val="9"/>
              <w:rPr>
                <w:del w:id="3292" w:author="白日梦想家" w:date="2026-10-26T15:11:03Z"/>
              </w:rPr>
              <w:pPrChange w:id="3291" w:author="白日梦想家" w:date="2026-10-26T15:11:11Z">
                <w:pPr>
                  <w:keepNext/>
                  <w:snapToGrid w:val="0"/>
                  <w:spacing w:before="0" w:after="0" w:line="370" w:lineRule="exact"/>
                  <w:ind w:left="0" w:leftChars="0" w:right="0" w:rightChars="0" w:firstLine="0" w:firstLineChars="0"/>
                  <w:jc w:val="center"/>
                </w:pPr>
              </w:pPrChange>
            </w:pPr>
            <w:del w:id="3293"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703624A">
            <w:pPr>
              <w:keepNext/>
              <w:widowControl/>
              <w:adjustRightInd w:val="0"/>
              <w:snapToGrid w:val="0"/>
              <w:spacing w:before="0" w:after="0" w:line="240" w:lineRule="auto"/>
              <w:ind w:left="0" w:leftChars="0" w:right="0" w:rightChars="0" w:firstLine="0" w:firstLineChars="0"/>
              <w:jc w:val="center"/>
              <w:outlineLvl w:val="9"/>
              <w:rPr>
                <w:del w:id="3295" w:author="白日梦想家" w:date="2026-10-26T15:11:03Z"/>
              </w:rPr>
              <w:pPrChange w:id="3294" w:author="白日梦想家" w:date="2026-10-26T15:11:11Z">
                <w:pPr>
                  <w:keepNext/>
                  <w:snapToGrid w:val="0"/>
                  <w:spacing w:before="0" w:after="0" w:line="370" w:lineRule="exact"/>
                  <w:ind w:left="0" w:leftChars="0" w:right="0" w:rightChars="0" w:firstLine="0" w:firstLineChars="0"/>
                  <w:jc w:val="center"/>
                </w:pPr>
              </w:pPrChange>
            </w:pPr>
            <w:del w:id="3296"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6D0B15E5">
            <w:pPr>
              <w:keepNext/>
              <w:widowControl/>
              <w:adjustRightInd w:val="0"/>
              <w:snapToGrid w:val="0"/>
              <w:spacing w:before="0" w:after="0" w:line="240" w:lineRule="auto"/>
              <w:ind w:left="0" w:leftChars="0" w:right="0" w:rightChars="0" w:firstLine="0" w:firstLineChars="0"/>
              <w:jc w:val="center"/>
              <w:outlineLvl w:val="9"/>
              <w:rPr>
                <w:del w:id="3298" w:author="白日梦想家" w:date="2026-10-26T15:11:03Z"/>
              </w:rPr>
              <w:pPrChange w:id="3297" w:author="白日梦想家" w:date="2026-10-26T15:11:11Z">
                <w:pPr>
                  <w:keepNext/>
                  <w:snapToGrid w:val="0"/>
                  <w:spacing w:before="0" w:after="0" w:line="370" w:lineRule="exact"/>
                  <w:ind w:left="0" w:leftChars="0" w:right="0" w:rightChars="0" w:firstLine="0" w:firstLineChars="0"/>
                  <w:jc w:val="center"/>
                </w:pPr>
              </w:pPrChange>
            </w:pPr>
            <w:del w:id="3299" w:author="白日梦想家" w:date="2026-10-26T15:11:03Z">
              <w:r>
                <w:rPr>
                  <w:rFonts w:hint="eastAsia" w:ascii="方正仿宋_GBK" w:hAnsi="方正仿宋_GBK" w:eastAsia="方正仿宋_GBK" w:cs="Times New Roman"/>
                  <w:sz w:val="24"/>
                  <w:szCs w:val="24"/>
                </w:rPr>
                <w:delText>2.57～2.67</w:delText>
              </w:r>
            </w:del>
          </w:p>
        </w:tc>
      </w:tr>
      <w:tr w14:paraId="2350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00" w:author="白日梦想家" w:date="2026-10-26T15:11:03Z"/>
        </w:trPr>
        <w:tc>
          <w:tcPr>
            <w:tcW w:w="1450" w:type="dxa"/>
            <w:vAlign w:val="center"/>
          </w:tcPr>
          <w:p w14:paraId="6C06BA7B">
            <w:pPr>
              <w:keepNext/>
              <w:widowControl/>
              <w:adjustRightInd w:val="0"/>
              <w:snapToGrid w:val="0"/>
              <w:spacing w:before="0" w:after="0" w:line="240" w:lineRule="auto"/>
              <w:ind w:left="0" w:leftChars="0" w:right="0" w:rightChars="0" w:firstLine="0" w:firstLineChars="0"/>
              <w:jc w:val="center"/>
              <w:outlineLvl w:val="9"/>
              <w:rPr>
                <w:del w:id="3302" w:author="白日梦想家" w:date="2026-10-26T15:11:03Z"/>
              </w:rPr>
              <w:pPrChange w:id="3301" w:author="白日梦想家" w:date="2026-10-26T15:11:11Z">
                <w:pPr>
                  <w:keepNext/>
                  <w:snapToGrid w:val="0"/>
                  <w:spacing w:before="0" w:after="0" w:line="370" w:lineRule="exact"/>
                  <w:ind w:left="0" w:leftChars="0" w:right="0" w:rightChars="0" w:firstLine="0" w:firstLineChars="0"/>
                  <w:jc w:val="center"/>
                </w:pPr>
              </w:pPrChange>
            </w:pPr>
            <w:del w:id="330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C1D0B83">
            <w:pPr>
              <w:keepNext/>
              <w:widowControl/>
              <w:adjustRightInd w:val="0"/>
              <w:snapToGrid w:val="0"/>
              <w:spacing w:before="0" w:after="0" w:line="240" w:lineRule="auto"/>
              <w:ind w:left="0" w:leftChars="0" w:right="0" w:rightChars="0" w:firstLine="0" w:firstLineChars="0"/>
              <w:jc w:val="center"/>
              <w:outlineLvl w:val="9"/>
              <w:rPr>
                <w:del w:id="3305" w:author="白日梦想家" w:date="2026-10-26T15:11:03Z"/>
              </w:rPr>
              <w:pPrChange w:id="3304" w:author="白日梦想家" w:date="2026-10-26T15:11:11Z">
                <w:pPr>
                  <w:keepNext/>
                  <w:snapToGrid w:val="0"/>
                  <w:spacing w:before="0" w:after="0" w:line="370" w:lineRule="exact"/>
                  <w:ind w:left="0" w:leftChars="0" w:right="0" w:rightChars="0" w:firstLine="0" w:firstLineChars="0"/>
                  <w:jc w:val="center"/>
                </w:pPr>
              </w:pPrChange>
            </w:pPr>
            <w:del w:id="3306"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4579104">
            <w:pPr>
              <w:keepNext/>
              <w:widowControl/>
              <w:adjustRightInd w:val="0"/>
              <w:snapToGrid w:val="0"/>
              <w:spacing w:before="0" w:after="0" w:line="240" w:lineRule="auto"/>
              <w:ind w:left="0" w:leftChars="0" w:right="0" w:rightChars="0" w:firstLine="0" w:firstLineChars="0"/>
              <w:jc w:val="center"/>
              <w:outlineLvl w:val="9"/>
              <w:rPr>
                <w:del w:id="3308" w:author="白日梦想家" w:date="2026-10-26T15:11:03Z"/>
              </w:rPr>
              <w:pPrChange w:id="3307" w:author="白日梦想家" w:date="2026-10-26T15:11:11Z">
                <w:pPr>
                  <w:keepNext/>
                  <w:snapToGrid w:val="0"/>
                  <w:spacing w:before="0" w:after="0" w:line="370" w:lineRule="exact"/>
                  <w:ind w:left="0" w:leftChars="0" w:right="0" w:rightChars="0" w:firstLine="0" w:firstLineChars="0"/>
                  <w:jc w:val="center"/>
                </w:pPr>
              </w:pPrChange>
            </w:pPr>
            <w:del w:id="3309"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015F926E">
            <w:pPr>
              <w:keepNext/>
              <w:widowControl/>
              <w:adjustRightInd w:val="0"/>
              <w:snapToGrid w:val="0"/>
              <w:spacing w:before="0" w:after="0" w:line="240" w:lineRule="auto"/>
              <w:ind w:left="0" w:leftChars="0" w:right="0" w:rightChars="0" w:firstLine="0" w:firstLineChars="0"/>
              <w:jc w:val="center"/>
              <w:outlineLvl w:val="9"/>
              <w:rPr>
                <w:del w:id="3311" w:author="白日梦想家" w:date="2026-10-26T15:11:03Z"/>
              </w:rPr>
              <w:pPrChange w:id="3310" w:author="白日梦想家" w:date="2026-10-26T15:11:11Z">
                <w:pPr>
                  <w:keepNext/>
                  <w:snapToGrid w:val="0"/>
                  <w:spacing w:before="0" w:after="0" w:line="370" w:lineRule="exact"/>
                  <w:ind w:left="0" w:leftChars="0" w:right="0" w:rightChars="0" w:firstLine="0" w:firstLineChars="0"/>
                  <w:jc w:val="center"/>
                </w:pPr>
              </w:pPrChange>
            </w:pPr>
            <w:del w:id="3312"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2A3AA394">
            <w:pPr>
              <w:keepNext/>
              <w:widowControl/>
              <w:adjustRightInd w:val="0"/>
              <w:snapToGrid w:val="0"/>
              <w:spacing w:before="0" w:after="0" w:line="240" w:lineRule="auto"/>
              <w:ind w:left="0" w:leftChars="0" w:right="0" w:rightChars="0" w:firstLine="0" w:firstLineChars="0"/>
              <w:jc w:val="center"/>
              <w:outlineLvl w:val="9"/>
              <w:rPr>
                <w:del w:id="3314" w:author="白日梦想家" w:date="2026-10-26T15:11:03Z"/>
              </w:rPr>
              <w:pPrChange w:id="3313" w:author="白日梦想家" w:date="2026-10-26T15:11:11Z">
                <w:pPr>
                  <w:keepNext/>
                  <w:snapToGrid w:val="0"/>
                  <w:spacing w:before="0" w:after="0" w:line="370" w:lineRule="exact"/>
                  <w:ind w:left="0" w:leftChars="0" w:right="0" w:rightChars="0" w:firstLine="0" w:firstLineChars="0"/>
                  <w:jc w:val="center"/>
                </w:pPr>
              </w:pPrChange>
            </w:pPr>
            <w:del w:id="3315"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41659C26">
            <w:pPr>
              <w:keepNext/>
              <w:widowControl/>
              <w:adjustRightInd w:val="0"/>
              <w:snapToGrid w:val="0"/>
              <w:spacing w:before="0" w:after="0" w:line="240" w:lineRule="auto"/>
              <w:ind w:left="0" w:leftChars="0" w:right="0" w:rightChars="0" w:firstLine="0" w:firstLineChars="0"/>
              <w:jc w:val="center"/>
              <w:outlineLvl w:val="9"/>
              <w:rPr>
                <w:del w:id="3317" w:author="白日梦想家" w:date="2026-10-26T15:11:03Z"/>
              </w:rPr>
              <w:pPrChange w:id="3316" w:author="白日梦想家" w:date="2026-10-26T15:11:11Z">
                <w:pPr>
                  <w:keepNext/>
                  <w:snapToGrid w:val="0"/>
                  <w:spacing w:before="0" w:after="0" w:line="370" w:lineRule="exact"/>
                  <w:ind w:left="0" w:leftChars="0" w:right="0" w:rightChars="0" w:firstLine="0" w:firstLineChars="0"/>
                  <w:jc w:val="center"/>
                </w:pPr>
              </w:pPrChange>
            </w:pPr>
            <w:del w:id="3318" w:author="白日梦想家" w:date="2026-10-26T15:11:03Z">
              <w:r>
                <w:rPr>
                  <w:rFonts w:hint="eastAsia" w:ascii="方正仿宋_GBK" w:hAnsi="方正仿宋_GBK" w:eastAsia="方正仿宋_GBK" w:cs="Times New Roman"/>
                  <w:sz w:val="24"/>
                  <w:szCs w:val="24"/>
                </w:rPr>
                <w:delText>1.73～1.83</w:delText>
              </w:r>
            </w:del>
          </w:p>
        </w:tc>
      </w:tr>
      <w:tr w14:paraId="6783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19" w:author="白日梦想家" w:date="2026-10-26T15:11:03Z"/>
        </w:trPr>
        <w:tc>
          <w:tcPr>
            <w:tcW w:w="1450" w:type="dxa"/>
            <w:vAlign w:val="center"/>
          </w:tcPr>
          <w:p w14:paraId="04843651">
            <w:pPr>
              <w:keepNext/>
              <w:widowControl/>
              <w:adjustRightInd w:val="0"/>
              <w:snapToGrid w:val="0"/>
              <w:spacing w:before="0" w:after="0" w:line="240" w:lineRule="auto"/>
              <w:ind w:left="0" w:leftChars="0" w:right="0" w:rightChars="0" w:firstLine="0" w:firstLineChars="0"/>
              <w:jc w:val="center"/>
              <w:outlineLvl w:val="9"/>
              <w:rPr>
                <w:del w:id="3321" w:author="白日梦想家" w:date="2026-10-26T15:11:03Z"/>
              </w:rPr>
              <w:pPrChange w:id="3320" w:author="白日梦想家" w:date="2026-10-26T15:11:11Z">
                <w:pPr>
                  <w:keepNext/>
                  <w:snapToGrid w:val="0"/>
                  <w:spacing w:before="0" w:after="0" w:line="370" w:lineRule="exact"/>
                  <w:ind w:left="0" w:leftChars="0" w:right="0" w:rightChars="0" w:firstLine="0" w:firstLineChars="0"/>
                  <w:jc w:val="center"/>
                </w:pPr>
              </w:pPrChange>
            </w:pPr>
            <w:del w:id="332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69E50ADA">
            <w:pPr>
              <w:keepNext/>
              <w:widowControl/>
              <w:adjustRightInd w:val="0"/>
              <w:snapToGrid w:val="0"/>
              <w:spacing w:before="0" w:after="0" w:line="240" w:lineRule="auto"/>
              <w:ind w:left="0" w:leftChars="0" w:right="0" w:rightChars="0" w:firstLine="0" w:firstLineChars="0"/>
              <w:jc w:val="center"/>
              <w:outlineLvl w:val="9"/>
              <w:rPr>
                <w:del w:id="3324" w:author="白日梦想家" w:date="2026-10-26T15:11:03Z"/>
              </w:rPr>
              <w:pPrChange w:id="3323" w:author="白日梦想家" w:date="2026-10-26T15:11:11Z">
                <w:pPr>
                  <w:keepNext/>
                  <w:snapToGrid w:val="0"/>
                  <w:spacing w:before="0" w:after="0" w:line="370" w:lineRule="exact"/>
                  <w:ind w:left="0" w:leftChars="0" w:right="0" w:rightChars="0" w:firstLine="0" w:firstLineChars="0"/>
                  <w:jc w:val="center"/>
                </w:pPr>
              </w:pPrChange>
            </w:pPr>
            <w:del w:id="3325"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18E7135">
            <w:pPr>
              <w:keepNext/>
              <w:widowControl/>
              <w:adjustRightInd w:val="0"/>
              <w:snapToGrid w:val="0"/>
              <w:spacing w:before="0" w:after="0" w:line="240" w:lineRule="auto"/>
              <w:ind w:left="0" w:leftChars="0" w:right="0" w:rightChars="0" w:firstLine="0" w:firstLineChars="0"/>
              <w:jc w:val="center"/>
              <w:outlineLvl w:val="9"/>
              <w:rPr>
                <w:del w:id="3327" w:author="白日梦想家" w:date="2026-10-26T15:11:03Z"/>
              </w:rPr>
              <w:pPrChange w:id="3326" w:author="白日梦想家" w:date="2026-10-26T15:11:11Z">
                <w:pPr>
                  <w:keepNext/>
                  <w:snapToGrid w:val="0"/>
                  <w:spacing w:before="0" w:after="0" w:line="370" w:lineRule="exact"/>
                  <w:ind w:left="0" w:leftChars="0" w:right="0" w:rightChars="0" w:firstLine="0" w:firstLineChars="0"/>
                  <w:jc w:val="center"/>
                </w:pPr>
              </w:pPrChange>
            </w:pPr>
            <w:del w:id="3328"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5D0FCCD3">
            <w:pPr>
              <w:keepNext/>
              <w:widowControl/>
              <w:adjustRightInd w:val="0"/>
              <w:snapToGrid w:val="0"/>
              <w:spacing w:before="0" w:after="0" w:line="240" w:lineRule="auto"/>
              <w:ind w:left="0" w:leftChars="0" w:right="0" w:rightChars="0" w:firstLine="0" w:firstLineChars="0"/>
              <w:jc w:val="center"/>
              <w:outlineLvl w:val="9"/>
              <w:rPr>
                <w:del w:id="3330" w:author="白日梦想家" w:date="2026-10-26T15:11:03Z"/>
              </w:rPr>
              <w:pPrChange w:id="3329" w:author="白日梦想家" w:date="2026-10-26T15:11:11Z">
                <w:pPr>
                  <w:keepNext/>
                  <w:snapToGrid w:val="0"/>
                  <w:spacing w:before="0" w:after="0" w:line="370" w:lineRule="exact"/>
                  <w:ind w:left="0" w:leftChars="0" w:right="0" w:rightChars="0" w:firstLine="0" w:firstLineChars="0"/>
                  <w:jc w:val="center"/>
                </w:pPr>
              </w:pPrChange>
            </w:pPr>
            <w:del w:id="3331"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0DB37A7D">
            <w:pPr>
              <w:keepNext/>
              <w:widowControl/>
              <w:adjustRightInd w:val="0"/>
              <w:snapToGrid w:val="0"/>
              <w:spacing w:before="0" w:after="0" w:line="240" w:lineRule="auto"/>
              <w:ind w:left="0" w:leftChars="0" w:right="0" w:rightChars="0" w:firstLine="0" w:firstLineChars="0"/>
              <w:jc w:val="center"/>
              <w:outlineLvl w:val="9"/>
              <w:rPr>
                <w:del w:id="3333" w:author="白日梦想家" w:date="2026-10-26T15:11:03Z"/>
              </w:rPr>
              <w:pPrChange w:id="3332" w:author="白日梦想家" w:date="2026-10-26T15:11:11Z">
                <w:pPr>
                  <w:keepNext/>
                  <w:snapToGrid w:val="0"/>
                  <w:spacing w:before="0" w:after="0" w:line="370" w:lineRule="exact"/>
                  <w:ind w:left="0" w:leftChars="0" w:right="0" w:rightChars="0" w:firstLine="0" w:firstLineChars="0"/>
                  <w:jc w:val="center"/>
                </w:pPr>
              </w:pPrChange>
            </w:pPr>
            <w:del w:id="3334"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C1A996F">
            <w:pPr>
              <w:keepNext/>
              <w:widowControl/>
              <w:adjustRightInd w:val="0"/>
              <w:snapToGrid w:val="0"/>
              <w:spacing w:before="0" w:after="0" w:line="240" w:lineRule="auto"/>
              <w:ind w:left="0" w:leftChars="0" w:right="0" w:rightChars="0" w:firstLine="0" w:firstLineChars="0"/>
              <w:jc w:val="center"/>
              <w:outlineLvl w:val="9"/>
              <w:rPr>
                <w:del w:id="3336" w:author="白日梦想家" w:date="2026-10-26T15:11:03Z"/>
              </w:rPr>
              <w:pPrChange w:id="3335" w:author="白日梦想家" w:date="2026-10-26T15:11:11Z">
                <w:pPr>
                  <w:keepNext/>
                  <w:snapToGrid w:val="0"/>
                  <w:spacing w:before="0" w:after="0" w:line="370" w:lineRule="exact"/>
                  <w:ind w:left="0" w:leftChars="0" w:right="0" w:rightChars="0" w:firstLine="0" w:firstLineChars="0"/>
                  <w:jc w:val="center"/>
                </w:pPr>
              </w:pPrChange>
            </w:pPr>
            <w:del w:id="3337" w:author="白日梦想家" w:date="2026-10-26T15:11:03Z">
              <w:r>
                <w:rPr>
                  <w:rFonts w:hint="eastAsia" w:ascii="方正仿宋_GBK" w:hAnsi="方正仿宋_GBK" w:eastAsia="方正仿宋_GBK" w:cs="Times New Roman"/>
                  <w:sz w:val="24"/>
                  <w:szCs w:val="24"/>
                </w:rPr>
                <w:delText>1.83～1.92</w:delText>
              </w:r>
            </w:del>
          </w:p>
        </w:tc>
      </w:tr>
      <w:tr w14:paraId="6F4B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38" w:author="白日梦想家" w:date="2026-10-26T15:11:03Z"/>
        </w:trPr>
        <w:tc>
          <w:tcPr>
            <w:tcW w:w="1450" w:type="dxa"/>
            <w:vAlign w:val="center"/>
          </w:tcPr>
          <w:p w14:paraId="13765F3F">
            <w:pPr>
              <w:keepNext/>
              <w:widowControl/>
              <w:adjustRightInd w:val="0"/>
              <w:snapToGrid w:val="0"/>
              <w:spacing w:before="0" w:after="0" w:line="240" w:lineRule="auto"/>
              <w:ind w:left="0" w:leftChars="0" w:right="0" w:rightChars="0" w:firstLine="0" w:firstLineChars="0"/>
              <w:jc w:val="center"/>
              <w:outlineLvl w:val="9"/>
              <w:rPr>
                <w:del w:id="3340" w:author="白日梦想家" w:date="2026-10-26T15:11:03Z"/>
              </w:rPr>
              <w:pPrChange w:id="3339" w:author="白日梦想家" w:date="2026-10-26T15:11:11Z">
                <w:pPr>
                  <w:keepNext/>
                  <w:snapToGrid w:val="0"/>
                  <w:spacing w:before="0" w:after="0" w:line="370" w:lineRule="exact"/>
                  <w:ind w:left="0" w:leftChars="0" w:right="0" w:rightChars="0" w:firstLine="0" w:firstLineChars="0"/>
                  <w:jc w:val="center"/>
                </w:pPr>
              </w:pPrChange>
            </w:pPr>
            <w:del w:id="334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D279F7F">
            <w:pPr>
              <w:keepNext/>
              <w:widowControl/>
              <w:adjustRightInd w:val="0"/>
              <w:snapToGrid w:val="0"/>
              <w:spacing w:before="0" w:after="0" w:line="240" w:lineRule="auto"/>
              <w:ind w:left="0" w:leftChars="0" w:right="0" w:rightChars="0" w:firstLine="0" w:firstLineChars="0"/>
              <w:jc w:val="center"/>
              <w:outlineLvl w:val="9"/>
              <w:rPr>
                <w:del w:id="3343" w:author="白日梦想家" w:date="2026-10-26T15:11:03Z"/>
              </w:rPr>
              <w:pPrChange w:id="3342" w:author="白日梦想家" w:date="2026-10-26T15:11:11Z">
                <w:pPr>
                  <w:keepNext/>
                  <w:snapToGrid w:val="0"/>
                  <w:spacing w:before="0" w:after="0" w:line="370" w:lineRule="exact"/>
                  <w:ind w:left="0" w:leftChars="0" w:right="0" w:rightChars="0" w:firstLine="0" w:firstLineChars="0"/>
                  <w:jc w:val="center"/>
                </w:pPr>
              </w:pPrChange>
            </w:pPr>
            <w:del w:id="3344"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8DC4044">
            <w:pPr>
              <w:keepNext/>
              <w:widowControl/>
              <w:adjustRightInd w:val="0"/>
              <w:snapToGrid w:val="0"/>
              <w:spacing w:before="0" w:after="0" w:line="240" w:lineRule="auto"/>
              <w:ind w:left="0" w:leftChars="0" w:right="0" w:rightChars="0" w:firstLine="0" w:firstLineChars="0"/>
              <w:jc w:val="center"/>
              <w:outlineLvl w:val="9"/>
              <w:rPr>
                <w:del w:id="3346" w:author="白日梦想家" w:date="2026-10-26T15:11:03Z"/>
              </w:rPr>
              <w:pPrChange w:id="3345" w:author="白日梦想家" w:date="2026-10-26T15:11:11Z">
                <w:pPr>
                  <w:keepNext/>
                  <w:snapToGrid w:val="0"/>
                  <w:spacing w:before="0" w:after="0" w:line="370" w:lineRule="exact"/>
                  <w:ind w:left="0" w:leftChars="0" w:right="0" w:rightChars="0" w:firstLine="0" w:firstLineChars="0"/>
                  <w:jc w:val="center"/>
                </w:pPr>
              </w:pPrChange>
            </w:pPr>
            <w:del w:id="3347"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1578380B">
            <w:pPr>
              <w:keepNext/>
              <w:widowControl/>
              <w:adjustRightInd w:val="0"/>
              <w:snapToGrid w:val="0"/>
              <w:spacing w:before="0" w:after="0" w:line="240" w:lineRule="auto"/>
              <w:ind w:left="0" w:leftChars="0" w:right="0" w:rightChars="0" w:firstLine="0" w:firstLineChars="0"/>
              <w:jc w:val="center"/>
              <w:outlineLvl w:val="9"/>
              <w:rPr>
                <w:del w:id="3349" w:author="白日梦想家" w:date="2026-10-26T15:11:03Z"/>
              </w:rPr>
              <w:pPrChange w:id="3348" w:author="白日梦想家" w:date="2026-10-26T15:11:11Z">
                <w:pPr>
                  <w:keepNext/>
                  <w:snapToGrid w:val="0"/>
                  <w:spacing w:before="0" w:after="0" w:line="370" w:lineRule="exact"/>
                  <w:ind w:left="0" w:leftChars="0" w:right="0" w:rightChars="0" w:firstLine="0" w:firstLineChars="0"/>
                  <w:jc w:val="center"/>
                </w:pPr>
              </w:pPrChange>
            </w:pPr>
            <w:del w:id="3350"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1C3C5661">
            <w:pPr>
              <w:keepNext/>
              <w:widowControl/>
              <w:adjustRightInd w:val="0"/>
              <w:snapToGrid w:val="0"/>
              <w:spacing w:before="0" w:after="0" w:line="240" w:lineRule="auto"/>
              <w:ind w:left="0" w:leftChars="0" w:right="0" w:rightChars="0" w:firstLine="0" w:firstLineChars="0"/>
              <w:jc w:val="center"/>
              <w:outlineLvl w:val="9"/>
              <w:rPr>
                <w:del w:id="3352" w:author="白日梦想家" w:date="2026-10-26T15:11:03Z"/>
              </w:rPr>
              <w:pPrChange w:id="3351" w:author="白日梦想家" w:date="2026-10-26T15:11:11Z">
                <w:pPr>
                  <w:keepNext/>
                  <w:snapToGrid w:val="0"/>
                  <w:spacing w:before="0" w:after="0" w:line="370" w:lineRule="exact"/>
                  <w:ind w:left="0" w:leftChars="0" w:right="0" w:rightChars="0" w:firstLine="0" w:firstLineChars="0"/>
                  <w:jc w:val="center"/>
                </w:pPr>
              </w:pPrChange>
            </w:pPr>
            <w:del w:id="3353"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6BA11487">
            <w:pPr>
              <w:keepNext/>
              <w:widowControl/>
              <w:adjustRightInd w:val="0"/>
              <w:snapToGrid w:val="0"/>
              <w:spacing w:before="0" w:after="0" w:line="240" w:lineRule="auto"/>
              <w:ind w:left="0" w:leftChars="0" w:right="0" w:rightChars="0" w:firstLine="0" w:firstLineChars="0"/>
              <w:jc w:val="center"/>
              <w:outlineLvl w:val="9"/>
              <w:rPr>
                <w:del w:id="3355" w:author="白日梦想家" w:date="2026-10-26T15:11:03Z"/>
              </w:rPr>
              <w:pPrChange w:id="3354" w:author="白日梦想家" w:date="2026-10-26T15:11:11Z">
                <w:pPr>
                  <w:keepNext/>
                  <w:snapToGrid w:val="0"/>
                  <w:spacing w:before="0" w:after="0" w:line="370" w:lineRule="exact"/>
                  <w:ind w:left="0" w:leftChars="0" w:right="0" w:rightChars="0" w:firstLine="0" w:firstLineChars="0"/>
                  <w:jc w:val="center"/>
                </w:pPr>
              </w:pPrChange>
            </w:pPr>
            <w:del w:id="3356" w:author="白日梦想家" w:date="2026-10-26T15:11:03Z">
              <w:r>
                <w:rPr>
                  <w:rFonts w:hint="eastAsia" w:ascii="方正仿宋_GBK" w:hAnsi="方正仿宋_GBK" w:eastAsia="方正仿宋_GBK" w:cs="Times New Roman"/>
                  <w:sz w:val="24"/>
                  <w:szCs w:val="24"/>
                </w:rPr>
                <w:delText>2.37～2.47</w:delText>
              </w:r>
            </w:del>
          </w:p>
        </w:tc>
      </w:tr>
      <w:tr w14:paraId="3B7A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57" w:author="白日梦想家" w:date="2026-10-26T15:11:03Z"/>
        </w:trPr>
        <w:tc>
          <w:tcPr>
            <w:tcW w:w="1450" w:type="dxa"/>
            <w:vAlign w:val="center"/>
          </w:tcPr>
          <w:p w14:paraId="7FAFA4FA">
            <w:pPr>
              <w:keepNext/>
              <w:widowControl/>
              <w:adjustRightInd w:val="0"/>
              <w:snapToGrid w:val="0"/>
              <w:spacing w:before="0" w:after="0" w:line="240" w:lineRule="auto"/>
              <w:ind w:left="0" w:leftChars="0" w:right="0" w:rightChars="0" w:firstLine="0" w:firstLineChars="0"/>
              <w:jc w:val="center"/>
              <w:outlineLvl w:val="9"/>
              <w:rPr>
                <w:del w:id="3359" w:author="白日梦想家" w:date="2026-10-26T15:11:03Z"/>
              </w:rPr>
              <w:pPrChange w:id="3358" w:author="白日梦想家" w:date="2026-10-26T15:11:11Z">
                <w:pPr>
                  <w:keepNext/>
                  <w:snapToGrid w:val="0"/>
                  <w:spacing w:before="0" w:after="0" w:line="370" w:lineRule="exact"/>
                  <w:ind w:left="0" w:leftChars="0" w:right="0" w:rightChars="0" w:firstLine="0" w:firstLineChars="0"/>
                  <w:jc w:val="center"/>
                </w:pPr>
              </w:pPrChange>
            </w:pPr>
            <w:del w:id="336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28B34">
            <w:pPr>
              <w:keepNext/>
              <w:widowControl/>
              <w:adjustRightInd w:val="0"/>
              <w:snapToGrid w:val="0"/>
              <w:spacing w:before="0" w:after="0" w:line="240" w:lineRule="auto"/>
              <w:ind w:left="0" w:leftChars="0" w:right="0" w:rightChars="0" w:firstLine="0" w:firstLineChars="0"/>
              <w:jc w:val="center"/>
              <w:outlineLvl w:val="9"/>
              <w:rPr>
                <w:del w:id="3362" w:author="白日梦想家" w:date="2026-10-26T15:11:03Z"/>
              </w:rPr>
              <w:pPrChange w:id="3361" w:author="白日梦想家" w:date="2026-10-26T15:11:11Z">
                <w:pPr>
                  <w:keepNext/>
                  <w:snapToGrid w:val="0"/>
                  <w:spacing w:before="0" w:after="0" w:line="370" w:lineRule="exact"/>
                  <w:ind w:left="0" w:leftChars="0" w:right="0" w:rightChars="0" w:firstLine="0" w:firstLineChars="0"/>
                  <w:jc w:val="center"/>
                </w:pPr>
              </w:pPrChange>
            </w:pPr>
            <w:del w:id="3363"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A7C3A0A">
            <w:pPr>
              <w:keepNext/>
              <w:widowControl/>
              <w:adjustRightInd w:val="0"/>
              <w:snapToGrid w:val="0"/>
              <w:spacing w:before="0" w:after="0" w:line="240" w:lineRule="auto"/>
              <w:ind w:left="0" w:leftChars="0" w:right="0" w:rightChars="0" w:firstLine="0" w:firstLineChars="0"/>
              <w:jc w:val="center"/>
              <w:outlineLvl w:val="9"/>
              <w:rPr>
                <w:del w:id="3365" w:author="白日梦想家" w:date="2026-10-26T15:11:03Z"/>
              </w:rPr>
              <w:pPrChange w:id="3364" w:author="白日梦想家" w:date="2026-10-26T15:11:11Z">
                <w:pPr>
                  <w:keepNext/>
                  <w:snapToGrid w:val="0"/>
                  <w:spacing w:before="0" w:after="0" w:line="370" w:lineRule="exact"/>
                  <w:ind w:left="0" w:leftChars="0" w:right="0" w:rightChars="0" w:firstLine="0" w:firstLineChars="0"/>
                  <w:jc w:val="center"/>
                </w:pPr>
              </w:pPrChange>
            </w:pPr>
            <w:del w:id="3366"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4899D1E">
            <w:pPr>
              <w:keepNext/>
              <w:widowControl/>
              <w:adjustRightInd w:val="0"/>
              <w:snapToGrid w:val="0"/>
              <w:spacing w:before="0" w:after="0" w:line="240" w:lineRule="auto"/>
              <w:ind w:left="0" w:leftChars="0" w:right="0" w:rightChars="0" w:firstLine="0" w:firstLineChars="0"/>
              <w:jc w:val="center"/>
              <w:outlineLvl w:val="9"/>
              <w:rPr>
                <w:del w:id="3368" w:author="白日梦想家" w:date="2026-10-26T15:11:03Z"/>
              </w:rPr>
              <w:pPrChange w:id="3367" w:author="白日梦想家" w:date="2026-10-26T15:11:11Z">
                <w:pPr>
                  <w:keepNext/>
                  <w:snapToGrid w:val="0"/>
                  <w:spacing w:before="0" w:after="0" w:line="370" w:lineRule="exact"/>
                  <w:ind w:left="0" w:leftChars="0" w:right="0" w:rightChars="0" w:firstLine="0" w:firstLineChars="0"/>
                  <w:jc w:val="center"/>
                </w:pPr>
              </w:pPrChange>
            </w:pPr>
            <w:del w:id="3369"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419F4A73">
            <w:pPr>
              <w:keepNext/>
              <w:widowControl/>
              <w:adjustRightInd w:val="0"/>
              <w:snapToGrid w:val="0"/>
              <w:spacing w:before="0" w:after="0" w:line="240" w:lineRule="auto"/>
              <w:ind w:left="0" w:leftChars="0" w:right="0" w:rightChars="0" w:firstLine="0" w:firstLineChars="0"/>
              <w:jc w:val="center"/>
              <w:outlineLvl w:val="9"/>
              <w:rPr>
                <w:del w:id="3371" w:author="白日梦想家" w:date="2026-10-26T15:11:03Z"/>
              </w:rPr>
              <w:pPrChange w:id="3370" w:author="白日梦想家" w:date="2026-10-26T15:11:11Z">
                <w:pPr>
                  <w:keepNext/>
                  <w:snapToGrid w:val="0"/>
                  <w:spacing w:before="0" w:after="0" w:line="370" w:lineRule="exact"/>
                  <w:ind w:left="0" w:leftChars="0" w:right="0" w:rightChars="0" w:firstLine="0" w:firstLineChars="0"/>
                  <w:jc w:val="center"/>
                </w:pPr>
              </w:pPrChange>
            </w:pPr>
            <w:del w:id="3372"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0A3F880E">
            <w:pPr>
              <w:keepNext/>
              <w:widowControl/>
              <w:adjustRightInd w:val="0"/>
              <w:snapToGrid w:val="0"/>
              <w:spacing w:before="0" w:after="0" w:line="240" w:lineRule="auto"/>
              <w:ind w:left="0" w:leftChars="0" w:right="0" w:rightChars="0" w:firstLine="0" w:firstLineChars="0"/>
              <w:jc w:val="center"/>
              <w:outlineLvl w:val="9"/>
              <w:rPr>
                <w:del w:id="3374" w:author="白日梦想家" w:date="2026-10-26T15:11:03Z"/>
              </w:rPr>
              <w:pPrChange w:id="3373" w:author="白日梦想家" w:date="2026-10-26T15:11:11Z">
                <w:pPr>
                  <w:keepNext/>
                  <w:snapToGrid w:val="0"/>
                  <w:spacing w:before="0" w:after="0" w:line="370" w:lineRule="exact"/>
                  <w:ind w:left="0" w:leftChars="0" w:right="0" w:rightChars="0" w:firstLine="0" w:firstLineChars="0"/>
                  <w:jc w:val="center"/>
                </w:pPr>
              </w:pPrChange>
            </w:pPr>
            <w:del w:id="3375" w:author="白日梦想家" w:date="2026-10-26T15:11:03Z">
              <w:r>
                <w:rPr>
                  <w:rFonts w:hint="eastAsia" w:ascii="方正仿宋_GBK" w:hAnsi="方正仿宋_GBK" w:eastAsia="方正仿宋_GBK" w:cs="Times New Roman"/>
                  <w:sz w:val="24"/>
                  <w:szCs w:val="24"/>
                </w:rPr>
                <w:delText>1.57～1.67</w:delText>
              </w:r>
            </w:del>
          </w:p>
        </w:tc>
      </w:tr>
      <w:tr w14:paraId="60CE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76" w:author="白日梦想家" w:date="2026-10-26T15:11:03Z"/>
        </w:trPr>
        <w:tc>
          <w:tcPr>
            <w:tcW w:w="1450" w:type="dxa"/>
            <w:vAlign w:val="center"/>
          </w:tcPr>
          <w:p w14:paraId="515A3E9F">
            <w:pPr>
              <w:keepNext/>
              <w:widowControl/>
              <w:adjustRightInd w:val="0"/>
              <w:snapToGrid w:val="0"/>
              <w:spacing w:before="0" w:after="0" w:line="240" w:lineRule="auto"/>
              <w:ind w:left="0" w:leftChars="0" w:right="0" w:rightChars="0" w:firstLine="0" w:firstLineChars="0"/>
              <w:jc w:val="center"/>
              <w:outlineLvl w:val="9"/>
              <w:rPr>
                <w:del w:id="3378" w:author="白日梦想家" w:date="2026-10-26T15:11:03Z"/>
              </w:rPr>
              <w:pPrChange w:id="3377" w:author="白日梦想家" w:date="2026-10-26T15:11:11Z">
                <w:pPr>
                  <w:keepNext/>
                  <w:snapToGrid w:val="0"/>
                  <w:spacing w:before="0" w:after="0" w:line="370" w:lineRule="exact"/>
                  <w:ind w:left="0" w:leftChars="0" w:right="0" w:rightChars="0" w:firstLine="0" w:firstLineChars="0"/>
                  <w:jc w:val="center"/>
                </w:pPr>
              </w:pPrChange>
            </w:pPr>
            <w:del w:id="337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E13F549">
            <w:pPr>
              <w:keepNext/>
              <w:widowControl/>
              <w:adjustRightInd w:val="0"/>
              <w:snapToGrid w:val="0"/>
              <w:spacing w:before="0" w:after="0" w:line="240" w:lineRule="auto"/>
              <w:ind w:left="0" w:leftChars="0" w:right="0" w:rightChars="0" w:firstLine="0" w:firstLineChars="0"/>
              <w:jc w:val="center"/>
              <w:outlineLvl w:val="9"/>
              <w:rPr>
                <w:del w:id="3381" w:author="白日梦想家" w:date="2026-10-26T15:11:03Z"/>
              </w:rPr>
              <w:pPrChange w:id="3380" w:author="白日梦想家" w:date="2026-10-26T15:11:11Z">
                <w:pPr>
                  <w:keepNext/>
                  <w:snapToGrid w:val="0"/>
                  <w:spacing w:before="0" w:after="0" w:line="370" w:lineRule="exact"/>
                  <w:ind w:left="0" w:leftChars="0" w:right="0" w:rightChars="0" w:firstLine="0" w:firstLineChars="0"/>
                  <w:jc w:val="center"/>
                </w:pPr>
              </w:pPrChange>
            </w:pPr>
            <w:del w:id="3382"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7777CDD">
            <w:pPr>
              <w:keepNext/>
              <w:widowControl/>
              <w:adjustRightInd w:val="0"/>
              <w:snapToGrid w:val="0"/>
              <w:spacing w:before="0" w:after="0" w:line="240" w:lineRule="auto"/>
              <w:ind w:left="0" w:leftChars="0" w:right="0" w:rightChars="0" w:firstLine="0" w:firstLineChars="0"/>
              <w:jc w:val="center"/>
              <w:outlineLvl w:val="9"/>
              <w:rPr>
                <w:del w:id="3384" w:author="白日梦想家" w:date="2026-10-26T15:11:03Z"/>
              </w:rPr>
              <w:pPrChange w:id="3383" w:author="白日梦想家" w:date="2026-10-26T15:11:11Z">
                <w:pPr>
                  <w:keepNext/>
                  <w:snapToGrid w:val="0"/>
                  <w:spacing w:before="0" w:after="0" w:line="370" w:lineRule="exact"/>
                  <w:ind w:left="0" w:leftChars="0" w:right="0" w:rightChars="0" w:firstLine="0" w:firstLineChars="0"/>
                  <w:jc w:val="center"/>
                </w:pPr>
              </w:pPrChange>
            </w:pPr>
            <w:del w:id="3385"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733314E7">
            <w:pPr>
              <w:keepNext/>
              <w:widowControl/>
              <w:adjustRightInd w:val="0"/>
              <w:snapToGrid w:val="0"/>
              <w:spacing w:before="0" w:after="0" w:line="240" w:lineRule="auto"/>
              <w:ind w:left="0" w:leftChars="0" w:right="0" w:rightChars="0" w:firstLine="0" w:firstLineChars="0"/>
              <w:jc w:val="center"/>
              <w:outlineLvl w:val="9"/>
              <w:rPr>
                <w:del w:id="3387" w:author="白日梦想家" w:date="2026-10-26T15:11:03Z"/>
              </w:rPr>
              <w:pPrChange w:id="3386" w:author="白日梦想家" w:date="2026-10-26T15:11:11Z">
                <w:pPr>
                  <w:keepNext/>
                  <w:snapToGrid w:val="0"/>
                  <w:spacing w:before="0" w:after="0" w:line="370" w:lineRule="exact"/>
                  <w:ind w:left="0" w:leftChars="0" w:right="0" w:rightChars="0" w:firstLine="0" w:firstLineChars="0"/>
                  <w:jc w:val="center"/>
                </w:pPr>
              </w:pPrChange>
            </w:pPr>
            <w:del w:id="3388" w:author="白日梦想家" w:date="2026-10-26T15:11:03Z">
              <w:r>
                <w:rPr>
                  <w:rFonts w:hint="eastAsia" w:ascii="方正仿宋_GBK" w:hAnsi="方正仿宋_GBK" w:eastAsia="方正仿宋_GBK" w:cs="Times New Roman"/>
                  <w:sz w:val="24"/>
                  <w:szCs w:val="24"/>
                </w:rPr>
                <w:delText>1.81～1.89</w:delText>
              </w:r>
            </w:del>
          </w:p>
        </w:tc>
        <w:tc>
          <w:tcPr>
            <w:tcW w:w="1451" w:type="dxa"/>
            <w:vAlign w:val="center"/>
          </w:tcPr>
          <w:p w14:paraId="69AB86F6">
            <w:pPr>
              <w:keepNext/>
              <w:widowControl/>
              <w:adjustRightInd w:val="0"/>
              <w:snapToGrid w:val="0"/>
              <w:spacing w:before="0" w:after="0" w:line="240" w:lineRule="auto"/>
              <w:ind w:left="0" w:leftChars="0" w:right="0" w:rightChars="0" w:firstLine="0" w:firstLineChars="0"/>
              <w:jc w:val="center"/>
              <w:outlineLvl w:val="9"/>
              <w:rPr>
                <w:del w:id="3390" w:author="白日梦想家" w:date="2026-10-26T15:11:03Z"/>
              </w:rPr>
              <w:pPrChange w:id="3389" w:author="白日梦想家" w:date="2026-10-26T15:11:11Z">
                <w:pPr>
                  <w:keepNext/>
                  <w:snapToGrid w:val="0"/>
                  <w:spacing w:before="0" w:after="0" w:line="370" w:lineRule="exact"/>
                  <w:ind w:left="0" w:leftChars="0" w:right="0" w:rightChars="0" w:firstLine="0" w:firstLineChars="0"/>
                  <w:jc w:val="center"/>
                </w:pPr>
              </w:pPrChange>
            </w:pPr>
            <w:del w:id="3391" w:author="白日梦想家" w:date="2026-10-26T15:11:03Z">
              <w:r>
                <w:rPr>
                  <w:rFonts w:hint="eastAsia" w:ascii="方正仿宋_GBK" w:hAnsi="方正仿宋_GBK" w:eastAsia="方正仿宋_GBK" w:cs="Times New Roman"/>
                  <w:sz w:val="24"/>
                  <w:szCs w:val="24"/>
                </w:rPr>
                <w:delText>1.73～1.81</w:delText>
              </w:r>
            </w:del>
          </w:p>
        </w:tc>
        <w:tc>
          <w:tcPr>
            <w:tcW w:w="1453" w:type="dxa"/>
            <w:vAlign w:val="center"/>
          </w:tcPr>
          <w:p w14:paraId="4ECD479D">
            <w:pPr>
              <w:keepNext/>
              <w:widowControl/>
              <w:adjustRightInd w:val="0"/>
              <w:snapToGrid w:val="0"/>
              <w:spacing w:before="0" w:after="0" w:line="240" w:lineRule="auto"/>
              <w:ind w:left="0" w:leftChars="0" w:right="0" w:rightChars="0" w:firstLine="0" w:firstLineChars="0"/>
              <w:jc w:val="center"/>
              <w:outlineLvl w:val="9"/>
              <w:rPr>
                <w:del w:id="3393" w:author="白日梦想家" w:date="2026-10-26T15:11:03Z"/>
              </w:rPr>
              <w:pPrChange w:id="3392" w:author="白日梦想家" w:date="2026-10-26T15:11:11Z">
                <w:pPr>
                  <w:keepNext/>
                  <w:snapToGrid w:val="0"/>
                  <w:spacing w:before="0" w:after="0" w:line="370" w:lineRule="exact"/>
                  <w:ind w:left="0" w:leftChars="0" w:right="0" w:rightChars="0" w:firstLine="0" w:firstLineChars="0"/>
                  <w:jc w:val="center"/>
                </w:pPr>
              </w:pPrChange>
            </w:pPr>
            <w:del w:id="3394" w:author="白日梦想家" w:date="2026-10-26T15:11:03Z">
              <w:r>
                <w:rPr>
                  <w:rFonts w:hint="eastAsia" w:ascii="方正仿宋_GBK" w:hAnsi="方正仿宋_GBK" w:eastAsia="方正仿宋_GBK" w:cs="Times New Roman"/>
                  <w:sz w:val="24"/>
                  <w:szCs w:val="24"/>
                </w:rPr>
                <w:delText>1.73～1.81</w:delText>
              </w:r>
            </w:del>
          </w:p>
        </w:tc>
      </w:tr>
      <w:tr w14:paraId="1A71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95" w:author="白日梦想家" w:date="2026-10-26T15:11:03Z"/>
        </w:trPr>
        <w:tc>
          <w:tcPr>
            <w:tcW w:w="1450" w:type="dxa"/>
            <w:vAlign w:val="center"/>
          </w:tcPr>
          <w:p w14:paraId="2F9BD49B">
            <w:pPr>
              <w:keepNext/>
              <w:widowControl/>
              <w:adjustRightInd w:val="0"/>
              <w:snapToGrid w:val="0"/>
              <w:spacing w:before="0" w:after="0" w:line="240" w:lineRule="auto"/>
              <w:ind w:left="0" w:leftChars="0" w:right="0" w:rightChars="0" w:firstLine="0" w:firstLineChars="0"/>
              <w:jc w:val="center"/>
              <w:outlineLvl w:val="9"/>
              <w:rPr>
                <w:del w:id="3397" w:author="白日梦想家" w:date="2026-10-26T15:11:03Z"/>
              </w:rPr>
              <w:pPrChange w:id="3396" w:author="白日梦想家" w:date="2026-10-26T15:11:11Z">
                <w:pPr>
                  <w:keepNext/>
                  <w:snapToGrid w:val="0"/>
                  <w:spacing w:before="0" w:after="0" w:line="370" w:lineRule="exact"/>
                  <w:ind w:left="0" w:leftChars="0" w:right="0" w:rightChars="0" w:firstLine="0" w:firstLineChars="0"/>
                  <w:jc w:val="center"/>
                </w:pPr>
              </w:pPrChange>
            </w:pPr>
            <w:del w:id="339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059BD454">
            <w:pPr>
              <w:keepNext/>
              <w:widowControl/>
              <w:adjustRightInd w:val="0"/>
              <w:snapToGrid w:val="0"/>
              <w:spacing w:before="0" w:after="0" w:line="240" w:lineRule="auto"/>
              <w:ind w:left="0" w:leftChars="0" w:right="0" w:rightChars="0" w:firstLine="0" w:firstLineChars="0"/>
              <w:jc w:val="center"/>
              <w:outlineLvl w:val="9"/>
              <w:rPr>
                <w:del w:id="3400" w:author="白日梦想家" w:date="2026-10-26T15:11:03Z"/>
              </w:rPr>
              <w:pPrChange w:id="3399" w:author="白日梦想家" w:date="2026-10-26T15:11:11Z">
                <w:pPr>
                  <w:keepNext/>
                  <w:snapToGrid w:val="0"/>
                  <w:spacing w:before="0" w:after="0" w:line="370" w:lineRule="exact"/>
                  <w:ind w:left="0" w:leftChars="0" w:right="0" w:rightChars="0" w:firstLine="0" w:firstLineChars="0"/>
                  <w:jc w:val="center"/>
                </w:pPr>
              </w:pPrChange>
            </w:pPr>
            <w:del w:id="3401"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3BDB832">
            <w:pPr>
              <w:keepNext/>
              <w:widowControl/>
              <w:adjustRightInd w:val="0"/>
              <w:snapToGrid w:val="0"/>
              <w:spacing w:before="0" w:after="0" w:line="240" w:lineRule="auto"/>
              <w:ind w:left="0" w:leftChars="0" w:right="0" w:rightChars="0" w:firstLine="0" w:firstLineChars="0"/>
              <w:jc w:val="center"/>
              <w:outlineLvl w:val="9"/>
              <w:rPr>
                <w:del w:id="3403" w:author="白日梦想家" w:date="2026-10-26T15:11:03Z"/>
              </w:rPr>
              <w:pPrChange w:id="3402" w:author="白日梦想家" w:date="2026-10-26T15:11:11Z">
                <w:pPr>
                  <w:keepNext/>
                  <w:snapToGrid w:val="0"/>
                  <w:spacing w:before="0" w:after="0" w:line="370" w:lineRule="exact"/>
                  <w:ind w:left="0" w:leftChars="0" w:right="0" w:rightChars="0" w:firstLine="0" w:firstLineChars="0"/>
                  <w:jc w:val="center"/>
                </w:pPr>
              </w:pPrChange>
            </w:pPr>
            <w:del w:id="3404"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1618C40">
            <w:pPr>
              <w:keepNext/>
              <w:widowControl/>
              <w:adjustRightInd w:val="0"/>
              <w:snapToGrid w:val="0"/>
              <w:spacing w:before="0" w:after="0" w:line="240" w:lineRule="auto"/>
              <w:ind w:left="0" w:leftChars="0" w:right="0" w:rightChars="0" w:firstLine="0" w:firstLineChars="0"/>
              <w:jc w:val="center"/>
              <w:outlineLvl w:val="9"/>
              <w:rPr>
                <w:del w:id="3406" w:author="白日梦想家" w:date="2026-10-26T15:11:03Z"/>
              </w:rPr>
              <w:pPrChange w:id="3405" w:author="白日梦想家" w:date="2026-10-26T15:11:11Z">
                <w:pPr>
                  <w:keepNext/>
                  <w:snapToGrid w:val="0"/>
                  <w:spacing w:before="0" w:after="0" w:line="370" w:lineRule="exact"/>
                  <w:ind w:left="0" w:leftChars="0" w:right="0" w:rightChars="0" w:firstLine="0" w:firstLineChars="0"/>
                  <w:jc w:val="center"/>
                </w:pPr>
              </w:pPrChange>
            </w:pPr>
            <w:del w:id="3407"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6A91285B">
            <w:pPr>
              <w:keepNext/>
              <w:widowControl/>
              <w:adjustRightInd w:val="0"/>
              <w:snapToGrid w:val="0"/>
              <w:spacing w:before="0" w:after="0" w:line="240" w:lineRule="auto"/>
              <w:ind w:left="0" w:leftChars="0" w:right="0" w:rightChars="0" w:firstLine="0" w:firstLineChars="0"/>
              <w:jc w:val="center"/>
              <w:outlineLvl w:val="9"/>
              <w:rPr>
                <w:del w:id="3409" w:author="白日梦想家" w:date="2026-10-26T15:11:03Z"/>
              </w:rPr>
              <w:pPrChange w:id="3408" w:author="白日梦想家" w:date="2026-10-26T15:11:11Z">
                <w:pPr>
                  <w:keepNext/>
                  <w:snapToGrid w:val="0"/>
                  <w:spacing w:before="0" w:after="0" w:line="370" w:lineRule="exact"/>
                  <w:ind w:left="0" w:leftChars="0" w:right="0" w:rightChars="0" w:firstLine="0" w:firstLineChars="0"/>
                  <w:jc w:val="center"/>
                </w:pPr>
              </w:pPrChange>
            </w:pPr>
            <w:del w:id="3410"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6709AF82">
            <w:pPr>
              <w:keepNext/>
              <w:widowControl/>
              <w:adjustRightInd w:val="0"/>
              <w:snapToGrid w:val="0"/>
              <w:spacing w:before="0" w:after="0" w:line="240" w:lineRule="auto"/>
              <w:ind w:left="0" w:leftChars="0" w:right="0" w:rightChars="0" w:firstLine="0" w:firstLineChars="0"/>
              <w:jc w:val="center"/>
              <w:outlineLvl w:val="9"/>
              <w:rPr>
                <w:del w:id="3412" w:author="白日梦想家" w:date="2026-10-26T15:11:03Z"/>
              </w:rPr>
              <w:pPrChange w:id="3411" w:author="白日梦想家" w:date="2026-10-26T15:11:11Z">
                <w:pPr>
                  <w:keepNext/>
                  <w:snapToGrid w:val="0"/>
                  <w:spacing w:before="0" w:after="0" w:line="370" w:lineRule="exact"/>
                  <w:ind w:left="0" w:leftChars="0" w:right="0" w:rightChars="0" w:firstLine="0" w:firstLineChars="0"/>
                  <w:jc w:val="center"/>
                </w:pPr>
              </w:pPrChange>
            </w:pPr>
            <w:del w:id="3413" w:author="白日梦想家" w:date="2026-10-26T15:11:03Z">
              <w:r>
                <w:rPr>
                  <w:rFonts w:hint="eastAsia" w:ascii="方正仿宋_GBK" w:hAnsi="方正仿宋_GBK" w:eastAsia="方正仿宋_GBK" w:cs="Times New Roman"/>
                  <w:sz w:val="24"/>
                  <w:szCs w:val="24"/>
                </w:rPr>
                <w:delText>2.25～2.35</w:delText>
              </w:r>
            </w:del>
          </w:p>
        </w:tc>
      </w:tr>
      <w:tr w14:paraId="2FAC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14" w:author="白日梦想家" w:date="2026-10-26T15:11:03Z"/>
        </w:trPr>
        <w:tc>
          <w:tcPr>
            <w:tcW w:w="1450" w:type="dxa"/>
            <w:vAlign w:val="center"/>
          </w:tcPr>
          <w:p w14:paraId="4289196F">
            <w:pPr>
              <w:keepNext/>
              <w:widowControl/>
              <w:adjustRightInd w:val="0"/>
              <w:snapToGrid w:val="0"/>
              <w:spacing w:before="0" w:after="0" w:line="240" w:lineRule="auto"/>
              <w:ind w:left="0" w:leftChars="0" w:right="0" w:rightChars="0" w:firstLine="0" w:firstLineChars="0"/>
              <w:jc w:val="center"/>
              <w:outlineLvl w:val="9"/>
              <w:rPr>
                <w:del w:id="3416" w:author="白日梦想家" w:date="2026-10-26T15:11:03Z"/>
              </w:rPr>
              <w:pPrChange w:id="3415" w:author="白日梦想家" w:date="2026-10-26T15:11:11Z">
                <w:pPr>
                  <w:keepNext/>
                  <w:snapToGrid w:val="0"/>
                  <w:spacing w:before="0" w:after="0" w:line="370" w:lineRule="exact"/>
                  <w:ind w:left="0" w:leftChars="0" w:right="0" w:rightChars="0" w:firstLine="0" w:firstLineChars="0"/>
                  <w:jc w:val="center"/>
                </w:pPr>
              </w:pPrChange>
            </w:pPr>
            <w:del w:id="341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37C3897">
            <w:pPr>
              <w:keepNext/>
              <w:widowControl/>
              <w:adjustRightInd w:val="0"/>
              <w:snapToGrid w:val="0"/>
              <w:spacing w:before="0" w:after="0" w:line="240" w:lineRule="auto"/>
              <w:ind w:left="0" w:leftChars="0" w:right="0" w:rightChars="0" w:firstLine="0" w:firstLineChars="0"/>
              <w:jc w:val="center"/>
              <w:outlineLvl w:val="9"/>
              <w:rPr>
                <w:del w:id="3419" w:author="白日梦想家" w:date="2026-10-26T15:11:03Z"/>
              </w:rPr>
              <w:pPrChange w:id="3418" w:author="白日梦想家" w:date="2026-10-26T15:11:11Z">
                <w:pPr>
                  <w:keepNext/>
                  <w:snapToGrid w:val="0"/>
                  <w:spacing w:before="0" w:after="0" w:line="370" w:lineRule="exact"/>
                  <w:ind w:left="0" w:leftChars="0" w:right="0" w:rightChars="0" w:firstLine="0" w:firstLineChars="0"/>
                  <w:jc w:val="center"/>
                </w:pPr>
              </w:pPrChange>
            </w:pPr>
            <w:del w:id="342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E63896A">
            <w:pPr>
              <w:keepNext/>
              <w:widowControl/>
              <w:adjustRightInd w:val="0"/>
              <w:snapToGrid w:val="0"/>
              <w:spacing w:before="0" w:after="0" w:line="240" w:lineRule="auto"/>
              <w:ind w:left="0" w:leftChars="0" w:right="0" w:rightChars="0" w:firstLine="0" w:firstLineChars="0"/>
              <w:jc w:val="center"/>
              <w:outlineLvl w:val="9"/>
              <w:rPr>
                <w:del w:id="3422" w:author="白日梦想家" w:date="2026-10-26T15:11:03Z"/>
              </w:rPr>
              <w:pPrChange w:id="3421" w:author="白日梦想家" w:date="2026-10-26T15:11:11Z">
                <w:pPr>
                  <w:keepNext/>
                  <w:snapToGrid w:val="0"/>
                  <w:spacing w:before="0" w:after="0" w:line="370" w:lineRule="exact"/>
                  <w:ind w:left="0" w:leftChars="0" w:right="0" w:rightChars="0" w:firstLine="0" w:firstLineChars="0"/>
                  <w:jc w:val="center"/>
                </w:pPr>
              </w:pPrChange>
            </w:pPr>
            <w:del w:id="3423"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516CF55F">
            <w:pPr>
              <w:keepNext/>
              <w:widowControl/>
              <w:adjustRightInd w:val="0"/>
              <w:snapToGrid w:val="0"/>
              <w:spacing w:before="0" w:after="0" w:line="240" w:lineRule="auto"/>
              <w:ind w:left="0" w:leftChars="0" w:right="0" w:rightChars="0" w:firstLine="0" w:firstLineChars="0"/>
              <w:jc w:val="center"/>
              <w:outlineLvl w:val="9"/>
              <w:rPr>
                <w:del w:id="3425" w:author="白日梦想家" w:date="2026-10-26T15:11:03Z"/>
              </w:rPr>
              <w:pPrChange w:id="3424" w:author="白日梦想家" w:date="2026-10-26T15:11:11Z">
                <w:pPr>
                  <w:keepNext/>
                  <w:snapToGrid w:val="0"/>
                  <w:spacing w:before="0" w:after="0" w:line="370" w:lineRule="exact"/>
                  <w:ind w:left="0" w:leftChars="0" w:right="0" w:rightChars="0" w:firstLine="0" w:firstLineChars="0"/>
                  <w:jc w:val="center"/>
                </w:pPr>
              </w:pPrChange>
            </w:pPr>
            <w:del w:id="3426"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7E5077FF">
            <w:pPr>
              <w:keepNext/>
              <w:widowControl/>
              <w:adjustRightInd w:val="0"/>
              <w:snapToGrid w:val="0"/>
              <w:spacing w:before="0" w:after="0" w:line="240" w:lineRule="auto"/>
              <w:ind w:left="0" w:leftChars="0" w:right="0" w:rightChars="0" w:firstLine="0" w:firstLineChars="0"/>
              <w:jc w:val="center"/>
              <w:outlineLvl w:val="9"/>
              <w:rPr>
                <w:del w:id="3428" w:author="白日梦想家" w:date="2026-10-26T15:11:03Z"/>
              </w:rPr>
              <w:pPrChange w:id="3427" w:author="白日梦想家" w:date="2026-10-26T15:11:11Z">
                <w:pPr>
                  <w:keepNext/>
                  <w:snapToGrid w:val="0"/>
                  <w:spacing w:before="0" w:after="0" w:line="370" w:lineRule="exact"/>
                  <w:ind w:left="0" w:leftChars="0" w:right="0" w:rightChars="0" w:firstLine="0" w:firstLineChars="0"/>
                  <w:jc w:val="center"/>
                </w:pPr>
              </w:pPrChange>
            </w:pPr>
            <w:del w:id="3429"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7268C97">
            <w:pPr>
              <w:keepNext/>
              <w:widowControl/>
              <w:adjustRightInd w:val="0"/>
              <w:snapToGrid w:val="0"/>
              <w:spacing w:before="0" w:after="0" w:line="240" w:lineRule="auto"/>
              <w:ind w:left="0" w:leftChars="0" w:right="0" w:rightChars="0" w:firstLine="0" w:firstLineChars="0"/>
              <w:jc w:val="center"/>
              <w:outlineLvl w:val="9"/>
              <w:rPr>
                <w:del w:id="3431" w:author="白日梦想家" w:date="2026-10-26T15:11:03Z"/>
              </w:rPr>
              <w:pPrChange w:id="3430" w:author="白日梦想家" w:date="2026-10-26T15:11:11Z">
                <w:pPr>
                  <w:keepNext/>
                  <w:snapToGrid w:val="0"/>
                  <w:spacing w:before="0" w:after="0" w:line="370" w:lineRule="exact"/>
                  <w:ind w:left="0" w:leftChars="0" w:right="0" w:rightChars="0" w:firstLine="0" w:firstLineChars="0"/>
                  <w:jc w:val="center"/>
                </w:pPr>
              </w:pPrChange>
            </w:pPr>
            <w:del w:id="3432" w:author="白日梦想家" w:date="2026-10-26T15:11:03Z">
              <w:r>
                <w:rPr>
                  <w:rFonts w:hint="eastAsia" w:ascii="方正仿宋_GBK" w:hAnsi="方正仿宋_GBK" w:eastAsia="方正仿宋_GBK" w:cs="Times New Roman"/>
                  <w:sz w:val="24"/>
                  <w:szCs w:val="24"/>
                </w:rPr>
                <w:delText>1.43～1.53</w:delText>
              </w:r>
            </w:del>
          </w:p>
        </w:tc>
      </w:tr>
      <w:tr w14:paraId="22FB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33" w:author="白日梦想家" w:date="2026-10-26T15:11:03Z"/>
        </w:trPr>
        <w:tc>
          <w:tcPr>
            <w:tcW w:w="1450" w:type="dxa"/>
            <w:vAlign w:val="center"/>
          </w:tcPr>
          <w:p w14:paraId="0F9D9D50">
            <w:pPr>
              <w:keepNext/>
              <w:widowControl/>
              <w:adjustRightInd w:val="0"/>
              <w:snapToGrid w:val="0"/>
              <w:spacing w:before="0" w:after="0" w:line="240" w:lineRule="auto"/>
              <w:ind w:left="0" w:leftChars="0" w:right="0" w:rightChars="0" w:firstLine="0" w:firstLineChars="0"/>
              <w:jc w:val="center"/>
              <w:outlineLvl w:val="9"/>
              <w:rPr>
                <w:del w:id="3435" w:author="白日梦想家" w:date="2026-10-26T15:11:03Z"/>
              </w:rPr>
              <w:pPrChange w:id="3434" w:author="白日梦想家" w:date="2026-10-26T15:11:11Z">
                <w:pPr>
                  <w:keepNext/>
                  <w:snapToGrid w:val="0"/>
                  <w:spacing w:before="0" w:after="0" w:line="370" w:lineRule="exact"/>
                  <w:ind w:left="0" w:leftChars="0" w:right="0" w:rightChars="0" w:firstLine="0" w:firstLineChars="0"/>
                  <w:jc w:val="center"/>
                </w:pPr>
              </w:pPrChange>
            </w:pPr>
            <w:del w:id="343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1A4C206C">
            <w:pPr>
              <w:keepNext/>
              <w:widowControl/>
              <w:adjustRightInd w:val="0"/>
              <w:snapToGrid w:val="0"/>
              <w:spacing w:before="0" w:after="0" w:line="240" w:lineRule="auto"/>
              <w:ind w:left="0" w:leftChars="0" w:right="0" w:rightChars="0" w:firstLine="0" w:firstLineChars="0"/>
              <w:jc w:val="center"/>
              <w:outlineLvl w:val="9"/>
              <w:rPr>
                <w:del w:id="3438" w:author="白日梦想家" w:date="2026-10-26T15:11:03Z"/>
              </w:rPr>
              <w:pPrChange w:id="3437" w:author="白日梦想家" w:date="2026-10-26T15:11:11Z">
                <w:pPr>
                  <w:keepNext/>
                  <w:snapToGrid w:val="0"/>
                  <w:spacing w:before="0" w:after="0" w:line="370" w:lineRule="exact"/>
                  <w:ind w:left="0" w:leftChars="0" w:right="0" w:rightChars="0" w:firstLine="0" w:firstLineChars="0"/>
                  <w:jc w:val="center"/>
                </w:pPr>
              </w:pPrChange>
            </w:pPr>
            <w:del w:id="343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A607162">
            <w:pPr>
              <w:keepNext/>
              <w:widowControl/>
              <w:adjustRightInd w:val="0"/>
              <w:snapToGrid w:val="0"/>
              <w:spacing w:before="0" w:after="0" w:line="240" w:lineRule="auto"/>
              <w:ind w:left="0" w:leftChars="0" w:right="0" w:rightChars="0" w:firstLine="0" w:firstLineChars="0"/>
              <w:jc w:val="center"/>
              <w:outlineLvl w:val="9"/>
              <w:rPr>
                <w:del w:id="3441" w:author="白日梦想家" w:date="2026-10-26T15:11:03Z"/>
              </w:rPr>
              <w:pPrChange w:id="3440" w:author="白日梦想家" w:date="2026-10-26T15:11:11Z">
                <w:pPr>
                  <w:keepNext/>
                  <w:snapToGrid w:val="0"/>
                  <w:spacing w:before="0" w:after="0" w:line="370" w:lineRule="exact"/>
                  <w:ind w:left="0" w:leftChars="0" w:right="0" w:rightChars="0" w:firstLine="0" w:firstLineChars="0"/>
                  <w:jc w:val="center"/>
                </w:pPr>
              </w:pPrChange>
            </w:pPr>
            <w:del w:id="3442"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17F31084">
            <w:pPr>
              <w:keepNext/>
              <w:widowControl/>
              <w:adjustRightInd w:val="0"/>
              <w:snapToGrid w:val="0"/>
              <w:spacing w:before="0" w:after="0" w:line="240" w:lineRule="auto"/>
              <w:ind w:left="0" w:leftChars="0" w:right="0" w:rightChars="0" w:firstLine="0" w:firstLineChars="0"/>
              <w:jc w:val="center"/>
              <w:outlineLvl w:val="9"/>
              <w:rPr>
                <w:del w:id="3444" w:author="白日梦想家" w:date="2026-10-26T15:11:03Z"/>
              </w:rPr>
              <w:pPrChange w:id="3443" w:author="白日梦想家" w:date="2026-10-26T15:11:11Z">
                <w:pPr>
                  <w:keepNext/>
                  <w:snapToGrid w:val="0"/>
                  <w:spacing w:before="0" w:after="0" w:line="370" w:lineRule="exact"/>
                  <w:ind w:left="0" w:leftChars="0" w:right="0" w:rightChars="0" w:firstLine="0" w:firstLineChars="0"/>
                  <w:jc w:val="center"/>
                </w:pPr>
              </w:pPrChange>
            </w:pPr>
            <w:del w:id="3445"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4B20DF3C">
            <w:pPr>
              <w:keepNext/>
              <w:widowControl/>
              <w:adjustRightInd w:val="0"/>
              <w:snapToGrid w:val="0"/>
              <w:spacing w:before="0" w:after="0" w:line="240" w:lineRule="auto"/>
              <w:ind w:left="0" w:leftChars="0" w:right="0" w:rightChars="0" w:firstLine="0" w:firstLineChars="0"/>
              <w:jc w:val="center"/>
              <w:outlineLvl w:val="9"/>
              <w:rPr>
                <w:del w:id="3447" w:author="白日梦想家" w:date="2026-10-26T15:11:03Z"/>
              </w:rPr>
              <w:pPrChange w:id="3446" w:author="白日梦想家" w:date="2026-10-26T15:11:11Z">
                <w:pPr>
                  <w:keepNext/>
                  <w:snapToGrid w:val="0"/>
                  <w:spacing w:before="0" w:after="0" w:line="370" w:lineRule="exact"/>
                  <w:ind w:left="0" w:leftChars="0" w:right="0" w:rightChars="0" w:firstLine="0" w:firstLineChars="0"/>
                  <w:jc w:val="center"/>
                </w:pPr>
              </w:pPrChange>
            </w:pPr>
            <w:del w:id="3448" w:author="白日梦想家" w:date="2026-10-26T15:11:03Z">
              <w:r>
                <w:rPr>
                  <w:rFonts w:hint="eastAsia" w:ascii="方正仿宋_GBK" w:hAnsi="方正仿宋_GBK" w:eastAsia="方正仿宋_GBK" w:cs="Times New Roman"/>
                  <w:sz w:val="24"/>
                  <w:szCs w:val="24"/>
                </w:rPr>
                <w:delText>1.63～1.69</w:delText>
              </w:r>
            </w:del>
          </w:p>
        </w:tc>
        <w:tc>
          <w:tcPr>
            <w:tcW w:w="1453" w:type="dxa"/>
            <w:vAlign w:val="center"/>
          </w:tcPr>
          <w:p w14:paraId="782B3B29">
            <w:pPr>
              <w:keepNext/>
              <w:widowControl/>
              <w:adjustRightInd w:val="0"/>
              <w:snapToGrid w:val="0"/>
              <w:spacing w:before="0" w:after="0" w:line="240" w:lineRule="auto"/>
              <w:ind w:left="0" w:leftChars="0" w:right="0" w:rightChars="0" w:firstLine="0" w:firstLineChars="0"/>
              <w:jc w:val="center"/>
              <w:outlineLvl w:val="9"/>
              <w:rPr>
                <w:del w:id="3450" w:author="白日梦想家" w:date="2026-10-26T15:11:03Z"/>
              </w:rPr>
              <w:pPrChange w:id="3449" w:author="白日梦想家" w:date="2026-10-26T15:11:11Z">
                <w:pPr>
                  <w:keepNext/>
                  <w:snapToGrid w:val="0"/>
                  <w:spacing w:before="0" w:after="0" w:line="370" w:lineRule="exact"/>
                  <w:ind w:left="0" w:leftChars="0" w:right="0" w:rightChars="0" w:firstLine="0" w:firstLineChars="0"/>
                  <w:jc w:val="center"/>
                </w:pPr>
              </w:pPrChange>
            </w:pPr>
            <w:del w:id="3451" w:author="白日梦想家" w:date="2026-10-26T15:11:03Z">
              <w:r>
                <w:rPr>
                  <w:rFonts w:hint="eastAsia" w:ascii="方正仿宋_GBK" w:hAnsi="方正仿宋_GBK" w:eastAsia="方正仿宋_GBK" w:cs="Times New Roman"/>
                  <w:sz w:val="24"/>
                  <w:szCs w:val="24"/>
                </w:rPr>
                <w:delText>1.57～1.63</w:delText>
              </w:r>
            </w:del>
          </w:p>
        </w:tc>
      </w:tr>
      <w:tr w14:paraId="53F3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52" w:author="白日梦想家" w:date="2026-10-26T15:11:03Z"/>
        </w:trPr>
        <w:tc>
          <w:tcPr>
            <w:tcW w:w="1450" w:type="dxa"/>
            <w:vAlign w:val="center"/>
          </w:tcPr>
          <w:p w14:paraId="31EB0767">
            <w:pPr>
              <w:keepNext/>
              <w:widowControl/>
              <w:adjustRightInd w:val="0"/>
              <w:snapToGrid w:val="0"/>
              <w:spacing w:before="0" w:after="0" w:line="240" w:lineRule="auto"/>
              <w:ind w:left="0" w:leftChars="0" w:right="0" w:rightChars="0" w:firstLine="0" w:firstLineChars="0"/>
              <w:jc w:val="center"/>
              <w:outlineLvl w:val="9"/>
              <w:rPr>
                <w:del w:id="3454" w:author="白日梦想家" w:date="2026-10-26T15:11:03Z"/>
              </w:rPr>
              <w:pPrChange w:id="3453" w:author="白日梦想家" w:date="2026-10-26T15:11:11Z">
                <w:pPr>
                  <w:snapToGrid w:val="0"/>
                  <w:spacing w:before="0" w:after="0" w:line="370" w:lineRule="exact"/>
                  <w:ind w:left="0" w:leftChars="0" w:right="0" w:rightChars="0" w:firstLine="0" w:firstLineChars="0"/>
                  <w:jc w:val="center"/>
                </w:pPr>
              </w:pPrChange>
            </w:pPr>
            <w:del w:id="345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B7B4BF2">
            <w:pPr>
              <w:keepNext/>
              <w:widowControl/>
              <w:adjustRightInd w:val="0"/>
              <w:snapToGrid w:val="0"/>
              <w:spacing w:before="0" w:after="0" w:line="240" w:lineRule="auto"/>
              <w:ind w:left="0" w:leftChars="0" w:right="0" w:rightChars="0" w:firstLine="0" w:firstLineChars="0"/>
              <w:jc w:val="center"/>
              <w:outlineLvl w:val="9"/>
              <w:rPr>
                <w:del w:id="3457" w:author="白日梦想家" w:date="2026-10-26T15:11:03Z"/>
              </w:rPr>
              <w:pPrChange w:id="3456" w:author="白日梦想家" w:date="2026-10-26T15:11:11Z">
                <w:pPr>
                  <w:snapToGrid w:val="0"/>
                  <w:spacing w:before="0" w:after="0" w:line="370" w:lineRule="exact"/>
                  <w:ind w:left="0" w:leftChars="0" w:right="0" w:rightChars="0" w:firstLine="0" w:firstLineChars="0"/>
                  <w:jc w:val="center"/>
                </w:pPr>
              </w:pPrChange>
            </w:pPr>
            <w:del w:id="345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7953AC0">
            <w:pPr>
              <w:keepNext/>
              <w:widowControl/>
              <w:adjustRightInd w:val="0"/>
              <w:snapToGrid w:val="0"/>
              <w:spacing w:before="0" w:after="0" w:line="240" w:lineRule="auto"/>
              <w:ind w:left="0" w:leftChars="0" w:right="0" w:rightChars="0" w:firstLine="0" w:firstLineChars="0"/>
              <w:jc w:val="center"/>
              <w:outlineLvl w:val="9"/>
              <w:rPr>
                <w:del w:id="3460" w:author="白日梦想家" w:date="2026-10-26T15:11:03Z"/>
              </w:rPr>
              <w:pPrChange w:id="3459" w:author="白日梦想家" w:date="2026-10-26T15:11:11Z">
                <w:pPr>
                  <w:snapToGrid w:val="0"/>
                  <w:spacing w:before="0" w:after="0" w:line="370" w:lineRule="exact"/>
                  <w:ind w:left="0" w:leftChars="0" w:right="0" w:rightChars="0" w:firstLine="0" w:firstLineChars="0"/>
                  <w:jc w:val="center"/>
                </w:pPr>
              </w:pPrChange>
            </w:pPr>
            <w:del w:id="3461"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2385E40D">
            <w:pPr>
              <w:keepNext/>
              <w:widowControl/>
              <w:adjustRightInd w:val="0"/>
              <w:snapToGrid w:val="0"/>
              <w:spacing w:before="0" w:after="0" w:line="240" w:lineRule="auto"/>
              <w:ind w:left="0" w:leftChars="0" w:right="0" w:rightChars="0" w:firstLine="0" w:firstLineChars="0"/>
              <w:jc w:val="center"/>
              <w:outlineLvl w:val="9"/>
              <w:rPr>
                <w:del w:id="3463" w:author="白日梦想家" w:date="2026-10-26T15:11:03Z"/>
              </w:rPr>
              <w:pPrChange w:id="3462" w:author="白日梦想家" w:date="2026-10-26T15:11:11Z">
                <w:pPr>
                  <w:snapToGrid w:val="0"/>
                  <w:spacing w:before="0" w:after="0" w:line="370" w:lineRule="exact"/>
                  <w:ind w:left="0" w:leftChars="0" w:right="0" w:rightChars="0" w:firstLine="0" w:firstLineChars="0"/>
                  <w:jc w:val="center"/>
                </w:pPr>
              </w:pPrChange>
            </w:pPr>
            <w:del w:id="3464"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20D4AE8B">
            <w:pPr>
              <w:keepNext/>
              <w:widowControl/>
              <w:adjustRightInd w:val="0"/>
              <w:snapToGrid w:val="0"/>
              <w:spacing w:before="0" w:after="0" w:line="240" w:lineRule="auto"/>
              <w:ind w:left="0" w:leftChars="0" w:right="0" w:rightChars="0" w:firstLine="0" w:firstLineChars="0"/>
              <w:jc w:val="center"/>
              <w:outlineLvl w:val="9"/>
              <w:rPr>
                <w:del w:id="3466" w:author="白日梦想家" w:date="2026-10-26T15:11:03Z"/>
              </w:rPr>
              <w:pPrChange w:id="3465" w:author="白日梦想家" w:date="2026-10-26T15:11:11Z">
                <w:pPr>
                  <w:snapToGrid w:val="0"/>
                  <w:spacing w:before="0" w:after="0" w:line="370" w:lineRule="exact"/>
                  <w:ind w:left="0" w:leftChars="0" w:right="0" w:rightChars="0" w:firstLine="0" w:firstLineChars="0"/>
                  <w:jc w:val="center"/>
                </w:pPr>
              </w:pPrChange>
            </w:pPr>
            <w:del w:id="3467"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E12A258">
            <w:pPr>
              <w:keepNext/>
              <w:widowControl/>
              <w:adjustRightInd w:val="0"/>
              <w:snapToGrid w:val="0"/>
              <w:spacing w:before="0" w:after="0" w:line="240" w:lineRule="auto"/>
              <w:ind w:left="0" w:leftChars="0" w:right="0" w:rightChars="0" w:firstLine="0" w:firstLineChars="0"/>
              <w:jc w:val="center"/>
              <w:outlineLvl w:val="9"/>
              <w:rPr>
                <w:del w:id="3469" w:author="白日梦想家" w:date="2026-10-26T15:11:03Z"/>
              </w:rPr>
              <w:pPrChange w:id="3468" w:author="白日梦想家" w:date="2026-10-26T15:11:11Z">
                <w:pPr>
                  <w:snapToGrid w:val="0"/>
                  <w:spacing w:before="0" w:after="0" w:line="370" w:lineRule="exact"/>
                  <w:ind w:left="0" w:leftChars="0" w:right="0" w:rightChars="0" w:firstLine="0" w:firstLineChars="0"/>
                  <w:jc w:val="center"/>
                </w:pPr>
              </w:pPrChange>
            </w:pPr>
            <w:del w:id="3470" w:author="白日梦想家" w:date="2026-10-26T15:11:03Z">
              <w:r>
                <w:rPr>
                  <w:rFonts w:hint="eastAsia" w:ascii="方正仿宋_GBK" w:hAnsi="方正仿宋_GBK" w:eastAsia="方正仿宋_GBK" w:cs="Times New Roman"/>
                  <w:sz w:val="24"/>
                  <w:szCs w:val="24"/>
                </w:rPr>
                <w:delText>2.09～2.19</w:delText>
              </w:r>
            </w:del>
          </w:p>
        </w:tc>
      </w:tr>
    </w:tbl>
    <w:p w14:paraId="1E6D8630">
      <w:pPr>
        <w:keepNext/>
        <w:widowControl/>
        <w:adjustRightInd w:val="0"/>
        <w:snapToGrid w:val="0"/>
        <w:ind w:left="0" w:leftChars="0" w:right="0" w:rightChars="0" w:firstLine="0" w:firstLineChars="0"/>
        <w:jc w:val="center"/>
        <w:outlineLvl w:val="9"/>
        <w:rPr>
          <w:del w:id="3471" w:author="白日梦想家" w:date="2026-10-26T15:11:03Z"/>
          <w:rFonts w:hint="eastAsia" w:ascii="方正仿宋_GBK" w:hAnsi="方正仿宋_GBK" w:eastAsia="方正仿宋_GBK" w:cs="Times New Roman"/>
          <w:sz w:val="32"/>
          <w:szCs w:val="32"/>
          <w:highlight w:val="none"/>
          <w14:ligatures w14:val="standardContextual"/>
        </w:rPr>
      </w:pPr>
      <w:del w:id="3472" w:author="白日梦想家" w:date="2026-10-26T15:11:03Z">
        <w:r>
          <w:rPr>
            <w:rFonts w:hint="eastAsia" w:ascii="方正仿宋_GBK" w:hAnsi="方正仿宋_GBK" w:eastAsia="方正仿宋_GBK" w:cs="Times New Roman"/>
            <w:sz w:val="32"/>
            <w:szCs w:val="32"/>
          </w:rPr>
          <w:delText>表11 容载比推荐（电缆占比(10%,30%]、分散系数&gt;1.15）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FEBE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473" w:author="白日梦想家" w:date="2026-10-26T15:11:03Z"/>
        </w:trPr>
        <w:tc>
          <w:tcPr>
            <w:tcW w:w="1450" w:type="dxa"/>
            <w:vAlign w:val="center"/>
          </w:tcPr>
          <w:p w14:paraId="120EA800">
            <w:pPr>
              <w:keepNext/>
              <w:widowControl/>
              <w:adjustRightInd w:val="0"/>
              <w:snapToGrid w:val="0"/>
              <w:spacing w:before="0" w:after="0" w:line="240" w:lineRule="auto"/>
              <w:ind w:left="0" w:leftChars="0" w:right="0" w:rightChars="0" w:firstLine="0" w:firstLineChars="0"/>
              <w:jc w:val="center"/>
              <w:outlineLvl w:val="9"/>
              <w:rPr>
                <w:del w:id="3475" w:author="白日梦想家" w:date="2026-10-26T15:11:03Z"/>
              </w:rPr>
              <w:pPrChange w:id="3474" w:author="白日梦想家" w:date="2026-10-26T15:11:11Z">
                <w:pPr>
                  <w:keepNext/>
                  <w:snapToGrid w:val="0"/>
                  <w:spacing w:before="0" w:after="0" w:line="370" w:lineRule="exact"/>
                  <w:ind w:left="0" w:leftChars="0" w:right="0" w:rightChars="0" w:firstLine="0" w:firstLineChars="0"/>
                  <w:jc w:val="center"/>
                </w:pPr>
              </w:pPrChange>
            </w:pPr>
            <w:del w:id="3476"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2015D6E0">
            <w:pPr>
              <w:keepNext/>
              <w:widowControl/>
              <w:adjustRightInd w:val="0"/>
              <w:snapToGrid w:val="0"/>
              <w:spacing w:before="0" w:after="0" w:line="240" w:lineRule="auto"/>
              <w:ind w:left="0" w:leftChars="0" w:right="0" w:rightChars="0" w:firstLine="0" w:firstLineChars="0"/>
              <w:jc w:val="center"/>
              <w:outlineLvl w:val="9"/>
              <w:rPr>
                <w:del w:id="3478" w:author="白日梦想家" w:date="2026-10-26T15:11:03Z"/>
              </w:rPr>
              <w:pPrChange w:id="3477" w:author="白日梦想家" w:date="2026-10-26T15:11:11Z">
                <w:pPr>
                  <w:keepNext/>
                  <w:snapToGrid w:val="0"/>
                  <w:spacing w:before="0" w:after="0" w:line="370" w:lineRule="exact"/>
                  <w:ind w:left="0" w:leftChars="0" w:right="0" w:rightChars="0" w:firstLine="0" w:firstLineChars="0"/>
                  <w:jc w:val="center"/>
                </w:pPr>
              </w:pPrChange>
            </w:pPr>
            <w:del w:id="3479"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78627E3">
            <w:pPr>
              <w:keepNext/>
              <w:widowControl/>
              <w:adjustRightInd w:val="0"/>
              <w:snapToGrid w:val="0"/>
              <w:spacing w:before="0" w:after="0" w:line="240" w:lineRule="auto"/>
              <w:ind w:left="0" w:leftChars="0" w:right="0" w:rightChars="0" w:firstLine="0" w:firstLineChars="0"/>
              <w:jc w:val="center"/>
              <w:outlineLvl w:val="9"/>
              <w:rPr>
                <w:del w:id="3481" w:author="白日梦想家" w:date="2026-10-26T15:11:03Z"/>
              </w:rPr>
              <w:pPrChange w:id="3480" w:author="白日梦想家" w:date="2026-10-26T15:11:11Z">
                <w:pPr>
                  <w:keepNext/>
                  <w:snapToGrid w:val="0"/>
                  <w:spacing w:before="0" w:after="0" w:line="370" w:lineRule="exact"/>
                  <w:ind w:left="0" w:leftChars="0" w:right="0" w:rightChars="0" w:firstLine="0" w:firstLineChars="0"/>
                  <w:jc w:val="center"/>
                </w:pPr>
              </w:pPrChange>
            </w:pPr>
            <w:del w:id="3482"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835AEB1">
            <w:pPr>
              <w:keepNext/>
              <w:widowControl/>
              <w:adjustRightInd w:val="0"/>
              <w:snapToGrid w:val="0"/>
              <w:spacing w:before="0" w:after="0" w:line="240" w:lineRule="auto"/>
              <w:ind w:left="0" w:leftChars="0" w:right="0" w:rightChars="0" w:firstLine="0" w:firstLineChars="0"/>
              <w:jc w:val="center"/>
              <w:outlineLvl w:val="9"/>
              <w:rPr>
                <w:del w:id="3484" w:author="白日梦想家" w:date="2026-10-26T15:11:03Z"/>
              </w:rPr>
              <w:pPrChange w:id="3483" w:author="白日梦想家" w:date="2026-10-26T15:11:11Z">
                <w:pPr>
                  <w:keepNext/>
                  <w:snapToGrid w:val="0"/>
                  <w:spacing w:before="0" w:after="0" w:line="370" w:lineRule="exact"/>
                  <w:ind w:left="0" w:leftChars="0" w:right="0" w:rightChars="0" w:firstLine="0" w:firstLineChars="0"/>
                  <w:jc w:val="center"/>
                </w:pPr>
              </w:pPrChange>
            </w:pPr>
            <w:del w:id="3485"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D7CDC43">
            <w:pPr>
              <w:keepNext/>
              <w:widowControl/>
              <w:adjustRightInd w:val="0"/>
              <w:snapToGrid w:val="0"/>
              <w:spacing w:before="0" w:after="0" w:line="240" w:lineRule="auto"/>
              <w:ind w:left="0" w:leftChars="0" w:right="0" w:rightChars="0" w:firstLine="0" w:firstLineChars="0"/>
              <w:jc w:val="center"/>
              <w:outlineLvl w:val="9"/>
              <w:rPr>
                <w:del w:id="3487" w:author="白日梦想家" w:date="2026-10-26T15:11:03Z"/>
              </w:rPr>
              <w:pPrChange w:id="3486" w:author="白日梦想家" w:date="2026-10-26T15:11:11Z">
                <w:pPr>
                  <w:keepNext/>
                  <w:snapToGrid w:val="0"/>
                  <w:spacing w:before="0" w:after="0" w:line="370" w:lineRule="exact"/>
                  <w:ind w:left="0" w:leftChars="0" w:right="0" w:rightChars="0" w:firstLine="0" w:firstLineChars="0"/>
                  <w:jc w:val="center"/>
                </w:pPr>
              </w:pPrChange>
            </w:pPr>
            <w:del w:id="3488"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0ED19FEC">
            <w:pPr>
              <w:keepNext/>
              <w:widowControl/>
              <w:adjustRightInd w:val="0"/>
              <w:snapToGrid w:val="0"/>
              <w:spacing w:before="0" w:after="0" w:line="240" w:lineRule="auto"/>
              <w:ind w:left="0" w:leftChars="0" w:right="0" w:rightChars="0" w:firstLine="0" w:firstLineChars="0"/>
              <w:jc w:val="center"/>
              <w:outlineLvl w:val="9"/>
              <w:rPr>
                <w:del w:id="3490" w:author="白日梦想家" w:date="2026-10-26T15:11:03Z"/>
              </w:rPr>
              <w:pPrChange w:id="3489" w:author="白日梦想家" w:date="2026-10-26T15:11:11Z">
                <w:pPr>
                  <w:keepNext/>
                  <w:snapToGrid w:val="0"/>
                  <w:spacing w:before="0" w:after="0" w:line="370" w:lineRule="exact"/>
                  <w:ind w:left="0" w:leftChars="0" w:right="0" w:rightChars="0" w:firstLine="0" w:firstLineChars="0"/>
                  <w:jc w:val="center"/>
                </w:pPr>
              </w:pPrChange>
            </w:pPr>
            <w:del w:id="3491" w:author="白日梦想家" w:date="2026-10-26T15:11:03Z">
              <w:r>
                <w:rPr>
                  <w:rFonts w:hint="eastAsia" w:ascii="方正仿宋_GBK" w:hAnsi="方正仿宋_GBK" w:eastAsia="方正仿宋_GBK" w:cs="Times New Roman"/>
                  <w:b/>
                  <w:sz w:val="24"/>
                  <w:szCs w:val="24"/>
                </w:rPr>
                <w:delText>&gt;70%</w:delText>
              </w:r>
            </w:del>
          </w:p>
        </w:tc>
      </w:tr>
      <w:tr w14:paraId="7E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92" w:author="白日梦想家" w:date="2026-10-26T15:11:03Z"/>
        </w:trPr>
        <w:tc>
          <w:tcPr>
            <w:tcW w:w="1450" w:type="dxa"/>
            <w:vAlign w:val="center"/>
          </w:tcPr>
          <w:p w14:paraId="0D7D65E3">
            <w:pPr>
              <w:keepNext/>
              <w:widowControl/>
              <w:adjustRightInd w:val="0"/>
              <w:snapToGrid w:val="0"/>
              <w:spacing w:before="0" w:after="0" w:line="240" w:lineRule="auto"/>
              <w:ind w:left="0" w:leftChars="0" w:right="0" w:rightChars="0" w:firstLine="0" w:firstLineChars="0"/>
              <w:jc w:val="center"/>
              <w:outlineLvl w:val="9"/>
              <w:rPr>
                <w:del w:id="3494" w:author="白日梦想家" w:date="2026-10-26T15:11:03Z"/>
              </w:rPr>
              <w:pPrChange w:id="3493" w:author="白日梦想家" w:date="2026-10-26T15:11:11Z">
                <w:pPr>
                  <w:keepNext/>
                  <w:snapToGrid w:val="0"/>
                  <w:spacing w:before="0" w:after="0" w:line="370" w:lineRule="exact"/>
                  <w:ind w:left="0" w:leftChars="0" w:right="0" w:rightChars="0" w:firstLine="0" w:firstLineChars="0"/>
                  <w:jc w:val="center"/>
                </w:pPr>
              </w:pPrChange>
            </w:pPr>
            <w:del w:id="349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62EB726">
            <w:pPr>
              <w:keepNext/>
              <w:widowControl/>
              <w:adjustRightInd w:val="0"/>
              <w:snapToGrid w:val="0"/>
              <w:spacing w:before="0" w:after="0" w:line="240" w:lineRule="auto"/>
              <w:ind w:left="0" w:leftChars="0" w:right="0" w:rightChars="0" w:firstLine="0" w:firstLineChars="0"/>
              <w:jc w:val="center"/>
              <w:outlineLvl w:val="9"/>
              <w:rPr>
                <w:del w:id="3497" w:author="白日梦想家" w:date="2026-10-26T15:11:03Z"/>
              </w:rPr>
              <w:pPrChange w:id="3496" w:author="白日梦想家" w:date="2026-10-26T15:11:11Z">
                <w:pPr>
                  <w:keepNext/>
                  <w:snapToGrid w:val="0"/>
                  <w:spacing w:before="0" w:after="0" w:line="370" w:lineRule="exact"/>
                  <w:ind w:left="0" w:leftChars="0" w:right="0" w:rightChars="0" w:firstLine="0" w:firstLineChars="0"/>
                  <w:jc w:val="center"/>
                </w:pPr>
              </w:pPrChange>
            </w:pPr>
            <w:del w:id="349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AFD5C9E">
            <w:pPr>
              <w:keepNext/>
              <w:widowControl/>
              <w:adjustRightInd w:val="0"/>
              <w:snapToGrid w:val="0"/>
              <w:spacing w:before="0" w:after="0" w:line="240" w:lineRule="auto"/>
              <w:ind w:left="0" w:leftChars="0" w:right="0" w:rightChars="0" w:firstLine="0" w:firstLineChars="0"/>
              <w:jc w:val="center"/>
              <w:outlineLvl w:val="9"/>
              <w:rPr>
                <w:del w:id="3500" w:author="白日梦想家" w:date="2026-10-26T15:11:03Z"/>
              </w:rPr>
              <w:pPrChange w:id="3499" w:author="白日梦想家" w:date="2026-10-26T15:11:11Z">
                <w:pPr>
                  <w:keepNext/>
                  <w:snapToGrid w:val="0"/>
                  <w:spacing w:before="0" w:after="0" w:line="370" w:lineRule="exact"/>
                  <w:ind w:left="0" w:leftChars="0" w:right="0" w:rightChars="0" w:firstLine="0" w:firstLineChars="0"/>
                  <w:jc w:val="center"/>
                </w:pPr>
              </w:pPrChange>
            </w:pPr>
            <w:del w:id="3501"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438008F3">
            <w:pPr>
              <w:keepNext/>
              <w:widowControl/>
              <w:adjustRightInd w:val="0"/>
              <w:snapToGrid w:val="0"/>
              <w:spacing w:before="0" w:after="0" w:line="240" w:lineRule="auto"/>
              <w:ind w:left="0" w:leftChars="0" w:right="0" w:rightChars="0" w:firstLine="0" w:firstLineChars="0"/>
              <w:jc w:val="center"/>
              <w:outlineLvl w:val="9"/>
              <w:rPr>
                <w:del w:id="3503" w:author="白日梦想家" w:date="2026-10-26T15:11:03Z"/>
              </w:rPr>
              <w:pPrChange w:id="3502" w:author="白日梦想家" w:date="2026-10-26T15:11:11Z">
                <w:pPr>
                  <w:keepNext/>
                  <w:snapToGrid w:val="0"/>
                  <w:spacing w:before="0" w:after="0" w:line="370" w:lineRule="exact"/>
                  <w:ind w:left="0" w:leftChars="0" w:right="0" w:rightChars="0" w:firstLine="0" w:firstLineChars="0"/>
                  <w:jc w:val="center"/>
                </w:pPr>
              </w:pPrChange>
            </w:pPr>
            <w:del w:id="3504"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117344C5">
            <w:pPr>
              <w:keepNext/>
              <w:widowControl/>
              <w:adjustRightInd w:val="0"/>
              <w:snapToGrid w:val="0"/>
              <w:spacing w:before="0" w:after="0" w:line="240" w:lineRule="auto"/>
              <w:ind w:left="0" w:leftChars="0" w:right="0" w:rightChars="0" w:firstLine="0" w:firstLineChars="0"/>
              <w:jc w:val="center"/>
              <w:outlineLvl w:val="9"/>
              <w:rPr>
                <w:del w:id="3506" w:author="白日梦想家" w:date="2026-10-26T15:11:03Z"/>
              </w:rPr>
              <w:pPrChange w:id="3505" w:author="白日梦想家" w:date="2026-10-26T15:11:11Z">
                <w:pPr>
                  <w:keepNext/>
                  <w:snapToGrid w:val="0"/>
                  <w:spacing w:before="0" w:after="0" w:line="370" w:lineRule="exact"/>
                  <w:ind w:left="0" w:leftChars="0" w:right="0" w:rightChars="0" w:firstLine="0" w:firstLineChars="0"/>
                  <w:jc w:val="center"/>
                </w:pPr>
              </w:pPrChange>
            </w:pPr>
            <w:del w:id="3507"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FF29B25">
            <w:pPr>
              <w:keepNext/>
              <w:widowControl/>
              <w:adjustRightInd w:val="0"/>
              <w:snapToGrid w:val="0"/>
              <w:spacing w:before="0" w:after="0" w:line="240" w:lineRule="auto"/>
              <w:ind w:left="0" w:leftChars="0" w:right="0" w:rightChars="0" w:firstLine="0" w:firstLineChars="0"/>
              <w:jc w:val="center"/>
              <w:outlineLvl w:val="9"/>
              <w:rPr>
                <w:del w:id="3509" w:author="白日梦想家" w:date="2026-10-26T15:11:03Z"/>
              </w:rPr>
              <w:pPrChange w:id="3508" w:author="白日梦想家" w:date="2026-10-26T15:11:11Z">
                <w:pPr>
                  <w:keepNext/>
                  <w:snapToGrid w:val="0"/>
                  <w:spacing w:before="0" w:after="0" w:line="370" w:lineRule="exact"/>
                  <w:ind w:left="0" w:leftChars="0" w:right="0" w:rightChars="0" w:firstLine="0" w:firstLineChars="0"/>
                  <w:jc w:val="center"/>
                </w:pPr>
              </w:pPrChange>
            </w:pPr>
            <w:del w:id="3510" w:author="白日梦想家" w:date="2026-10-26T15:11:03Z">
              <w:r>
                <w:rPr>
                  <w:rFonts w:hint="eastAsia" w:ascii="方正仿宋_GBK" w:hAnsi="方正仿宋_GBK" w:eastAsia="方正仿宋_GBK" w:cs="Times New Roman"/>
                  <w:sz w:val="24"/>
                  <w:szCs w:val="24"/>
                </w:rPr>
                <w:delText>1.95～2.05</w:delText>
              </w:r>
            </w:del>
          </w:p>
        </w:tc>
      </w:tr>
      <w:tr w14:paraId="1965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11" w:author="白日梦想家" w:date="2026-10-26T15:11:03Z"/>
        </w:trPr>
        <w:tc>
          <w:tcPr>
            <w:tcW w:w="1450" w:type="dxa"/>
            <w:vAlign w:val="center"/>
          </w:tcPr>
          <w:p w14:paraId="56908F1F">
            <w:pPr>
              <w:keepNext/>
              <w:widowControl/>
              <w:adjustRightInd w:val="0"/>
              <w:snapToGrid w:val="0"/>
              <w:spacing w:before="0" w:after="0" w:line="240" w:lineRule="auto"/>
              <w:ind w:left="0" w:leftChars="0" w:right="0" w:rightChars="0" w:firstLine="0" w:firstLineChars="0"/>
              <w:jc w:val="center"/>
              <w:outlineLvl w:val="9"/>
              <w:rPr>
                <w:del w:id="3513" w:author="白日梦想家" w:date="2026-10-26T15:11:03Z"/>
              </w:rPr>
              <w:pPrChange w:id="3512" w:author="白日梦想家" w:date="2026-10-26T15:11:11Z">
                <w:pPr>
                  <w:keepNext/>
                  <w:snapToGrid w:val="0"/>
                  <w:spacing w:before="0" w:after="0" w:line="370" w:lineRule="exact"/>
                  <w:ind w:left="0" w:leftChars="0" w:right="0" w:rightChars="0" w:firstLine="0" w:firstLineChars="0"/>
                  <w:jc w:val="center"/>
                </w:pPr>
              </w:pPrChange>
            </w:pPr>
            <w:del w:id="351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7926214A">
            <w:pPr>
              <w:keepNext/>
              <w:widowControl/>
              <w:adjustRightInd w:val="0"/>
              <w:snapToGrid w:val="0"/>
              <w:spacing w:before="0" w:after="0" w:line="240" w:lineRule="auto"/>
              <w:ind w:left="0" w:leftChars="0" w:right="0" w:rightChars="0" w:firstLine="0" w:firstLineChars="0"/>
              <w:jc w:val="center"/>
              <w:outlineLvl w:val="9"/>
              <w:rPr>
                <w:del w:id="3516" w:author="白日梦想家" w:date="2026-10-26T15:11:03Z"/>
              </w:rPr>
              <w:pPrChange w:id="3515" w:author="白日梦想家" w:date="2026-10-26T15:11:11Z">
                <w:pPr>
                  <w:keepNext/>
                  <w:snapToGrid w:val="0"/>
                  <w:spacing w:before="0" w:after="0" w:line="370" w:lineRule="exact"/>
                  <w:ind w:left="0" w:leftChars="0" w:right="0" w:rightChars="0" w:firstLine="0" w:firstLineChars="0"/>
                  <w:jc w:val="center"/>
                </w:pPr>
              </w:pPrChange>
            </w:pPr>
            <w:del w:id="351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4B348C06">
            <w:pPr>
              <w:keepNext/>
              <w:widowControl/>
              <w:adjustRightInd w:val="0"/>
              <w:snapToGrid w:val="0"/>
              <w:spacing w:before="0" w:after="0" w:line="240" w:lineRule="auto"/>
              <w:ind w:left="0" w:leftChars="0" w:right="0" w:rightChars="0" w:firstLine="0" w:firstLineChars="0"/>
              <w:jc w:val="center"/>
              <w:outlineLvl w:val="9"/>
              <w:rPr>
                <w:del w:id="3519" w:author="白日梦想家" w:date="2026-10-26T15:11:03Z"/>
              </w:rPr>
              <w:pPrChange w:id="3518" w:author="白日梦想家" w:date="2026-10-26T15:11:11Z">
                <w:pPr>
                  <w:keepNext/>
                  <w:snapToGrid w:val="0"/>
                  <w:spacing w:before="0" w:after="0" w:line="370" w:lineRule="exact"/>
                  <w:ind w:left="0" w:leftChars="0" w:right="0" w:rightChars="0" w:firstLine="0" w:firstLineChars="0"/>
                  <w:jc w:val="center"/>
                </w:pPr>
              </w:pPrChange>
            </w:pPr>
            <w:del w:id="3520"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8C40EA7">
            <w:pPr>
              <w:keepNext/>
              <w:widowControl/>
              <w:adjustRightInd w:val="0"/>
              <w:snapToGrid w:val="0"/>
              <w:spacing w:before="0" w:after="0" w:line="240" w:lineRule="auto"/>
              <w:ind w:left="0" w:leftChars="0" w:right="0" w:rightChars="0" w:firstLine="0" w:firstLineChars="0"/>
              <w:jc w:val="center"/>
              <w:outlineLvl w:val="9"/>
              <w:rPr>
                <w:del w:id="3522" w:author="白日梦想家" w:date="2026-10-26T15:11:03Z"/>
              </w:rPr>
              <w:pPrChange w:id="3521" w:author="白日梦想家" w:date="2026-10-26T15:11:11Z">
                <w:pPr>
                  <w:keepNext/>
                  <w:snapToGrid w:val="0"/>
                  <w:spacing w:before="0" w:after="0" w:line="370" w:lineRule="exact"/>
                  <w:ind w:left="0" w:leftChars="0" w:right="0" w:rightChars="0" w:firstLine="0" w:firstLineChars="0"/>
                  <w:jc w:val="center"/>
                </w:pPr>
              </w:pPrChange>
            </w:pPr>
            <w:del w:id="3523"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041EFAEF">
            <w:pPr>
              <w:keepNext/>
              <w:widowControl/>
              <w:adjustRightInd w:val="0"/>
              <w:snapToGrid w:val="0"/>
              <w:spacing w:before="0" w:after="0" w:line="240" w:lineRule="auto"/>
              <w:ind w:left="0" w:leftChars="0" w:right="0" w:rightChars="0" w:firstLine="0" w:firstLineChars="0"/>
              <w:jc w:val="center"/>
              <w:outlineLvl w:val="9"/>
              <w:rPr>
                <w:del w:id="3525" w:author="白日梦想家" w:date="2026-10-26T15:11:03Z"/>
              </w:rPr>
              <w:pPrChange w:id="3524" w:author="白日梦想家" w:date="2026-10-26T15:11:11Z">
                <w:pPr>
                  <w:keepNext/>
                  <w:snapToGrid w:val="0"/>
                  <w:spacing w:before="0" w:after="0" w:line="370" w:lineRule="exact"/>
                  <w:ind w:left="0" w:leftChars="0" w:right="0" w:rightChars="0" w:firstLine="0" w:firstLineChars="0"/>
                  <w:jc w:val="center"/>
                </w:pPr>
              </w:pPrChange>
            </w:pPr>
            <w:del w:id="3526"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C7B9C20">
            <w:pPr>
              <w:keepNext/>
              <w:widowControl/>
              <w:adjustRightInd w:val="0"/>
              <w:snapToGrid w:val="0"/>
              <w:spacing w:before="0" w:after="0" w:line="240" w:lineRule="auto"/>
              <w:ind w:left="0" w:leftChars="0" w:right="0" w:rightChars="0" w:firstLine="0" w:firstLineChars="0"/>
              <w:jc w:val="center"/>
              <w:outlineLvl w:val="9"/>
              <w:rPr>
                <w:del w:id="3528" w:author="白日梦想家" w:date="2026-10-26T15:11:03Z"/>
              </w:rPr>
              <w:pPrChange w:id="3527" w:author="白日梦想家" w:date="2026-10-26T15:11:11Z">
                <w:pPr>
                  <w:keepNext/>
                  <w:snapToGrid w:val="0"/>
                  <w:spacing w:before="0" w:after="0" w:line="370" w:lineRule="exact"/>
                  <w:ind w:left="0" w:leftChars="0" w:right="0" w:rightChars="0" w:firstLine="0" w:firstLineChars="0"/>
                  <w:jc w:val="center"/>
                </w:pPr>
              </w:pPrChange>
            </w:pPr>
            <w:del w:id="3529" w:author="白日梦想家" w:date="2026-10-26T15:11:03Z">
              <w:r>
                <w:rPr>
                  <w:rFonts w:hint="eastAsia" w:ascii="方正仿宋_GBK" w:hAnsi="方正仿宋_GBK" w:eastAsia="方正仿宋_GBK" w:cs="Times New Roman"/>
                  <w:sz w:val="24"/>
                  <w:szCs w:val="24"/>
                </w:rPr>
                <w:delText>1.99～2.09</w:delText>
              </w:r>
            </w:del>
          </w:p>
        </w:tc>
      </w:tr>
      <w:tr w14:paraId="347DF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30" w:author="白日梦想家" w:date="2026-10-26T15:11:03Z"/>
        </w:trPr>
        <w:tc>
          <w:tcPr>
            <w:tcW w:w="1450" w:type="dxa"/>
            <w:vAlign w:val="center"/>
          </w:tcPr>
          <w:p w14:paraId="6A003D88">
            <w:pPr>
              <w:keepNext/>
              <w:widowControl/>
              <w:adjustRightInd w:val="0"/>
              <w:snapToGrid w:val="0"/>
              <w:spacing w:before="0" w:after="0" w:line="240" w:lineRule="auto"/>
              <w:ind w:left="0" w:leftChars="0" w:right="0" w:rightChars="0" w:firstLine="0" w:firstLineChars="0"/>
              <w:jc w:val="center"/>
              <w:outlineLvl w:val="9"/>
              <w:rPr>
                <w:del w:id="3532" w:author="白日梦想家" w:date="2026-10-26T15:11:03Z"/>
              </w:rPr>
              <w:pPrChange w:id="3531" w:author="白日梦想家" w:date="2026-10-26T15:11:11Z">
                <w:pPr>
                  <w:keepNext/>
                  <w:snapToGrid w:val="0"/>
                  <w:spacing w:before="0" w:after="0" w:line="370" w:lineRule="exact"/>
                  <w:ind w:left="0" w:leftChars="0" w:right="0" w:rightChars="0" w:firstLine="0" w:firstLineChars="0"/>
                  <w:jc w:val="center"/>
                </w:pPr>
              </w:pPrChange>
            </w:pPr>
            <w:del w:id="3533"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C40F869">
            <w:pPr>
              <w:keepNext/>
              <w:widowControl/>
              <w:adjustRightInd w:val="0"/>
              <w:snapToGrid w:val="0"/>
              <w:spacing w:before="0" w:after="0" w:line="240" w:lineRule="auto"/>
              <w:ind w:left="0" w:leftChars="0" w:right="0" w:rightChars="0" w:firstLine="0" w:firstLineChars="0"/>
              <w:jc w:val="center"/>
              <w:outlineLvl w:val="9"/>
              <w:rPr>
                <w:del w:id="3535" w:author="白日梦想家" w:date="2026-10-26T15:11:03Z"/>
              </w:rPr>
              <w:pPrChange w:id="3534" w:author="白日梦想家" w:date="2026-10-26T15:11:11Z">
                <w:pPr>
                  <w:keepNext/>
                  <w:snapToGrid w:val="0"/>
                  <w:spacing w:before="0" w:after="0" w:line="370" w:lineRule="exact"/>
                  <w:ind w:left="0" w:leftChars="0" w:right="0" w:rightChars="0" w:firstLine="0" w:firstLineChars="0"/>
                  <w:jc w:val="center"/>
                </w:pPr>
              </w:pPrChange>
            </w:pPr>
            <w:del w:id="353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3BF0D07">
            <w:pPr>
              <w:keepNext/>
              <w:widowControl/>
              <w:adjustRightInd w:val="0"/>
              <w:snapToGrid w:val="0"/>
              <w:spacing w:before="0" w:after="0" w:line="240" w:lineRule="auto"/>
              <w:ind w:left="0" w:leftChars="0" w:right="0" w:rightChars="0" w:firstLine="0" w:firstLineChars="0"/>
              <w:jc w:val="center"/>
              <w:outlineLvl w:val="9"/>
              <w:rPr>
                <w:del w:id="3538" w:author="白日梦想家" w:date="2026-10-26T15:11:03Z"/>
              </w:rPr>
              <w:pPrChange w:id="3537" w:author="白日梦想家" w:date="2026-10-26T15:11:11Z">
                <w:pPr>
                  <w:keepNext/>
                  <w:snapToGrid w:val="0"/>
                  <w:spacing w:before="0" w:after="0" w:line="370" w:lineRule="exact"/>
                  <w:ind w:left="0" w:leftChars="0" w:right="0" w:rightChars="0" w:firstLine="0" w:firstLineChars="0"/>
                  <w:jc w:val="center"/>
                </w:pPr>
              </w:pPrChange>
            </w:pPr>
            <w:del w:id="3539"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246BCBBA">
            <w:pPr>
              <w:keepNext/>
              <w:widowControl/>
              <w:adjustRightInd w:val="0"/>
              <w:snapToGrid w:val="0"/>
              <w:spacing w:before="0" w:after="0" w:line="240" w:lineRule="auto"/>
              <w:ind w:left="0" w:leftChars="0" w:right="0" w:rightChars="0" w:firstLine="0" w:firstLineChars="0"/>
              <w:jc w:val="center"/>
              <w:outlineLvl w:val="9"/>
              <w:rPr>
                <w:del w:id="3541" w:author="白日梦想家" w:date="2026-10-26T15:11:03Z"/>
              </w:rPr>
              <w:pPrChange w:id="3540" w:author="白日梦想家" w:date="2026-10-26T15:11:11Z">
                <w:pPr>
                  <w:keepNext/>
                  <w:snapToGrid w:val="0"/>
                  <w:spacing w:before="0" w:after="0" w:line="370" w:lineRule="exact"/>
                  <w:ind w:left="0" w:leftChars="0" w:right="0" w:rightChars="0" w:firstLine="0" w:firstLineChars="0"/>
                  <w:jc w:val="center"/>
                </w:pPr>
              </w:pPrChange>
            </w:pPr>
            <w:del w:id="3542"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D2770FE">
            <w:pPr>
              <w:keepNext/>
              <w:widowControl/>
              <w:adjustRightInd w:val="0"/>
              <w:snapToGrid w:val="0"/>
              <w:spacing w:before="0" w:after="0" w:line="240" w:lineRule="auto"/>
              <w:ind w:left="0" w:leftChars="0" w:right="0" w:rightChars="0" w:firstLine="0" w:firstLineChars="0"/>
              <w:jc w:val="center"/>
              <w:outlineLvl w:val="9"/>
              <w:rPr>
                <w:del w:id="3544" w:author="白日梦想家" w:date="2026-10-26T15:11:03Z"/>
              </w:rPr>
              <w:pPrChange w:id="3543" w:author="白日梦想家" w:date="2026-10-26T15:11:11Z">
                <w:pPr>
                  <w:keepNext/>
                  <w:snapToGrid w:val="0"/>
                  <w:spacing w:before="0" w:after="0" w:line="370" w:lineRule="exact"/>
                  <w:ind w:left="0" w:leftChars="0" w:right="0" w:rightChars="0" w:firstLine="0" w:firstLineChars="0"/>
                  <w:jc w:val="center"/>
                </w:pPr>
              </w:pPrChange>
            </w:pPr>
            <w:del w:id="3545"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0CFEAD67">
            <w:pPr>
              <w:keepNext/>
              <w:widowControl/>
              <w:adjustRightInd w:val="0"/>
              <w:snapToGrid w:val="0"/>
              <w:spacing w:before="0" w:after="0" w:line="240" w:lineRule="auto"/>
              <w:ind w:left="0" w:leftChars="0" w:right="0" w:rightChars="0" w:firstLine="0" w:firstLineChars="0"/>
              <w:jc w:val="center"/>
              <w:outlineLvl w:val="9"/>
              <w:rPr>
                <w:del w:id="3547" w:author="白日梦想家" w:date="2026-10-26T15:11:03Z"/>
              </w:rPr>
              <w:pPrChange w:id="3546" w:author="白日梦想家" w:date="2026-10-26T15:11:11Z">
                <w:pPr>
                  <w:keepNext/>
                  <w:snapToGrid w:val="0"/>
                  <w:spacing w:before="0" w:after="0" w:line="370" w:lineRule="exact"/>
                  <w:ind w:left="0" w:leftChars="0" w:right="0" w:rightChars="0" w:firstLine="0" w:firstLineChars="0"/>
                  <w:jc w:val="center"/>
                </w:pPr>
              </w:pPrChange>
            </w:pPr>
            <w:del w:id="3548" w:author="白日梦想家" w:date="2026-10-26T15:11:03Z">
              <w:r>
                <w:rPr>
                  <w:rFonts w:hint="eastAsia" w:ascii="方正仿宋_GBK" w:hAnsi="方正仿宋_GBK" w:eastAsia="方正仿宋_GBK" w:cs="Times New Roman"/>
                  <w:sz w:val="24"/>
                  <w:szCs w:val="24"/>
                </w:rPr>
                <w:delText>2.57～2.67</w:delText>
              </w:r>
            </w:del>
          </w:p>
        </w:tc>
      </w:tr>
      <w:tr w14:paraId="3BA10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49" w:author="白日梦想家" w:date="2026-10-26T15:11:03Z"/>
        </w:trPr>
        <w:tc>
          <w:tcPr>
            <w:tcW w:w="1450" w:type="dxa"/>
            <w:vAlign w:val="center"/>
          </w:tcPr>
          <w:p w14:paraId="15E28933">
            <w:pPr>
              <w:keepNext/>
              <w:widowControl/>
              <w:adjustRightInd w:val="0"/>
              <w:snapToGrid w:val="0"/>
              <w:spacing w:before="0" w:after="0" w:line="240" w:lineRule="auto"/>
              <w:ind w:left="0" w:leftChars="0" w:right="0" w:rightChars="0" w:firstLine="0" w:firstLineChars="0"/>
              <w:jc w:val="center"/>
              <w:outlineLvl w:val="9"/>
              <w:rPr>
                <w:del w:id="3551" w:author="白日梦想家" w:date="2026-10-26T15:11:03Z"/>
              </w:rPr>
              <w:pPrChange w:id="3550" w:author="白日梦想家" w:date="2026-10-26T15:11:11Z">
                <w:pPr>
                  <w:keepNext/>
                  <w:snapToGrid w:val="0"/>
                  <w:spacing w:before="0" w:after="0" w:line="370" w:lineRule="exact"/>
                  <w:ind w:left="0" w:leftChars="0" w:right="0" w:rightChars="0" w:firstLine="0" w:firstLineChars="0"/>
                  <w:jc w:val="center"/>
                </w:pPr>
              </w:pPrChange>
            </w:pPr>
            <w:del w:id="355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4CE969A9">
            <w:pPr>
              <w:keepNext/>
              <w:widowControl/>
              <w:adjustRightInd w:val="0"/>
              <w:snapToGrid w:val="0"/>
              <w:spacing w:before="0" w:after="0" w:line="240" w:lineRule="auto"/>
              <w:ind w:left="0" w:leftChars="0" w:right="0" w:rightChars="0" w:firstLine="0" w:firstLineChars="0"/>
              <w:jc w:val="center"/>
              <w:outlineLvl w:val="9"/>
              <w:rPr>
                <w:del w:id="3554" w:author="白日梦想家" w:date="2026-10-26T15:11:03Z"/>
              </w:rPr>
              <w:pPrChange w:id="3553" w:author="白日梦想家" w:date="2026-10-26T15:11:11Z">
                <w:pPr>
                  <w:keepNext/>
                  <w:snapToGrid w:val="0"/>
                  <w:spacing w:before="0" w:after="0" w:line="370" w:lineRule="exact"/>
                  <w:ind w:left="0" w:leftChars="0" w:right="0" w:rightChars="0" w:firstLine="0" w:firstLineChars="0"/>
                  <w:jc w:val="center"/>
                </w:pPr>
              </w:pPrChange>
            </w:pPr>
            <w:del w:id="355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28E9B8EB">
            <w:pPr>
              <w:keepNext/>
              <w:widowControl/>
              <w:adjustRightInd w:val="0"/>
              <w:snapToGrid w:val="0"/>
              <w:spacing w:before="0" w:after="0" w:line="240" w:lineRule="auto"/>
              <w:ind w:left="0" w:leftChars="0" w:right="0" w:rightChars="0" w:firstLine="0" w:firstLineChars="0"/>
              <w:jc w:val="center"/>
              <w:outlineLvl w:val="9"/>
              <w:rPr>
                <w:del w:id="3557" w:author="白日梦想家" w:date="2026-10-26T15:11:03Z"/>
              </w:rPr>
              <w:pPrChange w:id="3556" w:author="白日梦想家" w:date="2026-10-26T15:11:11Z">
                <w:pPr>
                  <w:keepNext/>
                  <w:snapToGrid w:val="0"/>
                  <w:spacing w:before="0" w:after="0" w:line="370" w:lineRule="exact"/>
                  <w:ind w:left="0" w:leftChars="0" w:right="0" w:rightChars="0" w:firstLine="0" w:firstLineChars="0"/>
                  <w:jc w:val="center"/>
                </w:pPr>
              </w:pPrChange>
            </w:pPr>
            <w:del w:id="3558"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62213ACF">
            <w:pPr>
              <w:keepNext/>
              <w:widowControl/>
              <w:adjustRightInd w:val="0"/>
              <w:snapToGrid w:val="0"/>
              <w:spacing w:before="0" w:after="0" w:line="240" w:lineRule="auto"/>
              <w:ind w:left="0" w:leftChars="0" w:right="0" w:rightChars="0" w:firstLine="0" w:firstLineChars="0"/>
              <w:jc w:val="center"/>
              <w:outlineLvl w:val="9"/>
              <w:rPr>
                <w:del w:id="3560" w:author="白日梦想家" w:date="2026-10-26T15:11:03Z"/>
              </w:rPr>
              <w:pPrChange w:id="3559" w:author="白日梦想家" w:date="2026-10-26T15:11:11Z">
                <w:pPr>
                  <w:keepNext/>
                  <w:snapToGrid w:val="0"/>
                  <w:spacing w:before="0" w:after="0" w:line="370" w:lineRule="exact"/>
                  <w:ind w:left="0" w:leftChars="0" w:right="0" w:rightChars="0" w:firstLine="0" w:firstLineChars="0"/>
                  <w:jc w:val="center"/>
                </w:pPr>
              </w:pPrChange>
            </w:pPr>
            <w:del w:id="3561"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4D33953B">
            <w:pPr>
              <w:keepNext/>
              <w:widowControl/>
              <w:adjustRightInd w:val="0"/>
              <w:snapToGrid w:val="0"/>
              <w:spacing w:before="0" w:after="0" w:line="240" w:lineRule="auto"/>
              <w:ind w:left="0" w:leftChars="0" w:right="0" w:rightChars="0" w:firstLine="0" w:firstLineChars="0"/>
              <w:jc w:val="center"/>
              <w:outlineLvl w:val="9"/>
              <w:rPr>
                <w:del w:id="3563" w:author="白日梦想家" w:date="2026-10-26T15:11:03Z"/>
              </w:rPr>
              <w:pPrChange w:id="3562" w:author="白日梦想家" w:date="2026-10-26T15:11:11Z">
                <w:pPr>
                  <w:keepNext/>
                  <w:snapToGrid w:val="0"/>
                  <w:spacing w:before="0" w:after="0" w:line="370" w:lineRule="exact"/>
                  <w:ind w:left="0" w:leftChars="0" w:right="0" w:rightChars="0" w:firstLine="0" w:firstLineChars="0"/>
                  <w:jc w:val="center"/>
                </w:pPr>
              </w:pPrChange>
            </w:pPr>
            <w:del w:id="356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69CF7C3">
            <w:pPr>
              <w:keepNext/>
              <w:widowControl/>
              <w:adjustRightInd w:val="0"/>
              <w:snapToGrid w:val="0"/>
              <w:spacing w:before="0" w:after="0" w:line="240" w:lineRule="auto"/>
              <w:ind w:left="0" w:leftChars="0" w:right="0" w:rightChars="0" w:firstLine="0" w:firstLineChars="0"/>
              <w:jc w:val="center"/>
              <w:outlineLvl w:val="9"/>
              <w:rPr>
                <w:del w:id="3566" w:author="白日梦想家" w:date="2026-10-26T15:11:03Z"/>
              </w:rPr>
              <w:pPrChange w:id="3565" w:author="白日梦想家" w:date="2026-10-26T15:11:11Z">
                <w:pPr>
                  <w:keepNext/>
                  <w:snapToGrid w:val="0"/>
                  <w:spacing w:before="0" w:after="0" w:line="370" w:lineRule="exact"/>
                  <w:ind w:left="0" w:leftChars="0" w:right="0" w:rightChars="0" w:firstLine="0" w:firstLineChars="0"/>
                  <w:jc w:val="center"/>
                </w:pPr>
              </w:pPrChange>
            </w:pPr>
            <w:del w:id="3567" w:author="白日梦想家" w:date="2026-10-26T15:11:03Z">
              <w:r>
                <w:rPr>
                  <w:rFonts w:hint="eastAsia" w:ascii="方正仿宋_GBK" w:hAnsi="方正仿宋_GBK" w:eastAsia="方正仿宋_GBK" w:cs="Times New Roman"/>
                  <w:sz w:val="24"/>
                  <w:szCs w:val="24"/>
                </w:rPr>
                <w:delText>1.73～1.83</w:delText>
              </w:r>
            </w:del>
          </w:p>
        </w:tc>
      </w:tr>
      <w:tr w14:paraId="7F5CC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68" w:author="白日梦想家" w:date="2026-10-26T15:11:03Z"/>
        </w:trPr>
        <w:tc>
          <w:tcPr>
            <w:tcW w:w="1450" w:type="dxa"/>
            <w:vAlign w:val="center"/>
          </w:tcPr>
          <w:p w14:paraId="664C6F22">
            <w:pPr>
              <w:keepNext/>
              <w:widowControl/>
              <w:adjustRightInd w:val="0"/>
              <w:snapToGrid w:val="0"/>
              <w:spacing w:before="0" w:after="0" w:line="240" w:lineRule="auto"/>
              <w:ind w:left="0" w:leftChars="0" w:right="0" w:rightChars="0" w:firstLine="0" w:firstLineChars="0"/>
              <w:jc w:val="center"/>
              <w:outlineLvl w:val="9"/>
              <w:rPr>
                <w:del w:id="3570" w:author="白日梦想家" w:date="2026-10-26T15:11:03Z"/>
              </w:rPr>
              <w:pPrChange w:id="3569" w:author="白日梦想家" w:date="2026-10-26T15:11:11Z">
                <w:pPr>
                  <w:keepNext/>
                  <w:snapToGrid w:val="0"/>
                  <w:spacing w:before="0" w:after="0" w:line="370" w:lineRule="exact"/>
                  <w:ind w:left="0" w:leftChars="0" w:right="0" w:rightChars="0" w:firstLine="0" w:firstLineChars="0"/>
                  <w:jc w:val="center"/>
                </w:pPr>
              </w:pPrChange>
            </w:pPr>
            <w:del w:id="357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AB4A323">
            <w:pPr>
              <w:keepNext/>
              <w:widowControl/>
              <w:adjustRightInd w:val="0"/>
              <w:snapToGrid w:val="0"/>
              <w:spacing w:before="0" w:after="0" w:line="240" w:lineRule="auto"/>
              <w:ind w:left="0" w:leftChars="0" w:right="0" w:rightChars="0" w:firstLine="0" w:firstLineChars="0"/>
              <w:jc w:val="center"/>
              <w:outlineLvl w:val="9"/>
              <w:rPr>
                <w:del w:id="3573" w:author="白日梦想家" w:date="2026-10-26T15:11:03Z"/>
              </w:rPr>
              <w:pPrChange w:id="3572" w:author="白日梦想家" w:date="2026-10-26T15:11:11Z">
                <w:pPr>
                  <w:keepNext/>
                  <w:snapToGrid w:val="0"/>
                  <w:spacing w:before="0" w:after="0" w:line="370" w:lineRule="exact"/>
                  <w:ind w:left="0" w:leftChars="0" w:right="0" w:rightChars="0" w:firstLine="0" w:firstLineChars="0"/>
                  <w:jc w:val="center"/>
                </w:pPr>
              </w:pPrChange>
            </w:pPr>
            <w:del w:id="357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3AB58B8">
            <w:pPr>
              <w:keepNext/>
              <w:widowControl/>
              <w:adjustRightInd w:val="0"/>
              <w:snapToGrid w:val="0"/>
              <w:spacing w:before="0" w:after="0" w:line="240" w:lineRule="auto"/>
              <w:ind w:left="0" w:leftChars="0" w:right="0" w:rightChars="0" w:firstLine="0" w:firstLineChars="0"/>
              <w:jc w:val="center"/>
              <w:outlineLvl w:val="9"/>
              <w:rPr>
                <w:del w:id="3576" w:author="白日梦想家" w:date="2026-10-26T15:11:03Z"/>
              </w:rPr>
              <w:pPrChange w:id="3575" w:author="白日梦想家" w:date="2026-10-26T15:11:11Z">
                <w:pPr>
                  <w:keepNext/>
                  <w:snapToGrid w:val="0"/>
                  <w:spacing w:before="0" w:after="0" w:line="370" w:lineRule="exact"/>
                  <w:ind w:left="0" w:leftChars="0" w:right="0" w:rightChars="0" w:firstLine="0" w:firstLineChars="0"/>
                  <w:jc w:val="center"/>
                </w:pPr>
              </w:pPrChange>
            </w:pPr>
            <w:del w:id="3577"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76CA742B">
            <w:pPr>
              <w:keepNext/>
              <w:widowControl/>
              <w:adjustRightInd w:val="0"/>
              <w:snapToGrid w:val="0"/>
              <w:spacing w:before="0" w:after="0" w:line="240" w:lineRule="auto"/>
              <w:ind w:left="0" w:leftChars="0" w:right="0" w:rightChars="0" w:firstLine="0" w:firstLineChars="0"/>
              <w:jc w:val="center"/>
              <w:outlineLvl w:val="9"/>
              <w:rPr>
                <w:del w:id="3579" w:author="白日梦想家" w:date="2026-10-26T15:11:03Z"/>
              </w:rPr>
              <w:pPrChange w:id="3578" w:author="白日梦想家" w:date="2026-10-26T15:11:11Z">
                <w:pPr>
                  <w:keepNext/>
                  <w:snapToGrid w:val="0"/>
                  <w:spacing w:before="0" w:after="0" w:line="370" w:lineRule="exact"/>
                  <w:ind w:left="0" w:leftChars="0" w:right="0" w:rightChars="0" w:firstLine="0" w:firstLineChars="0"/>
                  <w:jc w:val="center"/>
                </w:pPr>
              </w:pPrChange>
            </w:pPr>
            <w:del w:id="3580"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24E6A1B3">
            <w:pPr>
              <w:keepNext/>
              <w:widowControl/>
              <w:adjustRightInd w:val="0"/>
              <w:snapToGrid w:val="0"/>
              <w:spacing w:before="0" w:after="0" w:line="240" w:lineRule="auto"/>
              <w:ind w:left="0" w:leftChars="0" w:right="0" w:rightChars="0" w:firstLine="0" w:firstLineChars="0"/>
              <w:jc w:val="center"/>
              <w:outlineLvl w:val="9"/>
              <w:rPr>
                <w:del w:id="3582" w:author="白日梦想家" w:date="2026-10-26T15:11:03Z"/>
              </w:rPr>
              <w:pPrChange w:id="3581" w:author="白日梦想家" w:date="2026-10-26T15:11:11Z">
                <w:pPr>
                  <w:keepNext/>
                  <w:snapToGrid w:val="0"/>
                  <w:spacing w:before="0" w:after="0" w:line="370" w:lineRule="exact"/>
                  <w:ind w:left="0" w:leftChars="0" w:right="0" w:rightChars="0" w:firstLine="0" w:firstLineChars="0"/>
                  <w:jc w:val="center"/>
                </w:pPr>
              </w:pPrChange>
            </w:pPr>
            <w:del w:id="3583" w:author="白日梦想家" w:date="2026-10-26T15:11:03Z">
              <w:r>
                <w:rPr>
                  <w:rFonts w:hint="eastAsia" w:ascii="方正仿宋_GBK" w:hAnsi="方正仿宋_GBK" w:eastAsia="方正仿宋_GBK" w:cs="Times New Roman"/>
                  <w:sz w:val="24"/>
                  <w:szCs w:val="24"/>
                </w:rPr>
                <w:delText>1.83～1.93</w:delText>
              </w:r>
            </w:del>
          </w:p>
        </w:tc>
        <w:tc>
          <w:tcPr>
            <w:tcW w:w="1453" w:type="dxa"/>
            <w:vAlign w:val="center"/>
          </w:tcPr>
          <w:p w14:paraId="49F8DDEB">
            <w:pPr>
              <w:keepNext/>
              <w:widowControl/>
              <w:adjustRightInd w:val="0"/>
              <w:snapToGrid w:val="0"/>
              <w:spacing w:before="0" w:after="0" w:line="240" w:lineRule="auto"/>
              <w:ind w:left="0" w:leftChars="0" w:right="0" w:rightChars="0" w:firstLine="0" w:firstLineChars="0"/>
              <w:jc w:val="center"/>
              <w:outlineLvl w:val="9"/>
              <w:rPr>
                <w:del w:id="3585" w:author="白日梦想家" w:date="2026-10-26T15:11:03Z"/>
              </w:rPr>
              <w:pPrChange w:id="3584" w:author="白日梦想家" w:date="2026-10-26T15:11:11Z">
                <w:pPr>
                  <w:keepNext/>
                  <w:snapToGrid w:val="0"/>
                  <w:spacing w:before="0" w:after="0" w:line="370" w:lineRule="exact"/>
                  <w:ind w:left="0" w:leftChars="0" w:right="0" w:rightChars="0" w:firstLine="0" w:firstLineChars="0"/>
                  <w:jc w:val="center"/>
                </w:pPr>
              </w:pPrChange>
            </w:pPr>
            <w:del w:id="3586" w:author="白日梦想家" w:date="2026-10-26T15:11:03Z">
              <w:r>
                <w:rPr>
                  <w:rFonts w:hint="eastAsia" w:ascii="方正仿宋_GBK" w:hAnsi="方正仿宋_GBK" w:eastAsia="方正仿宋_GBK" w:cs="Times New Roman"/>
                  <w:sz w:val="24"/>
                  <w:szCs w:val="24"/>
                </w:rPr>
                <w:delText>1.83～1.93</w:delText>
              </w:r>
            </w:del>
          </w:p>
        </w:tc>
      </w:tr>
      <w:tr w14:paraId="02EE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87" w:author="白日梦想家" w:date="2026-10-26T15:11:03Z"/>
        </w:trPr>
        <w:tc>
          <w:tcPr>
            <w:tcW w:w="1450" w:type="dxa"/>
            <w:vAlign w:val="center"/>
          </w:tcPr>
          <w:p w14:paraId="70D2316F">
            <w:pPr>
              <w:keepNext/>
              <w:widowControl/>
              <w:adjustRightInd w:val="0"/>
              <w:snapToGrid w:val="0"/>
              <w:spacing w:before="0" w:after="0" w:line="240" w:lineRule="auto"/>
              <w:ind w:left="0" w:leftChars="0" w:right="0" w:rightChars="0" w:firstLine="0" w:firstLineChars="0"/>
              <w:jc w:val="center"/>
              <w:outlineLvl w:val="9"/>
              <w:rPr>
                <w:del w:id="3589" w:author="白日梦想家" w:date="2026-10-26T15:11:03Z"/>
              </w:rPr>
              <w:pPrChange w:id="3588" w:author="白日梦想家" w:date="2026-10-26T15:11:11Z">
                <w:pPr>
                  <w:keepNext/>
                  <w:snapToGrid w:val="0"/>
                  <w:spacing w:before="0" w:after="0" w:line="370" w:lineRule="exact"/>
                  <w:ind w:left="0" w:leftChars="0" w:right="0" w:rightChars="0" w:firstLine="0" w:firstLineChars="0"/>
                  <w:jc w:val="center"/>
                </w:pPr>
              </w:pPrChange>
            </w:pPr>
            <w:del w:id="3590"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BD19A80">
            <w:pPr>
              <w:keepNext/>
              <w:widowControl/>
              <w:adjustRightInd w:val="0"/>
              <w:snapToGrid w:val="0"/>
              <w:spacing w:before="0" w:after="0" w:line="240" w:lineRule="auto"/>
              <w:ind w:left="0" w:leftChars="0" w:right="0" w:rightChars="0" w:firstLine="0" w:firstLineChars="0"/>
              <w:jc w:val="center"/>
              <w:outlineLvl w:val="9"/>
              <w:rPr>
                <w:del w:id="3592" w:author="白日梦想家" w:date="2026-10-26T15:11:03Z"/>
              </w:rPr>
              <w:pPrChange w:id="3591" w:author="白日梦想家" w:date="2026-10-26T15:11:11Z">
                <w:pPr>
                  <w:keepNext/>
                  <w:snapToGrid w:val="0"/>
                  <w:spacing w:before="0" w:after="0" w:line="370" w:lineRule="exact"/>
                  <w:ind w:left="0" w:leftChars="0" w:right="0" w:rightChars="0" w:firstLine="0" w:firstLineChars="0"/>
                  <w:jc w:val="center"/>
                </w:pPr>
              </w:pPrChange>
            </w:pPr>
            <w:del w:id="359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64F27CD9">
            <w:pPr>
              <w:keepNext/>
              <w:widowControl/>
              <w:adjustRightInd w:val="0"/>
              <w:snapToGrid w:val="0"/>
              <w:spacing w:before="0" w:after="0" w:line="240" w:lineRule="auto"/>
              <w:ind w:left="0" w:leftChars="0" w:right="0" w:rightChars="0" w:firstLine="0" w:firstLineChars="0"/>
              <w:jc w:val="center"/>
              <w:outlineLvl w:val="9"/>
              <w:rPr>
                <w:del w:id="3595" w:author="白日梦想家" w:date="2026-10-26T15:11:03Z"/>
              </w:rPr>
              <w:pPrChange w:id="3594" w:author="白日梦想家" w:date="2026-10-26T15:11:11Z">
                <w:pPr>
                  <w:keepNext/>
                  <w:snapToGrid w:val="0"/>
                  <w:spacing w:before="0" w:after="0" w:line="370" w:lineRule="exact"/>
                  <w:ind w:left="0" w:leftChars="0" w:right="0" w:rightChars="0" w:firstLine="0" w:firstLineChars="0"/>
                  <w:jc w:val="center"/>
                </w:pPr>
              </w:pPrChange>
            </w:pPr>
            <w:del w:id="3596"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7FCF5E51">
            <w:pPr>
              <w:keepNext/>
              <w:widowControl/>
              <w:adjustRightInd w:val="0"/>
              <w:snapToGrid w:val="0"/>
              <w:spacing w:before="0" w:after="0" w:line="240" w:lineRule="auto"/>
              <w:ind w:left="0" w:leftChars="0" w:right="0" w:rightChars="0" w:firstLine="0" w:firstLineChars="0"/>
              <w:jc w:val="center"/>
              <w:outlineLvl w:val="9"/>
              <w:rPr>
                <w:del w:id="3598" w:author="白日梦想家" w:date="2026-10-26T15:11:03Z"/>
              </w:rPr>
              <w:pPrChange w:id="3597" w:author="白日梦想家" w:date="2026-10-26T15:11:11Z">
                <w:pPr>
                  <w:keepNext/>
                  <w:snapToGrid w:val="0"/>
                  <w:spacing w:before="0" w:after="0" w:line="370" w:lineRule="exact"/>
                  <w:ind w:left="0" w:leftChars="0" w:right="0" w:rightChars="0" w:firstLine="0" w:firstLineChars="0"/>
                  <w:jc w:val="center"/>
                </w:pPr>
              </w:pPrChange>
            </w:pPr>
            <w:del w:id="3599"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532DA3C3">
            <w:pPr>
              <w:keepNext/>
              <w:widowControl/>
              <w:adjustRightInd w:val="0"/>
              <w:snapToGrid w:val="0"/>
              <w:spacing w:before="0" w:after="0" w:line="240" w:lineRule="auto"/>
              <w:ind w:left="0" w:leftChars="0" w:right="0" w:rightChars="0" w:firstLine="0" w:firstLineChars="0"/>
              <w:jc w:val="center"/>
              <w:outlineLvl w:val="9"/>
              <w:rPr>
                <w:del w:id="3601" w:author="白日梦想家" w:date="2026-10-26T15:11:03Z"/>
              </w:rPr>
              <w:pPrChange w:id="3600" w:author="白日梦想家" w:date="2026-10-26T15:11:11Z">
                <w:pPr>
                  <w:keepNext/>
                  <w:snapToGrid w:val="0"/>
                  <w:spacing w:before="0" w:after="0" w:line="370" w:lineRule="exact"/>
                  <w:ind w:left="0" w:leftChars="0" w:right="0" w:rightChars="0" w:firstLine="0" w:firstLineChars="0"/>
                  <w:jc w:val="center"/>
                </w:pPr>
              </w:pPrChange>
            </w:pPr>
            <w:del w:id="3602"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A8F9630">
            <w:pPr>
              <w:keepNext/>
              <w:widowControl/>
              <w:adjustRightInd w:val="0"/>
              <w:snapToGrid w:val="0"/>
              <w:spacing w:before="0" w:after="0" w:line="240" w:lineRule="auto"/>
              <w:ind w:left="0" w:leftChars="0" w:right="0" w:rightChars="0" w:firstLine="0" w:firstLineChars="0"/>
              <w:jc w:val="center"/>
              <w:outlineLvl w:val="9"/>
              <w:rPr>
                <w:del w:id="3604" w:author="白日梦想家" w:date="2026-10-26T15:11:03Z"/>
              </w:rPr>
              <w:pPrChange w:id="3603" w:author="白日梦想家" w:date="2026-10-26T15:11:11Z">
                <w:pPr>
                  <w:keepNext/>
                  <w:snapToGrid w:val="0"/>
                  <w:spacing w:before="0" w:after="0" w:line="370" w:lineRule="exact"/>
                  <w:ind w:left="0" w:leftChars="0" w:right="0" w:rightChars="0" w:firstLine="0" w:firstLineChars="0"/>
                  <w:jc w:val="center"/>
                </w:pPr>
              </w:pPrChange>
            </w:pPr>
            <w:del w:id="3605" w:author="白日梦想家" w:date="2026-10-26T15:11:03Z">
              <w:r>
                <w:rPr>
                  <w:rFonts w:hint="eastAsia" w:ascii="方正仿宋_GBK" w:hAnsi="方正仿宋_GBK" w:eastAsia="方正仿宋_GBK" w:cs="Times New Roman"/>
                  <w:sz w:val="24"/>
                  <w:szCs w:val="24"/>
                </w:rPr>
                <w:delText>2.37～2.47</w:delText>
              </w:r>
            </w:del>
          </w:p>
        </w:tc>
      </w:tr>
      <w:tr w14:paraId="6D18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06" w:author="白日梦想家" w:date="2026-10-26T15:11:03Z"/>
        </w:trPr>
        <w:tc>
          <w:tcPr>
            <w:tcW w:w="1450" w:type="dxa"/>
            <w:vAlign w:val="center"/>
          </w:tcPr>
          <w:p w14:paraId="0DCE417D">
            <w:pPr>
              <w:keepNext/>
              <w:widowControl/>
              <w:adjustRightInd w:val="0"/>
              <w:snapToGrid w:val="0"/>
              <w:spacing w:before="0" w:after="0" w:line="240" w:lineRule="auto"/>
              <w:ind w:left="0" w:leftChars="0" w:right="0" w:rightChars="0" w:firstLine="0" w:firstLineChars="0"/>
              <w:jc w:val="center"/>
              <w:outlineLvl w:val="9"/>
              <w:rPr>
                <w:del w:id="3608" w:author="白日梦想家" w:date="2026-10-26T15:11:03Z"/>
              </w:rPr>
              <w:pPrChange w:id="3607" w:author="白日梦想家" w:date="2026-10-26T15:11:11Z">
                <w:pPr>
                  <w:keepNext/>
                  <w:snapToGrid w:val="0"/>
                  <w:spacing w:before="0" w:after="0" w:line="370" w:lineRule="exact"/>
                  <w:ind w:left="0" w:leftChars="0" w:right="0" w:rightChars="0" w:firstLine="0" w:firstLineChars="0"/>
                  <w:jc w:val="center"/>
                </w:pPr>
              </w:pPrChange>
            </w:pPr>
            <w:del w:id="360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65DB5B6">
            <w:pPr>
              <w:keepNext/>
              <w:widowControl/>
              <w:adjustRightInd w:val="0"/>
              <w:snapToGrid w:val="0"/>
              <w:spacing w:before="0" w:after="0" w:line="240" w:lineRule="auto"/>
              <w:ind w:left="0" w:leftChars="0" w:right="0" w:rightChars="0" w:firstLine="0" w:firstLineChars="0"/>
              <w:jc w:val="center"/>
              <w:outlineLvl w:val="9"/>
              <w:rPr>
                <w:del w:id="3611" w:author="白日梦想家" w:date="2026-10-26T15:11:03Z"/>
              </w:rPr>
              <w:pPrChange w:id="3610" w:author="白日梦想家" w:date="2026-10-26T15:11:11Z">
                <w:pPr>
                  <w:keepNext/>
                  <w:snapToGrid w:val="0"/>
                  <w:spacing w:before="0" w:after="0" w:line="370" w:lineRule="exact"/>
                  <w:ind w:left="0" w:leftChars="0" w:right="0" w:rightChars="0" w:firstLine="0" w:firstLineChars="0"/>
                  <w:jc w:val="center"/>
                </w:pPr>
              </w:pPrChange>
            </w:pPr>
            <w:del w:id="361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0FCDE28D">
            <w:pPr>
              <w:keepNext/>
              <w:widowControl/>
              <w:adjustRightInd w:val="0"/>
              <w:snapToGrid w:val="0"/>
              <w:spacing w:before="0" w:after="0" w:line="240" w:lineRule="auto"/>
              <w:ind w:left="0" w:leftChars="0" w:right="0" w:rightChars="0" w:firstLine="0" w:firstLineChars="0"/>
              <w:jc w:val="center"/>
              <w:outlineLvl w:val="9"/>
              <w:rPr>
                <w:del w:id="3614" w:author="白日梦想家" w:date="2026-10-26T15:11:03Z"/>
              </w:rPr>
              <w:pPrChange w:id="3613" w:author="白日梦想家" w:date="2026-10-26T15:11:11Z">
                <w:pPr>
                  <w:keepNext/>
                  <w:snapToGrid w:val="0"/>
                  <w:spacing w:before="0" w:after="0" w:line="370" w:lineRule="exact"/>
                  <w:ind w:left="0" w:leftChars="0" w:right="0" w:rightChars="0" w:firstLine="0" w:firstLineChars="0"/>
                  <w:jc w:val="center"/>
                </w:pPr>
              </w:pPrChange>
            </w:pPr>
            <w:del w:id="3615"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ED9727">
            <w:pPr>
              <w:keepNext/>
              <w:widowControl/>
              <w:adjustRightInd w:val="0"/>
              <w:snapToGrid w:val="0"/>
              <w:spacing w:before="0" w:after="0" w:line="240" w:lineRule="auto"/>
              <w:ind w:left="0" w:leftChars="0" w:right="0" w:rightChars="0" w:firstLine="0" w:firstLineChars="0"/>
              <w:jc w:val="center"/>
              <w:outlineLvl w:val="9"/>
              <w:rPr>
                <w:del w:id="3617" w:author="白日梦想家" w:date="2026-10-26T15:11:03Z"/>
              </w:rPr>
              <w:pPrChange w:id="3616" w:author="白日梦想家" w:date="2026-10-26T15:11:11Z">
                <w:pPr>
                  <w:keepNext/>
                  <w:snapToGrid w:val="0"/>
                  <w:spacing w:before="0" w:after="0" w:line="370" w:lineRule="exact"/>
                  <w:ind w:left="0" w:leftChars="0" w:right="0" w:rightChars="0" w:firstLine="0" w:firstLineChars="0"/>
                  <w:jc w:val="center"/>
                </w:pPr>
              </w:pPrChange>
            </w:pPr>
            <w:del w:id="3618"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360F068">
            <w:pPr>
              <w:keepNext/>
              <w:widowControl/>
              <w:adjustRightInd w:val="0"/>
              <w:snapToGrid w:val="0"/>
              <w:spacing w:before="0" w:after="0" w:line="240" w:lineRule="auto"/>
              <w:ind w:left="0" w:leftChars="0" w:right="0" w:rightChars="0" w:firstLine="0" w:firstLineChars="0"/>
              <w:jc w:val="center"/>
              <w:outlineLvl w:val="9"/>
              <w:rPr>
                <w:del w:id="3620" w:author="白日梦想家" w:date="2026-10-26T15:11:03Z"/>
              </w:rPr>
              <w:pPrChange w:id="3619" w:author="白日梦想家" w:date="2026-10-26T15:11:11Z">
                <w:pPr>
                  <w:keepNext/>
                  <w:snapToGrid w:val="0"/>
                  <w:spacing w:before="0" w:after="0" w:line="370" w:lineRule="exact"/>
                  <w:ind w:left="0" w:leftChars="0" w:right="0" w:rightChars="0" w:firstLine="0" w:firstLineChars="0"/>
                  <w:jc w:val="center"/>
                </w:pPr>
              </w:pPrChange>
            </w:pPr>
            <w:del w:id="362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8FB5829">
            <w:pPr>
              <w:keepNext/>
              <w:widowControl/>
              <w:adjustRightInd w:val="0"/>
              <w:snapToGrid w:val="0"/>
              <w:spacing w:before="0" w:after="0" w:line="240" w:lineRule="auto"/>
              <w:ind w:left="0" w:leftChars="0" w:right="0" w:rightChars="0" w:firstLine="0" w:firstLineChars="0"/>
              <w:jc w:val="center"/>
              <w:outlineLvl w:val="9"/>
              <w:rPr>
                <w:del w:id="3623" w:author="白日梦想家" w:date="2026-10-26T15:11:03Z"/>
              </w:rPr>
              <w:pPrChange w:id="3622" w:author="白日梦想家" w:date="2026-10-26T15:11:11Z">
                <w:pPr>
                  <w:keepNext/>
                  <w:snapToGrid w:val="0"/>
                  <w:spacing w:before="0" w:after="0" w:line="370" w:lineRule="exact"/>
                  <w:ind w:left="0" w:leftChars="0" w:right="0" w:rightChars="0" w:firstLine="0" w:firstLineChars="0"/>
                  <w:jc w:val="center"/>
                </w:pPr>
              </w:pPrChange>
            </w:pPr>
            <w:del w:id="3624" w:author="白日梦想家" w:date="2026-10-26T15:11:03Z">
              <w:r>
                <w:rPr>
                  <w:rFonts w:hint="eastAsia" w:ascii="方正仿宋_GBK" w:hAnsi="方正仿宋_GBK" w:eastAsia="方正仿宋_GBK" w:cs="Times New Roman"/>
                  <w:sz w:val="24"/>
                  <w:szCs w:val="24"/>
                </w:rPr>
                <w:delText>1.57～1.67</w:delText>
              </w:r>
            </w:del>
          </w:p>
        </w:tc>
      </w:tr>
      <w:tr w14:paraId="4DE2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25" w:author="白日梦想家" w:date="2026-10-26T15:11:03Z"/>
        </w:trPr>
        <w:tc>
          <w:tcPr>
            <w:tcW w:w="1450" w:type="dxa"/>
            <w:vAlign w:val="center"/>
          </w:tcPr>
          <w:p w14:paraId="62C7F118">
            <w:pPr>
              <w:keepNext/>
              <w:widowControl/>
              <w:adjustRightInd w:val="0"/>
              <w:snapToGrid w:val="0"/>
              <w:spacing w:before="0" w:after="0" w:line="240" w:lineRule="auto"/>
              <w:ind w:left="0" w:leftChars="0" w:right="0" w:rightChars="0" w:firstLine="0" w:firstLineChars="0"/>
              <w:jc w:val="center"/>
              <w:outlineLvl w:val="9"/>
              <w:rPr>
                <w:del w:id="3627" w:author="白日梦想家" w:date="2026-10-26T15:11:03Z"/>
              </w:rPr>
              <w:pPrChange w:id="3626" w:author="白日梦想家" w:date="2026-10-26T15:11:11Z">
                <w:pPr>
                  <w:keepNext/>
                  <w:snapToGrid w:val="0"/>
                  <w:spacing w:before="0" w:after="0" w:line="370" w:lineRule="exact"/>
                  <w:ind w:left="0" w:leftChars="0" w:right="0" w:rightChars="0" w:firstLine="0" w:firstLineChars="0"/>
                  <w:jc w:val="center"/>
                </w:pPr>
              </w:pPrChange>
            </w:pPr>
            <w:del w:id="362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C5451">
            <w:pPr>
              <w:keepNext/>
              <w:widowControl/>
              <w:adjustRightInd w:val="0"/>
              <w:snapToGrid w:val="0"/>
              <w:spacing w:before="0" w:after="0" w:line="240" w:lineRule="auto"/>
              <w:ind w:left="0" w:leftChars="0" w:right="0" w:rightChars="0" w:firstLine="0" w:firstLineChars="0"/>
              <w:jc w:val="center"/>
              <w:outlineLvl w:val="9"/>
              <w:rPr>
                <w:del w:id="3630" w:author="白日梦想家" w:date="2026-10-26T15:11:03Z"/>
              </w:rPr>
              <w:pPrChange w:id="3629" w:author="白日梦想家" w:date="2026-10-26T15:11:11Z">
                <w:pPr>
                  <w:keepNext/>
                  <w:snapToGrid w:val="0"/>
                  <w:spacing w:before="0" w:after="0" w:line="370" w:lineRule="exact"/>
                  <w:ind w:left="0" w:leftChars="0" w:right="0" w:rightChars="0" w:firstLine="0" w:firstLineChars="0"/>
                  <w:jc w:val="center"/>
                </w:pPr>
              </w:pPrChange>
            </w:pPr>
            <w:del w:id="363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BD0970B">
            <w:pPr>
              <w:keepNext/>
              <w:widowControl/>
              <w:adjustRightInd w:val="0"/>
              <w:snapToGrid w:val="0"/>
              <w:spacing w:before="0" w:after="0" w:line="240" w:lineRule="auto"/>
              <w:ind w:left="0" w:leftChars="0" w:right="0" w:rightChars="0" w:firstLine="0" w:firstLineChars="0"/>
              <w:jc w:val="center"/>
              <w:outlineLvl w:val="9"/>
              <w:rPr>
                <w:del w:id="3633" w:author="白日梦想家" w:date="2026-10-26T15:11:03Z"/>
              </w:rPr>
              <w:pPrChange w:id="3632" w:author="白日梦想家" w:date="2026-10-26T15:11:11Z">
                <w:pPr>
                  <w:keepNext/>
                  <w:snapToGrid w:val="0"/>
                  <w:spacing w:before="0" w:after="0" w:line="370" w:lineRule="exact"/>
                  <w:ind w:left="0" w:leftChars="0" w:right="0" w:rightChars="0" w:firstLine="0" w:firstLineChars="0"/>
                  <w:jc w:val="center"/>
                </w:pPr>
              </w:pPrChange>
            </w:pPr>
            <w:del w:id="3634"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4DAEAD5A">
            <w:pPr>
              <w:keepNext/>
              <w:widowControl/>
              <w:adjustRightInd w:val="0"/>
              <w:snapToGrid w:val="0"/>
              <w:spacing w:before="0" w:after="0" w:line="240" w:lineRule="auto"/>
              <w:ind w:left="0" w:leftChars="0" w:right="0" w:rightChars="0" w:firstLine="0" w:firstLineChars="0"/>
              <w:jc w:val="center"/>
              <w:outlineLvl w:val="9"/>
              <w:rPr>
                <w:del w:id="3636" w:author="白日梦想家" w:date="2026-10-26T15:11:03Z"/>
              </w:rPr>
              <w:pPrChange w:id="3635" w:author="白日梦想家" w:date="2026-10-26T15:11:11Z">
                <w:pPr>
                  <w:keepNext/>
                  <w:snapToGrid w:val="0"/>
                  <w:spacing w:before="0" w:after="0" w:line="370" w:lineRule="exact"/>
                  <w:ind w:left="0" w:leftChars="0" w:right="0" w:rightChars="0" w:firstLine="0" w:firstLineChars="0"/>
                  <w:jc w:val="center"/>
                </w:pPr>
              </w:pPrChange>
            </w:pPr>
            <w:del w:id="3637"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1B4F419F">
            <w:pPr>
              <w:keepNext/>
              <w:widowControl/>
              <w:adjustRightInd w:val="0"/>
              <w:snapToGrid w:val="0"/>
              <w:spacing w:before="0" w:after="0" w:line="240" w:lineRule="auto"/>
              <w:ind w:left="0" w:leftChars="0" w:right="0" w:rightChars="0" w:firstLine="0" w:firstLineChars="0"/>
              <w:jc w:val="center"/>
              <w:outlineLvl w:val="9"/>
              <w:rPr>
                <w:del w:id="3639" w:author="白日梦想家" w:date="2026-10-26T15:11:03Z"/>
              </w:rPr>
              <w:pPrChange w:id="3638" w:author="白日梦想家" w:date="2026-10-26T15:11:11Z">
                <w:pPr>
                  <w:keepNext/>
                  <w:snapToGrid w:val="0"/>
                  <w:spacing w:before="0" w:after="0" w:line="370" w:lineRule="exact"/>
                  <w:ind w:left="0" w:leftChars="0" w:right="0" w:rightChars="0" w:firstLine="0" w:firstLineChars="0"/>
                  <w:jc w:val="center"/>
                </w:pPr>
              </w:pPrChange>
            </w:pPr>
            <w:del w:id="3640"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C960336">
            <w:pPr>
              <w:keepNext/>
              <w:widowControl/>
              <w:adjustRightInd w:val="0"/>
              <w:snapToGrid w:val="0"/>
              <w:spacing w:before="0" w:after="0" w:line="240" w:lineRule="auto"/>
              <w:ind w:left="0" w:leftChars="0" w:right="0" w:rightChars="0" w:firstLine="0" w:firstLineChars="0"/>
              <w:jc w:val="center"/>
              <w:outlineLvl w:val="9"/>
              <w:rPr>
                <w:del w:id="3642" w:author="白日梦想家" w:date="2026-10-26T15:11:03Z"/>
              </w:rPr>
              <w:pPrChange w:id="3641" w:author="白日梦想家" w:date="2026-10-26T15:11:11Z">
                <w:pPr>
                  <w:keepNext/>
                  <w:snapToGrid w:val="0"/>
                  <w:spacing w:before="0" w:after="0" w:line="370" w:lineRule="exact"/>
                  <w:ind w:left="0" w:leftChars="0" w:right="0" w:rightChars="0" w:firstLine="0" w:firstLineChars="0"/>
                  <w:jc w:val="center"/>
                </w:pPr>
              </w:pPrChange>
            </w:pPr>
            <w:del w:id="3643" w:author="白日梦想家" w:date="2026-10-26T15:11:03Z">
              <w:r>
                <w:rPr>
                  <w:rFonts w:hint="eastAsia" w:ascii="方正仿宋_GBK" w:hAnsi="方正仿宋_GBK" w:eastAsia="方正仿宋_GBK" w:cs="Times New Roman"/>
                  <w:sz w:val="24"/>
                  <w:szCs w:val="24"/>
                </w:rPr>
                <w:delText>1.73～1.83</w:delText>
              </w:r>
            </w:del>
          </w:p>
        </w:tc>
      </w:tr>
      <w:tr w14:paraId="55616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44" w:author="白日梦想家" w:date="2026-10-26T15:11:03Z"/>
        </w:trPr>
        <w:tc>
          <w:tcPr>
            <w:tcW w:w="1450" w:type="dxa"/>
            <w:vAlign w:val="center"/>
          </w:tcPr>
          <w:p w14:paraId="7A544D53">
            <w:pPr>
              <w:keepNext/>
              <w:widowControl/>
              <w:adjustRightInd w:val="0"/>
              <w:snapToGrid w:val="0"/>
              <w:spacing w:before="0" w:after="0" w:line="240" w:lineRule="auto"/>
              <w:ind w:left="0" w:leftChars="0" w:right="0" w:rightChars="0" w:firstLine="0" w:firstLineChars="0"/>
              <w:jc w:val="center"/>
              <w:outlineLvl w:val="9"/>
              <w:rPr>
                <w:del w:id="3646" w:author="白日梦想家" w:date="2026-10-26T15:11:03Z"/>
              </w:rPr>
              <w:pPrChange w:id="3645" w:author="白日梦想家" w:date="2026-10-26T15:11:11Z">
                <w:pPr>
                  <w:keepNext/>
                  <w:snapToGrid w:val="0"/>
                  <w:spacing w:before="0" w:after="0" w:line="370" w:lineRule="exact"/>
                  <w:ind w:left="0" w:leftChars="0" w:right="0" w:rightChars="0" w:firstLine="0" w:firstLineChars="0"/>
                  <w:jc w:val="center"/>
                </w:pPr>
              </w:pPrChange>
            </w:pPr>
            <w:del w:id="3647"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3CBBC9AA">
            <w:pPr>
              <w:keepNext/>
              <w:widowControl/>
              <w:adjustRightInd w:val="0"/>
              <w:snapToGrid w:val="0"/>
              <w:spacing w:before="0" w:after="0" w:line="240" w:lineRule="auto"/>
              <w:ind w:left="0" w:leftChars="0" w:right="0" w:rightChars="0" w:firstLine="0" w:firstLineChars="0"/>
              <w:jc w:val="center"/>
              <w:outlineLvl w:val="9"/>
              <w:rPr>
                <w:del w:id="3649" w:author="白日梦想家" w:date="2026-10-26T15:11:03Z"/>
              </w:rPr>
              <w:pPrChange w:id="3648" w:author="白日梦想家" w:date="2026-10-26T15:11:11Z">
                <w:pPr>
                  <w:keepNext/>
                  <w:snapToGrid w:val="0"/>
                  <w:spacing w:before="0" w:after="0" w:line="370" w:lineRule="exact"/>
                  <w:ind w:left="0" w:leftChars="0" w:right="0" w:rightChars="0" w:firstLine="0" w:firstLineChars="0"/>
                  <w:jc w:val="center"/>
                </w:pPr>
              </w:pPrChange>
            </w:pPr>
            <w:del w:id="365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55F68A0">
            <w:pPr>
              <w:keepNext/>
              <w:widowControl/>
              <w:adjustRightInd w:val="0"/>
              <w:snapToGrid w:val="0"/>
              <w:spacing w:before="0" w:after="0" w:line="240" w:lineRule="auto"/>
              <w:ind w:left="0" w:leftChars="0" w:right="0" w:rightChars="0" w:firstLine="0" w:firstLineChars="0"/>
              <w:jc w:val="center"/>
              <w:outlineLvl w:val="9"/>
              <w:rPr>
                <w:del w:id="3652" w:author="白日梦想家" w:date="2026-10-26T15:11:03Z"/>
              </w:rPr>
              <w:pPrChange w:id="3651" w:author="白日梦想家" w:date="2026-10-26T15:11:11Z">
                <w:pPr>
                  <w:keepNext/>
                  <w:snapToGrid w:val="0"/>
                  <w:spacing w:before="0" w:after="0" w:line="370" w:lineRule="exact"/>
                  <w:ind w:left="0" w:leftChars="0" w:right="0" w:rightChars="0" w:firstLine="0" w:firstLineChars="0"/>
                  <w:jc w:val="center"/>
                </w:pPr>
              </w:pPrChange>
            </w:pPr>
            <w:del w:id="3653"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2285C98C">
            <w:pPr>
              <w:keepNext/>
              <w:widowControl/>
              <w:adjustRightInd w:val="0"/>
              <w:snapToGrid w:val="0"/>
              <w:spacing w:before="0" w:after="0" w:line="240" w:lineRule="auto"/>
              <w:ind w:left="0" w:leftChars="0" w:right="0" w:rightChars="0" w:firstLine="0" w:firstLineChars="0"/>
              <w:jc w:val="center"/>
              <w:outlineLvl w:val="9"/>
              <w:rPr>
                <w:del w:id="3655" w:author="白日梦想家" w:date="2026-10-26T15:11:03Z"/>
              </w:rPr>
              <w:pPrChange w:id="3654" w:author="白日梦想家" w:date="2026-10-26T15:11:11Z">
                <w:pPr>
                  <w:keepNext/>
                  <w:snapToGrid w:val="0"/>
                  <w:spacing w:before="0" w:after="0" w:line="370" w:lineRule="exact"/>
                  <w:ind w:left="0" w:leftChars="0" w:right="0" w:rightChars="0" w:firstLine="0" w:firstLineChars="0"/>
                  <w:jc w:val="center"/>
                </w:pPr>
              </w:pPrChange>
            </w:pPr>
            <w:del w:id="3656"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1E4B54C1">
            <w:pPr>
              <w:keepNext/>
              <w:widowControl/>
              <w:adjustRightInd w:val="0"/>
              <w:snapToGrid w:val="0"/>
              <w:spacing w:before="0" w:after="0" w:line="240" w:lineRule="auto"/>
              <w:ind w:left="0" w:leftChars="0" w:right="0" w:rightChars="0" w:firstLine="0" w:firstLineChars="0"/>
              <w:jc w:val="center"/>
              <w:outlineLvl w:val="9"/>
              <w:rPr>
                <w:del w:id="3658" w:author="白日梦想家" w:date="2026-10-26T15:11:03Z"/>
              </w:rPr>
              <w:pPrChange w:id="3657" w:author="白日梦想家" w:date="2026-10-26T15:11:11Z">
                <w:pPr>
                  <w:keepNext/>
                  <w:snapToGrid w:val="0"/>
                  <w:spacing w:before="0" w:after="0" w:line="370" w:lineRule="exact"/>
                  <w:ind w:left="0" w:leftChars="0" w:right="0" w:rightChars="0" w:firstLine="0" w:firstLineChars="0"/>
                  <w:jc w:val="center"/>
                </w:pPr>
              </w:pPrChange>
            </w:pPr>
            <w:del w:id="3659" w:author="白日梦想家" w:date="2026-10-26T15:11:03Z">
              <w:r>
                <w:rPr>
                  <w:rFonts w:hint="eastAsia" w:ascii="方正仿宋_GBK" w:hAnsi="方正仿宋_GBK" w:eastAsia="方正仿宋_GBK" w:cs="Times New Roman"/>
                  <w:sz w:val="24"/>
                  <w:szCs w:val="24"/>
                </w:rPr>
                <w:delText>2.34～2.43</w:delText>
              </w:r>
            </w:del>
          </w:p>
        </w:tc>
        <w:tc>
          <w:tcPr>
            <w:tcW w:w="1453" w:type="dxa"/>
            <w:vAlign w:val="center"/>
          </w:tcPr>
          <w:p w14:paraId="45BC30D7">
            <w:pPr>
              <w:keepNext/>
              <w:widowControl/>
              <w:adjustRightInd w:val="0"/>
              <w:snapToGrid w:val="0"/>
              <w:spacing w:before="0" w:after="0" w:line="240" w:lineRule="auto"/>
              <w:ind w:left="0" w:leftChars="0" w:right="0" w:rightChars="0" w:firstLine="0" w:firstLineChars="0"/>
              <w:jc w:val="center"/>
              <w:outlineLvl w:val="9"/>
              <w:rPr>
                <w:del w:id="3661" w:author="白日梦想家" w:date="2026-10-26T15:11:03Z"/>
              </w:rPr>
              <w:pPrChange w:id="3660" w:author="白日梦想家" w:date="2026-10-26T15:11:11Z">
                <w:pPr>
                  <w:keepNext/>
                  <w:snapToGrid w:val="0"/>
                  <w:spacing w:before="0" w:after="0" w:line="370" w:lineRule="exact"/>
                  <w:ind w:left="0" w:leftChars="0" w:right="0" w:rightChars="0" w:firstLine="0" w:firstLineChars="0"/>
                  <w:jc w:val="center"/>
                </w:pPr>
              </w:pPrChange>
            </w:pPr>
            <w:del w:id="3662" w:author="白日梦想家" w:date="2026-10-26T15:11:03Z">
              <w:r>
                <w:rPr>
                  <w:rFonts w:hint="eastAsia" w:ascii="方正仿宋_GBK" w:hAnsi="方正仿宋_GBK" w:eastAsia="方正仿宋_GBK" w:cs="Times New Roman"/>
                  <w:sz w:val="24"/>
                  <w:szCs w:val="24"/>
                </w:rPr>
                <w:delText>2.25～2.34</w:delText>
              </w:r>
            </w:del>
          </w:p>
        </w:tc>
      </w:tr>
      <w:tr w14:paraId="7BC1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63" w:author="白日梦想家" w:date="2026-10-26T15:11:03Z"/>
        </w:trPr>
        <w:tc>
          <w:tcPr>
            <w:tcW w:w="1450" w:type="dxa"/>
            <w:vAlign w:val="center"/>
          </w:tcPr>
          <w:p w14:paraId="405EDD18">
            <w:pPr>
              <w:keepNext/>
              <w:widowControl/>
              <w:adjustRightInd w:val="0"/>
              <w:snapToGrid w:val="0"/>
              <w:spacing w:before="0" w:after="0" w:line="240" w:lineRule="auto"/>
              <w:ind w:left="0" w:leftChars="0" w:right="0" w:rightChars="0" w:firstLine="0" w:firstLineChars="0"/>
              <w:jc w:val="center"/>
              <w:outlineLvl w:val="9"/>
              <w:rPr>
                <w:del w:id="3665" w:author="白日梦想家" w:date="2026-10-26T15:11:03Z"/>
              </w:rPr>
              <w:pPrChange w:id="3664" w:author="白日梦想家" w:date="2026-10-26T15:11:11Z">
                <w:pPr>
                  <w:keepNext/>
                  <w:snapToGrid w:val="0"/>
                  <w:spacing w:before="0" w:after="0" w:line="370" w:lineRule="exact"/>
                  <w:ind w:left="0" w:leftChars="0" w:right="0" w:rightChars="0" w:firstLine="0" w:firstLineChars="0"/>
                  <w:jc w:val="center"/>
                </w:pPr>
              </w:pPrChange>
            </w:pPr>
            <w:del w:id="366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F85317B">
            <w:pPr>
              <w:keepNext/>
              <w:widowControl/>
              <w:adjustRightInd w:val="0"/>
              <w:snapToGrid w:val="0"/>
              <w:spacing w:before="0" w:after="0" w:line="240" w:lineRule="auto"/>
              <w:ind w:left="0" w:leftChars="0" w:right="0" w:rightChars="0" w:firstLine="0" w:firstLineChars="0"/>
              <w:jc w:val="center"/>
              <w:outlineLvl w:val="9"/>
              <w:rPr>
                <w:del w:id="3668" w:author="白日梦想家" w:date="2026-10-26T15:11:03Z"/>
              </w:rPr>
              <w:pPrChange w:id="3667" w:author="白日梦想家" w:date="2026-10-26T15:11:11Z">
                <w:pPr>
                  <w:keepNext/>
                  <w:snapToGrid w:val="0"/>
                  <w:spacing w:before="0" w:after="0" w:line="370" w:lineRule="exact"/>
                  <w:ind w:left="0" w:leftChars="0" w:right="0" w:rightChars="0" w:firstLine="0" w:firstLineChars="0"/>
                  <w:jc w:val="center"/>
                </w:pPr>
              </w:pPrChange>
            </w:pPr>
            <w:del w:id="366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17FDC6C">
            <w:pPr>
              <w:keepNext/>
              <w:widowControl/>
              <w:adjustRightInd w:val="0"/>
              <w:snapToGrid w:val="0"/>
              <w:spacing w:before="0" w:after="0" w:line="240" w:lineRule="auto"/>
              <w:ind w:left="0" w:leftChars="0" w:right="0" w:rightChars="0" w:firstLine="0" w:firstLineChars="0"/>
              <w:jc w:val="center"/>
              <w:outlineLvl w:val="9"/>
              <w:rPr>
                <w:del w:id="3671" w:author="白日梦想家" w:date="2026-10-26T15:11:03Z"/>
              </w:rPr>
              <w:pPrChange w:id="3670" w:author="白日梦想家" w:date="2026-10-26T15:11:11Z">
                <w:pPr>
                  <w:keepNext/>
                  <w:snapToGrid w:val="0"/>
                  <w:spacing w:before="0" w:after="0" w:line="370" w:lineRule="exact"/>
                  <w:ind w:left="0" w:leftChars="0" w:right="0" w:rightChars="0" w:firstLine="0" w:firstLineChars="0"/>
                  <w:jc w:val="center"/>
                </w:pPr>
              </w:pPrChange>
            </w:pPr>
            <w:del w:id="3672"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41242846">
            <w:pPr>
              <w:keepNext/>
              <w:widowControl/>
              <w:adjustRightInd w:val="0"/>
              <w:snapToGrid w:val="0"/>
              <w:spacing w:before="0" w:after="0" w:line="240" w:lineRule="auto"/>
              <w:ind w:left="0" w:leftChars="0" w:right="0" w:rightChars="0" w:firstLine="0" w:firstLineChars="0"/>
              <w:jc w:val="center"/>
              <w:outlineLvl w:val="9"/>
              <w:rPr>
                <w:del w:id="3674" w:author="白日梦想家" w:date="2026-10-26T15:11:03Z"/>
              </w:rPr>
              <w:pPrChange w:id="3673" w:author="白日梦想家" w:date="2026-10-26T15:11:11Z">
                <w:pPr>
                  <w:keepNext/>
                  <w:snapToGrid w:val="0"/>
                  <w:spacing w:before="0" w:after="0" w:line="370" w:lineRule="exact"/>
                  <w:ind w:left="0" w:leftChars="0" w:right="0" w:rightChars="0" w:firstLine="0" w:firstLineChars="0"/>
                  <w:jc w:val="center"/>
                </w:pPr>
              </w:pPrChange>
            </w:pPr>
            <w:del w:id="3675"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37CDE4F6">
            <w:pPr>
              <w:keepNext/>
              <w:widowControl/>
              <w:adjustRightInd w:val="0"/>
              <w:snapToGrid w:val="0"/>
              <w:spacing w:before="0" w:after="0" w:line="240" w:lineRule="auto"/>
              <w:ind w:left="0" w:leftChars="0" w:right="0" w:rightChars="0" w:firstLine="0" w:firstLineChars="0"/>
              <w:jc w:val="center"/>
              <w:outlineLvl w:val="9"/>
              <w:rPr>
                <w:del w:id="3677" w:author="白日梦想家" w:date="2026-10-26T15:11:03Z"/>
              </w:rPr>
              <w:pPrChange w:id="3676" w:author="白日梦想家" w:date="2026-10-26T15:11:11Z">
                <w:pPr>
                  <w:keepNext/>
                  <w:snapToGrid w:val="0"/>
                  <w:spacing w:before="0" w:after="0" w:line="370" w:lineRule="exact"/>
                  <w:ind w:left="0" w:leftChars="0" w:right="0" w:rightChars="0" w:firstLine="0" w:firstLineChars="0"/>
                  <w:jc w:val="center"/>
                </w:pPr>
              </w:pPrChange>
            </w:pPr>
            <w:del w:id="3678"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593A6F8">
            <w:pPr>
              <w:keepNext/>
              <w:widowControl/>
              <w:adjustRightInd w:val="0"/>
              <w:snapToGrid w:val="0"/>
              <w:spacing w:before="0" w:after="0" w:line="240" w:lineRule="auto"/>
              <w:ind w:left="0" w:leftChars="0" w:right="0" w:rightChars="0" w:firstLine="0" w:firstLineChars="0"/>
              <w:jc w:val="center"/>
              <w:outlineLvl w:val="9"/>
              <w:rPr>
                <w:del w:id="3680" w:author="白日梦想家" w:date="2026-10-26T15:11:03Z"/>
              </w:rPr>
              <w:pPrChange w:id="3679" w:author="白日梦想家" w:date="2026-10-26T15:11:11Z">
                <w:pPr>
                  <w:keepNext/>
                  <w:snapToGrid w:val="0"/>
                  <w:spacing w:before="0" w:after="0" w:line="370" w:lineRule="exact"/>
                  <w:ind w:left="0" w:leftChars="0" w:right="0" w:rightChars="0" w:firstLine="0" w:firstLineChars="0"/>
                  <w:jc w:val="center"/>
                </w:pPr>
              </w:pPrChange>
            </w:pPr>
            <w:del w:id="3681" w:author="白日梦想家" w:date="2026-10-26T15:11:03Z">
              <w:r>
                <w:rPr>
                  <w:rFonts w:hint="eastAsia" w:ascii="方正仿宋_GBK" w:hAnsi="方正仿宋_GBK" w:eastAsia="方正仿宋_GBK" w:cs="Times New Roman"/>
                  <w:sz w:val="24"/>
                  <w:szCs w:val="24"/>
                </w:rPr>
                <w:delText>1.45～1.55</w:delText>
              </w:r>
            </w:del>
          </w:p>
        </w:tc>
      </w:tr>
      <w:tr w14:paraId="5D37A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82" w:author="白日梦想家" w:date="2026-10-26T15:11:03Z"/>
        </w:trPr>
        <w:tc>
          <w:tcPr>
            <w:tcW w:w="1450" w:type="dxa"/>
            <w:vAlign w:val="center"/>
          </w:tcPr>
          <w:p w14:paraId="6275FC61">
            <w:pPr>
              <w:keepNext/>
              <w:widowControl/>
              <w:adjustRightInd w:val="0"/>
              <w:snapToGrid w:val="0"/>
              <w:spacing w:before="0" w:after="0" w:line="240" w:lineRule="auto"/>
              <w:ind w:left="0" w:leftChars="0" w:right="0" w:rightChars="0" w:firstLine="0" w:firstLineChars="0"/>
              <w:jc w:val="center"/>
              <w:outlineLvl w:val="9"/>
              <w:rPr>
                <w:del w:id="3684" w:author="白日梦想家" w:date="2026-10-26T15:11:03Z"/>
              </w:rPr>
              <w:pPrChange w:id="3683" w:author="白日梦想家" w:date="2026-10-26T15:11:11Z">
                <w:pPr>
                  <w:keepNext/>
                  <w:snapToGrid w:val="0"/>
                  <w:spacing w:before="0" w:after="0" w:line="370" w:lineRule="exact"/>
                  <w:ind w:left="0" w:leftChars="0" w:right="0" w:rightChars="0" w:firstLine="0" w:firstLineChars="0"/>
                  <w:jc w:val="center"/>
                </w:pPr>
              </w:pPrChange>
            </w:pPr>
            <w:del w:id="368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7E60DD51">
            <w:pPr>
              <w:keepNext/>
              <w:widowControl/>
              <w:adjustRightInd w:val="0"/>
              <w:snapToGrid w:val="0"/>
              <w:spacing w:before="0" w:after="0" w:line="240" w:lineRule="auto"/>
              <w:ind w:left="0" w:leftChars="0" w:right="0" w:rightChars="0" w:firstLine="0" w:firstLineChars="0"/>
              <w:jc w:val="center"/>
              <w:outlineLvl w:val="9"/>
              <w:rPr>
                <w:del w:id="3687" w:author="白日梦想家" w:date="2026-10-26T15:11:03Z"/>
              </w:rPr>
              <w:pPrChange w:id="3686" w:author="白日梦想家" w:date="2026-10-26T15:11:11Z">
                <w:pPr>
                  <w:keepNext/>
                  <w:snapToGrid w:val="0"/>
                  <w:spacing w:before="0" w:after="0" w:line="370" w:lineRule="exact"/>
                  <w:ind w:left="0" w:leftChars="0" w:right="0" w:rightChars="0" w:firstLine="0" w:firstLineChars="0"/>
                  <w:jc w:val="center"/>
                </w:pPr>
              </w:pPrChange>
            </w:pPr>
            <w:del w:id="368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5F8854FD">
            <w:pPr>
              <w:keepNext/>
              <w:widowControl/>
              <w:adjustRightInd w:val="0"/>
              <w:snapToGrid w:val="0"/>
              <w:spacing w:before="0" w:after="0" w:line="240" w:lineRule="auto"/>
              <w:ind w:left="0" w:leftChars="0" w:right="0" w:rightChars="0" w:firstLine="0" w:firstLineChars="0"/>
              <w:jc w:val="center"/>
              <w:outlineLvl w:val="9"/>
              <w:rPr>
                <w:del w:id="3690" w:author="白日梦想家" w:date="2026-10-26T15:11:03Z"/>
              </w:rPr>
              <w:pPrChange w:id="3689" w:author="白日梦想家" w:date="2026-10-26T15:11:11Z">
                <w:pPr>
                  <w:keepNext/>
                  <w:snapToGrid w:val="0"/>
                  <w:spacing w:before="0" w:after="0" w:line="370" w:lineRule="exact"/>
                  <w:ind w:left="0" w:leftChars="0" w:right="0" w:rightChars="0" w:firstLine="0" w:firstLineChars="0"/>
                  <w:jc w:val="center"/>
                </w:pPr>
              </w:pPrChange>
            </w:pPr>
            <w:del w:id="3691"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85981DF">
            <w:pPr>
              <w:keepNext/>
              <w:widowControl/>
              <w:adjustRightInd w:val="0"/>
              <w:snapToGrid w:val="0"/>
              <w:spacing w:before="0" w:after="0" w:line="240" w:lineRule="auto"/>
              <w:ind w:left="0" w:leftChars="0" w:right="0" w:rightChars="0" w:firstLine="0" w:firstLineChars="0"/>
              <w:jc w:val="center"/>
              <w:outlineLvl w:val="9"/>
              <w:rPr>
                <w:del w:id="3693" w:author="白日梦想家" w:date="2026-10-26T15:11:03Z"/>
              </w:rPr>
              <w:pPrChange w:id="3692" w:author="白日梦想家" w:date="2026-10-26T15:11:11Z">
                <w:pPr>
                  <w:keepNext/>
                  <w:snapToGrid w:val="0"/>
                  <w:spacing w:before="0" w:after="0" w:line="370" w:lineRule="exact"/>
                  <w:ind w:left="0" w:leftChars="0" w:right="0" w:rightChars="0" w:firstLine="0" w:firstLineChars="0"/>
                  <w:jc w:val="center"/>
                </w:pPr>
              </w:pPrChange>
            </w:pPr>
            <w:del w:id="3694"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0B24741D">
            <w:pPr>
              <w:keepNext/>
              <w:widowControl/>
              <w:adjustRightInd w:val="0"/>
              <w:snapToGrid w:val="0"/>
              <w:spacing w:before="0" w:after="0" w:line="240" w:lineRule="auto"/>
              <w:ind w:left="0" w:leftChars="0" w:right="0" w:rightChars="0" w:firstLine="0" w:firstLineChars="0"/>
              <w:jc w:val="center"/>
              <w:outlineLvl w:val="9"/>
              <w:rPr>
                <w:del w:id="3696" w:author="白日梦想家" w:date="2026-10-26T15:11:03Z"/>
              </w:rPr>
              <w:pPrChange w:id="3695" w:author="白日梦想家" w:date="2026-10-26T15:11:11Z">
                <w:pPr>
                  <w:keepNext/>
                  <w:snapToGrid w:val="0"/>
                  <w:spacing w:before="0" w:after="0" w:line="370" w:lineRule="exact"/>
                  <w:ind w:left="0" w:leftChars="0" w:right="0" w:rightChars="0" w:firstLine="0" w:firstLineChars="0"/>
                  <w:jc w:val="center"/>
                </w:pPr>
              </w:pPrChange>
            </w:pPr>
            <w:del w:id="3697" w:author="白日梦想家" w:date="2026-10-26T15:11:03Z">
              <w:r>
                <w:rPr>
                  <w:rFonts w:hint="eastAsia" w:ascii="方正仿宋_GBK" w:hAnsi="方正仿宋_GBK" w:eastAsia="方正仿宋_GBK" w:cs="Times New Roman"/>
                  <w:sz w:val="24"/>
                  <w:szCs w:val="24"/>
                </w:rPr>
                <w:delText>1.89～1.99</w:delText>
              </w:r>
            </w:del>
          </w:p>
        </w:tc>
        <w:tc>
          <w:tcPr>
            <w:tcW w:w="1453" w:type="dxa"/>
            <w:vAlign w:val="center"/>
          </w:tcPr>
          <w:p w14:paraId="6FADD1C4">
            <w:pPr>
              <w:keepNext/>
              <w:widowControl/>
              <w:adjustRightInd w:val="0"/>
              <w:snapToGrid w:val="0"/>
              <w:spacing w:before="0" w:after="0" w:line="240" w:lineRule="auto"/>
              <w:ind w:left="0" w:leftChars="0" w:right="0" w:rightChars="0" w:firstLine="0" w:firstLineChars="0"/>
              <w:jc w:val="center"/>
              <w:outlineLvl w:val="9"/>
              <w:rPr>
                <w:del w:id="3699" w:author="白日梦想家" w:date="2026-10-26T15:11:03Z"/>
              </w:rPr>
              <w:pPrChange w:id="3698" w:author="白日梦想家" w:date="2026-10-26T15:11:11Z">
                <w:pPr>
                  <w:keepNext/>
                  <w:snapToGrid w:val="0"/>
                  <w:spacing w:before="0" w:after="0" w:line="370" w:lineRule="exact"/>
                  <w:ind w:left="0" w:leftChars="0" w:right="0" w:rightChars="0" w:firstLine="0" w:firstLineChars="0"/>
                  <w:jc w:val="center"/>
                </w:pPr>
              </w:pPrChange>
            </w:pPr>
            <w:del w:id="3700" w:author="白日梦想家" w:date="2026-10-26T15:11:03Z">
              <w:r>
                <w:rPr>
                  <w:rFonts w:hint="eastAsia" w:ascii="方正仿宋_GBK" w:hAnsi="方正仿宋_GBK" w:eastAsia="方正仿宋_GBK" w:cs="Times New Roman"/>
                  <w:sz w:val="24"/>
                  <w:szCs w:val="24"/>
                </w:rPr>
                <w:delText>1.57～1.67</w:delText>
              </w:r>
            </w:del>
          </w:p>
        </w:tc>
      </w:tr>
      <w:tr w14:paraId="2D75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01" w:author="白日梦想家" w:date="2026-10-26T15:11:03Z"/>
        </w:trPr>
        <w:tc>
          <w:tcPr>
            <w:tcW w:w="1450" w:type="dxa"/>
            <w:vAlign w:val="center"/>
          </w:tcPr>
          <w:p w14:paraId="21CE1260">
            <w:pPr>
              <w:keepNext/>
              <w:widowControl/>
              <w:adjustRightInd w:val="0"/>
              <w:snapToGrid w:val="0"/>
              <w:spacing w:before="0" w:after="0" w:line="240" w:lineRule="auto"/>
              <w:ind w:left="0" w:leftChars="0" w:right="0" w:rightChars="0" w:firstLine="0" w:firstLineChars="0"/>
              <w:jc w:val="center"/>
              <w:outlineLvl w:val="9"/>
              <w:rPr>
                <w:del w:id="3703" w:author="白日梦想家" w:date="2026-10-26T15:11:03Z"/>
              </w:rPr>
              <w:pPrChange w:id="3702" w:author="白日梦想家" w:date="2026-10-26T15:11:11Z">
                <w:pPr>
                  <w:snapToGrid w:val="0"/>
                  <w:spacing w:before="0" w:after="0" w:line="370" w:lineRule="exact"/>
                  <w:ind w:left="0" w:leftChars="0" w:right="0" w:rightChars="0" w:firstLine="0" w:firstLineChars="0"/>
                  <w:jc w:val="center"/>
                </w:pPr>
              </w:pPrChange>
            </w:pPr>
            <w:del w:id="3704"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F936A47">
            <w:pPr>
              <w:keepNext/>
              <w:widowControl/>
              <w:adjustRightInd w:val="0"/>
              <w:snapToGrid w:val="0"/>
              <w:spacing w:before="0" w:after="0" w:line="240" w:lineRule="auto"/>
              <w:ind w:left="0" w:leftChars="0" w:right="0" w:rightChars="0" w:firstLine="0" w:firstLineChars="0"/>
              <w:jc w:val="center"/>
              <w:outlineLvl w:val="9"/>
              <w:rPr>
                <w:del w:id="3706" w:author="白日梦想家" w:date="2026-10-26T15:11:03Z"/>
              </w:rPr>
              <w:pPrChange w:id="3705" w:author="白日梦想家" w:date="2026-10-26T15:11:11Z">
                <w:pPr>
                  <w:snapToGrid w:val="0"/>
                  <w:spacing w:before="0" w:after="0" w:line="370" w:lineRule="exact"/>
                  <w:ind w:left="0" w:leftChars="0" w:right="0" w:rightChars="0" w:firstLine="0" w:firstLineChars="0"/>
                  <w:jc w:val="center"/>
                </w:pPr>
              </w:pPrChange>
            </w:pPr>
            <w:del w:id="370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BB2C806">
            <w:pPr>
              <w:keepNext/>
              <w:widowControl/>
              <w:adjustRightInd w:val="0"/>
              <w:snapToGrid w:val="0"/>
              <w:spacing w:before="0" w:after="0" w:line="240" w:lineRule="auto"/>
              <w:ind w:left="0" w:leftChars="0" w:right="0" w:rightChars="0" w:firstLine="0" w:firstLineChars="0"/>
              <w:jc w:val="center"/>
              <w:outlineLvl w:val="9"/>
              <w:rPr>
                <w:del w:id="3709" w:author="白日梦想家" w:date="2026-10-26T15:11:03Z"/>
              </w:rPr>
              <w:pPrChange w:id="3708" w:author="白日梦想家" w:date="2026-10-26T15:11:11Z">
                <w:pPr>
                  <w:snapToGrid w:val="0"/>
                  <w:spacing w:before="0" w:after="0" w:line="370" w:lineRule="exact"/>
                  <w:ind w:left="0" w:leftChars="0" w:right="0" w:rightChars="0" w:firstLine="0" w:firstLineChars="0"/>
                  <w:jc w:val="center"/>
                </w:pPr>
              </w:pPrChange>
            </w:pPr>
            <w:del w:id="3710"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6E1FF324">
            <w:pPr>
              <w:keepNext/>
              <w:widowControl/>
              <w:adjustRightInd w:val="0"/>
              <w:snapToGrid w:val="0"/>
              <w:spacing w:before="0" w:after="0" w:line="240" w:lineRule="auto"/>
              <w:ind w:left="0" w:leftChars="0" w:right="0" w:rightChars="0" w:firstLine="0" w:firstLineChars="0"/>
              <w:jc w:val="center"/>
              <w:outlineLvl w:val="9"/>
              <w:rPr>
                <w:del w:id="3712" w:author="白日梦想家" w:date="2026-10-26T15:11:03Z"/>
              </w:rPr>
              <w:pPrChange w:id="3711" w:author="白日梦想家" w:date="2026-10-26T15:11:11Z">
                <w:pPr>
                  <w:snapToGrid w:val="0"/>
                  <w:spacing w:before="0" w:after="0" w:line="370" w:lineRule="exact"/>
                  <w:ind w:left="0" w:leftChars="0" w:right="0" w:rightChars="0" w:firstLine="0" w:firstLineChars="0"/>
                  <w:jc w:val="center"/>
                </w:pPr>
              </w:pPrChange>
            </w:pPr>
            <w:del w:id="3713"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4B7E4ECF">
            <w:pPr>
              <w:keepNext/>
              <w:widowControl/>
              <w:adjustRightInd w:val="0"/>
              <w:snapToGrid w:val="0"/>
              <w:spacing w:before="0" w:after="0" w:line="240" w:lineRule="auto"/>
              <w:ind w:left="0" w:leftChars="0" w:right="0" w:rightChars="0" w:firstLine="0" w:firstLineChars="0"/>
              <w:jc w:val="center"/>
              <w:outlineLvl w:val="9"/>
              <w:rPr>
                <w:del w:id="3715" w:author="白日梦想家" w:date="2026-10-26T15:11:03Z"/>
              </w:rPr>
              <w:pPrChange w:id="3714" w:author="白日梦想家" w:date="2026-10-26T15:11:11Z">
                <w:pPr>
                  <w:snapToGrid w:val="0"/>
                  <w:spacing w:before="0" w:after="0" w:line="370" w:lineRule="exact"/>
                  <w:ind w:left="0" w:leftChars="0" w:right="0" w:rightChars="0" w:firstLine="0" w:firstLineChars="0"/>
                  <w:jc w:val="center"/>
                </w:pPr>
              </w:pPrChange>
            </w:pPr>
            <w:del w:id="3716"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5D69D60C">
            <w:pPr>
              <w:keepNext/>
              <w:widowControl/>
              <w:adjustRightInd w:val="0"/>
              <w:snapToGrid w:val="0"/>
              <w:spacing w:before="0" w:after="0" w:line="240" w:lineRule="auto"/>
              <w:ind w:left="0" w:leftChars="0" w:right="0" w:rightChars="0" w:firstLine="0" w:firstLineChars="0"/>
              <w:jc w:val="center"/>
              <w:outlineLvl w:val="9"/>
              <w:rPr>
                <w:del w:id="3718" w:author="白日梦想家" w:date="2026-10-26T15:11:03Z"/>
              </w:rPr>
              <w:pPrChange w:id="3717" w:author="白日梦想家" w:date="2026-10-26T15:11:11Z">
                <w:pPr>
                  <w:snapToGrid w:val="0"/>
                  <w:spacing w:before="0" w:after="0" w:line="370" w:lineRule="exact"/>
                  <w:ind w:left="0" w:leftChars="0" w:right="0" w:rightChars="0" w:firstLine="0" w:firstLineChars="0"/>
                  <w:jc w:val="center"/>
                </w:pPr>
              </w:pPrChange>
            </w:pPr>
            <w:del w:id="3719" w:author="白日梦想家" w:date="2026-10-26T15:11:03Z">
              <w:r>
                <w:rPr>
                  <w:rFonts w:hint="eastAsia" w:ascii="方正仿宋_GBK" w:hAnsi="方正仿宋_GBK" w:eastAsia="方正仿宋_GBK" w:cs="Times New Roman"/>
                  <w:sz w:val="24"/>
                  <w:szCs w:val="24"/>
                </w:rPr>
                <w:delText>2.09～2.19</w:delText>
              </w:r>
            </w:del>
          </w:p>
        </w:tc>
      </w:tr>
    </w:tbl>
    <w:p w14:paraId="1DF0B29B">
      <w:pPr>
        <w:keepNext/>
        <w:widowControl/>
        <w:adjustRightInd w:val="0"/>
        <w:snapToGrid w:val="0"/>
        <w:ind w:left="0" w:leftChars="0" w:right="0" w:rightChars="0" w:firstLine="0" w:firstLineChars="0"/>
        <w:jc w:val="center"/>
        <w:outlineLvl w:val="9"/>
        <w:rPr>
          <w:del w:id="3720" w:author="白日梦想家" w:date="2026-10-26T15:11:03Z"/>
          <w:rFonts w:hint="eastAsia" w:ascii="方正仿宋_GBK" w:hAnsi="方正仿宋_GBK" w:eastAsia="方正仿宋_GBK" w:cs="Times New Roman"/>
          <w:sz w:val="32"/>
          <w:szCs w:val="32"/>
          <w:highlight w:val="none"/>
          <w14:ligatures w14:val="standardContextual"/>
        </w:rPr>
      </w:pPr>
      <w:del w:id="3721" w:author="白日梦想家" w:date="2026-10-26T15:11:03Z">
        <w:r>
          <w:rPr>
            <w:rFonts w:hint="eastAsia" w:ascii="方正仿宋_GBK" w:hAnsi="方正仿宋_GBK" w:eastAsia="方正仿宋_GBK" w:cs="Times New Roman"/>
            <w:sz w:val="32"/>
            <w:szCs w:val="32"/>
          </w:rPr>
          <w:delText>表12 容载比推荐（电缆占比&gt;30%、分散系数≤1.15）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6AD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722" w:author="白日梦想家" w:date="2026-10-26T15:11:03Z"/>
        </w:trPr>
        <w:tc>
          <w:tcPr>
            <w:tcW w:w="1450" w:type="dxa"/>
            <w:vAlign w:val="center"/>
          </w:tcPr>
          <w:p w14:paraId="7D087A72">
            <w:pPr>
              <w:keepNext/>
              <w:widowControl/>
              <w:adjustRightInd w:val="0"/>
              <w:snapToGrid w:val="0"/>
              <w:spacing w:before="0" w:after="0" w:line="240" w:lineRule="auto"/>
              <w:ind w:left="0" w:leftChars="0" w:right="0" w:rightChars="0" w:firstLine="0" w:firstLineChars="0"/>
              <w:jc w:val="center"/>
              <w:outlineLvl w:val="9"/>
              <w:rPr>
                <w:del w:id="3724" w:author="白日梦想家" w:date="2026-10-26T15:11:03Z"/>
              </w:rPr>
              <w:pPrChange w:id="3723" w:author="白日梦想家" w:date="2026-10-26T15:11:11Z">
                <w:pPr>
                  <w:keepNext/>
                  <w:snapToGrid w:val="0"/>
                  <w:spacing w:before="0" w:after="0" w:line="370" w:lineRule="exact"/>
                  <w:ind w:left="0" w:leftChars="0" w:right="0" w:rightChars="0" w:firstLine="0" w:firstLineChars="0"/>
                  <w:jc w:val="center"/>
                </w:pPr>
              </w:pPrChange>
            </w:pPr>
            <w:del w:id="3725"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9CE5DE8">
            <w:pPr>
              <w:keepNext/>
              <w:widowControl/>
              <w:adjustRightInd w:val="0"/>
              <w:snapToGrid w:val="0"/>
              <w:spacing w:before="0" w:after="0" w:line="240" w:lineRule="auto"/>
              <w:ind w:left="0" w:leftChars="0" w:right="0" w:rightChars="0" w:firstLine="0" w:firstLineChars="0"/>
              <w:jc w:val="center"/>
              <w:outlineLvl w:val="9"/>
              <w:rPr>
                <w:del w:id="3727" w:author="白日梦想家" w:date="2026-10-26T15:11:03Z"/>
              </w:rPr>
              <w:pPrChange w:id="3726" w:author="白日梦想家" w:date="2026-10-26T15:11:11Z">
                <w:pPr>
                  <w:keepNext/>
                  <w:snapToGrid w:val="0"/>
                  <w:spacing w:before="0" w:after="0" w:line="370" w:lineRule="exact"/>
                  <w:ind w:left="0" w:leftChars="0" w:right="0" w:rightChars="0" w:firstLine="0" w:firstLineChars="0"/>
                  <w:jc w:val="center"/>
                </w:pPr>
              </w:pPrChange>
            </w:pPr>
            <w:del w:id="3728"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5251D804">
            <w:pPr>
              <w:keepNext/>
              <w:widowControl/>
              <w:adjustRightInd w:val="0"/>
              <w:snapToGrid w:val="0"/>
              <w:spacing w:before="0" w:after="0" w:line="240" w:lineRule="auto"/>
              <w:ind w:left="0" w:leftChars="0" w:right="0" w:rightChars="0" w:firstLine="0" w:firstLineChars="0"/>
              <w:jc w:val="center"/>
              <w:outlineLvl w:val="9"/>
              <w:rPr>
                <w:del w:id="3730" w:author="白日梦想家" w:date="2026-10-26T15:11:03Z"/>
              </w:rPr>
              <w:pPrChange w:id="3729" w:author="白日梦想家" w:date="2026-10-26T15:11:11Z">
                <w:pPr>
                  <w:keepNext/>
                  <w:snapToGrid w:val="0"/>
                  <w:spacing w:before="0" w:after="0" w:line="370" w:lineRule="exact"/>
                  <w:ind w:left="0" w:leftChars="0" w:right="0" w:rightChars="0" w:firstLine="0" w:firstLineChars="0"/>
                  <w:jc w:val="center"/>
                </w:pPr>
              </w:pPrChange>
            </w:pPr>
            <w:del w:id="3731"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4DC50AA8">
            <w:pPr>
              <w:keepNext/>
              <w:widowControl/>
              <w:adjustRightInd w:val="0"/>
              <w:snapToGrid w:val="0"/>
              <w:spacing w:before="0" w:after="0" w:line="240" w:lineRule="auto"/>
              <w:ind w:left="0" w:leftChars="0" w:right="0" w:rightChars="0" w:firstLine="0" w:firstLineChars="0"/>
              <w:jc w:val="center"/>
              <w:outlineLvl w:val="9"/>
              <w:rPr>
                <w:del w:id="3733" w:author="白日梦想家" w:date="2026-10-26T15:11:03Z"/>
              </w:rPr>
              <w:pPrChange w:id="3732" w:author="白日梦想家" w:date="2026-10-26T15:11:11Z">
                <w:pPr>
                  <w:keepNext/>
                  <w:snapToGrid w:val="0"/>
                  <w:spacing w:before="0" w:after="0" w:line="370" w:lineRule="exact"/>
                  <w:ind w:left="0" w:leftChars="0" w:right="0" w:rightChars="0" w:firstLine="0" w:firstLineChars="0"/>
                  <w:jc w:val="center"/>
                </w:pPr>
              </w:pPrChange>
            </w:pPr>
            <w:del w:id="3734"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3BEC7C4B">
            <w:pPr>
              <w:keepNext/>
              <w:widowControl/>
              <w:adjustRightInd w:val="0"/>
              <w:snapToGrid w:val="0"/>
              <w:spacing w:before="0" w:after="0" w:line="240" w:lineRule="auto"/>
              <w:ind w:left="0" w:leftChars="0" w:right="0" w:rightChars="0" w:firstLine="0" w:firstLineChars="0"/>
              <w:jc w:val="center"/>
              <w:outlineLvl w:val="9"/>
              <w:rPr>
                <w:del w:id="3736" w:author="白日梦想家" w:date="2026-10-26T15:11:03Z"/>
              </w:rPr>
              <w:pPrChange w:id="3735" w:author="白日梦想家" w:date="2026-10-26T15:11:11Z">
                <w:pPr>
                  <w:keepNext/>
                  <w:snapToGrid w:val="0"/>
                  <w:spacing w:before="0" w:after="0" w:line="370" w:lineRule="exact"/>
                  <w:ind w:left="0" w:leftChars="0" w:right="0" w:rightChars="0" w:firstLine="0" w:firstLineChars="0"/>
                  <w:jc w:val="center"/>
                </w:pPr>
              </w:pPrChange>
            </w:pPr>
            <w:del w:id="3737"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A322A67">
            <w:pPr>
              <w:keepNext/>
              <w:widowControl/>
              <w:adjustRightInd w:val="0"/>
              <w:snapToGrid w:val="0"/>
              <w:spacing w:before="0" w:after="0" w:line="240" w:lineRule="auto"/>
              <w:ind w:left="0" w:leftChars="0" w:right="0" w:rightChars="0" w:firstLine="0" w:firstLineChars="0"/>
              <w:jc w:val="center"/>
              <w:outlineLvl w:val="9"/>
              <w:rPr>
                <w:del w:id="3739" w:author="白日梦想家" w:date="2026-10-26T15:11:03Z"/>
              </w:rPr>
              <w:pPrChange w:id="3738" w:author="白日梦想家" w:date="2026-10-26T15:11:11Z">
                <w:pPr>
                  <w:keepNext/>
                  <w:snapToGrid w:val="0"/>
                  <w:spacing w:before="0" w:after="0" w:line="370" w:lineRule="exact"/>
                  <w:ind w:left="0" w:leftChars="0" w:right="0" w:rightChars="0" w:firstLine="0" w:firstLineChars="0"/>
                  <w:jc w:val="center"/>
                </w:pPr>
              </w:pPrChange>
            </w:pPr>
            <w:del w:id="3740" w:author="白日梦想家" w:date="2026-10-26T15:11:03Z">
              <w:r>
                <w:rPr>
                  <w:rFonts w:hint="eastAsia" w:ascii="方正仿宋_GBK" w:hAnsi="方正仿宋_GBK" w:eastAsia="方正仿宋_GBK" w:cs="Times New Roman"/>
                  <w:b/>
                  <w:sz w:val="24"/>
                  <w:szCs w:val="24"/>
                </w:rPr>
                <w:delText>&gt;70%</w:delText>
              </w:r>
            </w:del>
          </w:p>
        </w:tc>
      </w:tr>
      <w:tr w14:paraId="5079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41" w:author="白日梦想家" w:date="2026-10-26T15:11:03Z"/>
        </w:trPr>
        <w:tc>
          <w:tcPr>
            <w:tcW w:w="1450" w:type="dxa"/>
            <w:vAlign w:val="center"/>
          </w:tcPr>
          <w:p w14:paraId="15DED71A">
            <w:pPr>
              <w:keepNext/>
              <w:widowControl/>
              <w:adjustRightInd w:val="0"/>
              <w:snapToGrid w:val="0"/>
              <w:spacing w:before="0" w:after="0" w:line="240" w:lineRule="auto"/>
              <w:ind w:left="0" w:leftChars="0" w:right="0" w:rightChars="0" w:firstLine="0" w:firstLineChars="0"/>
              <w:jc w:val="center"/>
              <w:outlineLvl w:val="9"/>
              <w:rPr>
                <w:del w:id="3743" w:author="白日梦想家" w:date="2026-10-26T15:11:03Z"/>
              </w:rPr>
              <w:pPrChange w:id="3742" w:author="白日梦想家" w:date="2026-10-26T15:11:11Z">
                <w:pPr>
                  <w:keepNext/>
                  <w:snapToGrid w:val="0"/>
                  <w:spacing w:before="0" w:after="0" w:line="370" w:lineRule="exact"/>
                  <w:ind w:left="0" w:leftChars="0" w:right="0" w:rightChars="0" w:firstLine="0" w:firstLineChars="0"/>
                  <w:jc w:val="center"/>
                </w:pPr>
              </w:pPrChange>
            </w:pPr>
            <w:del w:id="374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FEF2F37">
            <w:pPr>
              <w:keepNext/>
              <w:widowControl/>
              <w:adjustRightInd w:val="0"/>
              <w:snapToGrid w:val="0"/>
              <w:spacing w:before="0" w:after="0" w:line="240" w:lineRule="auto"/>
              <w:ind w:left="0" w:leftChars="0" w:right="0" w:rightChars="0" w:firstLine="0" w:firstLineChars="0"/>
              <w:jc w:val="center"/>
              <w:outlineLvl w:val="9"/>
              <w:rPr>
                <w:del w:id="3746" w:author="白日梦想家" w:date="2026-10-26T15:11:03Z"/>
              </w:rPr>
              <w:pPrChange w:id="3745" w:author="白日梦想家" w:date="2026-10-26T15:11:11Z">
                <w:pPr>
                  <w:keepNext/>
                  <w:snapToGrid w:val="0"/>
                  <w:spacing w:before="0" w:after="0" w:line="370" w:lineRule="exact"/>
                  <w:ind w:left="0" w:leftChars="0" w:right="0" w:rightChars="0" w:firstLine="0" w:firstLineChars="0"/>
                  <w:jc w:val="center"/>
                </w:pPr>
              </w:pPrChange>
            </w:pPr>
            <w:del w:id="374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8CF80D8">
            <w:pPr>
              <w:keepNext/>
              <w:widowControl/>
              <w:adjustRightInd w:val="0"/>
              <w:snapToGrid w:val="0"/>
              <w:spacing w:before="0" w:after="0" w:line="240" w:lineRule="auto"/>
              <w:ind w:left="0" w:leftChars="0" w:right="0" w:rightChars="0" w:firstLine="0" w:firstLineChars="0"/>
              <w:jc w:val="center"/>
              <w:outlineLvl w:val="9"/>
              <w:rPr>
                <w:del w:id="3749" w:author="白日梦想家" w:date="2026-10-26T15:11:03Z"/>
              </w:rPr>
              <w:pPrChange w:id="3748" w:author="白日梦想家" w:date="2026-10-26T15:11:11Z">
                <w:pPr>
                  <w:keepNext/>
                  <w:snapToGrid w:val="0"/>
                  <w:spacing w:before="0" w:after="0" w:line="370" w:lineRule="exact"/>
                  <w:ind w:left="0" w:leftChars="0" w:right="0" w:rightChars="0" w:firstLine="0" w:firstLineChars="0"/>
                  <w:jc w:val="center"/>
                </w:pPr>
              </w:pPrChange>
            </w:pPr>
            <w:del w:id="3750"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0DE4A6E5">
            <w:pPr>
              <w:keepNext/>
              <w:widowControl/>
              <w:adjustRightInd w:val="0"/>
              <w:snapToGrid w:val="0"/>
              <w:spacing w:before="0" w:after="0" w:line="240" w:lineRule="auto"/>
              <w:ind w:left="0" w:leftChars="0" w:right="0" w:rightChars="0" w:firstLine="0" w:firstLineChars="0"/>
              <w:jc w:val="center"/>
              <w:outlineLvl w:val="9"/>
              <w:rPr>
                <w:del w:id="3752" w:author="白日梦想家" w:date="2026-10-26T15:11:03Z"/>
              </w:rPr>
              <w:pPrChange w:id="3751" w:author="白日梦想家" w:date="2026-10-26T15:11:11Z">
                <w:pPr>
                  <w:keepNext/>
                  <w:snapToGrid w:val="0"/>
                  <w:spacing w:before="0" w:after="0" w:line="370" w:lineRule="exact"/>
                  <w:ind w:left="0" w:leftChars="0" w:right="0" w:rightChars="0" w:firstLine="0" w:firstLineChars="0"/>
                  <w:jc w:val="center"/>
                </w:pPr>
              </w:pPrChange>
            </w:pPr>
            <w:del w:id="3753"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F5507D8">
            <w:pPr>
              <w:keepNext/>
              <w:widowControl/>
              <w:adjustRightInd w:val="0"/>
              <w:snapToGrid w:val="0"/>
              <w:spacing w:before="0" w:after="0" w:line="240" w:lineRule="auto"/>
              <w:ind w:left="0" w:leftChars="0" w:right="0" w:rightChars="0" w:firstLine="0" w:firstLineChars="0"/>
              <w:jc w:val="center"/>
              <w:outlineLvl w:val="9"/>
              <w:rPr>
                <w:del w:id="3755" w:author="白日梦想家" w:date="2026-10-26T15:11:03Z"/>
              </w:rPr>
              <w:pPrChange w:id="3754" w:author="白日梦想家" w:date="2026-10-26T15:11:11Z">
                <w:pPr>
                  <w:keepNext/>
                  <w:snapToGrid w:val="0"/>
                  <w:spacing w:before="0" w:after="0" w:line="370" w:lineRule="exact"/>
                  <w:ind w:left="0" w:leftChars="0" w:right="0" w:rightChars="0" w:firstLine="0" w:firstLineChars="0"/>
                  <w:jc w:val="center"/>
                </w:pPr>
              </w:pPrChange>
            </w:pPr>
            <w:del w:id="3756"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08FDC30E">
            <w:pPr>
              <w:keepNext/>
              <w:widowControl/>
              <w:adjustRightInd w:val="0"/>
              <w:snapToGrid w:val="0"/>
              <w:spacing w:before="0" w:after="0" w:line="240" w:lineRule="auto"/>
              <w:ind w:left="0" w:leftChars="0" w:right="0" w:rightChars="0" w:firstLine="0" w:firstLineChars="0"/>
              <w:jc w:val="center"/>
              <w:outlineLvl w:val="9"/>
              <w:rPr>
                <w:del w:id="3758" w:author="白日梦想家" w:date="2026-10-26T15:11:03Z"/>
              </w:rPr>
              <w:pPrChange w:id="3757" w:author="白日梦想家" w:date="2026-10-26T15:11:11Z">
                <w:pPr>
                  <w:keepNext/>
                  <w:snapToGrid w:val="0"/>
                  <w:spacing w:before="0" w:after="0" w:line="370" w:lineRule="exact"/>
                  <w:ind w:left="0" w:leftChars="0" w:right="0" w:rightChars="0" w:firstLine="0" w:firstLineChars="0"/>
                  <w:jc w:val="center"/>
                </w:pPr>
              </w:pPrChange>
            </w:pPr>
            <w:del w:id="3759" w:author="白日梦想家" w:date="2026-10-26T15:11:03Z">
              <w:r>
                <w:rPr>
                  <w:rFonts w:hint="eastAsia" w:ascii="方正仿宋_GBK" w:hAnsi="方正仿宋_GBK" w:eastAsia="方正仿宋_GBK" w:cs="Times New Roman"/>
                  <w:sz w:val="24"/>
                  <w:szCs w:val="24"/>
                </w:rPr>
                <w:delText>1.95～2.02</w:delText>
              </w:r>
            </w:del>
          </w:p>
        </w:tc>
      </w:tr>
      <w:tr w14:paraId="49B4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60" w:author="白日梦想家" w:date="2026-10-26T15:11:03Z"/>
        </w:trPr>
        <w:tc>
          <w:tcPr>
            <w:tcW w:w="1450" w:type="dxa"/>
            <w:vAlign w:val="center"/>
          </w:tcPr>
          <w:p w14:paraId="66D80EBA">
            <w:pPr>
              <w:keepNext/>
              <w:widowControl/>
              <w:adjustRightInd w:val="0"/>
              <w:snapToGrid w:val="0"/>
              <w:spacing w:before="0" w:after="0" w:line="240" w:lineRule="auto"/>
              <w:ind w:left="0" w:leftChars="0" w:right="0" w:rightChars="0" w:firstLine="0" w:firstLineChars="0"/>
              <w:jc w:val="center"/>
              <w:outlineLvl w:val="9"/>
              <w:rPr>
                <w:del w:id="3762" w:author="白日梦想家" w:date="2026-10-26T15:11:03Z"/>
              </w:rPr>
              <w:pPrChange w:id="3761" w:author="白日梦想家" w:date="2026-10-26T15:11:11Z">
                <w:pPr>
                  <w:keepNext/>
                  <w:snapToGrid w:val="0"/>
                  <w:spacing w:before="0" w:after="0" w:line="370" w:lineRule="exact"/>
                  <w:ind w:left="0" w:leftChars="0" w:right="0" w:rightChars="0" w:firstLine="0" w:firstLineChars="0"/>
                  <w:jc w:val="center"/>
                </w:pPr>
              </w:pPrChange>
            </w:pPr>
            <w:del w:id="3763"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1B1A6F6D">
            <w:pPr>
              <w:keepNext/>
              <w:widowControl/>
              <w:adjustRightInd w:val="0"/>
              <w:snapToGrid w:val="0"/>
              <w:spacing w:before="0" w:after="0" w:line="240" w:lineRule="auto"/>
              <w:ind w:left="0" w:leftChars="0" w:right="0" w:rightChars="0" w:firstLine="0" w:firstLineChars="0"/>
              <w:jc w:val="center"/>
              <w:outlineLvl w:val="9"/>
              <w:rPr>
                <w:del w:id="3765" w:author="白日梦想家" w:date="2026-10-26T15:11:03Z"/>
              </w:rPr>
              <w:pPrChange w:id="3764" w:author="白日梦想家" w:date="2026-10-26T15:11:11Z">
                <w:pPr>
                  <w:keepNext/>
                  <w:snapToGrid w:val="0"/>
                  <w:spacing w:before="0" w:after="0" w:line="370" w:lineRule="exact"/>
                  <w:ind w:left="0" w:leftChars="0" w:right="0" w:rightChars="0" w:firstLine="0" w:firstLineChars="0"/>
                  <w:jc w:val="center"/>
                </w:pPr>
              </w:pPrChange>
            </w:pPr>
            <w:del w:id="376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D2AC9F2">
            <w:pPr>
              <w:keepNext/>
              <w:widowControl/>
              <w:adjustRightInd w:val="0"/>
              <w:snapToGrid w:val="0"/>
              <w:spacing w:before="0" w:after="0" w:line="240" w:lineRule="auto"/>
              <w:ind w:left="0" w:leftChars="0" w:right="0" w:rightChars="0" w:firstLine="0" w:firstLineChars="0"/>
              <w:jc w:val="center"/>
              <w:outlineLvl w:val="9"/>
              <w:rPr>
                <w:del w:id="3768" w:author="白日梦想家" w:date="2026-10-26T15:11:03Z"/>
              </w:rPr>
              <w:pPrChange w:id="3767" w:author="白日梦想家" w:date="2026-10-26T15:11:11Z">
                <w:pPr>
                  <w:keepNext/>
                  <w:snapToGrid w:val="0"/>
                  <w:spacing w:before="0" w:after="0" w:line="370" w:lineRule="exact"/>
                  <w:ind w:left="0" w:leftChars="0" w:right="0" w:rightChars="0" w:firstLine="0" w:firstLineChars="0"/>
                  <w:jc w:val="center"/>
                </w:pPr>
              </w:pPrChange>
            </w:pPr>
            <w:del w:id="3769"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7F2E0993">
            <w:pPr>
              <w:keepNext/>
              <w:widowControl/>
              <w:adjustRightInd w:val="0"/>
              <w:snapToGrid w:val="0"/>
              <w:spacing w:before="0" w:after="0" w:line="240" w:lineRule="auto"/>
              <w:ind w:left="0" w:leftChars="0" w:right="0" w:rightChars="0" w:firstLine="0" w:firstLineChars="0"/>
              <w:jc w:val="center"/>
              <w:outlineLvl w:val="9"/>
              <w:rPr>
                <w:del w:id="3771" w:author="白日梦想家" w:date="2026-10-26T15:11:03Z"/>
              </w:rPr>
              <w:pPrChange w:id="3770" w:author="白日梦想家" w:date="2026-10-26T15:11:11Z">
                <w:pPr>
                  <w:keepNext/>
                  <w:snapToGrid w:val="0"/>
                  <w:spacing w:before="0" w:after="0" w:line="370" w:lineRule="exact"/>
                  <w:ind w:left="0" w:leftChars="0" w:right="0" w:rightChars="0" w:firstLine="0" w:firstLineChars="0"/>
                  <w:jc w:val="center"/>
                </w:pPr>
              </w:pPrChange>
            </w:pPr>
            <w:del w:id="3772"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20680F54">
            <w:pPr>
              <w:keepNext/>
              <w:widowControl/>
              <w:adjustRightInd w:val="0"/>
              <w:snapToGrid w:val="0"/>
              <w:spacing w:before="0" w:after="0" w:line="240" w:lineRule="auto"/>
              <w:ind w:left="0" w:leftChars="0" w:right="0" w:rightChars="0" w:firstLine="0" w:firstLineChars="0"/>
              <w:jc w:val="center"/>
              <w:outlineLvl w:val="9"/>
              <w:rPr>
                <w:del w:id="3774" w:author="白日梦想家" w:date="2026-10-26T15:11:03Z"/>
              </w:rPr>
              <w:pPrChange w:id="3773" w:author="白日梦想家" w:date="2026-10-26T15:11:11Z">
                <w:pPr>
                  <w:keepNext/>
                  <w:snapToGrid w:val="0"/>
                  <w:spacing w:before="0" w:after="0" w:line="370" w:lineRule="exact"/>
                  <w:ind w:left="0" w:leftChars="0" w:right="0" w:rightChars="0" w:firstLine="0" w:firstLineChars="0"/>
                  <w:jc w:val="center"/>
                </w:pPr>
              </w:pPrChange>
            </w:pPr>
            <w:del w:id="3775"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083A19FA">
            <w:pPr>
              <w:keepNext/>
              <w:widowControl/>
              <w:adjustRightInd w:val="0"/>
              <w:snapToGrid w:val="0"/>
              <w:spacing w:before="0" w:after="0" w:line="240" w:lineRule="auto"/>
              <w:ind w:left="0" w:leftChars="0" w:right="0" w:rightChars="0" w:firstLine="0" w:firstLineChars="0"/>
              <w:jc w:val="center"/>
              <w:outlineLvl w:val="9"/>
              <w:rPr>
                <w:del w:id="3777" w:author="白日梦想家" w:date="2026-10-26T15:11:03Z"/>
              </w:rPr>
              <w:pPrChange w:id="3776" w:author="白日梦想家" w:date="2026-10-26T15:11:11Z">
                <w:pPr>
                  <w:keepNext/>
                  <w:snapToGrid w:val="0"/>
                  <w:spacing w:before="0" w:after="0" w:line="370" w:lineRule="exact"/>
                  <w:ind w:left="0" w:leftChars="0" w:right="0" w:rightChars="0" w:firstLine="0" w:firstLineChars="0"/>
                  <w:jc w:val="center"/>
                </w:pPr>
              </w:pPrChange>
            </w:pPr>
            <w:del w:id="3778" w:author="白日梦想家" w:date="2026-10-26T15:11:03Z">
              <w:r>
                <w:rPr>
                  <w:rFonts w:hint="eastAsia" w:ascii="方正仿宋_GBK" w:hAnsi="方正仿宋_GBK" w:eastAsia="方正仿宋_GBK" w:cs="Times New Roman"/>
                  <w:sz w:val="24"/>
                  <w:szCs w:val="24"/>
                </w:rPr>
                <w:delText>1.99～2.09</w:delText>
              </w:r>
            </w:del>
          </w:p>
        </w:tc>
      </w:tr>
      <w:tr w14:paraId="3B0C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79" w:author="白日梦想家" w:date="2026-10-26T15:11:03Z"/>
        </w:trPr>
        <w:tc>
          <w:tcPr>
            <w:tcW w:w="1450" w:type="dxa"/>
            <w:vAlign w:val="center"/>
          </w:tcPr>
          <w:p w14:paraId="469D3DE1">
            <w:pPr>
              <w:keepNext/>
              <w:widowControl/>
              <w:adjustRightInd w:val="0"/>
              <w:snapToGrid w:val="0"/>
              <w:spacing w:before="0" w:after="0" w:line="240" w:lineRule="auto"/>
              <w:ind w:left="0" w:leftChars="0" w:right="0" w:rightChars="0" w:firstLine="0" w:firstLineChars="0"/>
              <w:jc w:val="center"/>
              <w:outlineLvl w:val="9"/>
              <w:rPr>
                <w:del w:id="3781" w:author="白日梦想家" w:date="2026-10-26T15:11:03Z"/>
              </w:rPr>
              <w:pPrChange w:id="3780" w:author="白日梦想家" w:date="2026-10-26T15:11:11Z">
                <w:pPr>
                  <w:keepNext/>
                  <w:snapToGrid w:val="0"/>
                  <w:spacing w:before="0" w:after="0" w:line="370" w:lineRule="exact"/>
                  <w:ind w:left="0" w:leftChars="0" w:right="0" w:rightChars="0" w:firstLine="0" w:firstLineChars="0"/>
                  <w:jc w:val="center"/>
                </w:pPr>
              </w:pPrChange>
            </w:pPr>
            <w:del w:id="3782"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299D6E">
            <w:pPr>
              <w:keepNext/>
              <w:widowControl/>
              <w:adjustRightInd w:val="0"/>
              <w:snapToGrid w:val="0"/>
              <w:spacing w:before="0" w:after="0" w:line="240" w:lineRule="auto"/>
              <w:ind w:left="0" w:leftChars="0" w:right="0" w:rightChars="0" w:firstLine="0" w:firstLineChars="0"/>
              <w:jc w:val="center"/>
              <w:outlineLvl w:val="9"/>
              <w:rPr>
                <w:del w:id="3784" w:author="白日梦想家" w:date="2026-10-26T15:11:03Z"/>
              </w:rPr>
              <w:pPrChange w:id="3783" w:author="白日梦想家" w:date="2026-10-26T15:11:11Z">
                <w:pPr>
                  <w:keepNext/>
                  <w:snapToGrid w:val="0"/>
                  <w:spacing w:before="0" w:after="0" w:line="370" w:lineRule="exact"/>
                  <w:ind w:left="0" w:leftChars="0" w:right="0" w:rightChars="0" w:firstLine="0" w:firstLineChars="0"/>
                  <w:jc w:val="center"/>
                </w:pPr>
              </w:pPrChange>
            </w:pPr>
            <w:del w:id="378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7CD3EC0">
            <w:pPr>
              <w:keepNext/>
              <w:widowControl/>
              <w:adjustRightInd w:val="0"/>
              <w:snapToGrid w:val="0"/>
              <w:spacing w:before="0" w:after="0" w:line="240" w:lineRule="auto"/>
              <w:ind w:left="0" w:leftChars="0" w:right="0" w:rightChars="0" w:firstLine="0" w:firstLineChars="0"/>
              <w:jc w:val="center"/>
              <w:outlineLvl w:val="9"/>
              <w:rPr>
                <w:del w:id="3787" w:author="白日梦想家" w:date="2026-10-26T15:11:03Z"/>
              </w:rPr>
              <w:pPrChange w:id="3786" w:author="白日梦想家" w:date="2026-10-26T15:11:11Z">
                <w:pPr>
                  <w:keepNext/>
                  <w:snapToGrid w:val="0"/>
                  <w:spacing w:before="0" w:after="0" w:line="370" w:lineRule="exact"/>
                  <w:ind w:left="0" w:leftChars="0" w:right="0" w:rightChars="0" w:firstLine="0" w:firstLineChars="0"/>
                  <w:jc w:val="center"/>
                </w:pPr>
              </w:pPrChange>
            </w:pPr>
            <w:del w:id="3788"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1F0727EA">
            <w:pPr>
              <w:keepNext/>
              <w:widowControl/>
              <w:adjustRightInd w:val="0"/>
              <w:snapToGrid w:val="0"/>
              <w:spacing w:before="0" w:after="0" w:line="240" w:lineRule="auto"/>
              <w:ind w:left="0" w:leftChars="0" w:right="0" w:rightChars="0" w:firstLine="0" w:firstLineChars="0"/>
              <w:jc w:val="center"/>
              <w:outlineLvl w:val="9"/>
              <w:rPr>
                <w:del w:id="3790" w:author="白日梦想家" w:date="2026-10-26T15:11:03Z"/>
              </w:rPr>
              <w:pPrChange w:id="3789" w:author="白日梦想家" w:date="2026-10-26T15:11:11Z">
                <w:pPr>
                  <w:keepNext/>
                  <w:snapToGrid w:val="0"/>
                  <w:spacing w:before="0" w:after="0" w:line="370" w:lineRule="exact"/>
                  <w:ind w:left="0" w:leftChars="0" w:right="0" w:rightChars="0" w:firstLine="0" w:firstLineChars="0"/>
                  <w:jc w:val="center"/>
                </w:pPr>
              </w:pPrChange>
            </w:pPr>
            <w:del w:id="3791"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3709BC59">
            <w:pPr>
              <w:keepNext/>
              <w:widowControl/>
              <w:adjustRightInd w:val="0"/>
              <w:snapToGrid w:val="0"/>
              <w:spacing w:before="0" w:after="0" w:line="240" w:lineRule="auto"/>
              <w:ind w:left="0" w:leftChars="0" w:right="0" w:rightChars="0" w:firstLine="0" w:firstLineChars="0"/>
              <w:jc w:val="center"/>
              <w:outlineLvl w:val="9"/>
              <w:rPr>
                <w:del w:id="3793" w:author="白日梦想家" w:date="2026-10-26T15:11:03Z"/>
              </w:rPr>
              <w:pPrChange w:id="3792" w:author="白日梦想家" w:date="2026-10-26T15:11:11Z">
                <w:pPr>
                  <w:keepNext/>
                  <w:snapToGrid w:val="0"/>
                  <w:spacing w:before="0" w:after="0" w:line="370" w:lineRule="exact"/>
                  <w:ind w:left="0" w:leftChars="0" w:right="0" w:rightChars="0" w:firstLine="0" w:firstLineChars="0"/>
                  <w:jc w:val="center"/>
                </w:pPr>
              </w:pPrChange>
            </w:pPr>
            <w:del w:id="3794"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57DA8C90">
            <w:pPr>
              <w:keepNext/>
              <w:widowControl/>
              <w:adjustRightInd w:val="0"/>
              <w:snapToGrid w:val="0"/>
              <w:spacing w:before="0" w:after="0" w:line="240" w:lineRule="auto"/>
              <w:ind w:left="0" w:leftChars="0" w:right="0" w:rightChars="0" w:firstLine="0" w:firstLineChars="0"/>
              <w:jc w:val="center"/>
              <w:outlineLvl w:val="9"/>
              <w:rPr>
                <w:del w:id="3796" w:author="白日梦想家" w:date="2026-10-26T15:11:03Z"/>
              </w:rPr>
              <w:pPrChange w:id="3795" w:author="白日梦想家" w:date="2026-10-26T15:11:11Z">
                <w:pPr>
                  <w:keepNext/>
                  <w:snapToGrid w:val="0"/>
                  <w:spacing w:before="0" w:after="0" w:line="370" w:lineRule="exact"/>
                  <w:ind w:left="0" w:leftChars="0" w:right="0" w:rightChars="0" w:firstLine="0" w:firstLineChars="0"/>
                  <w:jc w:val="center"/>
                </w:pPr>
              </w:pPrChange>
            </w:pPr>
            <w:del w:id="3797" w:author="白日梦想家" w:date="2026-10-26T15:11:03Z">
              <w:r>
                <w:rPr>
                  <w:rFonts w:hint="eastAsia" w:ascii="方正仿宋_GBK" w:hAnsi="方正仿宋_GBK" w:eastAsia="方正仿宋_GBK" w:cs="Times New Roman"/>
                  <w:sz w:val="24"/>
                  <w:szCs w:val="24"/>
                </w:rPr>
                <w:delText>2.57～2.67</w:delText>
              </w:r>
            </w:del>
          </w:p>
        </w:tc>
      </w:tr>
      <w:tr w14:paraId="7718E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98" w:author="白日梦想家" w:date="2026-10-26T15:11:03Z"/>
        </w:trPr>
        <w:tc>
          <w:tcPr>
            <w:tcW w:w="1450" w:type="dxa"/>
            <w:vAlign w:val="center"/>
          </w:tcPr>
          <w:p w14:paraId="537401D4">
            <w:pPr>
              <w:keepNext/>
              <w:widowControl/>
              <w:adjustRightInd w:val="0"/>
              <w:snapToGrid w:val="0"/>
              <w:spacing w:before="0" w:after="0" w:line="240" w:lineRule="auto"/>
              <w:ind w:left="0" w:leftChars="0" w:right="0" w:rightChars="0" w:firstLine="0" w:firstLineChars="0"/>
              <w:jc w:val="center"/>
              <w:outlineLvl w:val="9"/>
              <w:rPr>
                <w:del w:id="3800" w:author="白日梦想家" w:date="2026-10-26T15:11:03Z"/>
              </w:rPr>
              <w:pPrChange w:id="3799" w:author="白日梦想家" w:date="2026-10-26T15:11:11Z">
                <w:pPr>
                  <w:keepNext/>
                  <w:snapToGrid w:val="0"/>
                  <w:spacing w:before="0" w:after="0" w:line="370" w:lineRule="exact"/>
                  <w:ind w:left="0" w:leftChars="0" w:right="0" w:rightChars="0" w:firstLine="0" w:firstLineChars="0"/>
                  <w:jc w:val="center"/>
                </w:pPr>
              </w:pPrChange>
            </w:pPr>
            <w:del w:id="380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759C796">
            <w:pPr>
              <w:keepNext/>
              <w:widowControl/>
              <w:adjustRightInd w:val="0"/>
              <w:snapToGrid w:val="0"/>
              <w:spacing w:before="0" w:after="0" w:line="240" w:lineRule="auto"/>
              <w:ind w:left="0" w:leftChars="0" w:right="0" w:rightChars="0" w:firstLine="0" w:firstLineChars="0"/>
              <w:jc w:val="center"/>
              <w:outlineLvl w:val="9"/>
              <w:rPr>
                <w:del w:id="3803" w:author="白日梦想家" w:date="2026-10-26T15:11:03Z"/>
              </w:rPr>
              <w:pPrChange w:id="3802" w:author="白日梦想家" w:date="2026-10-26T15:11:11Z">
                <w:pPr>
                  <w:keepNext/>
                  <w:snapToGrid w:val="0"/>
                  <w:spacing w:before="0" w:after="0" w:line="370" w:lineRule="exact"/>
                  <w:ind w:left="0" w:leftChars="0" w:right="0" w:rightChars="0" w:firstLine="0" w:firstLineChars="0"/>
                  <w:jc w:val="center"/>
                </w:pPr>
              </w:pPrChange>
            </w:pPr>
            <w:del w:id="380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B1D3D01">
            <w:pPr>
              <w:keepNext/>
              <w:widowControl/>
              <w:adjustRightInd w:val="0"/>
              <w:snapToGrid w:val="0"/>
              <w:spacing w:before="0" w:after="0" w:line="240" w:lineRule="auto"/>
              <w:ind w:left="0" w:leftChars="0" w:right="0" w:rightChars="0" w:firstLine="0" w:firstLineChars="0"/>
              <w:jc w:val="center"/>
              <w:outlineLvl w:val="9"/>
              <w:rPr>
                <w:del w:id="3806" w:author="白日梦想家" w:date="2026-10-26T15:11:03Z"/>
              </w:rPr>
              <w:pPrChange w:id="3805" w:author="白日梦想家" w:date="2026-10-26T15:11:11Z">
                <w:pPr>
                  <w:keepNext/>
                  <w:snapToGrid w:val="0"/>
                  <w:spacing w:before="0" w:after="0" w:line="370" w:lineRule="exact"/>
                  <w:ind w:left="0" w:leftChars="0" w:right="0" w:rightChars="0" w:firstLine="0" w:firstLineChars="0"/>
                  <w:jc w:val="center"/>
                </w:pPr>
              </w:pPrChange>
            </w:pPr>
            <w:del w:id="3807"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47959F6A">
            <w:pPr>
              <w:keepNext/>
              <w:widowControl/>
              <w:adjustRightInd w:val="0"/>
              <w:snapToGrid w:val="0"/>
              <w:spacing w:before="0" w:after="0" w:line="240" w:lineRule="auto"/>
              <w:ind w:left="0" w:leftChars="0" w:right="0" w:rightChars="0" w:firstLine="0" w:firstLineChars="0"/>
              <w:jc w:val="center"/>
              <w:outlineLvl w:val="9"/>
              <w:rPr>
                <w:del w:id="3809" w:author="白日梦想家" w:date="2026-10-26T15:11:03Z"/>
              </w:rPr>
              <w:pPrChange w:id="3808" w:author="白日梦想家" w:date="2026-10-26T15:11:11Z">
                <w:pPr>
                  <w:keepNext/>
                  <w:snapToGrid w:val="0"/>
                  <w:spacing w:before="0" w:after="0" w:line="370" w:lineRule="exact"/>
                  <w:ind w:left="0" w:leftChars="0" w:right="0" w:rightChars="0" w:firstLine="0" w:firstLineChars="0"/>
                  <w:jc w:val="center"/>
                </w:pPr>
              </w:pPrChange>
            </w:pPr>
            <w:del w:id="3810" w:author="白日梦想家" w:date="2026-10-26T15:11:03Z">
              <w:r>
                <w:rPr>
                  <w:rFonts w:hint="eastAsia" w:ascii="方正仿宋_GBK" w:hAnsi="方正仿宋_GBK" w:eastAsia="方正仿宋_GBK" w:cs="Times New Roman"/>
                  <w:sz w:val="24"/>
                  <w:szCs w:val="24"/>
                </w:rPr>
                <w:delText>1.83～1.93</w:delText>
              </w:r>
            </w:del>
          </w:p>
        </w:tc>
        <w:tc>
          <w:tcPr>
            <w:tcW w:w="1451" w:type="dxa"/>
            <w:vAlign w:val="center"/>
          </w:tcPr>
          <w:p w14:paraId="0BBF8C40">
            <w:pPr>
              <w:keepNext/>
              <w:widowControl/>
              <w:adjustRightInd w:val="0"/>
              <w:snapToGrid w:val="0"/>
              <w:spacing w:before="0" w:after="0" w:line="240" w:lineRule="auto"/>
              <w:ind w:left="0" w:leftChars="0" w:right="0" w:rightChars="0" w:firstLine="0" w:firstLineChars="0"/>
              <w:jc w:val="center"/>
              <w:outlineLvl w:val="9"/>
              <w:rPr>
                <w:del w:id="3812" w:author="白日梦想家" w:date="2026-10-26T15:11:03Z"/>
              </w:rPr>
              <w:pPrChange w:id="3811" w:author="白日梦想家" w:date="2026-10-26T15:11:11Z">
                <w:pPr>
                  <w:keepNext/>
                  <w:snapToGrid w:val="0"/>
                  <w:spacing w:before="0" w:after="0" w:line="370" w:lineRule="exact"/>
                  <w:ind w:left="0" w:leftChars="0" w:right="0" w:rightChars="0" w:firstLine="0" w:firstLineChars="0"/>
                  <w:jc w:val="center"/>
                </w:pPr>
              </w:pPrChange>
            </w:pPr>
            <w:del w:id="381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B9539F6">
            <w:pPr>
              <w:keepNext/>
              <w:widowControl/>
              <w:adjustRightInd w:val="0"/>
              <w:snapToGrid w:val="0"/>
              <w:spacing w:before="0" w:after="0" w:line="240" w:lineRule="auto"/>
              <w:ind w:left="0" w:leftChars="0" w:right="0" w:rightChars="0" w:firstLine="0" w:firstLineChars="0"/>
              <w:jc w:val="center"/>
              <w:outlineLvl w:val="9"/>
              <w:rPr>
                <w:del w:id="3815" w:author="白日梦想家" w:date="2026-10-26T15:11:03Z"/>
              </w:rPr>
              <w:pPrChange w:id="3814" w:author="白日梦想家" w:date="2026-10-26T15:11:11Z">
                <w:pPr>
                  <w:keepNext/>
                  <w:snapToGrid w:val="0"/>
                  <w:spacing w:before="0" w:after="0" w:line="370" w:lineRule="exact"/>
                  <w:ind w:left="0" w:leftChars="0" w:right="0" w:rightChars="0" w:firstLine="0" w:firstLineChars="0"/>
                  <w:jc w:val="center"/>
                </w:pPr>
              </w:pPrChange>
            </w:pPr>
            <w:del w:id="3816" w:author="白日梦想家" w:date="2026-10-26T15:11:03Z">
              <w:r>
                <w:rPr>
                  <w:rFonts w:hint="eastAsia" w:ascii="方正仿宋_GBK" w:hAnsi="方正仿宋_GBK" w:eastAsia="方正仿宋_GBK" w:cs="Times New Roman"/>
                  <w:sz w:val="24"/>
                  <w:szCs w:val="24"/>
                </w:rPr>
                <w:delText>1.73～1.83</w:delText>
              </w:r>
            </w:del>
          </w:p>
        </w:tc>
      </w:tr>
      <w:tr w14:paraId="14B1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17" w:author="白日梦想家" w:date="2026-10-26T15:11:03Z"/>
        </w:trPr>
        <w:tc>
          <w:tcPr>
            <w:tcW w:w="1450" w:type="dxa"/>
            <w:vAlign w:val="center"/>
          </w:tcPr>
          <w:p w14:paraId="2AFDA82F">
            <w:pPr>
              <w:keepNext/>
              <w:widowControl/>
              <w:adjustRightInd w:val="0"/>
              <w:snapToGrid w:val="0"/>
              <w:spacing w:before="0" w:after="0" w:line="240" w:lineRule="auto"/>
              <w:ind w:left="0" w:leftChars="0" w:right="0" w:rightChars="0" w:firstLine="0" w:firstLineChars="0"/>
              <w:jc w:val="center"/>
              <w:outlineLvl w:val="9"/>
              <w:rPr>
                <w:del w:id="3819" w:author="白日梦想家" w:date="2026-10-26T15:11:03Z"/>
              </w:rPr>
              <w:pPrChange w:id="3818" w:author="白日梦想家" w:date="2026-10-26T15:11:11Z">
                <w:pPr>
                  <w:keepNext/>
                  <w:snapToGrid w:val="0"/>
                  <w:spacing w:before="0" w:after="0" w:line="370" w:lineRule="exact"/>
                  <w:ind w:left="0" w:leftChars="0" w:right="0" w:rightChars="0" w:firstLine="0" w:firstLineChars="0"/>
                  <w:jc w:val="center"/>
                </w:pPr>
              </w:pPrChange>
            </w:pPr>
            <w:del w:id="3820"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5336E059">
            <w:pPr>
              <w:keepNext/>
              <w:widowControl/>
              <w:adjustRightInd w:val="0"/>
              <w:snapToGrid w:val="0"/>
              <w:spacing w:before="0" w:after="0" w:line="240" w:lineRule="auto"/>
              <w:ind w:left="0" w:leftChars="0" w:right="0" w:rightChars="0" w:firstLine="0" w:firstLineChars="0"/>
              <w:jc w:val="center"/>
              <w:outlineLvl w:val="9"/>
              <w:rPr>
                <w:del w:id="3822" w:author="白日梦想家" w:date="2026-10-26T15:11:03Z"/>
              </w:rPr>
              <w:pPrChange w:id="3821" w:author="白日梦想家" w:date="2026-10-26T15:11:11Z">
                <w:pPr>
                  <w:keepNext/>
                  <w:snapToGrid w:val="0"/>
                  <w:spacing w:before="0" w:after="0" w:line="370" w:lineRule="exact"/>
                  <w:ind w:left="0" w:leftChars="0" w:right="0" w:rightChars="0" w:firstLine="0" w:firstLineChars="0"/>
                  <w:jc w:val="center"/>
                </w:pPr>
              </w:pPrChange>
            </w:pPr>
            <w:del w:id="382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74F2827">
            <w:pPr>
              <w:keepNext/>
              <w:widowControl/>
              <w:adjustRightInd w:val="0"/>
              <w:snapToGrid w:val="0"/>
              <w:spacing w:before="0" w:after="0" w:line="240" w:lineRule="auto"/>
              <w:ind w:left="0" w:leftChars="0" w:right="0" w:rightChars="0" w:firstLine="0" w:firstLineChars="0"/>
              <w:jc w:val="center"/>
              <w:outlineLvl w:val="9"/>
              <w:rPr>
                <w:del w:id="3825" w:author="白日梦想家" w:date="2026-10-26T15:11:03Z"/>
              </w:rPr>
              <w:pPrChange w:id="3824" w:author="白日梦想家" w:date="2026-10-26T15:11:11Z">
                <w:pPr>
                  <w:keepNext/>
                  <w:snapToGrid w:val="0"/>
                  <w:spacing w:before="0" w:after="0" w:line="370" w:lineRule="exact"/>
                  <w:ind w:left="0" w:leftChars="0" w:right="0" w:rightChars="0" w:firstLine="0" w:firstLineChars="0"/>
                  <w:jc w:val="center"/>
                </w:pPr>
              </w:pPrChange>
            </w:pPr>
            <w:del w:id="3826"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6503546E">
            <w:pPr>
              <w:keepNext/>
              <w:widowControl/>
              <w:adjustRightInd w:val="0"/>
              <w:snapToGrid w:val="0"/>
              <w:spacing w:before="0" w:after="0" w:line="240" w:lineRule="auto"/>
              <w:ind w:left="0" w:leftChars="0" w:right="0" w:rightChars="0" w:firstLine="0" w:firstLineChars="0"/>
              <w:jc w:val="center"/>
              <w:outlineLvl w:val="9"/>
              <w:rPr>
                <w:del w:id="3828" w:author="白日梦想家" w:date="2026-10-26T15:11:03Z"/>
              </w:rPr>
              <w:pPrChange w:id="3827" w:author="白日梦想家" w:date="2026-10-26T15:11:11Z">
                <w:pPr>
                  <w:keepNext/>
                  <w:snapToGrid w:val="0"/>
                  <w:spacing w:before="0" w:after="0" w:line="370" w:lineRule="exact"/>
                  <w:ind w:left="0" w:leftChars="0" w:right="0" w:rightChars="0" w:firstLine="0" w:firstLineChars="0"/>
                  <w:jc w:val="center"/>
                </w:pPr>
              </w:pPrChange>
            </w:pPr>
            <w:del w:id="3829"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1FC6B922">
            <w:pPr>
              <w:keepNext/>
              <w:widowControl/>
              <w:adjustRightInd w:val="0"/>
              <w:snapToGrid w:val="0"/>
              <w:spacing w:before="0" w:after="0" w:line="240" w:lineRule="auto"/>
              <w:ind w:left="0" w:leftChars="0" w:right="0" w:rightChars="0" w:firstLine="0" w:firstLineChars="0"/>
              <w:jc w:val="center"/>
              <w:outlineLvl w:val="9"/>
              <w:rPr>
                <w:del w:id="3831" w:author="白日梦想家" w:date="2026-10-26T15:11:03Z"/>
              </w:rPr>
              <w:pPrChange w:id="3830" w:author="白日梦想家" w:date="2026-10-26T15:11:11Z">
                <w:pPr>
                  <w:keepNext/>
                  <w:snapToGrid w:val="0"/>
                  <w:spacing w:before="0" w:after="0" w:line="370" w:lineRule="exact"/>
                  <w:ind w:left="0" w:leftChars="0" w:right="0" w:rightChars="0" w:firstLine="0" w:firstLineChars="0"/>
                  <w:jc w:val="center"/>
                </w:pPr>
              </w:pPrChange>
            </w:pPr>
            <w:del w:id="3832"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44FBE73A">
            <w:pPr>
              <w:keepNext/>
              <w:widowControl/>
              <w:adjustRightInd w:val="0"/>
              <w:snapToGrid w:val="0"/>
              <w:spacing w:before="0" w:after="0" w:line="240" w:lineRule="auto"/>
              <w:ind w:left="0" w:leftChars="0" w:right="0" w:rightChars="0" w:firstLine="0" w:firstLineChars="0"/>
              <w:jc w:val="center"/>
              <w:outlineLvl w:val="9"/>
              <w:rPr>
                <w:del w:id="3834" w:author="白日梦想家" w:date="2026-10-26T15:11:03Z"/>
              </w:rPr>
              <w:pPrChange w:id="3833" w:author="白日梦想家" w:date="2026-10-26T15:11:11Z">
                <w:pPr>
                  <w:keepNext/>
                  <w:snapToGrid w:val="0"/>
                  <w:spacing w:before="0" w:after="0" w:line="370" w:lineRule="exact"/>
                  <w:ind w:left="0" w:leftChars="0" w:right="0" w:rightChars="0" w:firstLine="0" w:firstLineChars="0"/>
                  <w:jc w:val="center"/>
                </w:pPr>
              </w:pPrChange>
            </w:pPr>
            <w:del w:id="3835" w:author="白日梦想家" w:date="2026-10-26T15:11:03Z">
              <w:r>
                <w:rPr>
                  <w:rFonts w:hint="eastAsia" w:ascii="方正仿宋_GBK" w:hAnsi="方正仿宋_GBK" w:eastAsia="方正仿宋_GBK" w:cs="Times New Roman"/>
                  <w:sz w:val="24"/>
                  <w:szCs w:val="24"/>
                </w:rPr>
                <w:delText>1.83～1.92</w:delText>
              </w:r>
            </w:del>
          </w:p>
        </w:tc>
      </w:tr>
      <w:tr w14:paraId="3C1C9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36" w:author="白日梦想家" w:date="2026-10-26T15:11:03Z"/>
        </w:trPr>
        <w:tc>
          <w:tcPr>
            <w:tcW w:w="1450" w:type="dxa"/>
            <w:vAlign w:val="center"/>
          </w:tcPr>
          <w:p w14:paraId="41688D4E">
            <w:pPr>
              <w:keepNext/>
              <w:widowControl/>
              <w:adjustRightInd w:val="0"/>
              <w:snapToGrid w:val="0"/>
              <w:spacing w:before="0" w:after="0" w:line="240" w:lineRule="auto"/>
              <w:ind w:left="0" w:leftChars="0" w:right="0" w:rightChars="0" w:firstLine="0" w:firstLineChars="0"/>
              <w:jc w:val="center"/>
              <w:outlineLvl w:val="9"/>
              <w:rPr>
                <w:del w:id="3838" w:author="白日梦想家" w:date="2026-10-26T15:11:03Z"/>
              </w:rPr>
              <w:pPrChange w:id="3837" w:author="白日梦想家" w:date="2026-10-26T15:11:11Z">
                <w:pPr>
                  <w:keepNext/>
                  <w:snapToGrid w:val="0"/>
                  <w:spacing w:before="0" w:after="0" w:line="370" w:lineRule="exact"/>
                  <w:ind w:left="0" w:leftChars="0" w:right="0" w:rightChars="0" w:firstLine="0" w:firstLineChars="0"/>
                  <w:jc w:val="center"/>
                </w:pPr>
              </w:pPrChange>
            </w:pPr>
            <w:del w:id="3839"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1DFE35A8">
            <w:pPr>
              <w:keepNext/>
              <w:widowControl/>
              <w:adjustRightInd w:val="0"/>
              <w:snapToGrid w:val="0"/>
              <w:spacing w:before="0" w:after="0" w:line="240" w:lineRule="auto"/>
              <w:ind w:left="0" w:leftChars="0" w:right="0" w:rightChars="0" w:firstLine="0" w:firstLineChars="0"/>
              <w:jc w:val="center"/>
              <w:outlineLvl w:val="9"/>
              <w:rPr>
                <w:del w:id="3841" w:author="白日梦想家" w:date="2026-10-26T15:11:03Z"/>
              </w:rPr>
              <w:pPrChange w:id="3840" w:author="白日梦想家" w:date="2026-10-26T15:11:11Z">
                <w:pPr>
                  <w:keepNext/>
                  <w:snapToGrid w:val="0"/>
                  <w:spacing w:before="0" w:after="0" w:line="370" w:lineRule="exact"/>
                  <w:ind w:left="0" w:leftChars="0" w:right="0" w:rightChars="0" w:firstLine="0" w:firstLineChars="0"/>
                  <w:jc w:val="center"/>
                </w:pPr>
              </w:pPrChange>
            </w:pPr>
            <w:del w:id="384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4D90685">
            <w:pPr>
              <w:keepNext/>
              <w:widowControl/>
              <w:adjustRightInd w:val="0"/>
              <w:snapToGrid w:val="0"/>
              <w:spacing w:before="0" w:after="0" w:line="240" w:lineRule="auto"/>
              <w:ind w:left="0" w:leftChars="0" w:right="0" w:rightChars="0" w:firstLine="0" w:firstLineChars="0"/>
              <w:jc w:val="center"/>
              <w:outlineLvl w:val="9"/>
              <w:rPr>
                <w:del w:id="3844" w:author="白日梦想家" w:date="2026-10-26T15:11:03Z"/>
              </w:rPr>
              <w:pPrChange w:id="3843" w:author="白日梦想家" w:date="2026-10-26T15:11:11Z">
                <w:pPr>
                  <w:keepNext/>
                  <w:snapToGrid w:val="0"/>
                  <w:spacing w:before="0" w:after="0" w:line="370" w:lineRule="exact"/>
                  <w:ind w:left="0" w:leftChars="0" w:right="0" w:rightChars="0" w:firstLine="0" w:firstLineChars="0"/>
                  <w:jc w:val="center"/>
                </w:pPr>
              </w:pPrChange>
            </w:pPr>
            <w:del w:id="3845"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426D8A3E">
            <w:pPr>
              <w:keepNext/>
              <w:widowControl/>
              <w:adjustRightInd w:val="0"/>
              <w:snapToGrid w:val="0"/>
              <w:spacing w:before="0" w:after="0" w:line="240" w:lineRule="auto"/>
              <w:ind w:left="0" w:leftChars="0" w:right="0" w:rightChars="0" w:firstLine="0" w:firstLineChars="0"/>
              <w:jc w:val="center"/>
              <w:outlineLvl w:val="9"/>
              <w:rPr>
                <w:del w:id="3847" w:author="白日梦想家" w:date="2026-10-26T15:11:03Z"/>
              </w:rPr>
              <w:pPrChange w:id="3846" w:author="白日梦想家" w:date="2026-10-26T15:11:11Z">
                <w:pPr>
                  <w:keepNext/>
                  <w:snapToGrid w:val="0"/>
                  <w:spacing w:before="0" w:after="0" w:line="370" w:lineRule="exact"/>
                  <w:ind w:left="0" w:leftChars="0" w:right="0" w:rightChars="0" w:firstLine="0" w:firstLineChars="0"/>
                  <w:jc w:val="center"/>
                </w:pPr>
              </w:pPrChange>
            </w:pPr>
            <w:del w:id="3848"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3B63156D">
            <w:pPr>
              <w:keepNext/>
              <w:widowControl/>
              <w:adjustRightInd w:val="0"/>
              <w:snapToGrid w:val="0"/>
              <w:spacing w:before="0" w:after="0" w:line="240" w:lineRule="auto"/>
              <w:ind w:left="0" w:leftChars="0" w:right="0" w:rightChars="0" w:firstLine="0" w:firstLineChars="0"/>
              <w:jc w:val="center"/>
              <w:outlineLvl w:val="9"/>
              <w:rPr>
                <w:del w:id="3850" w:author="白日梦想家" w:date="2026-10-26T15:11:03Z"/>
              </w:rPr>
              <w:pPrChange w:id="3849" w:author="白日梦想家" w:date="2026-10-26T15:11:11Z">
                <w:pPr>
                  <w:keepNext/>
                  <w:snapToGrid w:val="0"/>
                  <w:spacing w:before="0" w:after="0" w:line="370" w:lineRule="exact"/>
                  <w:ind w:left="0" w:leftChars="0" w:right="0" w:rightChars="0" w:firstLine="0" w:firstLineChars="0"/>
                  <w:jc w:val="center"/>
                </w:pPr>
              </w:pPrChange>
            </w:pPr>
            <w:del w:id="3851"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631F97D">
            <w:pPr>
              <w:keepNext/>
              <w:widowControl/>
              <w:adjustRightInd w:val="0"/>
              <w:snapToGrid w:val="0"/>
              <w:spacing w:before="0" w:after="0" w:line="240" w:lineRule="auto"/>
              <w:ind w:left="0" w:leftChars="0" w:right="0" w:rightChars="0" w:firstLine="0" w:firstLineChars="0"/>
              <w:jc w:val="center"/>
              <w:outlineLvl w:val="9"/>
              <w:rPr>
                <w:del w:id="3853" w:author="白日梦想家" w:date="2026-10-26T15:11:03Z"/>
              </w:rPr>
              <w:pPrChange w:id="3852" w:author="白日梦想家" w:date="2026-10-26T15:11:11Z">
                <w:pPr>
                  <w:keepNext/>
                  <w:snapToGrid w:val="0"/>
                  <w:spacing w:before="0" w:after="0" w:line="370" w:lineRule="exact"/>
                  <w:ind w:left="0" w:leftChars="0" w:right="0" w:rightChars="0" w:firstLine="0" w:firstLineChars="0"/>
                  <w:jc w:val="center"/>
                </w:pPr>
              </w:pPrChange>
            </w:pPr>
            <w:del w:id="3854" w:author="白日梦想家" w:date="2026-10-26T15:11:03Z">
              <w:r>
                <w:rPr>
                  <w:rFonts w:hint="eastAsia" w:ascii="方正仿宋_GBK" w:hAnsi="方正仿宋_GBK" w:eastAsia="方正仿宋_GBK" w:cs="Times New Roman"/>
                  <w:sz w:val="24"/>
                  <w:szCs w:val="24"/>
                </w:rPr>
                <w:delText>2.37～2.47</w:delText>
              </w:r>
            </w:del>
          </w:p>
        </w:tc>
      </w:tr>
      <w:tr w14:paraId="79D13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55" w:author="白日梦想家" w:date="2026-10-26T15:11:03Z"/>
        </w:trPr>
        <w:tc>
          <w:tcPr>
            <w:tcW w:w="1450" w:type="dxa"/>
            <w:vAlign w:val="center"/>
          </w:tcPr>
          <w:p w14:paraId="70C430EF">
            <w:pPr>
              <w:keepNext/>
              <w:widowControl/>
              <w:adjustRightInd w:val="0"/>
              <w:snapToGrid w:val="0"/>
              <w:spacing w:before="0" w:after="0" w:line="240" w:lineRule="auto"/>
              <w:ind w:left="0" w:leftChars="0" w:right="0" w:rightChars="0" w:firstLine="0" w:firstLineChars="0"/>
              <w:jc w:val="center"/>
              <w:outlineLvl w:val="9"/>
              <w:rPr>
                <w:del w:id="3857" w:author="白日梦想家" w:date="2026-10-26T15:11:03Z"/>
              </w:rPr>
              <w:pPrChange w:id="3856" w:author="白日梦想家" w:date="2026-10-26T15:11:11Z">
                <w:pPr>
                  <w:keepNext/>
                  <w:snapToGrid w:val="0"/>
                  <w:spacing w:before="0" w:after="0" w:line="370" w:lineRule="exact"/>
                  <w:ind w:left="0" w:leftChars="0" w:right="0" w:rightChars="0" w:firstLine="0" w:firstLineChars="0"/>
                  <w:jc w:val="center"/>
                </w:pPr>
              </w:pPrChange>
            </w:pPr>
            <w:del w:id="385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58903E0A">
            <w:pPr>
              <w:keepNext/>
              <w:widowControl/>
              <w:adjustRightInd w:val="0"/>
              <w:snapToGrid w:val="0"/>
              <w:spacing w:before="0" w:after="0" w:line="240" w:lineRule="auto"/>
              <w:ind w:left="0" w:leftChars="0" w:right="0" w:rightChars="0" w:firstLine="0" w:firstLineChars="0"/>
              <w:jc w:val="center"/>
              <w:outlineLvl w:val="9"/>
              <w:rPr>
                <w:del w:id="3860" w:author="白日梦想家" w:date="2026-10-26T15:11:03Z"/>
              </w:rPr>
              <w:pPrChange w:id="3859" w:author="白日梦想家" w:date="2026-10-26T15:11:11Z">
                <w:pPr>
                  <w:keepNext/>
                  <w:snapToGrid w:val="0"/>
                  <w:spacing w:before="0" w:after="0" w:line="370" w:lineRule="exact"/>
                  <w:ind w:left="0" w:leftChars="0" w:right="0" w:rightChars="0" w:firstLine="0" w:firstLineChars="0"/>
                  <w:jc w:val="center"/>
                </w:pPr>
              </w:pPrChange>
            </w:pPr>
            <w:del w:id="386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010B6A4">
            <w:pPr>
              <w:keepNext/>
              <w:widowControl/>
              <w:adjustRightInd w:val="0"/>
              <w:snapToGrid w:val="0"/>
              <w:spacing w:before="0" w:after="0" w:line="240" w:lineRule="auto"/>
              <w:ind w:left="0" w:leftChars="0" w:right="0" w:rightChars="0" w:firstLine="0" w:firstLineChars="0"/>
              <w:jc w:val="center"/>
              <w:outlineLvl w:val="9"/>
              <w:rPr>
                <w:del w:id="3863" w:author="白日梦想家" w:date="2026-10-26T15:11:03Z"/>
              </w:rPr>
              <w:pPrChange w:id="3862" w:author="白日梦想家" w:date="2026-10-26T15:11:11Z">
                <w:pPr>
                  <w:keepNext/>
                  <w:snapToGrid w:val="0"/>
                  <w:spacing w:before="0" w:after="0" w:line="370" w:lineRule="exact"/>
                  <w:ind w:left="0" w:leftChars="0" w:right="0" w:rightChars="0" w:firstLine="0" w:firstLineChars="0"/>
                  <w:jc w:val="center"/>
                </w:pPr>
              </w:pPrChange>
            </w:pPr>
            <w:del w:id="3864"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682C02D">
            <w:pPr>
              <w:keepNext/>
              <w:widowControl/>
              <w:adjustRightInd w:val="0"/>
              <w:snapToGrid w:val="0"/>
              <w:spacing w:before="0" w:after="0" w:line="240" w:lineRule="auto"/>
              <w:ind w:left="0" w:leftChars="0" w:right="0" w:rightChars="0" w:firstLine="0" w:firstLineChars="0"/>
              <w:jc w:val="center"/>
              <w:outlineLvl w:val="9"/>
              <w:rPr>
                <w:del w:id="3866" w:author="白日梦想家" w:date="2026-10-26T15:11:03Z"/>
              </w:rPr>
              <w:pPrChange w:id="3865" w:author="白日梦想家" w:date="2026-10-26T15:11:11Z">
                <w:pPr>
                  <w:keepNext/>
                  <w:snapToGrid w:val="0"/>
                  <w:spacing w:before="0" w:after="0" w:line="370" w:lineRule="exact"/>
                  <w:ind w:left="0" w:leftChars="0" w:right="0" w:rightChars="0" w:firstLine="0" w:firstLineChars="0"/>
                  <w:jc w:val="center"/>
                </w:pPr>
              </w:pPrChange>
            </w:pPr>
            <w:del w:id="3867" w:author="白日梦想家" w:date="2026-10-26T15:11:03Z">
              <w:r>
                <w:rPr>
                  <w:rFonts w:hint="eastAsia" w:ascii="方正仿宋_GBK" w:hAnsi="方正仿宋_GBK" w:eastAsia="方正仿宋_GBK" w:cs="Times New Roman"/>
                  <w:sz w:val="24"/>
                  <w:szCs w:val="24"/>
                </w:rPr>
                <w:delText>1.79～1.89</w:delText>
              </w:r>
            </w:del>
          </w:p>
        </w:tc>
        <w:tc>
          <w:tcPr>
            <w:tcW w:w="1451" w:type="dxa"/>
            <w:vAlign w:val="center"/>
          </w:tcPr>
          <w:p w14:paraId="2944A36A">
            <w:pPr>
              <w:keepNext/>
              <w:widowControl/>
              <w:adjustRightInd w:val="0"/>
              <w:snapToGrid w:val="0"/>
              <w:spacing w:before="0" w:after="0" w:line="240" w:lineRule="auto"/>
              <w:ind w:left="0" w:leftChars="0" w:right="0" w:rightChars="0" w:firstLine="0" w:firstLineChars="0"/>
              <w:jc w:val="center"/>
              <w:outlineLvl w:val="9"/>
              <w:rPr>
                <w:del w:id="3869" w:author="白日梦想家" w:date="2026-10-26T15:11:03Z"/>
              </w:rPr>
              <w:pPrChange w:id="3868" w:author="白日梦想家" w:date="2026-10-26T15:11:11Z">
                <w:pPr>
                  <w:keepNext/>
                  <w:snapToGrid w:val="0"/>
                  <w:spacing w:before="0" w:after="0" w:line="370" w:lineRule="exact"/>
                  <w:ind w:left="0" w:leftChars="0" w:right="0" w:rightChars="0" w:firstLine="0" w:firstLineChars="0"/>
                  <w:jc w:val="center"/>
                </w:pPr>
              </w:pPrChange>
            </w:pPr>
            <w:del w:id="3870" w:author="白日梦想家" w:date="2026-10-26T15:11:03Z">
              <w:r>
                <w:rPr>
                  <w:rFonts w:hint="eastAsia" w:ascii="方正仿宋_GBK" w:hAnsi="方正仿宋_GBK" w:eastAsia="方正仿宋_GBK" w:cs="Times New Roman"/>
                  <w:sz w:val="24"/>
                  <w:szCs w:val="24"/>
                </w:rPr>
                <w:delText>1.65～1.73</w:delText>
              </w:r>
            </w:del>
          </w:p>
        </w:tc>
        <w:tc>
          <w:tcPr>
            <w:tcW w:w="1453" w:type="dxa"/>
            <w:vAlign w:val="center"/>
          </w:tcPr>
          <w:p w14:paraId="2DCF4279">
            <w:pPr>
              <w:keepNext/>
              <w:widowControl/>
              <w:adjustRightInd w:val="0"/>
              <w:snapToGrid w:val="0"/>
              <w:spacing w:before="0" w:after="0" w:line="240" w:lineRule="auto"/>
              <w:ind w:left="0" w:leftChars="0" w:right="0" w:rightChars="0" w:firstLine="0" w:firstLineChars="0"/>
              <w:jc w:val="center"/>
              <w:outlineLvl w:val="9"/>
              <w:rPr>
                <w:del w:id="3872" w:author="白日梦想家" w:date="2026-10-26T15:11:03Z"/>
              </w:rPr>
              <w:pPrChange w:id="3871" w:author="白日梦想家" w:date="2026-10-26T15:11:11Z">
                <w:pPr>
                  <w:keepNext/>
                  <w:snapToGrid w:val="0"/>
                  <w:spacing w:before="0" w:after="0" w:line="370" w:lineRule="exact"/>
                  <w:ind w:left="0" w:leftChars="0" w:right="0" w:rightChars="0" w:firstLine="0" w:firstLineChars="0"/>
                  <w:jc w:val="center"/>
                </w:pPr>
              </w:pPrChange>
            </w:pPr>
            <w:del w:id="3873" w:author="白日梦想家" w:date="2026-10-26T15:11:03Z">
              <w:r>
                <w:rPr>
                  <w:rFonts w:hint="eastAsia" w:ascii="方正仿宋_GBK" w:hAnsi="方正仿宋_GBK" w:eastAsia="方正仿宋_GBK" w:cs="Times New Roman"/>
                  <w:sz w:val="24"/>
                  <w:szCs w:val="24"/>
                </w:rPr>
                <w:delText>1.57～1.65</w:delText>
              </w:r>
            </w:del>
          </w:p>
        </w:tc>
      </w:tr>
      <w:tr w14:paraId="486F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74" w:author="白日梦想家" w:date="2026-10-26T15:11:03Z"/>
        </w:trPr>
        <w:tc>
          <w:tcPr>
            <w:tcW w:w="1450" w:type="dxa"/>
            <w:vAlign w:val="center"/>
          </w:tcPr>
          <w:p w14:paraId="0E0056F9">
            <w:pPr>
              <w:keepNext/>
              <w:widowControl/>
              <w:adjustRightInd w:val="0"/>
              <w:snapToGrid w:val="0"/>
              <w:spacing w:before="0" w:after="0" w:line="240" w:lineRule="auto"/>
              <w:ind w:left="0" w:leftChars="0" w:right="0" w:rightChars="0" w:firstLine="0" w:firstLineChars="0"/>
              <w:jc w:val="center"/>
              <w:outlineLvl w:val="9"/>
              <w:rPr>
                <w:del w:id="3876" w:author="白日梦想家" w:date="2026-10-26T15:11:03Z"/>
              </w:rPr>
              <w:pPrChange w:id="3875" w:author="白日梦想家" w:date="2026-10-26T15:11:11Z">
                <w:pPr>
                  <w:keepNext/>
                  <w:snapToGrid w:val="0"/>
                  <w:spacing w:before="0" w:after="0" w:line="370" w:lineRule="exact"/>
                  <w:ind w:left="0" w:leftChars="0" w:right="0" w:rightChars="0" w:firstLine="0" w:firstLineChars="0"/>
                  <w:jc w:val="center"/>
                </w:pPr>
              </w:pPrChange>
            </w:pPr>
            <w:del w:id="3877"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4187C4F2">
            <w:pPr>
              <w:keepNext/>
              <w:widowControl/>
              <w:adjustRightInd w:val="0"/>
              <w:snapToGrid w:val="0"/>
              <w:spacing w:before="0" w:after="0" w:line="240" w:lineRule="auto"/>
              <w:ind w:left="0" w:leftChars="0" w:right="0" w:rightChars="0" w:firstLine="0" w:firstLineChars="0"/>
              <w:jc w:val="center"/>
              <w:outlineLvl w:val="9"/>
              <w:rPr>
                <w:del w:id="3879" w:author="白日梦想家" w:date="2026-10-26T15:11:03Z"/>
              </w:rPr>
              <w:pPrChange w:id="3878" w:author="白日梦想家" w:date="2026-10-26T15:11:11Z">
                <w:pPr>
                  <w:keepNext/>
                  <w:snapToGrid w:val="0"/>
                  <w:spacing w:before="0" w:after="0" w:line="370" w:lineRule="exact"/>
                  <w:ind w:left="0" w:leftChars="0" w:right="0" w:rightChars="0" w:firstLine="0" w:firstLineChars="0"/>
                  <w:jc w:val="center"/>
                </w:pPr>
              </w:pPrChange>
            </w:pPr>
            <w:del w:id="388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AEC253">
            <w:pPr>
              <w:keepNext/>
              <w:widowControl/>
              <w:adjustRightInd w:val="0"/>
              <w:snapToGrid w:val="0"/>
              <w:spacing w:before="0" w:after="0" w:line="240" w:lineRule="auto"/>
              <w:ind w:left="0" w:leftChars="0" w:right="0" w:rightChars="0" w:firstLine="0" w:firstLineChars="0"/>
              <w:jc w:val="center"/>
              <w:outlineLvl w:val="9"/>
              <w:rPr>
                <w:del w:id="3882" w:author="白日梦想家" w:date="2026-10-26T15:11:03Z"/>
              </w:rPr>
              <w:pPrChange w:id="3881" w:author="白日梦想家" w:date="2026-10-26T15:11:11Z">
                <w:pPr>
                  <w:keepNext/>
                  <w:snapToGrid w:val="0"/>
                  <w:spacing w:before="0" w:after="0" w:line="370" w:lineRule="exact"/>
                  <w:ind w:left="0" w:leftChars="0" w:right="0" w:rightChars="0" w:firstLine="0" w:firstLineChars="0"/>
                  <w:jc w:val="center"/>
                </w:pPr>
              </w:pPrChange>
            </w:pPr>
            <w:del w:id="3883"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1B900894">
            <w:pPr>
              <w:keepNext/>
              <w:widowControl/>
              <w:adjustRightInd w:val="0"/>
              <w:snapToGrid w:val="0"/>
              <w:spacing w:before="0" w:after="0" w:line="240" w:lineRule="auto"/>
              <w:ind w:left="0" w:leftChars="0" w:right="0" w:rightChars="0" w:firstLine="0" w:firstLineChars="0"/>
              <w:jc w:val="center"/>
              <w:outlineLvl w:val="9"/>
              <w:rPr>
                <w:del w:id="3885" w:author="白日梦想家" w:date="2026-10-26T15:11:03Z"/>
              </w:rPr>
              <w:pPrChange w:id="3884" w:author="白日梦想家" w:date="2026-10-26T15:11:11Z">
                <w:pPr>
                  <w:keepNext/>
                  <w:snapToGrid w:val="0"/>
                  <w:spacing w:before="0" w:after="0" w:line="370" w:lineRule="exact"/>
                  <w:ind w:left="0" w:leftChars="0" w:right="0" w:rightChars="0" w:firstLine="0" w:firstLineChars="0"/>
                  <w:jc w:val="center"/>
                </w:pPr>
              </w:pPrChange>
            </w:pPr>
            <w:del w:id="3886" w:author="白日梦想家" w:date="2026-10-26T15:11:03Z">
              <w:r>
                <w:rPr>
                  <w:rFonts w:hint="eastAsia" w:ascii="方正仿宋_GBK" w:hAnsi="方正仿宋_GBK" w:eastAsia="方正仿宋_GBK" w:cs="Times New Roman"/>
                  <w:sz w:val="24"/>
                  <w:szCs w:val="24"/>
                </w:rPr>
                <w:delText>1.89～1.99</w:delText>
              </w:r>
            </w:del>
          </w:p>
        </w:tc>
        <w:tc>
          <w:tcPr>
            <w:tcW w:w="1451" w:type="dxa"/>
            <w:vAlign w:val="center"/>
          </w:tcPr>
          <w:p w14:paraId="415BC91B">
            <w:pPr>
              <w:keepNext/>
              <w:widowControl/>
              <w:adjustRightInd w:val="0"/>
              <w:snapToGrid w:val="0"/>
              <w:spacing w:before="0" w:after="0" w:line="240" w:lineRule="auto"/>
              <w:ind w:left="0" w:leftChars="0" w:right="0" w:rightChars="0" w:firstLine="0" w:firstLineChars="0"/>
              <w:jc w:val="center"/>
              <w:outlineLvl w:val="9"/>
              <w:rPr>
                <w:del w:id="3888" w:author="白日梦想家" w:date="2026-10-26T15:11:03Z"/>
              </w:rPr>
              <w:pPrChange w:id="3887" w:author="白日梦想家" w:date="2026-10-26T15:11:11Z">
                <w:pPr>
                  <w:keepNext/>
                  <w:snapToGrid w:val="0"/>
                  <w:spacing w:before="0" w:after="0" w:line="370" w:lineRule="exact"/>
                  <w:ind w:left="0" w:leftChars="0" w:right="0" w:rightChars="0" w:firstLine="0" w:firstLineChars="0"/>
                  <w:jc w:val="center"/>
                </w:pPr>
              </w:pPrChange>
            </w:pPr>
            <w:del w:id="3889"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7E09E7B">
            <w:pPr>
              <w:keepNext/>
              <w:widowControl/>
              <w:adjustRightInd w:val="0"/>
              <w:snapToGrid w:val="0"/>
              <w:spacing w:before="0" w:after="0" w:line="240" w:lineRule="auto"/>
              <w:ind w:left="0" w:leftChars="0" w:right="0" w:rightChars="0" w:firstLine="0" w:firstLineChars="0"/>
              <w:jc w:val="center"/>
              <w:outlineLvl w:val="9"/>
              <w:rPr>
                <w:del w:id="3891" w:author="白日梦想家" w:date="2026-10-26T15:11:03Z"/>
              </w:rPr>
              <w:pPrChange w:id="3890" w:author="白日梦想家" w:date="2026-10-26T15:11:11Z">
                <w:pPr>
                  <w:keepNext/>
                  <w:snapToGrid w:val="0"/>
                  <w:spacing w:before="0" w:after="0" w:line="370" w:lineRule="exact"/>
                  <w:ind w:left="0" w:leftChars="0" w:right="0" w:rightChars="0" w:firstLine="0" w:firstLineChars="0"/>
                  <w:jc w:val="center"/>
                </w:pPr>
              </w:pPrChange>
            </w:pPr>
            <w:del w:id="3892" w:author="白日梦想家" w:date="2026-10-26T15:11:03Z">
              <w:r>
                <w:rPr>
                  <w:rFonts w:hint="eastAsia" w:ascii="方正仿宋_GBK" w:hAnsi="方正仿宋_GBK" w:eastAsia="方正仿宋_GBK" w:cs="Times New Roman"/>
                  <w:sz w:val="24"/>
                  <w:szCs w:val="24"/>
                </w:rPr>
                <w:delText>1.73～1.83</w:delText>
              </w:r>
            </w:del>
          </w:p>
        </w:tc>
      </w:tr>
      <w:tr w14:paraId="7386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93" w:author="白日梦想家" w:date="2026-10-26T15:11:03Z"/>
        </w:trPr>
        <w:tc>
          <w:tcPr>
            <w:tcW w:w="1450" w:type="dxa"/>
            <w:vAlign w:val="center"/>
          </w:tcPr>
          <w:p w14:paraId="7D489FD9">
            <w:pPr>
              <w:keepNext/>
              <w:widowControl/>
              <w:adjustRightInd w:val="0"/>
              <w:snapToGrid w:val="0"/>
              <w:spacing w:before="0" w:after="0" w:line="240" w:lineRule="auto"/>
              <w:ind w:left="0" w:leftChars="0" w:right="0" w:rightChars="0" w:firstLine="0" w:firstLineChars="0"/>
              <w:jc w:val="center"/>
              <w:outlineLvl w:val="9"/>
              <w:rPr>
                <w:del w:id="3895" w:author="白日梦想家" w:date="2026-10-26T15:11:03Z"/>
              </w:rPr>
              <w:pPrChange w:id="3894" w:author="白日梦想家" w:date="2026-10-26T15:11:11Z">
                <w:pPr>
                  <w:keepNext/>
                  <w:snapToGrid w:val="0"/>
                  <w:spacing w:before="0" w:after="0" w:line="370" w:lineRule="exact"/>
                  <w:ind w:left="0" w:leftChars="0" w:right="0" w:rightChars="0" w:firstLine="0" w:firstLineChars="0"/>
                  <w:jc w:val="center"/>
                </w:pPr>
              </w:pPrChange>
            </w:pPr>
            <w:del w:id="3896"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6634CF6">
            <w:pPr>
              <w:keepNext/>
              <w:widowControl/>
              <w:adjustRightInd w:val="0"/>
              <w:snapToGrid w:val="0"/>
              <w:spacing w:before="0" w:after="0" w:line="240" w:lineRule="auto"/>
              <w:ind w:left="0" w:leftChars="0" w:right="0" w:rightChars="0" w:firstLine="0" w:firstLineChars="0"/>
              <w:jc w:val="center"/>
              <w:outlineLvl w:val="9"/>
              <w:rPr>
                <w:del w:id="3898" w:author="白日梦想家" w:date="2026-10-26T15:11:03Z"/>
              </w:rPr>
              <w:pPrChange w:id="3897" w:author="白日梦想家" w:date="2026-10-26T15:11:11Z">
                <w:pPr>
                  <w:keepNext/>
                  <w:snapToGrid w:val="0"/>
                  <w:spacing w:before="0" w:after="0" w:line="370" w:lineRule="exact"/>
                  <w:ind w:left="0" w:leftChars="0" w:right="0" w:rightChars="0" w:firstLine="0" w:firstLineChars="0"/>
                  <w:jc w:val="center"/>
                </w:pPr>
              </w:pPrChange>
            </w:pPr>
            <w:del w:id="389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F89BAA1">
            <w:pPr>
              <w:keepNext/>
              <w:widowControl/>
              <w:adjustRightInd w:val="0"/>
              <w:snapToGrid w:val="0"/>
              <w:spacing w:before="0" w:after="0" w:line="240" w:lineRule="auto"/>
              <w:ind w:left="0" w:leftChars="0" w:right="0" w:rightChars="0" w:firstLine="0" w:firstLineChars="0"/>
              <w:jc w:val="center"/>
              <w:outlineLvl w:val="9"/>
              <w:rPr>
                <w:del w:id="3901" w:author="白日梦想家" w:date="2026-10-26T15:11:03Z"/>
              </w:rPr>
              <w:pPrChange w:id="3900" w:author="白日梦想家" w:date="2026-10-26T15:11:11Z">
                <w:pPr>
                  <w:keepNext/>
                  <w:snapToGrid w:val="0"/>
                  <w:spacing w:before="0" w:after="0" w:line="370" w:lineRule="exact"/>
                  <w:ind w:left="0" w:leftChars="0" w:right="0" w:rightChars="0" w:firstLine="0" w:firstLineChars="0"/>
                  <w:jc w:val="center"/>
                </w:pPr>
              </w:pPrChange>
            </w:pPr>
            <w:del w:id="3902"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4C2CAFAC">
            <w:pPr>
              <w:keepNext/>
              <w:widowControl/>
              <w:adjustRightInd w:val="0"/>
              <w:snapToGrid w:val="0"/>
              <w:spacing w:before="0" w:after="0" w:line="240" w:lineRule="auto"/>
              <w:ind w:left="0" w:leftChars="0" w:right="0" w:rightChars="0" w:firstLine="0" w:firstLineChars="0"/>
              <w:jc w:val="center"/>
              <w:outlineLvl w:val="9"/>
              <w:rPr>
                <w:del w:id="3904" w:author="白日梦想家" w:date="2026-10-26T15:11:03Z"/>
              </w:rPr>
              <w:pPrChange w:id="3903" w:author="白日梦想家" w:date="2026-10-26T15:11:11Z">
                <w:pPr>
                  <w:keepNext/>
                  <w:snapToGrid w:val="0"/>
                  <w:spacing w:before="0" w:after="0" w:line="370" w:lineRule="exact"/>
                  <w:ind w:left="0" w:leftChars="0" w:right="0" w:rightChars="0" w:firstLine="0" w:firstLineChars="0"/>
                  <w:jc w:val="center"/>
                </w:pPr>
              </w:pPrChange>
            </w:pPr>
            <w:del w:id="3905"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96F5F19">
            <w:pPr>
              <w:keepNext/>
              <w:widowControl/>
              <w:adjustRightInd w:val="0"/>
              <w:snapToGrid w:val="0"/>
              <w:spacing w:before="0" w:after="0" w:line="240" w:lineRule="auto"/>
              <w:ind w:left="0" w:leftChars="0" w:right="0" w:rightChars="0" w:firstLine="0" w:firstLineChars="0"/>
              <w:jc w:val="center"/>
              <w:outlineLvl w:val="9"/>
              <w:rPr>
                <w:del w:id="3907" w:author="白日梦想家" w:date="2026-10-26T15:11:03Z"/>
              </w:rPr>
              <w:pPrChange w:id="3906" w:author="白日梦想家" w:date="2026-10-26T15:11:11Z">
                <w:pPr>
                  <w:keepNext/>
                  <w:snapToGrid w:val="0"/>
                  <w:spacing w:before="0" w:after="0" w:line="370" w:lineRule="exact"/>
                  <w:ind w:left="0" w:leftChars="0" w:right="0" w:rightChars="0" w:firstLine="0" w:firstLineChars="0"/>
                  <w:jc w:val="center"/>
                </w:pPr>
              </w:pPrChange>
            </w:pPr>
            <w:del w:id="3908"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3D561DAF">
            <w:pPr>
              <w:keepNext/>
              <w:widowControl/>
              <w:adjustRightInd w:val="0"/>
              <w:snapToGrid w:val="0"/>
              <w:spacing w:before="0" w:after="0" w:line="240" w:lineRule="auto"/>
              <w:ind w:left="0" w:leftChars="0" w:right="0" w:rightChars="0" w:firstLine="0" w:firstLineChars="0"/>
              <w:jc w:val="center"/>
              <w:outlineLvl w:val="9"/>
              <w:rPr>
                <w:del w:id="3910" w:author="白日梦想家" w:date="2026-10-26T15:11:03Z"/>
              </w:rPr>
              <w:pPrChange w:id="3909" w:author="白日梦想家" w:date="2026-10-26T15:11:11Z">
                <w:pPr>
                  <w:keepNext/>
                  <w:snapToGrid w:val="0"/>
                  <w:spacing w:before="0" w:after="0" w:line="370" w:lineRule="exact"/>
                  <w:ind w:left="0" w:leftChars="0" w:right="0" w:rightChars="0" w:firstLine="0" w:firstLineChars="0"/>
                  <w:jc w:val="center"/>
                </w:pPr>
              </w:pPrChange>
            </w:pPr>
            <w:del w:id="3911" w:author="白日梦想家" w:date="2026-10-26T15:11:03Z">
              <w:r>
                <w:rPr>
                  <w:rFonts w:hint="eastAsia" w:ascii="方正仿宋_GBK" w:hAnsi="方正仿宋_GBK" w:eastAsia="方正仿宋_GBK" w:cs="Times New Roman"/>
                  <w:sz w:val="24"/>
                  <w:szCs w:val="24"/>
                </w:rPr>
                <w:delText>2.25～2.35</w:delText>
              </w:r>
            </w:del>
          </w:p>
        </w:tc>
      </w:tr>
      <w:tr w14:paraId="60A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12" w:author="白日梦想家" w:date="2026-10-26T15:11:03Z"/>
        </w:trPr>
        <w:tc>
          <w:tcPr>
            <w:tcW w:w="1450" w:type="dxa"/>
            <w:vAlign w:val="center"/>
          </w:tcPr>
          <w:p w14:paraId="7E5285CE">
            <w:pPr>
              <w:keepNext/>
              <w:widowControl/>
              <w:adjustRightInd w:val="0"/>
              <w:snapToGrid w:val="0"/>
              <w:spacing w:before="0" w:after="0" w:line="240" w:lineRule="auto"/>
              <w:ind w:left="0" w:leftChars="0" w:right="0" w:rightChars="0" w:firstLine="0" w:firstLineChars="0"/>
              <w:jc w:val="center"/>
              <w:outlineLvl w:val="9"/>
              <w:rPr>
                <w:del w:id="3914" w:author="白日梦想家" w:date="2026-10-26T15:11:03Z"/>
              </w:rPr>
              <w:pPrChange w:id="3913" w:author="白日梦想家" w:date="2026-10-26T15:11:11Z">
                <w:pPr>
                  <w:keepNext/>
                  <w:snapToGrid w:val="0"/>
                  <w:spacing w:before="0" w:after="0" w:line="370" w:lineRule="exact"/>
                  <w:ind w:left="0" w:leftChars="0" w:right="0" w:rightChars="0" w:firstLine="0" w:firstLineChars="0"/>
                  <w:jc w:val="center"/>
                </w:pPr>
              </w:pPrChange>
            </w:pPr>
            <w:del w:id="391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3102E7CF">
            <w:pPr>
              <w:keepNext/>
              <w:widowControl/>
              <w:adjustRightInd w:val="0"/>
              <w:snapToGrid w:val="0"/>
              <w:spacing w:before="0" w:after="0" w:line="240" w:lineRule="auto"/>
              <w:ind w:left="0" w:leftChars="0" w:right="0" w:rightChars="0" w:firstLine="0" w:firstLineChars="0"/>
              <w:jc w:val="center"/>
              <w:outlineLvl w:val="9"/>
              <w:rPr>
                <w:del w:id="3917" w:author="白日梦想家" w:date="2026-10-26T15:11:03Z"/>
              </w:rPr>
              <w:pPrChange w:id="3916" w:author="白日梦想家" w:date="2026-10-26T15:11:11Z">
                <w:pPr>
                  <w:keepNext/>
                  <w:snapToGrid w:val="0"/>
                  <w:spacing w:before="0" w:after="0" w:line="370" w:lineRule="exact"/>
                  <w:ind w:left="0" w:leftChars="0" w:right="0" w:rightChars="0" w:firstLine="0" w:firstLineChars="0"/>
                  <w:jc w:val="center"/>
                </w:pPr>
              </w:pPrChange>
            </w:pPr>
            <w:del w:id="391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EB56D03">
            <w:pPr>
              <w:keepNext/>
              <w:widowControl/>
              <w:adjustRightInd w:val="0"/>
              <w:snapToGrid w:val="0"/>
              <w:spacing w:before="0" w:after="0" w:line="240" w:lineRule="auto"/>
              <w:ind w:left="0" w:leftChars="0" w:right="0" w:rightChars="0" w:firstLine="0" w:firstLineChars="0"/>
              <w:jc w:val="center"/>
              <w:outlineLvl w:val="9"/>
              <w:rPr>
                <w:del w:id="3920" w:author="白日梦想家" w:date="2026-10-26T15:11:03Z"/>
              </w:rPr>
              <w:pPrChange w:id="3919" w:author="白日梦想家" w:date="2026-10-26T15:11:11Z">
                <w:pPr>
                  <w:keepNext/>
                  <w:snapToGrid w:val="0"/>
                  <w:spacing w:before="0" w:after="0" w:line="370" w:lineRule="exact"/>
                  <w:ind w:left="0" w:leftChars="0" w:right="0" w:rightChars="0" w:firstLine="0" w:firstLineChars="0"/>
                  <w:jc w:val="center"/>
                </w:pPr>
              </w:pPrChange>
            </w:pPr>
            <w:del w:id="3921"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0B871424">
            <w:pPr>
              <w:keepNext/>
              <w:widowControl/>
              <w:adjustRightInd w:val="0"/>
              <w:snapToGrid w:val="0"/>
              <w:spacing w:before="0" w:after="0" w:line="240" w:lineRule="auto"/>
              <w:ind w:left="0" w:leftChars="0" w:right="0" w:rightChars="0" w:firstLine="0" w:firstLineChars="0"/>
              <w:jc w:val="center"/>
              <w:outlineLvl w:val="9"/>
              <w:rPr>
                <w:del w:id="3923" w:author="白日梦想家" w:date="2026-10-26T15:11:03Z"/>
              </w:rPr>
              <w:pPrChange w:id="3922" w:author="白日梦想家" w:date="2026-10-26T15:11:11Z">
                <w:pPr>
                  <w:keepNext/>
                  <w:snapToGrid w:val="0"/>
                  <w:spacing w:before="0" w:after="0" w:line="370" w:lineRule="exact"/>
                  <w:ind w:left="0" w:leftChars="0" w:right="0" w:rightChars="0" w:firstLine="0" w:firstLineChars="0"/>
                  <w:jc w:val="center"/>
                </w:pPr>
              </w:pPrChange>
            </w:pPr>
            <w:del w:id="3924"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61D2AF04">
            <w:pPr>
              <w:keepNext/>
              <w:widowControl/>
              <w:adjustRightInd w:val="0"/>
              <w:snapToGrid w:val="0"/>
              <w:spacing w:before="0" w:after="0" w:line="240" w:lineRule="auto"/>
              <w:ind w:left="0" w:leftChars="0" w:right="0" w:rightChars="0" w:firstLine="0" w:firstLineChars="0"/>
              <w:jc w:val="center"/>
              <w:outlineLvl w:val="9"/>
              <w:rPr>
                <w:del w:id="3926" w:author="白日梦想家" w:date="2026-10-26T15:11:03Z"/>
              </w:rPr>
              <w:pPrChange w:id="3925" w:author="白日梦想家" w:date="2026-10-26T15:11:11Z">
                <w:pPr>
                  <w:keepNext/>
                  <w:snapToGrid w:val="0"/>
                  <w:spacing w:before="0" w:after="0" w:line="370" w:lineRule="exact"/>
                  <w:ind w:left="0" w:leftChars="0" w:right="0" w:rightChars="0" w:firstLine="0" w:firstLineChars="0"/>
                  <w:jc w:val="center"/>
                </w:pPr>
              </w:pPrChange>
            </w:pPr>
            <w:del w:id="3927"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805CB1E">
            <w:pPr>
              <w:keepNext/>
              <w:widowControl/>
              <w:adjustRightInd w:val="0"/>
              <w:snapToGrid w:val="0"/>
              <w:spacing w:before="0" w:after="0" w:line="240" w:lineRule="auto"/>
              <w:ind w:left="0" w:leftChars="0" w:right="0" w:rightChars="0" w:firstLine="0" w:firstLineChars="0"/>
              <w:jc w:val="center"/>
              <w:outlineLvl w:val="9"/>
              <w:rPr>
                <w:del w:id="3929" w:author="白日梦想家" w:date="2026-10-26T15:11:03Z"/>
              </w:rPr>
              <w:pPrChange w:id="3928" w:author="白日梦想家" w:date="2026-10-26T15:11:11Z">
                <w:pPr>
                  <w:keepNext/>
                  <w:snapToGrid w:val="0"/>
                  <w:spacing w:before="0" w:after="0" w:line="370" w:lineRule="exact"/>
                  <w:ind w:left="0" w:leftChars="0" w:right="0" w:rightChars="0" w:firstLine="0" w:firstLineChars="0"/>
                  <w:jc w:val="center"/>
                </w:pPr>
              </w:pPrChange>
            </w:pPr>
            <w:del w:id="3930" w:author="白日梦想家" w:date="2026-10-26T15:11:03Z">
              <w:r>
                <w:rPr>
                  <w:rFonts w:hint="eastAsia" w:ascii="方正仿宋_GBK" w:hAnsi="方正仿宋_GBK" w:eastAsia="方正仿宋_GBK" w:cs="Times New Roman"/>
                  <w:sz w:val="24"/>
                  <w:szCs w:val="24"/>
                </w:rPr>
                <w:delText>1.43～1.53</w:delText>
              </w:r>
            </w:del>
          </w:p>
        </w:tc>
      </w:tr>
      <w:tr w14:paraId="1717C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31" w:author="白日梦想家" w:date="2026-10-26T15:11:03Z"/>
        </w:trPr>
        <w:tc>
          <w:tcPr>
            <w:tcW w:w="1450" w:type="dxa"/>
            <w:vAlign w:val="center"/>
          </w:tcPr>
          <w:p w14:paraId="36DEE0EE">
            <w:pPr>
              <w:keepNext/>
              <w:widowControl/>
              <w:adjustRightInd w:val="0"/>
              <w:snapToGrid w:val="0"/>
              <w:spacing w:before="0" w:after="0" w:line="240" w:lineRule="auto"/>
              <w:ind w:left="0" w:leftChars="0" w:right="0" w:rightChars="0" w:firstLine="0" w:firstLineChars="0"/>
              <w:jc w:val="center"/>
              <w:outlineLvl w:val="9"/>
              <w:rPr>
                <w:del w:id="3933" w:author="白日梦想家" w:date="2026-10-26T15:11:03Z"/>
              </w:rPr>
              <w:pPrChange w:id="3932" w:author="白日梦想家" w:date="2026-10-26T15:11:11Z">
                <w:pPr>
                  <w:keepNext/>
                  <w:snapToGrid w:val="0"/>
                  <w:spacing w:before="0" w:after="0" w:line="370" w:lineRule="exact"/>
                  <w:ind w:left="0" w:leftChars="0" w:right="0" w:rightChars="0" w:firstLine="0" w:firstLineChars="0"/>
                  <w:jc w:val="center"/>
                </w:pPr>
              </w:pPrChange>
            </w:pPr>
            <w:del w:id="3934"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6F8B806">
            <w:pPr>
              <w:keepNext/>
              <w:widowControl/>
              <w:adjustRightInd w:val="0"/>
              <w:snapToGrid w:val="0"/>
              <w:spacing w:before="0" w:after="0" w:line="240" w:lineRule="auto"/>
              <w:ind w:left="0" w:leftChars="0" w:right="0" w:rightChars="0" w:firstLine="0" w:firstLineChars="0"/>
              <w:jc w:val="center"/>
              <w:outlineLvl w:val="9"/>
              <w:rPr>
                <w:del w:id="3936" w:author="白日梦想家" w:date="2026-10-26T15:11:03Z"/>
              </w:rPr>
              <w:pPrChange w:id="3935" w:author="白日梦想家" w:date="2026-10-26T15:11:11Z">
                <w:pPr>
                  <w:keepNext/>
                  <w:snapToGrid w:val="0"/>
                  <w:spacing w:before="0" w:after="0" w:line="370" w:lineRule="exact"/>
                  <w:ind w:left="0" w:leftChars="0" w:right="0" w:rightChars="0" w:firstLine="0" w:firstLineChars="0"/>
                  <w:jc w:val="center"/>
                </w:pPr>
              </w:pPrChange>
            </w:pPr>
            <w:del w:id="393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1BA39CE">
            <w:pPr>
              <w:keepNext/>
              <w:widowControl/>
              <w:adjustRightInd w:val="0"/>
              <w:snapToGrid w:val="0"/>
              <w:spacing w:before="0" w:after="0" w:line="240" w:lineRule="auto"/>
              <w:ind w:left="0" w:leftChars="0" w:right="0" w:rightChars="0" w:firstLine="0" w:firstLineChars="0"/>
              <w:jc w:val="center"/>
              <w:outlineLvl w:val="9"/>
              <w:rPr>
                <w:del w:id="3939" w:author="白日梦想家" w:date="2026-10-26T15:11:03Z"/>
              </w:rPr>
              <w:pPrChange w:id="3938" w:author="白日梦想家" w:date="2026-10-26T15:11:11Z">
                <w:pPr>
                  <w:keepNext/>
                  <w:snapToGrid w:val="0"/>
                  <w:spacing w:before="0" w:after="0" w:line="370" w:lineRule="exact"/>
                  <w:ind w:left="0" w:leftChars="0" w:right="0" w:rightChars="0" w:firstLine="0" w:firstLineChars="0"/>
                  <w:jc w:val="center"/>
                </w:pPr>
              </w:pPrChange>
            </w:pPr>
            <w:del w:id="3940"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6DEB791C">
            <w:pPr>
              <w:keepNext/>
              <w:widowControl/>
              <w:adjustRightInd w:val="0"/>
              <w:snapToGrid w:val="0"/>
              <w:spacing w:before="0" w:after="0" w:line="240" w:lineRule="auto"/>
              <w:ind w:left="0" w:leftChars="0" w:right="0" w:rightChars="0" w:firstLine="0" w:firstLineChars="0"/>
              <w:jc w:val="center"/>
              <w:outlineLvl w:val="9"/>
              <w:rPr>
                <w:del w:id="3942" w:author="白日梦想家" w:date="2026-10-26T15:11:03Z"/>
              </w:rPr>
              <w:pPrChange w:id="3941" w:author="白日梦想家" w:date="2026-10-26T15:11:11Z">
                <w:pPr>
                  <w:keepNext/>
                  <w:snapToGrid w:val="0"/>
                  <w:spacing w:before="0" w:after="0" w:line="370" w:lineRule="exact"/>
                  <w:ind w:left="0" w:leftChars="0" w:right="0" w:rightChars="0" w:firstLine="0" w:firstLineChars="0"/>
                  <w:jc w:val="center"/>
                </w:pPr>
              </w:pPrChange>
            </w:pPr>
            <w:del w:id="3943"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3DEC1AC7">
            <w:pPr>
              <w:keepNext/>
              <w:widowControl/>
              <w:adjustRightInd w:val="0"/>
              <w:snapToGrid w:val="0"/>
              <w:spacing w:before="0" w:after="0" w:line="240" w:lineRule="auto"/>
              <w:ind w:left="0" w:leftChars="0" w:right="0" w:rightChars="0" w:firstLine="0" w:firstLineChars="0"/>
              <w:jc w:val="center"/>
              <w:outlineLvl w:val="9"/>
              <w:rPr>
                <w:del w:id="3945" w:author="白日梦想家" w:date="2026-10-26T15:11:03Z"/>
              </w:rPr>
              <w:pPrChange w:id="3944" w:author="白日梦想家" w:date="2026-10-26T15:11:11Z">
                <w:pPr>
                  <w:keepNext/>
                  <w:snapToGrid w:val="0"/>
                  <w:spacing w:before="0" w:after="0" w:line="370" w:lineRule="exact"/>
                  <w:ind w:left="0" w:leftChars="0" w:right="0" w:rightChars="0" w:firstLine="0" w:firstLineChars="0"/>
                  <w:jc w:val="center"/>
                </w:pPr>
              </w:pPrChange>
            </w:pPr>
            <w:del w:id="394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08474AAF">
            <w:pPr>
              <w:keepNext/>
              <w:widowControl/>
              <w:adjustRightInd w:val="0"/>
              <w:snapToGrid w:val="0"/>
              <w:spacing w:before="0" w:after="0" w:line="240" w:lineRule="auto"/>
              <w:ind w:left="0" w:leftChars="0" w:right="0" w:rightChars="0" w:firstLine="0" w:firstLineChars="0"/>
              <w:jc w:val="center"/>
              <w:outlineLvl w:val="9"/>
              <w:rPr>
                <w:del w:id="3948" w:author="白日梦想家" w:date="2026-10-26T15:11:03Z"/>
              </w:rPr>
              <w:pPrChange w:id="3947" w:author="白日梦想家" w:date="2026-10-26T15:11:11Z">
                <w:pPr>
                  <w:keepNext/>
                  <w:snapToGrid w:val="0"/>
                  <w:spacing w:before="0" w:after="0" w:line="370" w:lineRule="exact"/>
                  <w:ind w:left="0" w:leftChars="0" w:right="0" w:rightChars="0" w:firstLine="0" w:firstLineChars="0"/>
                  <w:jc w:val="center"/>
                </w:pPr>
              </w:pPrChange>
            </w:pPr>
            <w:del w:id="3949" w:author="白日梦想家" w:date="2026-10-26T15:11:03Z">
              <w:r>
                <w:rPr>
                  <w:rFonts w:hint="eastAsia" w:ascii="方正仿宋_GBK" w:hAnsi="方正仿宋_GBK" w:eastAsia="方正仿宋_GBK" w:cs="Times New Roman"/>
                  <w:sz w:val="24"/>
                  <w:szCs w:val="24"/>
                </w:rPr>
                <w:delText>1.57～1.67</w:delText>
              </w:r>
            </w:del>
          </w:p>
        </w:tc>
      </w:tr>
      <w:tr w14:paraId="0BF4A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50" w:author="白日梦想家" w:date="2026-10-26T15:11:03Z"/>
        </w:trPr>
        <w:tc>
          <w:tcPr>
            <w:tcW w:w="1450" w:type="dxa"/>
            <w:vAlign w:val="center"/>
          </w:tcPr>
          <w:p w14:paraId="6496B817">
            <w:pPr>
              <w:keepNext/>
              <w:widowControl/>
              <w:adjustRightInd w:val="0"/>
              <w:snapToGrid w:val="0"/>
              <w:spacing w:before="0" w:after="0" w:line="240" w:lineRule="auto"/>
              <w:ind w:left="0" w:leftChars="0" w:right="0" w:rightChars="0" w:firstLine="0" w:firstLineChars="0"/>
              <w:jc w:val="center"/>
              <w:outlineLvl w:val="9"/>
              <w:rPr>
                <w:del w:id="3952" w:author="白日梦想家" w:date="2026-10-26T15:11:03Z"/>
              </w:rPr>
              <w:pPrChange w:id="3951" w:author="白日梦想家" w:date="2026-10-26T15:11:11Z">
                <w:pPr>
                  <w:snapToGrid w:val="0"/>
                  <w:spacing w:before="0" w:after="0" w:line="370" w:lineRule="exact"/>
                  <w:ind w:left="0" w:leftChars="0" w:right="0" w:rightChars="0" w:firstLine="0" w:firstLineChars="0"/>
                  <w:jc w:val="center"/>
                </w:pPr>
              </w:pPrChange>
            </w:pPr>
            <w:del w:id="3953"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EA5D45D">
            <w:pPr>
              <w:keepNext/>
              <w:widowControl/>
              <w:adjustRightInd w:val="0"/>
              <w:snapToGrid w:val="0"/>
              <w:spacing w:before="0" w:after="0" w:line="240" w:lineRule="auto"/>
              <w:ind w:left="0" w:leftChars="0" w:right="0" w:rightChars="0" w:firstLine="0" w:firstLineChars="0"/>
              <w:jc w:val="center"/>
              <w:outlineLvl w:val="9"/>
              <w:rPr>
                <w:del w:id="3955" w:author="白日梦想家" w:date="2026-10-26T15:11:03Z"/>
              </w:rPr>
              <w:pPrChange w:id="3954" w:author="白日梦想家" w:date="2026-10-26T15:11:11Z">
                <w:pPr>
                  <w:snapToGrid w:val="0"/>
                  <w:spacing w:before="0" w:after="0" w:line="370" w:lineRule="exact"/>
                  <w:ind w:left="0" w:leftChars="0" w:right="0" w:rightChars="0" w:firstLine="0" w:firstLineChars="0"/>
                  <w:jc w:val="center"/>
                </w:pPr>
              </w:pPrChange>
            </w:pPr>
            <w:del w:id="395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7B5E7A5">
            <w:pPr>
              <w:keepNext/>
              <w:widowControl/>
              <w:adjustRightInd w:val="0"/>
              <w:snapToGrid w:val="0"/>
              <w:spacing w:before="0" w:after="0" w:line="240" w:lineRule="auto"/>
              <w:ind w:left="0" w:leftChars="0" w:right="0" w:rightChars="0" w:firstLine="0" w:firstLineChars="0"/>
              <w:jc w:val="center"/>
              <w:outlineLvl w:val="9"/>
              <w:rPr>
                <w:del w:id="3958" w:author="白日梦想家" w:date="2026-10-26T15:11:03Z"/>
              </w:rPr>
              <w:pPrChange w:id="3957" w:author="白日梦想家" w:date="2026-10-26T15:11:11Z">
                <w:pPr>
                  <w:snapToGrid w:val="0"/>
                  <w:spacing w:before="0" w:after="0" w:line="370" w:lineRule="exact"/>
                  <w:ind w:left="0" w:leftChars="0" w:right="0" w:rightChars="0" w:firstLine="0" w:firstLineChars="0"/>
                  <w:jc w:val="center"/>
                </w:pPr>
              </w:pPrChange>
            </w:pPr>
            <w:del w:id="3959"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4665B6ED">
            <w:pPr>
              <w:keepNext/>
              <w:widowControl/>
              <w:adjustRightInd w:val="0"/>
              <w:snapToGrid w:val="0"/>
              <w:spacing w:before="0" w:after="0" w:line="240" w:lineRule="auto"/>
              <w:ind w:left="0" w:leftChars="0" w:right="0" w:rightChars="0" w:firstLine="0" w:firstLineChars="0"/>
              <w:jc w:val="center"/>
              <w:outlineLvl w:val="9"/>
              <w:rPr>
                <w:del w:id="3961" w:author="白日梦想家" w:date="2026-10-26T15:11:03Z"/>
              </w:rPr>
              <w:pPrChange w:id="3960" w:author="白日梦想家" w:date="2026-10-26T15:11:11Z">
                <w:pPr>
                  <w:snapToGrid w:val="0"/>
                  <w:spacing w:before="0" w:after="0" w:line="370" w:lineRule="exact"/>
                  <w:ind w:left="0" w:leftChars="0" w:right="0" w:rightChars="0" w:firstLine="0" w:firstLineChars="0"/>
                  <w:jc w:val="center"/>
                </w:pPr>
              </w:pPrChange>
            </w:pPr>
            <w:del w:id="3962"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34EFABE3">
            <w:pPr>
              <w:keepNext/>
              <w:widowControl/>
              <w:adjustRightInd w:val="0"/>
              <w:snapToGrid w:val="0"/>
              <w:spacing w:before="0" w:after="0" w:line="240" w:lineRule="auto"/>
              <w:ind w:left="0" w:leftChars="0" w:right="0" w:rightChars="0" w:firstLine="0" w:firstLineChars="0"/>
              <w:jc w:val="center"/>
              <w:outlineLvl w:val="9"/>
              <w:rPr>
                <w:del w:id="3964" w:author="白日梦想家" w:date="2026-10-26T15:11:03Z"/>
              </w:rPr>
              <w:pPrChange w:id="3963" w:author="白日梦想家" w:date="2026-10-26T15:11:11Z">
                <w:pPr>
                  <w:snapToGrid w:val="0"/>
                  <w:spacing w:before="0" w:after="0" w:line="370" w:lineRule="exact"/>
                  <w:ind w:left="0" w:leftChars="0" w:right="0" w:rightChars="0" w:firstLine="0" w:firstLineChars="0"/>
                  <w:jc w:val="center"/>
                </w:pPr>
              </w:pPrChange>
            </w:pPr>
            <w:del w:id="3965"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FFC938B">
            <w:pPr>
              <w:keepNext/>
              <w:widowControl/>
              <w:adjustRightInd w:val="0"/>
              <w:snapToGrid w:val="0"/>
              <w:spacing w:before="0" w:after="0" w:line="240" w:lineRule="auto"/>
              <w:ind w:left="0" w:leftChars="0" w:right="0" w:rightChars="0" w:firstLine="0" w:firstLineChars="0"/>
              <w:jc w:val="center"/>
              <w:outlineLvl w:val="9"/>
              <w:rPr>
                <w:del w:id="3967" w:author="白日梦想家" w:date="2026-10-26T15:11:03Z"/>
              </w:rPr>
              <w:pPrChange w:id="3966" w:author="白日梦想家" w:date="2026-10-26T15:11:11Z">
                <w:pPr>
                  <w:snapToGrid w:val="0"/>
                  <w:spacing w:before="0" w:after="0" w:line="370" w:lineRule="exact"/>
                  <w:ind w:left="0" w:leftChars="0" w:right="0" w:rightChars="0" w:firstLine="0" w:firstLineChars="0"/>
                  <w:jc w:val="center"/>
                </w:pPr>
              </w:pPrChange>
            </w:pPr>
            <w:del w:id="3968" w:author="白日梦想家" w:date="2026-10-26T15:11:03Z">
              <w:r>
                <w:rPr>
                  <w:rFonts w:hint="eastAsia" w:ascii="方正仿宋_GBK" w:hAnsi="方正仿宋_GBK" w:eastAsia="方正仿宋_GBK" w:cs="Times New Roman"/>
                  <w:sz w:val="24"/>
                  <w:szCs w:val="24"/>
                </w:rPr>
                <w:delText>2.19～2.29</w:delText>
              </w:r>
            </w:del>
          </w:p>
        </w:tc>
      </w:tr>
    </w:tbl>
    <w:p w14:paraId="7DD054C0">
      <w:pPr>
        <w:keepNext/>
        <w:widowControl/>
        <w:adjustRightInd w:val="0"/>
        <w:snapToGrid w:val="0"/>
        <w:ind w:left="0" w:leftChars="0" w:right="0" w:rightChars="0" w:firstLine="0" w:firstLineChars="0"/>
        <w:jc w:val="center"/>
        <w:outlineLvl w:val="9"/>
        <w:rPr>
          <w:del w:id="3969" w:author="白日梦想家" w:date="2026-10-26T15:11:03Z"/>
          <w:rFonts w:hint="eastAsia" w:ascii="方正仿宋_GBK" w:hAnsi="方正仿宋_GBK" w:eastAsia="方正仿宋_GBK" w:cs="Times New Roman"/>
          <w:sz w:val="32"/>
          <w:szCs w:val="32"/>
          <w:highlight w:val="none"/>
          <w14:ligatures w14:val="standardContextual"/>
        </w:rPr>
      </w:pPr>
      <w:del w:id="3970" w:author="白日梦想家" w:date="2026-10-26T15:11:03Z">
        <w:r>
          <w:rPr>
            <w:rFonts w:hint="default" w:ascii="Times New Roman" w:hAnsi="Times New Roman" w:eastAsia="方正仿宋_GBK" w:cs="Times New Roman"/>
            <w:b w:val="0"/>
            <w:bCs w:val="0"/>
            <w:i w:val="0"/>
            <w:iCs w:val="0"/>
            <w:sz w:val="24"/>
            <w:szCs w:val="24"/>
            <w:rPrChange w:id="3971" w:author="xh" w:date="2026-10-26T09:47:23Z">
              <w:rPr>
                <w:rFonts w:hint="eastAsia" w:ascii="方正仿宋_GBK" w:hAnsi="方正仿宋_GBK" w:eastAsia="方正仿宋_GBK" w:cs="Times New Roman"/>
                <w:sz w:val="32"/>
                <w:szCs w:val="32"/>
              </w:rPr>
            </w:rPrChange>
          </w:rPr>
          <w:delText>表</w:delText>
        </w:r>
      </w:del>
      <w:del w:id="3972" w:author="白日梦想家" w:date="2026-10-26T15:11:03Z">
        <w:r>
          <w:rPr>
            <w:rFonts w:hint="eastAsia" w:ascii="方正仿宋_GBK" w:hAnsi="方正仿宋_GBK" w:eastAsia="方正仿宋_GBK" w:cs="Times New Roman"/>
            <w:sz w:val="32"/>
            <w:szCs w:val="32"/>
          </w:rPr>
          <w:delText>1</w:delText>
        </w:r>
      </w:del>
      <w:del w:id="3973" w:author="白日梦想家" w:date="2026-10-26T15:11:03Z">
        <w:r>
          <w:rPr>
            <w:rFonts w:hint="default" w:ascii="Times New Roman" w:hAnsi="Times New Roman" w:eastAsia="方正仿宋_GBK" w:cs="Times New Roman"/>
            <w:b w:val="0"/>
            <w:bCs w:val="0"/>
            <w:i w:val="0"/>
            <w:iCs w:val="0"/>
            <w:sz w:val="24"/>
            <w:szCs w:val="24"/>
            <w:rPrChange w:id="3974" w:author="xh" w:date="2026-10-26T09:47:23Z">
              <w:rPr>
                <w:rFonts w:hint="eastAsia" w:ascii="方正仿宋_GBK" w:hAnsi="方正仿宋_GBK" w:eastAsia="方正仿宋_GBK" w:cs="Times New Roman"/>
                <w:sz w:val="32"/>
                <w:szCs w:val="32"/>
              </w:rPr>
            </w:rPrChange>
          </w:rPr>
          <w:delText xml:space="preserve">3 </w:delText>
        </w:r>
      </w:del>
      <w:ins w:id="3975" w:author="xh" w:date="2026-10-26T09:47:23Z">
        <w:del w:id="3976" w:author="白日梦想家" w:date="2026-10-26T15:11:03Z">
          <w:r>
            <w:rPr>
              <w:rFonts w:hint="default" w:ascii="Times New Roman" w:hAnsi="Times New Roman" w:eastAsia="方正仿宋_GBK" w:cs="Times New Roman"/>
              <w:b w:val="0"/>
              <w:bCs w:val="0"/>
              <w:i w:val="0"/>
              <w:iCs w:val="0"/>
              <w:sz w:val="24"/>
              <w:szCs w:val="24"/>
              <w:rPrChange w:id="3977" w:author="xh" w:date="2026-10-26T09:47:23Z">
                <w:rPr>
                  <w:rFonts w:hint="eastAsia" w:ascii="方正仿宋_GBK" w:hAnsi="方正仿宋_GBK" w:eastAsia="方正仿宋_GBK" w:cs="Times New Roman"/>
                  <w:sz w:val="32"/>
                  <w:szCs w:val="32"/>
                </w:rPr>
              </w:rPrChange>
            </w:rPr>
            <w:delText>高电缆比例、较高负荷分散系数场景的</w:delText>
          </w:r>
        </w:del>
      </w:ins>
      <w:del w:id="3978" w:author="白日梦想家" w:date="2026-10-26T15:11:03Z">
        <w:r>
          <w:rPr>
            <w:rFonts w:hint="default" w:ascii="Times New Roman" w:hAnsi="Times New Roman" w:eastAsia="方正仿宋_GBK" w:cs="Times New Roman"/>
            <w:b w:val="0"/>
            <w:bCs w:val="0"/>
            <w:i w:val="0"/>
            <w:iCs w:val="0"/>
            <w:sz w:val="24"/>
            <w:szCs w:val="24"/>
            <w:rPrChange w:id="3979" w:author="xh" w:date="2026-10-26T09:47:23Z">
              <w:rPr>
                <w:rFonts w:hint="eastAsia" w:ascii="方正仿宋_GBK" w:hAnsi="方正仿宋_GBK" w:eastAsia="方正仿宋_GBK" w:cs="Times New Roman"/>
                <w:sz w:val="32"/>
                <w:szCs w:val="32"/>
              </w:rPr>
            </w:rPrChange>
          </w:rPr>
          <w:delText>容载比推荐</w:delText>
        </w:r>
      </w:del>
      <w:ins w:id="3980" w:author="许恒" w:date="2026-10-26T09:30:59Z">
        <w:del w:id="3981"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3982" w:author="白日梦想家" w:date="2026-10-26T15:11:03Z">
        <w:r>
          <w:rPr>
            <w:rFonts w:hint="eastAsia" w:ascii="方正仿宋_GBK" w:hAnsi="方正仿宋_GBK" w:eastAsia="方正仿宋_GBK" w:cs="Times New Roman"/>
            <w:sz w:val="32"/>
            <w:szCs w:val="32"/>
          </w:rPr>
          <w:delText>（电缆占比&gt;30%、分散系数&gt;1.15）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2CD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983" w:author="白日梦想家" w:date="2026-10-26T15:11:03Z"/>
        </w:trPr>
        <w:tc>
          <w:tcPr>
            <w:tcW w:w="1450" w:type="dxa"/>
            <w:vAlign w:val="center"/>
          </w:tcPr>
          <w:p w14:paraId="7904D3F5">
            <w:pPr>
              <w:keepNext/>
              <w:widowControl/>
              <w:adjustRightInd w:val="0"/>
              <w:snapToGrid w:val="0"/>
              <w:spacing w:before="0" w:after="0" w:line="240" w:lineRule="auto"/>
              <w:ind w:left="0" w:leftChars="0" w:right="0" w:rightChars="0" w:firstLine="0" w:firstLineChars="0"/>
              <w:jc w:val="center"/>
              <w:outlineLvl w:val="9"/>
              <w:rPr>
                <w:del w:id="3985" w:author="白日梦想家" w:date="2026-10-26T15:11:03Z"/>
              </w:rPr>
              <w:pPrChange w:id="3984" w:author="白日梦想家" w:date="2026-10-26T15:11:11Z">
                <w:pPr>
                  <w:keepNext/>
                  <w:snapToGrid w:val="0"/>
                  <w:spacing w:before="0" w:after="0" w:line="370" w:lineRule="exact"/>
                  <w:ind w:left="0" w:leftChars="0" w:right="0" w:rightChars="0" w:firstLine="0" w:firstLineChars="0"/>
                  <w:jc w:val="center"/>
                </w:pPr>
              </w:pPrChange>
            </w:pPr>
            <w:del w:id="3986" w:author="白日梦想家" w:date="2026-10-26T15:11:03Z">
              <w:r>
                <w:rPr>
                  <w:rFonts w:hint="default" w:ascii="Times New Roman" w:hAnsi="Times New Roman" w:eastAsia="方正仿宋_GBK" w:cs="Times New Roman"/>
                  <w:b/>
                  <w:sz w:val="28"/>
                  <w:szCs w:val="28"/>
                  <w:rPrChange w:id="3987" w:author="xh" w:date="2026-10-26T09:49:01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684A3A2A">
            <w:pPr>
              <w:keepNext/>
              <w:widowControl/>
              <w:adjustRightInd w:val="0"/>
              <w:snapToGrid w:val="0"/>
              <w:spacing w:before="0" w:after="0" w:line="240" w:lineRule="auto"/>
              <w:ind w:left="0" w:leftChars="0" w:right="0" w:rightChars="0" w:firstLine="0" w:firstLineChars="0"/>
              <w:jc w:val="center"/>
              <w:outlineLvl w:val="9"/>
              <w:rPr>
                <w:del w:id="3989" w:author="白日梦想家" w:date="2026-10-26T15:11:03Z"/>
              </w:rPr>
              <w:pPrChange w:id="3988" w:author="白日梦想家" w:date="2026-10-26T15:11:11Z">
                <w:pPr>
                  <w:keepNext/>
                  <w:snapToGrid w:val="0"/>
                  <w:spacing w:before="0" w:after="0" w:line="370" w:lineRule="exact"/>
                  <w:ind w:left="0" w:leftChars="0" w:right="0" w:rightChars="0" w:firstLine="0" w:firstLineChars="0"/>
                  <w:jc w:val="center"/>
                </w:pPr>
              </w:pPrChange>
            </w:pPr>
            <w:del w:id="3990" w:author="白日梦想家" w:date="2026-10-26T15:11:03Z">
              <w:r>
                <w:rPr>
                  <w:rFonts w:hint="default" w:ascii="Times New Roman" w:hAnsi="Times New Roman" w:eastAsia="方正仿宋_GBK" w:cs="Times New Roman"/>
                  <w:b/>
                  <w:sz w:val="28"/>
                  <w:szCs w:val="28"/>
                  <w:rPrChange w:id="3991" w:author="xh" w:date="2026-10-26T09:49:01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5AE6911F">
            <w:pPr>
              <w:keepNext/>
              <w:widowControl/>
              <w:adjustRightInd w:val="0"/>
              <w:snapToGrid w:val="0"/>
              <w:spacing w:before="0" w:after="0" w:line="240" w:lineRule="auto"/>
              <w:ind w:left="0" w:leftChars="0" w:right="0" w:rightChars="0" w:firstLine="0" w:firstLineChars="0"/>
              <w:jc w:val="center"/>
              <w:outlineLvl w:val="9"/>
              <w:rPr>
                <w:del w:id="3993" w:author="白日梦想家" w:date="2026-10-26T15:11:03Z"/>
              </w:rPr>
              <w:pPrChange w:id="3992" w:author="白日梦想家" w:date="2026-10-26T15:11:11Z">
                <w:pPr>
                  <w:keepNext/>
                  <w:snapToGrid w:val="0"/>
                  <w:spacing w:before="0" w:after="0" w:line="370" w:lineRule="exact"/>
                  <w:ind w:left="0" w:leftChars="0" w:right="0" w:rightChars="0" w:firstLine="0" w:firstLineChars="0"/>
                  <w:jc w:val="center"/>
                </w:pPr>
              </w:pPrChange>
            </w:pPr>
            <w:del w:id="3994" w:author="白日梦想家" w:date="2026-10-26T15:11:03Z">
              <w:r>
                <w:rPr>
                  <w:rFonts w:hint="default" w:ascii="Times New Roman" w:hAnsi="Times New Roman" w:eastAsia="方正仿宋_GBK" w:cs="Times New Roman"/>
                  <w:b/>
                  <w:sz w:val="28"/>
                  <w:szCs w:val="28"/>
                  <w:rPrChange w:id="3995" w:author="xh" w:date="2026-10-26T09:49:01Z">
                    <w:rPr>
                      <w:rFonts w:hint="eastAsia" w:ascii="方正仿宋_GBK" w:hAnsi="方正仿宋_GBK" w:eastAsia="方正仿宋_GBK" w:cs="Times New Roman"/>
                      <w:b/>
                      <w:sz w:val="24"/>
                      <w:szCs w:val="24"/>
                    </w:rPr>
                  </w:rPrChange>
                </w:rPr>
                <w:delText>≤30%</w:delText>
              </w:r>
            </w:del>
          </w:p>
        </w:tc>
        <w:tc>
          <w:tcPr>
            <w:tcW w:w="1451" w:type="dxa"/>
            <w:vAlign w:val="center"/>
          </w:tcPr>
          <w:p w14:paraId="649508D0">
            <w:pPr>
              <w:keepNext/>
              <w:widowControl/>
              <w:adjustRightInd w:val="0"/>
              <w:snapToGrid w:val="0"/>
              <w:spacing w:before="0" w:after="0" w:line="240" w:lineRule="auto"/>
              <w:ind w:left="0" w:leftChars="0" w:right="0" w:rightChars="0" w:firstLine="0" w:firstLineChars="0"/>
              <w:jc w:val="center"/>
              <w:outlineLvl w:val="9"/>
              <w:rPr>
                <w:del w:id="3997" w:author="白日梦想家" w:date="2026-10-26T15:11:03Z"/>
              </w:rPr>
              <w:pPrChange w:id="3996" w:author="白日梦想家" w:date="2026-10-26T15:11:11Z">
                <w:pPr>
                  <w:keepNext/>
                  <w:snapToGrid w:val="0"/>
                  <w:spacing w:before="0" w:after="0" w:line="370" w:lineRule="exact"/>
                  <w:ind w:left="0" w:leftChars="0" w:right="0" w:rightChars="0" w:firstLine="0" w:firstLineChars="0"/>
                  <w:jc w:val="center"/>
                </w:pPr>
              </w:pPrChange>
            </w:pPr>
            <w:del w:id="3998" w:author="白日梦想家" w:date="2026-10-26T15:11:03Z">
              <w:r>
                <w:rPr>
                  <w:rFonts w:hint="default" w:ascii="Times New Roman" w:hAnsi="Times New Roman" w:eastAsia="方正仿宋_GBK" w:cs="Times New Roman"/>
                  <w:b/>
                  <w:sz w:val="28"/>
                  <w:szCs w:val="28"/>
                  <w:rPrChange w:id="3999" w:author="xh" w:date="2026-10-26T09:49:01Z">
                    <w:rPr>
                      <w:rFonts w:hint="eastAsia" w:ascii="方正仿宋_GBK" w:hAnsi="方正仿宋_GBK" w:eastAsia="方正仿宋_GBK" w:cs="Times New Roman"/>
                      <w:b/>
                      <w:sz w:val="24"/>
                      <w:szCs w:val="24"/>
                    </w:rPr>
                  </w:rPrChange>
                </w:rPr>
                <w:delText>(30%,50%]</w:delText>
              </w:r>
            </w:del>
          </w:p>
        </w:tc>
        <w:tc>
          <w:tcPr>
            <w:tcW w:w="1451" w:type="dxa"/>
            <w:vAlign w:val="center"/>
          </w:tcPr>
          <w:p w14:paraId="583D3EB4">
            <w:pPr>
              <w:keepNext/>
              <w:widowControl/>
              <w:adjustRightInd w:val="0"/>
              <w:snapToGrid w:val="0"/>
              <w:spacing w:before="0" w:after="0" w:line="240" w:lineRule="auto"/>
              <w:ind w:left="0" w:leftChars="0" w:right="0" w:rightChars="0" w:firstLine="0" w:firstLineChars="0"/>
              <w:jc w:val="center"/>
              <w:outlineLvl w:val="9"/>
              <w:rPr>
                <w:del w:id="4001" w:author="白日梦想家" w:date="2026-10-26T15:11:03Z"/>
              </w:rPr>
              <w:pPrChange w:id="4000" w:author="白日梦想家" w:date="2026-10-26T15:11:11Z">
                <w:pPr>
                  <w:keepNext/>
                  <w:snapToGrid w:val="0"/>
                  <w:spacing w:before="0" w:after="0" w:line="370" w:lineRule="exact"/>
                  <w:ind w:left="0" w:leftChars="0" w:right="0" w:rightChars="0" w:firstLine="0" w:firstLineChars="0"/>
                  <w:jc w:val="center"/>
                </w:pPr>
              </w:pPrChange>
            </w:pPr>
            <w:del w:id="4002" w:author="白日梦想家" w:date="2026-10-26T15:11:03Z">
              <w:r>
                <w:rPr>
                  <w:rFonts w:hint="default" w:ascii="Times New Roman" w:hAnsi="Times New Roman" w:eastAsia="方正仿宋_GBK" w:cs="Times New Roman"/>
                  <w:b/>
                  <w:sz w:val="28"/>
                  <w:szCs w:val="28"/>
                  <w:rPrChange w:id="4003" w:author="xh" w:date="2026-10-26T09:49:01Z">
                    <w:rPr>
                      <w:rFonts w:hint="eastAsia" w:ascii="方正仿宋_GBK" w:hAnsi="方正仿宋_GBK" w:eastAsia="方正仿宋_GBK" w:cs="Times New Roman"/>
                      <w:b/>
                      <w:sz w:val="24"/>
                      <w:szCs w:val="24"/>
                    </w:rPr>
                  </w:rPrChange>
                </w:rPr>
                <w:delText>(50%,70%]</w:delText>
              </w:r>
            </w:del>
          </w:p>
        </w:tc>
        <w:tc>
          <w:tcPr>
            <w:tcW w:w="1453" w:type="dxa"/>
            <w:vAlign w:val="center"/>
          </w:tcPr>
          <w:p w14:paraId="6AA64212">
            <w:pPr>
              <w:keepNext/>
              <w:widowControl/>
              <w:adjustRightInd w:val="0"/>
              <w:snapToGrid w:val="0"/>
              <w:spacing w:before="0" w:after="0" w:line="240" w:lineRule="auto"/>
              <w:ind w:left="0" w:leftChars="0" w:right="0" w:rightChars="0" w:firstLine="0" w:firstLineChars="0"/>
              <w:jc w:val="center"/>
              <w:outlineLvl w:val="9"/>
              <w:rPr>
                <w:del w:id="4005" w:author="白日梦想家" w:date="2026-10-26T15:11:03Z"/>
              </w:rPr>
              <w:pPrChange w:id="4004" w:author="白日梦想家" w:date="2026-10-26T15:11:11Z">
                <w:pPr>
                  <w:keepNext/>
                  <w:snapToGrid w:val="0"/>
                  <w:spacing w:before="0" w:after="0" w:line="370" w:lineRule="exact"/>
                  <w:ind w:left="0" w:leftChars="0" w:right="0" w:rightChars="0" w:firstLine="0" w:firstLineChars="0"/>
                  <w:jc w:val="center"/>
                </w:pPr>
              </w:pPrChange>
            </w:pPr>
            <w:del w:id="4006" w:author="白日梦想家" w:date="2026-10-26T15:11:03Z">
              <w:r>
                <w:rPr>
                  <w:rFonts w:hint="default" w:ascii="Times New Roman" w:hAnsi="Times New Roman" w:eastAsia="方正仿宋_GBK" w:cs="Times New Roman"/>
                  <w:b/>
                  <w:sz w:val="28"/>
                  <w:szCs w:val="28"/>
                  <w:rPrChange w:id="4007" w:author="xh" w:date="2026-10-26T09:49:01Z">
                    <w:rPr>
                      <w:rFonts w:hint="eastAsia" w:ascii="方正仿宋_GBK" w:hAnsi="方正仿宋_GBK" w:eastAsia="方正仿宋_GBK" w:cs="Times New Roman"/>
                      <w:b/>
                      <w:sz w:val="24"/>
                      <w:szCs w:val="24"/>
                    </w:rPr>
                  </w:rPrChange>
                </w:rPr>
                <w:delText>&gt;70%</w:delText>
              </w:r>
            </w:del>
          </w:p>
        </w:tc>
      </w:tr>
      <w:tr w14:paraId="5AA7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08" w:author="白日梦想家" w:date="2026-10-26T15:11:03Z"/>
        </w:trPr>
        <w:tc>
          <w:tcPr>
            <w:tcW w:w="1450" w:type="dxa"/>
            <w:vAlign w:val="center"/>
          </w:tcPr>
          <w:p w14:paraId="03C38FFE">
            <w:pPr>
              <w:keepNext/>
              <w:widowControl/>
              <w:adjustRightInd w:val="0"/>
              <w:snapToGrid w:val="0"/>
              <w:spacing w:before="0" w:after="0" w:line="240" w:lineRule="auto"/>
              <w:ind w:left="0" w:leftChars="0" w:right="0" w:rightChars="0" w:firstLine="0" w:firstLineChars="0"/>
              <w:jc w:val="center"/>
              <w:outlineLvl w:val="9"/>
              <w:rPr>
                <w:del w:id="4010" w:author="白日梦想家" w:date="2026-10-26T15:11:03Z"/>
              </w:rPr>
              <w:pPrChange w:id="4009" w:author="白日梦想家" w:date="2026-10-26T15:11:11Z">
                <w:pPr>
                  <w:keepNext/>
                  <w:snapToGrid w:val="0"/>
                  <w:spacing w:before="0" w:after="0" w:line="370" w:lineRule="exact"/>
                  <w:ind w:left="0" w:leftChars="0" w:right="0" w:rightChars="0" w:firstLine="0" w:firstLineChars="0"/>
                  <w:jc w:val="center"/>
                </w:pPr>
              </w:pPrChange>
            </w:pPr>
            <w:del w:id="4011" w:author="白日梦想家" w:date="2026-10-26T15:11:03Z">
              <w:r>
                <w:rPr>
                  <w:rFonts w:hint="default" w:ascii="Times New Roman" w:hAnsi="Times New Roman" w:eastAsia="方正仿宋_GBK" w:cs="Times New Roman"/>
                  <w:sz w:val="28"/>
                  <w:szCs w:val="28"/>
                  <w:rPrChange w:id="4012"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5627CC8D">
            <w:pPr>
              <w:keepNext/>
              <w:widowControl/>
              <w:adjustRightInd w:val="0"/>
              <w:snapToGrid w:val="0"/>
              <w:spacing w:before="0" w:after="0" w:line="240" w:lineRule="auto"/>
              <w:ind w:left="0" w:leftChars="0" w:right="0" w:rightChars="0" w:firstLine="0" w:firstLineChars="0"/>
              <w:jc w:val="center"/>
              <w:outlineLvl w:val="9"/>
              <w:rPr>
                <w:del w:id="4014" w:author="白日梦想家" w:date="2026-10-26T15:11:03Z"/>
              </w:rPr>
              <w:pPrChange w:id="4013" w:author="白日梦想家" w:date="2026-10-26T15:11:11Z">
                <w:pPr>
                  <w:keepNext/>
                  <w:snapToGrid w:val="0"/>
                  <w:spacing w:before="0" w:after="0" w:line="370" w:lineRule="exact"/>
                  <w:ind w:left="0" w:leftChars="0" w:right="0" w:rightChars="0" w:firstLine="0" w:firstLineChars="0"/>
                  <w:jc w:val="center"/>
                </w:pPr>
              </w:pPrChange>
            </w:pPr>
            <w:del w:id="4015" w:author="白日梦想家" w:date="2026-10-26T15:11:03Z">
              <w:r>
                <w:rPr>
                  <w:rFonts w:hint="default" w:ascii="Times New Roman" w:hAnsi="Times New Roman" w:eastAsia="方正仿宋_GBK" w:cs="Times New Roman"/>
                  <w:sz w:val="28"/>
                  <w:szCs w:val="28"/>
                  <w:rPrChange w:id="4016"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0A1B1A2">
            <w:pPr>
              <w:keepNext/>
              <w:widowControl/>
              <w:adjustRightInd w:val="0"/>
              <w:snapToGrid w:val="0"/>
              <w:spacing w:before="0" w:after="0" w:line="240" w:lineRule="auto"/>
              <w:ind w:left="0" w:leftChars="0" w:right="0" w:rightChars="0" w:firstLine="0" w:firstLineChars="0"/>
              <w:jc w:val="center"/>
              <w:outlineLvl w:val="9"/>
              <w:rPr>
                <w:del w:id="4018" w:author="白日梦想家" w:date="2026-10-26T15:11:03Z"/>
              </w:rPr>
              <w:pPrChange w:id="4017" w:author="白日梦想家" w:date="2026-10-26T15:11:11Z">
                <w:pPr>
                  <w:keepNext/>
                  <w:snapToGrid w:val="0"/>
                  <w:spacing w:before="0" w:after="0" w:line="370" w:lineRule="exact"/>
                  <w:ind w:left="0" w:leftChars="0" w:right="0" w:rightChars="0" w:firstLine="0" w:firstLineChars="0"/>
                  <w:jc w:val="center"/>
                </w:pPr>
              </w:pPrChange>
            </w:pPr>
            <w:del w:id="4019" w:author="白日梦想家" w:date="2026-10-26T15:11:03Z">
              <w:r>
                <w:rPr>
                  <w:rFonts w:hint="default" w:ascii="Times New Roman" w:hAnsi="Times New Roman" w:eastAsia="方正仿宋_GBK" w:cs="Times New Roman"/>
                  <w:sz w:val="28"/>
                  <w:szCs w:val="28"/>
                  <w:rPrChange w:id="4020"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50F82921">
            <w:pPr>
              <w:keepNext/>
              <w:widowControl/>
              <w:adjustRightInd w:val="0"/>
              <w:snapToGrid w:val="0"/>
              <w:spacing w:before="0" w:after="0" w:line="240" w:lineRule="auto"/>
              <w:ind w:left="0" w:leftChars="0" w:right="0" w:rightChars="0" w:firstLine="0" w:firstLineChars="0"/>
              <w:jc w:val="center"/>
              <w:outlineLvl w:val="9"/>
              <w:rPr>
                <w:del w:id="4022" w:author="白日梦想家" w:date="2026-10-26T15:11:03Z"/>
              </w:rPr>
              <w:pPrChange w:id="4021" w:author="白日梦想家" w:date="2026-10-26T15:11:11Z">
                <w:pPr>
                  <w:keepNext/>
                  <w:snapToGrid w:val="0"/>
                  <w:spacing w:before="0" w:after="0" w:line="370" w:lineRule="exact"/>
                  <w:ind w:left="0" w:leftChars="0" w:right="0" w:rightChars="0" w:firstLine="0" w:firstLineChars="0"/>
                  <w:jc w:val="center"/>
                </w:pPr>
              </w:pPrChange>
            </w:pPr>
            <w:del w:id="4023" w:author="白日梦想家" w:date="2026-10-26T15:11:03Z">
              <w:r>
                <w:rPr>
                  <w:rFonts w:hint="default" w:ascii="Times New Roman" w:hAnsi="Times New Roman" w:eastAsia="方正仿宋_GBK" w:cs="Times New Roman"/>
                  <w:sz w:val="28"/>
                  <w:szCs w:val="28"/>
                  <w:rPrChange w:id="4024" w:author="xh" w:date="2026-10-26T09:49:01Z">
                    <w:rPr>
                      <w:rFonts w:hint="eastAsia" w:ascii="方正仿宋_GBK" w:hAnsi="方正仿宋_GBK" w:eastAsia="方正仿宋_GBK" w:cs="Times New Roman"/>
                      <w:sz w:val="24"/>
                      <w:szCs w:val="24"/>
                    </w:rPr>
                  </w:rPrChange>
                </w:rPr>
                <w:delText>2.02～2.09</w:delText>
              </w:r>
            </w:del>
          </w:p>
        </w:tc>
        <w:tc>
          <w:tcPr>
            <w:tcW w:w="1451" w:type="dxa"/>
            <w:vAlign w:val="center"/>
          </w:tcPr>
          <w:p w14:paraId="38726C0C">
            <w:pPr>
              <w:keepNext/>
              <w:widowControl/>
              <w:adjustRightInd w:val="0"/>
              <w:snapToGrid w:val="0"/>
              <w:spacing w:before="0" w:after="0" w:line="240" w:lineRule="auto"/>
              <w:ind w:left="0" w:leftChars="0" w:right="0" w:rightChars="0" w:firstLine="0" w:firstLineChars="0"/>
              <w:jc w:val="center"/>
              <w:outlineLvl w:val="9"/>
              <w:rPr>
                <w:del w:id="4026" w:author="白日梦想家" w:date="2026-10-26T15:11:03Z"/>
              </w:rPr>
              <w:pPrChange w:id="4025" w:author="白日梦想家" w:date="2026-10-26T15:11:11Z">
                <w:pPr>
                  <w:keepNext/>
                  <w:snapToGrid w:val="0"/>
                  <w:spacing w:before="0" w:after="0" w:line="370" w:lineRule="exact"/>
                  <w:ind w:left="0" w:leftChars="0" w:right="0" w:rightChars="0" w:firstLine="0" w:firstLineChars="0"/>
                  <w:jc w:val="center"/>
                </w:pPr>
              </w:pPrChange>
            </w:pPr>
            <w:del w:id="4027" w:author="白日梦想家" w:date="2026-10-26T15:11:03Z">
              <w:r>
                <w:rPr>
                  <w:rFonts w:hint="default" w:ascii="Times New Roman" w:hAnsi="Times New Roman" w:eastAsia="方正仿宋_GBK" w:cs="Times New Roman"/>
                  <w:sz w:val="28"/>
                  <w:szCs w:val="28"/>
                  <w:rPrChange w:id="4028" w:author="xh" w:date="2026-10-26T09:49:01Z">
                    <w:rPr>
                      <w:rFonts w:hint="eastAsia" w:ascii="方正仿宋_GBK" w:hAnsi="方正仿宋_GBK" w:eastAsia="方正仿宋_GBK" w:cs="Times New Roman"/>
                      <w:sz w:val="24"/>
                      <w:szCs w:val="24"/>
                    </w:rPr>
                  </w:rPrChange>
                </w:rPr>
                <w:delText>1.95～2.02</w:delText>
              </w:r>
            </w:del>
          </w:p>
        </w:tc>
        <w:tc>
          <w:tcPr>
            <w:tcW w:w="1453" w:type="dxa"/>
            <w:vAlign w:val="center"/>
          </w:tcPr>
          <w:p w14:paraId="4FE2B6A1">
            <w:pPr>
              <w:keepNext/>
              <w:widowControl/>
              <w:adjustRightInd w:val="0"/>
              <w:snapToGrid w:val="0"/>
              <w:spacing w:before="0" w:after="0" w:line="240" w:lineRule="auto"/>
              <w:ind w:left="0" w:leftChars="0" w:right="0" w:rightChars="0" w:firstLine="0" w:firstLineChars="0"/>
              <w:jc w:val="center"/>
              <w:outlineLvl w:val="9"/>
              <w:rPr>
                <w:del w:id="4030" w:author="白日梦想家" w:date="2026-10-26T15:11:03Z"/>
              </w:rPr>
              <w:pPrChange w:id="4029" w:author="白日梦想家" w:date="2026-10-26T15:11:11Z">
                <w:pPr>
                  <w:keepNext/>
                  <w:snapToGrid w:val="0"/>
                  <w:spacing w:before="0" w:after="0" w:line="370" w:lineRule="exact"/>
                  <w:ind w:left="0" w:leftChars="0" w:right="0" w:rightChars="0" w:firstLine="0" w:firstLineChars="0"/>
                  <w:jc w:val="center"/>
                </w:pPr>
              </w:pPrChange>
            </w:pPr>
            <w:del w:id="4031" w:author="白日梦想家" w:date="2026-10-26T15:11:03Z">
              <w:r>
                <w:rPr>
                  <w:rFonts w:hint="default" w:ascii="Times New Roman" w:hAnsi="Times New Roman" w:eastAsia="方正仿宋_GBK" w:cs="Times New Roman"/>
                  <w:sz w:val="28"/>
                  <w:szCs w:val="28"/>
                  <w:rPrChange w:id="4032" w:author="xh" w:date="2026-10-26T09:49:01Z">
                    <w:rPr>
                      <w:rFonts w:hint="eastAsia" w:ascii="方正仿宋_GBK" w:hAnsi="方正仿宋_GBK" w:eastAsia="方正仿宋_GBK" w:cs="Times New Roman"/>
                      <w:sz w:val="24"/>
                      <w:szCs w:val="24"/>
                    </w:rPr>
                  </w:rPrChange>
                </w:rPr>
                <w:delText>1.95～2.02</w:delText>
              </w:r>
            </w:del>
          </w:p>
        </w:tc>
      </w:tr>
      <w:tr w14:paraId="4CF6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33" w:author="白日梦想家" w:date="2026-10-26T15:11:03Z"/>
        </w:trPr>
        <w:tc>
          <w:tcPr>
            <w:tcW w:w="1450" w:type="dxa"/>
            <w:vAlign w:val="center"/>
          </w:tcPr>
          <w:p w14:paraId="1A474A81">
            <w:pPr>
              <w:keepNext/>
              <w:widowControl/>
              <w:adjustRightInd w:val="0"/>
              <w:snapToGrid w:val="0"/>
              <w:spacing w:before="0" w:after="0" w:line="240" w:lineRule="auto"/>
              <w:ind w:left="0" w:leftChars="0" w:right="0" w:rightChars="0" w:firstLine="0" w:firstLineChars="0"/>
              <w:jc w:val="center"/>
              <w:outlineLvl w:val="9"/>
              <w:rPr>
                <w:del w:id="4035" w:author="白日梦想家" w:date="2026-10-26T15:11:03Z"/>
              </w:rPr>
              <w:pPrChange w:id="4034" w:author="白日梦想家" w:date="2026-10-26T15:11:11Z">
                <w:pPr>
                  <w:keepNext/>
                  <w:snapToGrid w:val="0"/>
                  <w:spacing w:before="0" w:after="0" w:line="370" w:lineRule="exact"/>
                  <w:ind w:left="0" w:leftChars="0" w:right="0" w:rightChars="0" w:firstLine="0" w:firstLineChars="0"/>
                  <w:jc w:val="center"/>
                </w:pPr>
              </w:pPrChange>
            </w:pPr>
            <w:del w:id="4036" w:author="白日梦想家" w:date="2026-10-26T15:11:03Z">
              <w:r>
                <w:rPr>
                  <w:rFonts w:hint="default" w:ascii="Times New Roman" w:hAnsi="Times New Roman" w:eastAsia="方正仿宋_GBK" w:cs="Times New Roman"/>
                  <w:sz w:val="28"/>
                  <w:szCs w:val="28"/>
                  <w:rPrChange w:id="4037"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3CF052E5">
            <w:pPr>
              <w:keepNext/>
              <w:widowControl/>
              <w:adjustRightInd w:val="0"/>
              <w:snapToGrid w:val="0"/>
              <w:spacing w:before="0" w:after="0" w:line="240" w:lineRule="auto"/>
              <w:ind w:left="0" w:leftChars="0" w:right="0" w:rightChars="0" w:firstLine="0" w:firstLineChars="0"/>
              <w:jc w:val="center"/>
              <w:outlineLvl w:val="9"/>
              <w:rPr>
                <w:del w:id="4039" w:author="白日梦想家" w:date="2026-10-26T15:11:03Z"/>
              </w:rPr>
              <w:pPrChange w:id="4038" w:author="白日梦想家" w:date="2026-10-26T15:11:11Z">
                <w:pPr>
                  <w:keepNext/>
                  <w:snapToGrid w:val="0"/>
                  <w:spacing w:before="0" w:after="0" w:line="370" w:lineRule="exact"/>
                  <w:ind w:left="0" w:leftChars="0" w:right="0" w:rightChars="0" w:firstLine="0" w:firstLineChars="0"/>
                  <w:jc w:val="center"/>
                </w:pPr>
              </w:pPrChange>
            </w:pPr>
            <w:del w:id="4040" w:author="白日梦想家" w:date="2026-10-26T15:11:03Z">
              <w:r>
                <w:rPr>
                  <w:rFonts w:hint="default" w:ascii="Times New Roman" w:hAnsi="Times New Roman" w:eastAsia="方正仿宋_GBK" w:cs="Times New Roman"/>
                  <w:sz w:val="28"/>
                  <w:szCs w:val="28"/>
                  <w:rPrChange w:id="4041"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58885B85">
            <w:pPr>
              <w:keepNext/>
              <w:widowControl/>
              <w:adjustRightInd w:val="0"/>
              <w:snapToGrid w:val="0"/>
              <w:spacing w:before="0" w:after="0" w:line="240" w:lineRule="auto"/>
              <w:ind w:left="0" w:leftChars="0" w:right="0" w:rightChars="0" w:firstLine="0" w:firstLineChars="0"/>
              <w:jc w:val="center"/>
              <w:outlineLvl w:val="9"/>
              <w:rPr>
                <w:del w:id="4043" w:author="白日梦想家" w:date="2026-10-26T15:11:03Z"/>
              </w:rPr>
              <w:pPrChange w:id="4042" w:author="白日梦想家" w:date="2026-10-26T15:11:11Z">
                <w:pPr>
                  <w:keepNext/>
                  <w:snapToGrid w:val="0"/>
                  <w:spacing w:before="0" w:after="0" w:line="370" w:lineRule="exact"/>
                  <w:ind w:left="0" w:leftChars="0" w:right="0" w:rightChars="0" w:firstLine="0" w:firstLineChars="0"/>
                  <w:jc w:val="center"/>
                </w:pPr>
              </w:pPrChange>
            </w:pPr>
            <w:del w:id="4044" w:author="白日梦想家" w:date="2026-10-26T15:11:03Z">
              <w:r>
                <w:rPr>
                  <w:rFonts w:hint="default" w:ascii="Times New Roman" w:hAnsi="Times New Roman" w:eastAsia="方正仿宋_GBK" w:cs="Times New Roman"/>
                  <w:sz w:val="28"/>
                  <w:szCs w:val="28"/>
                  <w:rPrChange w:id="4045"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5251FA90">
            <w:pPr>
              <w:keepNext/>
              <w:widowControl/>
              <w:adjustRightInd w:val="0"/>
              <w:snapToGrid w:val="0"/>
              <w:spacing w:before="0" w:after="0" w:line="240" w:lineRule="auto"/>
              <w:ind w:left="0" w:leftChars="0" w:right="0" w:rightChars="0" w:firstLine="0" w:firstLineChars="0"/>
              <w:jc w:val="center"/>
              <w:outlineLvl w:val="9"/>
              <w:rPr>
                <w:del w:id="4047" w:author="白日梦想家" w:date="2026-10-26T15:11:03Z"/>
              </w:rPr>
              <w:pPrChange w:id="4046" w:author="白日梦想家" w:date="2026-10-26T15:11:11Z">
                <w:pPr>
                  <w:keepNext/>
                  <w:snapToGrid w:val="0"/>
                  <w:spacing w:before="0" w:after="0" w:line="370" w:lineRule="exact"/>
                  <w:ind w:left="0" w:leftChars="0" w:right="0" w:rightChars="0" w:firstLine="0" w:firstLineChars="0"/>
                  <w:jc w:val="center"/>
                </w:pPr>
              </w:pPrChange>
            </w:pPr>
            <w:del w:id="4048" w:author="白日梦想家" w:date="2026-10-26T15:11:03Z">
              <w:r>
                <w:rPr>
                  <w:rFonts w:hint="default" w:ascii="Times New Roman" w:hAnsi="Times New Roman" w:eastAsia="方正仿宋_GBK" w:cs="Times New Roman"/>
                  <w:sz w:val="28"/>
                  <w:szCs w:val="28"/>
                  <w:rPrChange w:id="4049" w:author="xh" w:date="2026-10-26T09:49:01Z">
                    <w:rPr>
                      <w:rFonts w:hint="eastAsia" w:ascii="方正仿宋_GBK" w:hAnsi="方正仿宋_GBK" w:eastAsia="方正仿宋_GBK" w:cs="Times New Roman"/>
                      <w:sz w:val="24"/>
                      <w:szCs w:val="24"/>
                    </w:rPr>
                  </w:rPrChange>
                </w:rPr>
                <w:delText>2.15～2.25</w:delText>
              </w:r>
            </w:del>
          </w:p>
        </w:tc>
        <w:tc>
          <w:tcPr>
            <w:tcW w:w="1451" w:type="dxa"/>
            <w:vAlign w:val="center"/>
          </w:tcPr>
          <w:p w14:paraId="5DB4B45F">
            <w:pPr>
              <w:keepNext/>
              <w:widowControl/>
              <w:adjustRightInd w:val="0"/>
              <w:snapToGrid w:val="0"/>
              <w:spacing w:before="0" w:after="0" w:line="240" w:lineRule="auto"/>
              <w:ind w:left="0" w:leftChars="0" w:right="0" w:rightChars="0" w:firstLine="0" w:firstLineChars="0"/>
              <w:jc w:val="center"/>
              <w:outlineLvl w:val="9"/>
              <w:rPr>
                <w:del w:id="4051" w:author="白日梦想家" w:date="2026-10-26T15:11:03Z"/>
              </w:rPr>
              <w:pPrChange w:id="4050" w:author="白日梦想家" w:date="2026-10-26T15:11:11Z">
                <w:pPr>
                  <w:keepNext/>
                  <w:snapToGrid w:val="0"/>
                  <w:spacing w:before="0" w:after="0" w:line="370" w:lineRule="exact"/>
                  <w:ind w:left="0" w:leftChars="0" w:right="0" w:rightChars="0" w:firstLine="0" w:firstLineChars="0"/>
                  <w:jc w:val="center"/>
                </w:pPr>
              </w:pPrChange>
            </w:pPr>
            <w:del w:id="4052" w:author="白日梦想家" w:date="2026-10-26T15:11:03Z">
              <w:r>
                <w:rPr>
                  <w:rFonts w:hint="default" w:ascii="Times New Roman" w:hAnsi="Times New Roman" w:eastAsia="方正仿宋_GBK" w:cs="Times New Roman"/>
                  <w:sz w:val="28"/>
                  <w:szCs w:val="28"/>
                  <w:rPrChange w:id="4053" w:author="xh" w:date="2026-10-26T09:49:01Z">
                    <w:rPr>
                      <w:rFonts w:hint="eastAsia" w:ascii="方正仿宋_GBK" w:hAnsi="方正仿宋_GBK" w:eastAsia="方正仿宋_GBK" w:cs="Times New Roman"/>
                      <w:sz w:val="24"/>
                      <w:szCs w:val="24"/>
                    </w:rPr>
                  </w:rPrChange>
                </w:rPr>
                <w:delText>1.99～2.09</w:delText>
              </w:r>
            </w:del>
          </w:p>
        </w:tc>
        <w:tc>
          <w:tcPr>
            <w:tcW w:w="1453" w:type="dxa"/>
            <w:vAlign w:val="center"/>
          </w:tcPr>
          <w:p w14:paraId="0BCFB16F">
            <w:pPr>
              <w:keepNext/>
              <w:widowControl/>
              <w:adjustRightInd w:val="0"/>
              <w:snapToGrid w:val="0"/>
              <w:spacing w:before="0" w:after="0" w:line="240" w:lineRule="auto"/>
              <w:ind w:left="0" w:leftChars="0" w:right="0" w:rightChars="0" w:firstLine="0" w:firstLineChars="0"/>
              <w:jc w:val="center"/>
              <w:outlineLvl w:val="9"/>
              <w:rPr>
                <w:del w:id="4055" w:author="白日梦想家" w:date="2026-10-26T15:11:03Z"/>
              </w:rPr>
              <w:pPrChange w:id="4054" w:author="白日梦想家" w:date="2026-10-26T15:11:11Z">
                <w:pPr>
                  <w:keepNext/>
                  <w:snapToGrid w:val="0"/>
                  <w:spacing w:before="0" w:after="0" w:line="370" w:lineRule="exact"/>
                  <w:ind w:left="0" w:leftChars="0" w:right="0" w:rightChars="0" w:firstLine="0" w:firstLineChars="0"/>
                  <w:jc w:val="center"/>
                </w:pPr>
              </w:pPrChange>
            </w:pPr>
            <w:del w:id="4056" w:author="白日梦想家" w:date="2026-10-26T15:11:03Z">
              <w:r>
                <w:rPr>
                  <w:rFonts w:hint="default" w:ascii="Times New Roman" w:hAnsi="Times New Roman" w:eastAsia="方正仿宋_GBK" w:cs="Times New Roman"/>
                  <w:sz w:val="28"/>
                  <w:szCs w:val="28"/>
                  <w:rPrChange w:id="4057" w:author="xh" w:date="2026-10-26T09:49:01Z">
                    <w:rPr>
                      <w:rFonts w:hint="eastAsia" w:ascii="方正仿宋_GBK" w:hAnsi="方正仿宋_GBK" w:eastAsia="方正仿宋_GBK" w:cs="Times New Roman"/>
                      <w:sz w:val="24"/>
                      <w:szCs w:val="24"/>
                    </w:rPr>
                  </w:rPrChange>
                </w:rPr>
                <w:delText>1.99～2.09</w:delText>
              </w:r>
            </w:del>
          </w:p>
        </w:tc>
      </w:tr>
      <w:tr w14:paraId="4439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058" w:author="白日梦想家" w:date="2026-10-26T15:11:03Z"/>
        </w:trPr>
        <w:tc>
          <w:tcPr>
            <w:tcW w:w="1450" w:type="dxa"/>
            <w:vAlign w:val="center"/>
          </w:tcPr>
          <w:p w14:paraId="62EE235A">
            <w:pPr>
              <w:keepNext/>
              <w:widowControl/>
              <w:adjustRightInd w:val="0"/>
              <w:snapToGrid w:val="0"/>
              <w:spacing w:before="0" w:after="0" w:line="240" w:lineRule="auto"/>
              <w:ind w:left="0" w:leftChars="0" w:right="0" w:rightChars="0" w:firstLine="0" w:firstLineChars="0"/>
              <w:jc w:val="center"/>
              <w:outlineLvl w:val="9"/>
              <w:rPr>
                <w:del w:id="4060" w:author="白日梦想家" w:date="2026-10-26T15:11:03Z"/>
              </w:rPr>
              <w:pPrChange w:id="4059" w:author="白日梦想家" w:date="2026-10-26T15:11:11Z">
                <w:pPr>
                  <w:keepNext/>
                  <w:snapToGrid w:val="0"/>
                  <w:spacing w:before="0" w:after="0" w:line="370" w:lineRule="exact"/>
                  <w:ind w:left="0" w:leftChars="0" w:right="0" w:rightChars="0" w:firstLine="0" w:firstLineChars="0"/>
                  <w:jc w:val="center"/>
                </w:pPr>
              </w:pPrChange>
            </w:pPr>
            <w:del w:id="4061" w:author="白日梦想家" w:date="2026-10-26T15:11:03Z">
              <w:r>
                <w:rPr>
                  <w:rFonts w:hint="default" w:ascii="Times New Roman" w:hAnsi="Times New Roman" w:eastAsia="方正仿宋_GBK" w:cs="Times New Roman"/>
                  <w:sz w:val="28"/>
                  <w:szCs w:val="28"/>
                  <w:rPrChange w:id="4062"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7EEBCEF2">
            <w:pPr>
              <w:keepNext/>
              <w:widowControl/>
              <w:adjustRightInd w:val="0"/>
              <w:snapToGrid w:val="0"/>
              <w:spacing w:before="0" w:after="0" w:line="240" w:lineRule="auto"/>
              <w:ind w:left="0" w:leftChars="0" w:right="0" w:rightChars="0" w:firstLine="0" w:firstLineChars="0"/>
              <w:jc w:val="center"/>
              <w:outlineLvl w:val="9"/>
              <w:rPr>
                <w:del w:id="4064" w:author="白日梦想家" w:date="2026-10-26T15:11:03Z"/>
              </w:rPr>
              <w:pPrChange w:id="4063" w:author="白日梦想家" w:date="2026-10-26T15:11:11Z">
                <w:pPr>
                  <w:keepNext/>
                  <w:snapToGrid w:val="0"/>
                  <w:spacing w:before="0" w:after="0" w:line="370" w:lineRule="exact"/>
                  <w:ind w:left="0" w:leftChars="0" w:right="0" w:rightChars="0" w:firstLine="0" w:firstLineChars="0"/>
                  <w:jc w:val="center"/>
                </w:pPr>
              </w:pPrChange>
            </w:pPr>
            <w:del w:id="4065" w:author="白日梦想家" w:date="2026-10-26T15:11:03Z">
              <w:r>
                <w:rPr>
                  <w:rFonts w:hint="default" w:ascii="Times New Roman" w:hAnsi="Times New Roman" w:eastAsia="方正仿宋_GBK" w:cs="Times New Roman"/>
                  <w:sz w:val="28"/>
                  <w:szCs w:val="28"/>
                  <w:rPrChange w:id="4066"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2908AE3B">
            <w:pPr>
              <w:keepNext/>
              <w:widowControl/>
              <w:adjustRightInd w:val="0"/>
              <w:snapToGrid w:val="0"/>
              <w:spacing w:before="0" w:after="0" w:line="240" w:lineRule="auto"/>
              <w:ind w:left="0" w:leftChars="0" w:right="0" w:rightChars="0" w:firstLine="0" w:firstLineChars="0"/>
              <w:jc w:val="center"/>
              <w:outlineLvl w:val="9"/>
              <w:rPr>
                <w:del w:id="4068" w:author="白日梦想家" w:date="2026-10-26T15:11:03Z"/>
              </w:rPr>
              <w:pPrChange w:id="4067" w:author="白日梦想家" w:date="2026-10-26T15:11:11Z">
                <w:pPr>
                  <w:keepNext/>
                  <w:snapToGrid w:val="0"/>
                  <w:spacing w:before="0" w:after="0" w:line="370" w:lineRule="exact"/>
                  <w:ind w:left="0" w:leftChars="0" w:right="0" w:rightChars="0" w:firstLine="0" w:firstLineChars="0"/>
                  <w:jc w:val="center"/>
                </w:pPr>
              </w:pPrChange>
            </w:pPr>
            <w:del w:id="4069" w:author="白日梦想家" w:date="2026-10-26T15:11:03Z">
              <w:r>
                <w:rPr>
                  <w:rFonts w:hint="default" w:ascii="Times New Roman" w:hAnsi="Times New Roman" w:eastAsia="方正仿宋_GBK" w:cs="Times New Roman"/>
                  <w:sz w:val="28"/>
                  <w:szCs w:val="28"/>
                  <w:rPrChange w:id="4070" w:author="xh" w:date="2026-10-26T09:49:01Z">
                    <w:rPr>
                      <w:rFonts w:hint="eastAsia" w:ascii="方正仿宋_GBK" w:hAnsi="方正仿宋_GBK" w:eastAsia="方正仿宋_GBK" w:cs="Times New Roman"/>
                      <w:sz w:val="24"/>
                      <w:szCs w:val="24"/>
                    </w:rPr>
                  </w:rPrChange>
                </w:rPr>
                <w:delText>2.79～2.89</w:delText>
              </w:r>
            </w:del>
          </w:p>
        </w:tc>
        <w:tc>
          <w:tcPr>
            <w:tcW w:w="1451" w:type="dxa"/>
            <w:vAlign w:val="center"/>
          </w:tcPr>
          <w:p w14:paraId="3ADE39A3">
            <w:pPr>
              <w:keepNext/>
              <w:widowControl/>
              <w:adjustRightInd w:val="0"/>
              <w:snapToGrid w:val="0"/>
              <w:spacing w:before="0" w:after="0" w:line="240" w:lineRule="auto"/>
              <w:ind w:left="0" w:leftChars="0" w:right="0" w:rightChars="0" w:firstLine="0" w:firstLineChars="0"/>
              <w:jc w:val="center"/>
              <w:outlineLvl w:val="9"/>
              <w:rPr>
                <w:del w:id="4072" w:author="白日梦想家" w:date="2026-10-26T15:11:03Z"/>
              </w:rPr>
              <w:pPrChange w:id="4071" w:author="白日梦想家" w:date="2026-10-26T15:11:11Z">
                <w:pPr>
                  <w:keepNext/>
                  <w:snapToGrid w:val="0"/>
                  <w:spacing w:before="0" w:after="0" w:line="370" w:lineRule="exact"/>
                  <w:ind w:left="0" w:leftChars="0" w:right="0" w:rightChars="0" w:firstLine="0" w:firstLineChars="0"/>
                  <w:jc w:val="center"/>
                </w:pPr>
              </w:pPrChange>
            </w:pPr>
            <w:del w:id="4073" w:author="白日梦想家" w:date="2026-10-26T15:11:03Z">
              <w:r>
                <w:rPr>
                  <w:rFonts w:hint="default" w:ascii="Times New Roman" w:hAnsi="Times New Roman" w:eastAsia="方正仿宋_GBK" w:cs="Times New Roman"/>
                  <w:sz w:val="28"/>
                  <w:szCs w:val="28"/>
                  <w:rPrChange w:id="4074" w:author="xh" w:date="2026-10-26T09:49:01Z">
                    <w:rPr>
                      <w:rFonts w:hint="eastAsia" w:ascii="方正仿宋_GBK" w:hAnsi="方正仿宋_GBK" w:eastAsia="方正仿宋_GBK" w:cs="Times New Roman"/>
                      <w:sz w:val="24"/>
                      <w:szCs w:val="24"/>
                    </w:rPr>
                  </w:rPrChange>
                </w:rPr>
                <w:delText>2.63～2.69</w:delText>
              </w:r>
            </w:del>
          </w:p>
        </w:tc>
        <w:tc>
          <w:tcPr>
            <w:tcW w:w="1451" w:type="dxa"/>
            <w:vAlign w:val="center"/>
          </w:tcPr>
          <w:p w14:paraId="0D9B7FF5">
            <w:pPr>
              <w:keepNext/>
              <w:widowControl/>
              <w:adjustRightInd w:val="0"/>
              <w:snapToGrid w:val="0"/>
              <w:spacing w:before="0" w:after="0" w:line="240" w:lineRule="auto"/>
              <w:ind w:left="0" w:leftChars="0" w:right="0" w:rightChars="0" w:firstLine="0" w:firstLineChars="0"/>
              <w:jc w:val="center"/>
              <w:outlineLvl w:val="9"/>
              <w:rPr>
                <w:del w:id="4076" w:author="白日梦想家" w:date="2026-10-26T15:11:03Z"/>
              </w:rPr>
              <w:pPrChange w:id="4075" w:author="白日梦想家" w:date="2026-10-26T15:11:11Z">
                <w:pPr>
                  <w:keepNext/>
                  <w:snapToGrid w:val="0"/>
                  <w:spacing w:before="0" w:after="0" w:line="370" w:lineRule="exact"/>
                  <w:ind w:left="0" w:leftChars="0" w:right="0" w:rightChars="0" w:firstLine="0" w:firstLineChars="0"/>
                  <w:jc w:val="center"/>
                </w:pPr>
              </w:pPrChange>
            </w:pPr>
            <w:del w:id="4077" w:author="白日梦想家" w:date="2026-10-26T15:11:03Z">
              <w:r>
                <w:rPr>
                  <w:rFonts w:hint="default" w:ascii="Times New Roman" w:hAnsi="Times New Roman" w:eastAsia="方正仿宋_GBK" w:cs="Times New Roman"/>
                  <w:sz w:val="28"/>
                  <w:szCs w:val="28"/>
                  <w:rPrChange w:id="4078" w:author="xh" w:date="2026-10-26T09:49:01Z">
                    <w:rPr>
                      <w:rFonts w:hint="eastAsia" w:ascii="方正仿宋_GBK" w:hAnsi="方正仿宋_GBK" w:eastAsia="方正仿宋_GBK" w:cs="Times New Roman"/>
                      <w:sz w:val="24"/>
                      <w:szCs w:val="24"/>
                    </w:rPr>
                  </w:rPrChange>
                </w:rPr>
                <w:delText>2.57～2.63</w:delText>
              </w:r>
            </w:del>
          </w:p>
        </w:tc>
        <w:tc>
          <w:tcPr>
            <w:tcW w:w="1453" w:type="dxa"/>
            <w:vAlign w:val="center"/>
          </w:tcPr>
          <w:p w14:paraId="5F85307E">
            <w:pPr>
              <w:keepNext/>
              <w:widowControl/>
              <w:adjustRightInd w:val="0"/>
              <w:snapToGrid w:val="0"/>
              <w:spacing w:before="0" w:after="0" w:line="240" w:lineRule="auto"/>
              <w:ind w:left="0" w:leftChars="0" w:right="0" w:rightChars="0" w:firstLine="0" w:firstLineChars="0"/>
              <w:jc w:val="center"/>
              <w:outlineLvl w:val="9"/>
              <w:rPr>
                <w:del w:id="4080" w:author="白日梦想家" w:date="2026-10-26T15:11:03Z"/>
              </w:rPr>
              <w:pPrChange w:id="4079" w:author="白日梦想家" w:date="2026-10-26T15:11:11Z">
                <w:pPr>
                  <w:keepNext/>
                  <w:snapToGrid w:val="0"/>
                  <w:spacing w:before="0" w:after="0" w:line="370" w:lineRule="exact"/>
                  <w:ind w:left="0" w:leftChars="0" w:right="0" w:rightChars="0" w:firstLine="0" w:firstLineChars="0"/>
                  <w:jc w:val="center"/>
                </w:pPr>
              </w:pPrChange>
            </w:pPr>
            <w:del w:id="4081" w:author="白日梦想家" w:date="2026-10-26T15:11:03Z">
              <w:r>
                <w:rPr>
                  <w:rFonts w:hint="default" w:ascii="Times New Roman" w:hAnsi="Times New Roman" w:eastAsia="方正仿宋_GBK" w:cs="Times New Roman"/>
                  <w:sz w:val="28"/>
                  <w:szCs w:val="28"/>
                  <w:rPrChange w:id="4082" w:author="xh" w:date="2026-10-26T09:49:01Z">
                    <w:rPr>
                      <w:rFonts w:hint="eastAsia" w:ascii="方正仿宋_GBK" w:hAnsi="方正仿宋_GBK" w:eastAsia="方正仿宋_GBK" w:cs="Times New Roman"/>
                      <w:sz w:val="24"/>
                      <w:szCs w:val="24"/>
                    </w:rPr>
                  </w:rPrChange>
                </w:rPr>
                <w:delText>2.57～2.63</w:delText>
              </w:r>
            </w:del>
          </w:p>
        </w:tc>
      </w:tr>
      <w:tr w14:paraId="0E0F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83" w:author="白日梦想家" w:date="2026-10-26T15:11:03Z"/>
        </w:trPr>
        <w:tc>
          <w:tcPr>
            <w:tcW w:w="1450" w:type="dxa"/>
            <w:vAlign w:val="center"/>
          </w:tcPr>
          <w:p w14:paraId="4DD52453">
            <w:pPr>
              <w:keepNext/>
              <w:widowControl/>
              <w:adjustRightInd w:val="0"/>
              <w:snapToGrid w:val="0"/>
              <w:spacing w:before="0" w:after="0" w:line="240" w:lineRule="auto"/>
              <w:ind w:left="0" w:leftChars="0" w:right="0" w:rightChars="0" w:firstLine="0" w:firstLineChars="0"/>
              <w:jc w:val="center"/>
              <w:outlineLvl w:val="9"/>
              <w:rPr>
                <w:del w:id="4085" w:author="白日梦想家" w:date="2026-10-26T15:11:03Z"/>
              </w:rPr>
              <w:pPrChange w:id="4084" w:author="白日梦想家" w:date="2026-10-26T15:11:11Z">
                <w:pPr>
                  <w:keepNext/>
                  <w:snapToGrid w:val="0"/>
                  <w:spacing w:before="0" w:after="0" w:line="370" w:lineRule="exact"/>
                  <w:ind w:left="0" w:leftChars="0" w:right="0" w:rightChars="0" w:firstLine="0" w:firstLineChars="0"/>
                  <w:jc w:val="center"/>
                </w:pPr>
              </w:pPrChange>
            </w:pPr>
            <w:del w:id="4086" w:author="白日梦想家" w:date="2026-10-26T15:11:03Z">
              <w:r>
                <w:rPr>
                  <w:rFonts w:hint="default" w:ascii="Times New Roman" w:hAnsi="Times New Roman" w:eastAsia="方正仿宋_GBK" w:cs="Times New Roman"/>
                  <w:sz w:val="28"/>
                  <w:szCs w:val="28"/>
                  <w:rPrChange w:id="4087"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37567AB7">
            <w:pPr>
              <w:keepNext/>
              <w:widowControl/>
              <w:adjustRightInd w:val="0"/>
              <w:snapToGrid w:val="0"/>
              <w:spacing w:before="0" w:after="0" w:line="240" w:lineRule="auto"/>
              <w:ind w:left="0" w:leftChars="0" w:right="0" w:rightChars="0" w:firstLine="0" w:firstLineChars="0"/>
              <w:jc w:val="center"/>
              <w:outlineLvl w:val="9"/>
              <w:rPr>
                <w:del w:id="4089" w:author="白日梦想家" w:date="2026-10-26T15:11:03Z"/>
              </w:rPr>
              <w:pPrChange w:id="4088" w:author="白日梦想家" w:date="2026-10-26T15:11:11Z">
                <w:pPr>
                  <w:keepNext/>
                  <w:snapToGrid w:val="0"/>
                  <w:spacing w:before="0" w:after="0" w:line="370" w:lineRule="exact"/>
                  <w:ind w:left="0" w:leftChars="0" w:right="0" w:rightChars="0" w:firstLine="0" w:firstLineChars="0"/>
                  <w:jc w:val="center"/>
                </w:pPr>
              </w:pPrChange>
            </w:pPr>
            <w:del w:id="4090" w:author="白日梦想家" w:date="2026-10-26T15:11:03Z">
              <w:r>
                <w:rPr>
                  <w:rFonts w:hint="default" w:ascii="Times New Roman" w:hAnsi="Times New Roman" w:eastAsia="方正仿宋_GBK" w:cs="Times New Roman"/>
                  <w:sz w:val="28"/>
                  <w:szCs w:val="28"/>
                  <w:rPrChange w:id="4091"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71989AF4">
            <w:pPr>
              <w:keepNext/>
              <w:widowControl/>
              <w:adjustRightInd w:val="0"/>
              <w:snapToGrid w:val="0"/>
              <w:spacing w:before="0" w:after="0" w:line="240" w:lineRule="auto"/>
              <w:ind w:left="0" w:leftChars="0" w:right="0" w:rightChars="0" w:firstLine="0" w:firstLineChars="0"/>
              <w:jc w:val="center"/>
              <w:outlineLvl w:val="9"/>
              <w:rPr>
                <w:del w:id="4093" w:author="白日梦想家" w:date="2026-10-26T15:11:03Z"/>
              </w:rPr>
              <w:pPrChange w:id="4092" w:author="白日梦想家" w:date="2026-10-26T15:11:11Z">
                <w:pPr>
                  <w:keepNext/>
                  <w:snapToGrid w:val="0"/>
                  <w:spacing w:before="0" w:after="0" w:line="370" w:lineRule="exact"/>
                  <w:ind w:left="0" w:leftChars="0" w:right="0" w:rightChars="0" w:firstLine="0" w:firstLineChars="0"/>
                  <w:jc w:val="center"/>
                </w:pPr>
              </w:pPrChange>
            </w:pPr>
            <w:del w:id="4094" w:author="白日梦想家" w:date="2026-10-26T15:11:03Z">
              <w:r>
                <w:rPr>
                  <w:rFonts w:hint="default" w:ascii="Times New Roman" w:hAnsi="Times New Roman" w:eastAsia="方正仿宋_GBK" w:cs="Times New Roman"/>
                  <w:sz w:val="28"/>
                  <w:szCs w:val="28"/>
                  <w:rPrChange w:id="4095"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03E76E77">
            <w:pPr>
              <w:keepNext/>
              <w:widowControl/>
              <w:adjustRightInd w:val="0"/>
              <w:snapToGrid w:val="0"/>
              <w:spacing w:before="0" w:after="0" w:line="240" w:lineRule="auto"/>
              <w:ind w:left="0" w:leftChars="0" w:right="0" w:rightChars="0" w:firstLine="0" w:firstLineChars="0"/>
              <w:jc w:val="center"/>
              <w:outlineLvl w:val="9"/>
              <w:rPr>
                <w:del w:id="4097" w:author="白日梦想家" w:date="2026-10-26T15:11:03Z"/>
              </w:rPr>
              <w:pPrChange w:id="4096" w:author="白日梦想家" w:date="2026-10-26T15:11:11Z">
                <w:pPr>
                  <w:keepNext/>
                  <w:snapToGrid w:val="0"/>
                  <w:spacing w:before="0" w:after="0" w:line="370" w:lineRule="exact"/>
                  <w:ind w:left="0" w:leftChars="0" w:right="0" w:rightChars="0" w:firstLine="0" w:firstLineChars="0"/>
                  <w:jc w:val="center"/>
                </w:pPr>
              </w:pPrChange>
            </w:pPr>
            <w:del w:id="4098" w:author="白日梦想家" w:date="2026-10-26T15:11:03Z">
              <w:r>
                <w:rPr>
                  <w:rFonts w:hint="default" w:ascii="Times New Roman" w:hAnsi="Times New Roman" w:eastAsia="方正仿宋_GBK" w:cs="Times New Roman"/>
                  <w:sz w:val="28"/>
                  <w:szCs w:val="28"/>
                  <w:rPrChange w:id="4099" w:author="xh" w:date="2026-10-26T09:49:01Z">
                    <w:rPr>
                      <w:rFonts w:hint="eastAsia" w:ascii="方正仿宋_GBK" w:hAnsi="方正仿宋_GBK" w:eastAsia="方正仿宋_GBK" w:cs="Times New Roman"/>
                      <w:sz w:val="24"/>
                      <w:szCs w:val="24"/>
                    </w:rPr>
                  </w:rPrChange>
                </w:rPr>
                <w:delText>1.92～2.01</w:delText>
              </w:r>
            </w:del>
          </w:p>
        </w:tc>
        <w:tc>
          <w:tcPr>
            <w:tcW w:w="1451" w:type="dxa"/>
            <w:vAlign w:val="center"/>
          </w:tcPr>
          <w:p w14:paraId="1099BF98">
            <w:pPr>
              <w:keepNext/>
              <w:widowControl/>
              <w:adjustRightInd w:val="0"/>
              <w:snapToGrid w:val="0"/>
              <w:spacing w:before="0" w:after="0" w:line="240" w:lineRule="auto"/>
              <w:ind w:left="0" w:leftChars="0" w:right="0" w:rightChars="0" w:firstLine="0" w:firstLineChars="0"/>
              <w:jc w:val="center"/>
              <w:outlineLvl w:val="9"/>
              <w:rPr>
                <w:del w:id="4101" w:author="白日梦想家" w:date="2026-10-26T15:11:03Z"/>
              </w:rPr>
              <w:pPrChange w:id="4100" w:author="白日梦想家" w:date="2026-10-26T15:11:11Z">
                <w:pPr>
                  <w:keepNext/>
                  <w:snapToGrid w:val="0"/>
                  <w:spacing w:before="0" w:after="0" w:line="370" w:lineRule="exact"/>
                  <w:ind w:left="0" w:leftChars="0" w:right="0" w:rightChars="0" w:firstLine="0" w:firstLineChars="0"/>
                  <w:jc w:val="center"/>
                </w:pPr>
              </w:pPrChange>
            </w:pPr>
            <w:del w:id="4102" w:author="白日梦想家" w:date="2026-10-26T15:11:03Z">
              <w:r>
                <w:rPr>
                  <w:rFonts w:hint="default" w:ascii="Times New Roman" w:hAnsi="Times New Roman" w:eastAsia="方正仿宋_GBK" w:cs="Times New Roman"/>
                  <w:sz w:val="28"/>
                  <w:szCs w:val="28"/>
                  <w:rPrChange w:id="4103" w:author="xh" w:date="2026-10-26T09:49:01Z">
                    <w:rPr>
                      <w:rFonts w:hint="eastAsia" w:ascii="方正仿宋_GBK" w:hAnsi="方正仿宋_GBK" w:eastAsia="方正仿宋_GBK" w:cs="Times New Roman"/>
                      <w:sz w:val="24"/>
                      <w:szCs w:val="24"/>
                    </w:rPr>
                  </w:rPrChange>
                </w:rPr>
                <w:delText>1.83～1.92</w:delText>
              </w:r>
            </w:del>
          </w:p>
        </w:tc>
        <w:tc>
          <w:tcPr>
            <w:tcW w:w="1453" w:type="dxa"/>
            <w:vAlign w:val="center"/>
          </w:tcPr>
          <w:p w14:paraId="727EC4DC">
            <w:pPr>
              <w:keepNext/>
              <w:widowControl/>
              <w:adjustRightInd w:val="0"/>
              <w:snapToGrid w:val="0"/>
              <w:spacing w:before="0" w:after="0" w:line="240" w:lineRule="auto"/>
              <w:ind w:left="0" w:leftChars="0" w:right="0" w:rightChars="0" w:firstLine="0" w:firstLineChars="0"/>
              <w:jc w:val="center"/>
              <w:outlineLvl w:val="9"/>
              <w:rPr>
                <w:del w:id="4105" w:author="白日梦想家" w:date="2026-10-26T15:11:03Z"/>
              </w:rPr>
              <w:pPrChange w:id="4104" w:author="白日梦想家" w:date="2026-10-26T15:11:11Z">
                <w:pPr>
                  <w:keepNext/>
                  <w:snapToGrid w:val="0"/>
                  <w:spacing w:before="0" w:after="0" w:line="370" w:lineRule="exact"/>
                  <w:ind w:left="0" w:leftChars="0" w:right="0" w:rightChars="0" w:firstLine="0" w:firstLineChars="0"/>
                  <w:jc w:val="center"/>
                </w:pPr>
              </w:pPrChange>
            </w:pPr>
            <w:del w:id="4106" w:author="白日梦想家" w:date="2026-10-26T15:11:03Z">
              <w:r>
                <w:rPr>
                  <w:rFonts w:hint="default" w:ascii="Times New Roman" w:hAnsi="Times New Roman" w:eastAsia="方正仿宋_GBK" w:cs="Times New Roman"/>
                  <w:sz w:val="28"/>
                  <w:szCs w:val="28"/>
                  <w:rPrChange w:id="4107" w:author="xh" w:date="2026-10-26T09:49:01Z">
                    <w:rPr>
                      <w:rFonts w:hint="eastAsia" w:ascii="方正仿宋_GBK" w:hAnsi="方正仿宋_GBK" w:eastAsia="方正仿宋_GBK" w:cs="Times New Roman"/>
                      <w:sz w:val="24"/>
                      <w:szCs w:val="24"/>
                    </w:rPr>
                  </w:rPrChange>
                </w:rPr>
                <w:delText>1.73～1.83</w:delText>
              </w:r>
            </w:del>
          </w:p>
        </w:tc>
      </w:tr>
      <w:tr w14:paraId="5098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08" w:author="白日梦想家" w:date="2026-10-26T15:11:03Z"/>
        </w:trPr>
        <w:tc>
          <w:tcPr>
            <w:tcW w:w="1450" w:type="dxa"/>
            <w:vAlign w:val="center"/>
          </w:tcPr>
          <w:p w14:paraId="547BAD18">
            <w:pPr>
              <w:keepNext/>
              <w:widowControl/>
              <w:adjustRightInd w:val="0"/>
              <w:snapToGrid w:val="0"/>
              <w:spacing w:before="0" w:after="0" w:line="240" w:lineRule="auto"/>
              <w:ind w:left="0" w:leftChars="0" w:right="0" w:rightChars="0" w:firstLine="0" w:firstLineChars="0"/>
              <w:jc w:val="center"/>
              <w:outlineLvl w:val="9"/>
              <w:rPr>
                <w:del w:id="4110" w:author="白日梦想家" w:date="2026-10-26T15:11:03Z"/>
              </w:rPr>
              <w:pPrChange w:id="4109" w:author="白日梦想家" w:date="2026-10-26T15:11:11Z">
                <w:pPr>
                  <w:keepNext/>
                  <w:snapToGrid w:val="0"/>
                  <w:spacing w:before="0" w:after="0" w:line="370" w:lineRule="exact"/>
                  <w:ind w:left="0" w:leftChars="0" w:right="0" w:rightChars="0" w:firstLine="0" w:firstLineChars="0"/>
                  <w:jc w:val="center"/>
                </w:pPr>
              </w:pPrChange>
            </w:pPr>
            <w:del w:id="4111" w:author="白日梦想家" w:date="2026-10-26T15:11:03Z">
              <w:r>
                <w:rPr>
                  <w:rFonts w:hint="default" w:ascii="Times New Roman" w:hAnsi="Times New Roman" w:eastAsia="方正仿宋_GBK" w:cs="Times New Roman"/>
                  <w:sz w:val="28"/>
                  <w:szCs w:val="28"/>
                  <w:rPrChange w:id="4112"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1C164ED0">
            <w:pPr>
              <w:keepNext/>
              <w:widowControl/>
              <w:adjustRightInd w:val="0"/>
              <w:snapToGrid w:val="0"/>
              <w:spacing w:before="0" w:after="0" w:line="240" w:lineRule="auto"/>
              <w:ind w:left="0" w:leftChars="0" w:right="0" w:rightChars="0" w:firstLine="0" w:firstLineChars="0"/>
              <w:jc w:val="center"/>
              <w:outlineLvl w:val="9"/>
              <w:rPr>
                <w:del w:id="4114" w:author="白日梦想家" w:date="2026-10-26T15:11:03Z"/>
              </w:rPr>
              <w:pPrChange w:id="4113" w:author="白日梦想家" w:date="2026-10-26T15:11:11Z">
                <w:pPr>
                  <w:keepNext/>
                  <w:snapToGrid w:val="0"/>
                  <w:spacing w:before="0" w:after="0" w:line="370" w:lineRule="exact"/>
                  <w:ind w:left="0" w:leftChars="0" w:right="0" w:rightChars="0" w:firstLine="0" w:firstLineChars="0"/>
                  <w:jc w:val="center"/>
                </w:pPr>
              </w:pPrChange>
            </w:pPr>
            <w:del w:id="4115" w:author="白日梦想家" w:date="2026-10-26T15:11:03Z">
              <w:r>
                <w:rPr>
                  <w:rFonts w:hint="default" w:ascii="Times New Roman" w:hAnsi="Times New Roman" w:eastAsia="方正仿宋_GBK" w:cs="Times New Roman"/>
                  <w:sz w:val="28"/>
                  <w:szCs w:val="28"/>
                  <w:rPrChange w:id="4116"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097B83F8">
            <w:pPr>
              <w:keepNext/>
              <w:widowControl/>
              <w:adjustRightInd w:val="0"/>
              <w:snapToGrid w:val="0"/>
              <w:spacing w:before="0" w:after="0" w:line="240" w:lineRule="auto"/>
              <w:ind w:left="0" w:leftChars="0" w:right="0" w:rightChars="0" w:firstLine="0" w:firstLineChars="0"/>
              <w:jc w:val="center"/>
              <w:outlineLvl w:val="9"/>
              <w:rPr>
                <w:del w:id="4118" w:author="白日梦想家" w:date="2026-10-26T15:11:03Z"/>
              </w:rPr>
              <w:pPrChange w:id="4117" w:author="白日梦想家" w:date="2026-10-26T15:11:11Z">
                <w:pPr>
                  <w:keepNext/>
                  <w:snapToGrid w:val="0"/>
                  <w:spacing w:before="0" w:after="0" w:line="370" w:lineRule="exact"/>
                  <w:ind w:left="0" w:leftChars="0" w:right="0" w:rightChars="0" w:firstLine="0" w:firstLineChars="0"/>
                  <w:jc w:val="center"/>
                </w:pPr>
              </w:pPrChange>
            </w:pPr>
            <w:del w:id="4119" w:author="白日梦想家" w:date="2026-10-26T15:11:03Z">
              <w:r>
                <w:rPr>
                  <w:rFonts w:hint="default" w:ascii="Times New Roman" w:hAnsi="Times New Roman" w:eastAsia="方正仿宋_GBK" w:cs="Times New Roman"/>
                  <w:sz w:val="28"/>
                  <w:szCs w:val="28"/>
                  <w:rPrChange w:id="4120"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2D854E8B">
            <w:pPr>
              <w:keepNext/>
              <w:widowControl/>
              <w:adjustRightInd w:val="0"/>
              <w:snapToGrid w:val="0"/>
              <w:spacing w:before="0" w:after="0" w:line="240" w:lineRule="auto"/>
              <w:ind w:left="0" w:leftChars="0" w:right="0" w:rightChars="0" w:firstLine="0" w:firstLineChars="0"/>
              <w:jc w:val="center"/>
              <w:outlineLvl w:val="9"/>
              <w:rPr>
                <w:del w:id="4122" w:author="白日梦想家" w:date="2026-10-26T15:11:03Z"/>
              </w:rPr>
              <w:pPrChange w:id="4121" w:author="白日梦想家" w:date="2026-10-26T15:11:11Z">
                <w:pPr>
                  <w:keepNext/>
                  <w:snapToGrid w:val="0"/>
                  <w:spacing w:before="0" w:after="0" w:line="370" w:lineRule="exact"/>
                  <w:ind w:left="0" w:leftChars="0" w:right="0" w:rightChars="0" w:firstLine="0" w:firstLineChars="0"/>
                  <w:jc w:val="center"/>
                </w:pPr>
              </w:pPrChange>
            </w:pPr>
            <w:del w:id="4123" w:author="白日梦想家" w:date="2026-10-26T15:11:03Z">
              <w:r>
                <w:rPr>
                  <w:rFonts w:hint="default" w:ascii="Times New Roman" w:hAnsi="Times New Roman" w:eastAsia="方正仿宋_GBK" w:cs="Times New Roman"/>
                  <w:sz w:val="28"/>
                  <w:szCs w:val="28"/>
                  <w:rPrChange w:id="4124" w:author="xh" w:date="2026-10-26T09:49:01Z">
                    <w:rPr>
                      <w:rFonts w:hint="eastAsia" w:ascii="方正仿宋_GBK" w:hAnsi="方正仿宋_GBK" w:eastAsia="方正仿宋_GBK" w:cs="Times New Roman"/>
                      <w:sz w:val="24"/>
                      <w:szCs w:val="24"/>
                    </w:rPr>
                  </w:rPrChange>
                </w:rPr>
                <w:delText>2.01～2.11</w:delText>
              </w:r>
            </w:del>
          </w:p>
        </w:tc>
        <w:tc>
          <w:tcPr>
            <w:tcW w:w="1451" w:type="dxa"/>
            <w:vAlign w:val="center"/>
          </w:tcPr>
          <w:p w14:paraId="7E7E5C95">
            <w:pPr>
              <w:keepNext/>
              <w:widowControl/>
              <w:adjustRightInd w:val="0"/>
              <w:snapToGrid w:val="0"/>
              <w:spacing w:before="0" w:after="0" w:line="240" w:lineRule="auto"/>
              <w:ind w:left="0" w:leftChars="0" w:right="0" w:rightChars="0" w:firstLine="0" w:firstLineChars="0"/>
              <w:jc w:val="center"/>
              <w:outlineLvl w:val="9"/>
              <w:rPr>
                <w:del w:id="4126" w:author="白日梦想家" w:date="2026-10-26T15:11:03Z"/>
              </w:rPr>
              <w:pPrChange w:id="4125" w:author="白日梦想家" w:date="2026-10-26T15:11:11Z">
                <w:pPr>
                  <w:keepNext/>
                  <w:snapToGrid w:val="0"/>
                  <w:spacing w:before="0" w:after="0" w:line="370" w:lineRule="exact"/>
                  <w:ind w:left="0" w:leftChars="0" w:right="0" w:rightChars="0" w:firstLine="0" w:firstLineChars="0"/>
                  <w:jc w:val="center"/>
                </w:pPr>
              </w:pPrChange>
            </w:pPr>
            <w:del w:id="4127" w:author="白日梦想家" w:date="2026-10-26T15:11:03Z">
              <w:r>
                <w:rPr>
                  <w:rFonts w:hint="default" w:ascii="Times New Roman" w:hAnsi="Times New Roman" w:eastAsia="方正仿宋_GBK" w:cs="Times New Roman"/>
                  <w:sz w:val="28"/>
                  <w:szCs w:val="28"/>
                  <w:rPrChange w:id="4128" w:author="xh" w:date="2026-10-26T09:49:01Z">
                    <w:rPr>
                      <w:rFonts w:hint="eastAsia" w:ascii="方正仿宋_GBK" w:hAnsi="方正仿宋_GBK" w:eastAsia="方正仿宋_GBK" w:cs="Times New Roman"/>
                      <w:sz w:val="24"/>
                      <w:szCs w:val="24"/>
                    </w:rPr>
                  </w:rPrChange>
                </w:rPr>
                <w:delText>1.92～2.01</w:delText>
              </w:r>
            </w:del>
          </w:p>
        </w:tc>
        <w:tc>
          <w:tcPr>
            <w:tcW w:w="1453" w:type="dxa"/>
            <w:vAlign w:val="center"/>
          </w:tcPr>
          <w:p w14:paraId="49195053">
            <w:pPr>
              <w:keepNext/>
              <w:widowControl/>
              <w:adjustRightInd w:val="0"/>
              <w:snapToGrid w:val="0"/>
              <w:spacing w:before="0" w:after="0" w:line="240" w:lineRule="auto"/>
              <w:ind w:left="0" w:leftChars="0" w:right="0" w:rightChars="0" w:firstLine="0" w:firstLineChars="0"/>
              <w:jc w:val="center"/>
              <w:outlineLvl w:val="9"/>
              <w:rPr>
                <w:del w:id="4130" w:author="白日梦想家" w:date="2026-10-26T15:11:03Z"/>
              </w:rPr>
              <w:pPrChange w:id="4129" w:author="白日梦想家" w:date="2026-10-26T15:11:11Z">
                <w:pPr>
                  <w:keepNext/>
                  <w:snapToGrid w:val="0"/>
                  <w:spacing w:before="0" w:after="0" w:line="370" w:lineRule="exact"/>
                  <w:ind w:left="0" w:leftChars="0" w:right="0" w:rightChars="0" w:firstLine="0" w:firstLineChars="0"/>
                  <w:jc w:val="center"/>
                </w:pPr>
              </w:pPrChange>
            </w:pPr>
            <w:del w:id="4131" w:author="白日梦想家" w:date="2026-10-26T15:11:03Z">
              <w:r>
                <w:rPr>
                  <w:rFonts w:hint="default" w:ascii="Times New Roman" w:hAnsi="Times New Roman" w:eastAsia="方正仿宋_GBK" w:cs="Times New Roman"/>
                  <w:sz w:val="28"/>
                  <w:szCs w:val="28"/>
                  <w:rPrChange w:id="4132" w:author="xh" w:date="2026-10-26T09:49:01Z">
                    <w:rPr>
                      <w:rFonts w:hint="eastAsia" w:ascii="方正仿宋_GBK" w:hAnsi="方正仿宋_GBK" w:eastAsia="方正仿宋_GBK" w:cs="Times New Roman"/>
                      <w:sz w:val="24"/>
                      <w:szCs w:val="24"/>
                    </w:rPr>
                  </w:rPrChange>
                </w:rPr>
                <w:delText>1.83～1.92</w:delText>
              </w:r>
            </w:del>
          </w:p>
        </w:tc>
      </w:tr>
      <w:tr w14:paraId="71D11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33" w:author="白日梦想家" w:date="2026-10-26T15:11:03Z"/>
        </w:trPr>
        <w:tc>
          <w:tcPr>
            <w:tcW w:w="1450" w:type="dxa"/>
            <w:vAlign w:val="center"/>
          </w:tcPr>
          <w:p w14:paraId="3FF0C8B6">
            <w:pPr>
              <w:keepNext/>
              <w:widowControl/>
              <w:adjustRightInd w:val="0"/>
              <w:snapToGrid w:val="0"/>
              <w:spacing w:before="0" w:after="0" w:line="240" w:lineRule="auto"/>
              <w:ind w:left="0" w:leftChars="0" w:right="0" w:rightChars="0" w:firstLine="0" w:firstLineChars="0"/>
              <w:jc w:val="center"/>
              <w:outlineLvl w:val="9"/>
              <w:rPr>
                <w:del w:id="4135" w:author="白日梦想家" w:date="2026-10-26T15:11:03Z"/>
              </w:rPr>
              <w:pPrChange w:id="4134" w:author="白日梦想家" w:date="2026-10-26T15:11:11Z">
                <w:pPr>
                  <w:keepNext/>
                  <w:snapToGrid w:val="0"/>
                  <w:spacing w:before="0" w:after="0" w:line="370" w:lineRule="exact"/>
                  <w:ind w:left="0" w:leftChars="0" w:right="0" w:rightChars="0" w:firstLine="0" w:firstLineChars="0"/>
                  <w:jc w:val="center"/>
                </w:pPr>
              </w:pPrChange>
            </w:pPr>
            <w:del w:id="4136" w:author="白日梦想家" w:date="2026-10-26T15:11:03Z">
              <w:r>
                <w:rPr>
                  <w:rFonts w:hint="default" w:ascii="Times New Roman" w:hAnsi="Times New Roman" w:eastAsia="方正仿宋_GBK" w:cs="Times New Roman"/>
                  <w:sz w:val="28"/>
                  <w:szCs w:val="28"/>
                  <w:rPrChange w:id="4137"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43D62E87">
            <w:pPr>
              <w:keepNext/>
              <w:widowControl/>
              <w:adjustRightInd w:val="0"/>
              <w:snapToGrid w:val="0"/>
              <w:spacing w:before="0" w:after="0" w:line="240" w:lineRule="auto"/>
              <w:ind w:left="0" w:leftChars="0" w:right="0" w:rightChars="0" w:firstLine="0" w:firstLineChars="0"/>
              <w:jc w:val="center"/>
              <w:outlineLvl w:val="9"/>
              <w:rPr>
                <w:del w:id="4139" w:author="白日梦想家" w:date="2026-10-26T15:11:03Z"/>
              </w:rPr>
              <w:pPrChange w:id="4138" w:author="白日梦想家" w:date="2026-10-26T15:11:11Z">
                <w:pPr>
                  <w:keepNext/>
                  <w:snapToGrid w:val="0"/>
                  <w:spacing w:before="0" w:after="0" w:line="370" w:lineRule="exact"/>
                  <w:ind w:left="0" w:leftChars="0" w:right="0" w:rightChars="0" w:firstLine="0" w:firstLineChars="0"/>
                  <w:jc w:val="center"/>
                </w:pPr>
              </w:pPrChange>
            </w:pPr>
            <w:del w:id="4140" w:author="白日梦想家" w:date="2026-10-26T15:11:03Z">
              <w:r>
                <w:rPr>
                  <w:rFonts w:hint="default" w:ascii="Times New Roman" w:hAnsi="Times New Roman" w:eastAsia="方正仿宋_GBK" w:cs="Times New Roman"/>
                  <w:sz w:val="28"/>
                  <w:szCs w:val="28"/>
                  <w:rPrChange w:id="4141"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5BAB5357">
            <w:pPr>
              <w:keepNext/>
              <w:widowControl/>
              <w:adjustRightInd w:val="0"/>
              <w:snapToGrid w:val="0"/>
              <w:spacing w:before="0" w:after="0" w:line="240" w:lineRule="auto"/>
              <w:ind w:left="0" w:leftChars="0" w:right="0" w:rightChars="0" w:firstLine="0" w:firstLineChars="0"/>
              <w:jc w:val="center"/>
              <w:outlineLvl w:val="9"/>
              <w:rPr>
                <w:del w:id="4143" w:author="白日梦想家" w:date="2026-10-26T15:11:03Z"/>
              </w:rPr>
              <w:pPrChange w:id="4142" w:author="白日梦想家" w:date="2026-10-26T15:11:11Z">
                <w:pPr>
                  <w:keepNext/>
                  <w:snapToGrid w:val="0"/>
                  <w:spacing w:before="0" w:after="0" w:line="370" w:lineRule="exact"/>
                  <w:ind w:left="0" w:leftChars="0" w:right="0" w:rightChars="0" w:firstLine="0" w:firstLineChars="0"/>
                  <w:jc w:val="center"/>
                </w:pPr>
              </w:pPrChange>
            </w:pPr>
            <w:del w:id="4144" w:author="白日梦想家" w:date="2026-10-26T15:11:03Z">
              <w:r>
                <w:rPr>
                  <w:rFonts w:hint="default" w:ascii="Times New Roman" w:hAnsi="Times New Roman" w:eastAsia="方正仿宋_GBK" w:cs="Times New Roman"/>
                  <w:sz w:val="28"/>
                  <w:szCs w:val="28"/>
                  <w:rPrChange w:id="4145" w:author="xh" w:date="2026-10-26T09:49:01Z">
                    <w:rPr>
                      <w:rFonts w:hint="eastAsia" w:ascii="方正仿宋_GBK" w:hAnsi="方正仿宋_GBK" w:eastAsia="方正仿宋_GBK" w:cs="Times New Roman"/>
                      <w:sz w:val="24"/>
                      <w:szCs w:val="24"/>
                    </w:rPr>
                  </w:rPrChange>
                </w:rPr>
                <w:delText>2.75～2.85</w:delText>
              </w:r>
            </w:del>
          </w:p>
        </w:tc>
        <w:tc>
          <w:tcPr>
            <w:tcW w:w="1451" w:type="dxa"/>
            <w:vAlign w:val="center"/>
          </w:tcPr>
          <w:p w14:paraId="31296A0F">
            <w:pPr>
              <w:keepNext/>
              <w:widowControl/>
              <w:adjustRightInd w:val="0"/>
              <w:snapToGrid w:val="0"/>
              <w:spacing w:before="0" w:after="0" w:line="240" w:lineRule="auto"/>
              <w:ind w:left="0" w:leftChars="0" w:right="0" w:rightChars="0" w:firstLine="0" w:firstLineChars="0"/>
              <w:jc w:val="center"/>
              <w:outlineLvl w:val="9"/>
              <w:rPr>
                <w:del w:id="4147" w:author="白日梦想家" w:date="2026-10-26T15:11:03Z"/>
              </w:rPr>
              <w:pPrChange w:id="4146" w:author="白日梦想家" w:date="2026-10-26T15:11:11Z">
                <w:pPr>
                  <w:keepNext/>
                  <w:snapToGrid w:val="0"/>
                  <w:spacing w:before="0" w:after="0" w:line="370" w:lineRule="exact"/>
                  <w:ind w:left="0" w:leftChars="0" w:right="0" w:rightChars="0" w:firstLine="0" w:firstLineChars="0"/>
                  <w:jc w:val="center"/>
                </w:pPr>
              </w:pPrChange>
            </w:pPr>
            <w:del w:id="4148" w:author="白日梦想家" w:date="2026-10-26T15:11:03Z">
              <w:r>
                <w:rPr>
                  <w:rFonts w:hint="default" w:ascii="Times New Roman" w:hAnsi="Times New Roman" w:eastAsia="方正仿宋_GBK" w:cs="Times New Roman"/>
                  <w:sz w:val="28"/>
                  <w:szCs w:val="28"/>
                  <w:rPrChange w:id="4149" w:author="xh" w:date="2026-10-26T09:49:01Z">
                    <w:rPr>
                      <w:rFonts w:hint="eastAsia" w:ascii="方正仿宋_GBK" w:hAnsi="方正仿宋_GBK" w:eastAsia="方正仿宋_GBK" w:cs="Times New Roman"/>
                      <w:sz w:val="24"/>
                      <w:szCs w:val="24"/>
                    </w:rPr>
                  </w:rPrChange>
                </w:rPr>
                <w:delText>2.47～2.57</w:delText>
              </w:r>
            </w:del>
          </w:p>
        </w:tc>
        <w:tc>
          <w:tcPr>
            <w:tcW w:w="1451" w:type="dxa"/>
            <w:vAlign w:val="center"/>
          </w:tcPr>
          <w:p w14:paraId="4D1B2216">
            <w:pPr>
              <w:keepNext/>
              <w:widowControl/>
              <w:adjustRightInd w:val="0"/>
              <w:snapToGrid w:val="0"/>
              <w:spacing w:before="0" w:after="0" w:line="240" w:lineRule="auto"/>
              <w:ind w:left="0" w:leftChars="0" w:right="0" w:rightChars="0" w:firstLine="0" w:firstLineChars="0"/>
              <w:jc w:val="center"/>
              <w:outlineLvl w:val="9"/>
              <w:rPr>
                <w:del w:id="4151" w:author="白日梦想家" w:date="2026-10-26T15:11:03Z"/>
              </w:rPr>
              <w:pPrChange w:id="4150" w:author="白日梦想家" w:date="2026-10-26T15:11:11Z">
                <w:pPr>
                  <w:keepNext/>
                  <w:snapToGrid w:val="0"/>
                  <w:spacing w:before="0" w:after="0" w:line="370" w:lineRule="exact"/>
                  <w:ind w:left="0" w:leftChars="0" w:right="0" w:rightChars="0" w:firstLine="0" w:firstLineChars="0"/>
                  <w:jc w:val="center"/>
                </w:pPr>
              </w:pPrChange>
            </w:pPr>
            <w:del w:id="4152" w:author="白日梦想家" w:date="2026-10-26T15:11:03Z">
              <w:r>
                <w:rPr>
                  <w:rFonts w:hint="default" w:ascii="Times New Roman" w:hAnsi="Times New Roman" w:eastAsia="方正仿宋_GBK" w:cs="Times New Roman"/>
                  <w:sz w:val="28"/>
                  <w:szCs w:val="28"/>
                  <w:rPrChange w:id="4153" w:author="xh" w:date="2026-10-26T09:49:01Z">
                    <w:rPr>
                      <w:rFonts w:hint="eastAsia" w:ascii="方正仿宋_GBK" w:hAnsi="方正仿宋_GBK" w:eastAsia="方正仿宋_GBK" w:cs="Times New Roman"/>
                      <w:sz w:val="24"/>
                      <w:szCs w:val="24"/>
                    </w:rPr>
                  </w:rPrChange>
                </w:rPr>
                <w:delText>2.37～2.47</w:delText>
              </w:r>
            </w:del>
          </w:p>
        </w:tc>
        <w:tc>
          <w:tcPr>
            <w:tcW w:w="1453" w:type="dxa"/>
            <w:vAlign w:val="center"/>
          </w:tcPr>
          <w:p w14:paraId="12228ECB">
            <w:pPr>
              <w:keepNext/>
              <w:widowControl/>
              <w:adjustRightInd w:val="0"/>
              <w:snapToGrid w:val="0"/>
              <w:spacing w:before="0" w:after="0" w:line="240" w:lineRule="auto"/>
              <w:ind w:left="0" w:leftChars="0" w:right="0" w:rightChars="0" w:firstLine="0" w:firstLineChars="0"/>
              <w:jc w:val="center"/>
              <w:outlineLvl w:val="9"/>
              <w:rPr>
                <w:del w:id="4155" w:author="白日梦想家" w:date="2026-10-26T15:11:03Z"/>
              </w:rPr>
              <w:pPrChange w:id="4154" w:author="白日梦想家" w:date="2026-10-26T15:11:11Z">
                <w:pPr>
                  <w:keepNext/>
                  <w:snapToGrid w:val="0"/>
                  <w:spacing w:before="0" w:after="0" w:line="370" w:lineRule="exact"/>
                  <w:ind w:left="0" w:leftChars="0" w:right="0" w:rightChars="0" w:firstLine="0" w:firstLineChars="0"/>
                  <w:jc w:val="center"/>
                </w:pPr>
              </w:pPrChange>
            </w:pPr>
            <w:del w:id="4156" w:author="白日梦想家" w:date="2026-10-26T15:11:03Z">
              <w:r>
                <w:rPr>
                  <w:rFonts w:hint="default" w:ascii="Times New Roman" w:hAnsi="Times New Roman" w:eastAsia="方正仿宋_GBK" w:cs="Times New Roman"/>
                  <w:sz w:val="28"/>
                  <w:szCs w:val="28"/>
                  <w:rPrChange w:id="4157" w:author="xh" w:date="2026-10-26T09:49:01Z">
                    <w:rPr>
                      <w:rFonts w:hint="eastAsia" w:ascii="方正仿宋_GBK" w:hAnsi="方正仿宋_GBK" w:eastAsia="方正仿宋_GBK" w:cs="Times New Roman"/>
                      <w:sz w:val="24"/>
                      <w:szCs w:val="24"/>
                    </w:rPr>
                  </w:rPrChange>
                </w:rPr>
                <w:delText>2.37～2.47</w:delText>
              </w:r>
            </w:del>
          </w:p>
        </w:tc>
      </w:tr>
      <w:tr w14:paraId="35C3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158" w:author="白日梦想家" w:date="2026-10-26T15:11:03Z"/>
        </w:trPr>
        <w:tc>
          <w:tcPr>
            <w:tcW w:w="1450" w:type="dxa"/>
            <w:vAlign w:val="center"/>
          </w:tcPr>
          <w:p w14:paraId="2E405BB7">
            <w:pPr>
              <w:keepNext/>
              <w:widowControl/>
              <w:adjustRightInd w:val="0"/>
              <w:snapToGrid w:val="0"/>
              <w:spacing w:before="0" w:after="0" w:line="240" w:lineRule="auto"/>
              <w:ind w:left="0" w:leftChars="0" w:right="0" w:rightChars="0" w:firstLine="0" w:firstLineChars="0"/>
              <w:jc w:val="center"/>
              <w:outlineLvl w:val="9"/>
              <w:rPr>
                <w:del w:id="4160" w:author="白日梦想家" w:date="2026-10-26T15:11:03Z"/>
              </w:rPr>
              <w:pPrChange w:id="4159" w:author="白日梦想家" w:date="2026-10-26T15:11:11Z">
                <w:pPr>
                  <w:keepNext/>
                  <w:snapToGrid w:val="0"/>
                  <w:spacing w:before="0" w:after="0" w:line="370" w:lineRule="exact"/>
                  <w:ind w:left="0" w:leftChars="0" w:right="0" w:rightChars="0" w:firstLine="0" w:firstLineChars="0"/>
                  <w:jc w:val="center"/>
                </w:pPr>
              </w:pPrChange>
            </w:pPr>
            <w:del w:id="4161" w:author="白日梦想家" w:date="2026-10-26T15:11:03Z">
              <w:r>
                <w:rPr>
                  <w:rFonts w:hint="default" w:ascii="Times New Roman" w:hAnsi="Times New Roman" w:eastAsia="方正仿宋_GBK" w:cs="Times New Roman"/>
                  <w:sz w:val="28"/>
                  <w:szCs w:val="28"/>
                  <w:rPrChange w:id="4162"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108EAE93">
            <w:pPr>
              <w:keepNext/>
              <w:widowControl/>
              <w:adjustRightInd w:val="0"/>
              <w:snapToGrid w:val="0"/>
              <w:spacing w:before="0" w:after="0" w:line="240" w:lineRule="auto"/>
              <w:ind w:left="0" w:leftChars="0" w:right="0" w:rightChars="0" w:firstLine="0" w:firstLineChars="0"/>
              <w:jc w:val="center"/>
              <w:outlineLvl w:val="9"/>
              <w:rPr>
                <w:del w:id="4164" w:author="白日梦想家" w:date="2026-10-26T15:11:03Z"/>
              </w:rPr>
              <w:pPrChange w:id="4163" w:author="白日梦想家" w:date="2026-10-26T15:11:11Z">
                <w:pPr>
                  <w:keepNext/>
                  <w:snapToGrid w:val="0"/>
                  <w:spacing w:before="0" w:after="0" w:line="370" w:lineRule="exact"/>
                  <w:ind w:left="0" w:leftChars="0" w:right="0" w:rightChars="0" w:firstLine="0" w:firstLineChars="0"/>
                  <w:jc w:val="center"/>
                </w:pPr>
              </w:pPrChange>
            </w:pPr>
            <w:del w:id="4165" w:author="白日梦想家" w:date="2026-10-26T15:11:03Z">
              <w:r>
                <w:rPr>
                  <w:rFonts w:hint="default" w:ascii="Times New Roman" w:hAnsi="Times New Roman" w:eastAsia="方正仿宋_GBK" w:cs="Times New Roman"/>
                  <w:sz w:val="28"/>
                  <w:szCs w:val="28"/>
                  <w:rPrChange w:id="4166"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B07B9F5">
            <w:pPr>
              <w:keepNext/>
              <w:widowControl/>
              <w:adjustRightInd w:val="0"/>
              <w:snapToGrid w:val="0"/>
              <w:spacing w:before="0" w:after="0" w:line="240" w:lineRule="auto"/>
              <w:ind w:left="0" w:leftChars="0" w:right="0" w:rightChars="0" w:firstLine="0" w:firstLineChars="0"/>
              <w:jc w:val="center"/>
              <w:outlineLvl w:val="9"/>
              <w:rPr>
                <w:del w:id="4168" w:author="白日梦想家" w:date="2026-10-26T15:11:03Z"/>
              </w:rPr>
              <w:pPrChange w:id="4167" w:author="白日梦想家" w:date="2026-10-26T15:11:11Z">
                <w:pPr>
                  <w:keepNext/>
                  <w:snapToGrid w:val="0"/>
                  <w:spacing w:before="0" w:after="0" w:line="370" w:lineRule="exact"/>
                  <w:ind w:left="0" w:leftChars="0" w:right="0" w:rightChars="0" w:firstLine="0" w:firstLineChars="0"/>
                  <w:jc w:val="center"/>
                </w:pPr>
              </w:pPrChange>
            </w:pPr>
            <w:del w:id="4169" w:author="白日梦想家" w:date="2026-10-26T15:11:03Z">
              <w:r>
                <w:rPr>
                  <w:rFonts w:hint="default" w:ascii="Times New Roman" w:hAnsi="Times New Roman" w:eastAsia="方正仿宋_GBK" w:cs="Times New Roman"/>
                  <w:sz w:val="28"/>
                  <w:szCs w:val="28"/>
                  <w:rPrChange w:id="4170" w:author="xh" w:date="2026-10-26T09:49:01Z">
                    <w:rPr>
                      <w:rFonts w:hint="eastAsia" w:ascii="方正仿宋_GBK" w:hAnsi="方正仿宋_GBK" w:eastAsia="方正仿宋_GBK" w:cs="Times New Roman"/>
                      <w:sz w:val="24"/>
                      <w:szCs w:val="24"/>
                    </w:rPr>
                  </w:rPrChange>
                </w:rPr>
                <w:delText>2.08～2.15</w:delText>
              </w:r>
            </w:del>
          </w:p>
        </w:tc>
        <w:tc>
          <w:tcPr>
            <w:tcW w:w="1451" w:type="dxa"/>
            <w:vAlign w:val="center"/>
          </w:tcPr>
          <w:p w14:paraId="5B2F2C54">
            <w:pPr>
              <w:keepNext/>
              <w:widowControl/>
              <w:adjustRightInd w:val="0"/>
              <w:snapToGrid w:val="0"/>
              <w:spacing w:before="0" w:after="0" w:line="240" w:lineRule="auto"/>
              <w:ind w:left="0" w:leftChars="0" w:right="0" w:rightChars="0" w:firstLine="0" w:firstLineChars="0"/>
              <w:jc w:val="center"/>
              <w:outlineLvl w:val="9"/>
              <w:rPr>
                <w:del w:id="4172" w:author="白日梦想家" w:date="2026-10-26T15:11:03Z"/>
              </w:rPr>
              <w:pPrChange w:id="4171" w:author="白日梦想家" w:date="2026-10-26T15:11:11Z">
                <w:pPr>
                  <w:keepNext/>
                  <w:snapToGrid w:val="0"/>
                  <w:spacing w:before="0" w:after="0" w:line="370" w:lineRule="exact"/>
                  <w:ind w:left="0" w:leftChars="0" w:right="0" w:rightChars="0" w:firstLine="0" w:firstLineChars="0"/>
                  <w:jc w:val="center"/>
                </w:pPr>
              </w:pPrChange>
            </w:pPr>
            <w:del w:id="4173" w:author="白日梦想家" w:date="2026-10-26T15:11:03Z">
              <w:r>
                <w:rPr>
                  <w:rFonts w:hint="default" w:ascii="Times New Roman" w:hAnsi="Times New Roman" w:eastAsia="方正仿宋_GBK" w:cs="Times New Roman"/>
                  <w:sz w:val="28"/>
                  <w:szCs w:val="28"/>
                  <w:rPrChange w:id="4174" w:author="xh" w:date="2026-10-26T09:49:01Z">
                    <w:rPr>
                      <w:rFonts w:hint="eastAsia" w:ascii="方正仿宋_GBK" w:hAnsi="方正仿宋_GBK" w:eastAsia="方正仿宋_GBK" w:cs="Times New Roman"/>
                      <w:sz w:val="24"/>
                      <w:szCs w:val="24"/>
                    </w:rPr>
                  </w:rPrChange>
                </w:rPr>
                <w:delText>2.01～2.08</w:delText>
              </w:r>
            </w:del>
          </w:p>
        </w:tc>
        <w:tc>
          <w:tcPr>
            <w:tcW w:w="1451" w:type="dxa"/>
            <w:vAlign w:val="center"/>
          </w:tcPr>
          <w:p w14:paraId="3453F08E">
            <w:pPr>
              <w:keepNext/>
              <w:widowControl/>
              <w:adjustRightInd w:val="0"/>
              <w:snapToGrid w:val="0"/>
              <w:spacing w:before="0" w:after="0" w:line="240" w:lineRule="auto"/>
              <w:ind w:left="0" w:leftChars="0" w:right="0" w:rightChars="0" w:firstLine="0" w:firstLineChars="0"/>
              <w:jc w:val="center"/>
              <w:outlineLvl w:val="9"/>
              <w:rPr>
                <w:del w:id="4176" w:author="白日梦想家" w:date="2026-10-26T15:11:03Z"/>
              </w:rPr>
              <w:pPrChange w:id="4175" w:author="白日梦想家" w:date="2026-10-26T15:11:11Z">
                <w:pPr>
                  <w:keepNext/>
                  <w:snapToGrid w:val="0"/>
                  <w:spacing w:before="0" w:after="0" w:line="370" w:lineRule="exact"/>
                  <w:ind w:left="0" w:leftChars="0" w:right="0" w:rightChars="0" w:firstLine="0" w:firstLineChars="0"/>
                  <w:jc w:val="center"/>
                </w:pPr>
              </w:pPrChange>
            </w:pPr>
            <w:del w:id="4177" w:author="白日梦想家" w:date="2026-10-26T15:11:03Z">
              <w:r>
                <w:rPr>
                  <w:rFonts w:hint="default" w:ascii="Times New Roman" w:hAnsi="Times New Roman" w:eastAsia="方正仿宋_GBK" w:cs="Times New Roman"/>
                  <w:sz w:val="28"/>
                  <w:szCs w:val="28"/>
                  <w:rPrChange w:id="4178" w:author="xh" w:date="2026-10-26T09:49:01Z">
                    <w:rPr>
                      <w:rFonts w:hint="eastAsia" w:ascii="方正仿宋_GBK" w:hAnsi="方正仿宋_GBK" w:eastAsia="方正仿宋_GBK" w:cs="Times New Roman"/>
                      <w:sz w:val="24"/>
                      <w:szCs w:val="24"/>
                    </w:rPr>
                  </w:rPrChange>
                </w:rPr>
                <w:delText>1.73～1.83</w:delText>
              </w:r>
            </w:del>
          </w:p>
        </w:tc>
        <w:tc>
          <w:tcPr>
            <w:tcW w:w="1453" w:type="dxa"/>
            <w:vAlign w:val="center"/>
          </w:tcPr>
          <w:p w14:paraId="01240409">
            <w:pPr>
              <w:keepNext/>
              <w:widowControl/>
              <w:adjustRightInd w:val="0"/>
              <w:snapToGrid w:val="0"/>
              <w:spacing w:before="0" w:after="0" w:line="240" w:lineRule="auto"/>
              <w:ind w:left="0" w:leftChars="0" w:right="0" w:rightChars="0" w:firstLine="0" w:firstLineChars="0"/>
              <w:jc w:val="center"/>
              <w:outlineLvl w:val="9"/>
              <w:rPr>
                <w:del w:id="4180" w:author="白日梦想家" w:date="2026-10-26T15:11:03Z"/>
              </w:rPr>
              <w:pPrChange w:id="4179" w:author="白日梦想家" w:date="2026-10-26T15:11:11Z">
                <w:pPr>
                  <w:keepNext/>
                  <w:snapToGrid w:val="0"/>
                  <w:spacing w:before="0" w:after="0" w:line="370" w:lineRule="exact"/>
                  <w:ind w:left="0" w:leftChars="0" w:right="0" w:rightChars="0" w:firstLine="0" w:firstLineChars="0"/>
                  <w:jc w:val="center"/>
                </w:pPr>
              </w:pPrChange>
            </w:pPr>
            <w:del w:id="4181" w:author="白日梦想家" w:date="2026-10-26T15:11:03Z">
              <w:r>
                <w:rPr>
                  <w:rFonts w:hint="default" w:ascii="Times New Roman" w:hAnsi="Times New Roman" w:eastAsia="方正仿宋_GBK" w:cs="Times New Roman"/>
                  <w:sz w:val="28"/>
                  <w:szCs w:val="28"/>
                  <w:rPrChange w:id="4182" w:author="xh" w:date="2026-10-26T09:49:01Z">
                    <w:rPr>
                      <w:rFonts w:hint="eastAsia" w:ascii="方正仿宋_GBK" w:hAnsi="方正仿宋_GBK" w:eastAsia="方正仿宋_GBK" w:cs="Times New Roman"/>
                      <w:sz w:val="24"/>
                      <w:szCs w:val="24"/>
                    </w:rPr>
                  </w:rPrChange>
                </w:rPr>
                <w:delText>1.57～1.67</w:delText>
              </w:r>
            </w:del>
          </w:p>
        </w:tc>
      </w:tr>
      <w:tr w14:paraId="63E08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83" w:author="白日梦想家" w:date="2026-10-26T15:11:03Z"/>
        </w:trPr>
        <w:tc>
          <w:tcPr>
            <w:tcW w:w="1450" w:type="dxa"/>
            <w:vAlign w:val="center"/>
          </w:tcPr>
          <w:p w14:paraId="3C3F176E">
            <w:pPr>
              <w:keepNext/>
              <w:widowControl/>
              <w:adjustRightInd w:val="0"/>
              <w:snapToGrid w:val="0"/>
              <w:spacing w:before="0" w:after="0" w:line="240" w:lineRule="auto"/>
              <w:ind w:left="0" w:leftChars="0" w:right="0" w:rightChars="0" w:firstLine="0" w:firstLineChars="0"/>
              <w:jc w:val="center"/>
              <w:outlineLvl w:val="9"/>
              <w:rPr>
                <w:del w:id="4185" w:author="白日梦想家" w:date="2026-10-26T15:11:03Z"/>
              </w:rPr>
              <w:pPrChange w:id="4184" w:author="白日梦想家" w:date="2026-10-26T15:11:11Z">
                <w:pPr>
                  <w:keepNext/>
                  <w:snapToGrid w:val="0"/>
                  <w:spacing w:before="0" w:after="0" w:line="370" w:lineRule="exact"/>
                  <w:ind w:left="0" w:leftChars="0" w:right="0" w:rightChars="0" w:firstLine="0" w:firstLineChars="0"/>
                  <w:jc w:val="center"/>
                </w:pPr>
              </w:pPrChange>
            </w:pPr>
            <w:del w:id="4186" w:author="白日梦想家" w:date="2026-10-26T15:11:03Z">
              <w:r>
                <w:rPr>
                  <w:rFonts w:hint="default" w:ascii="Times New Roman" w:hAnsi="Times New Roman" w:eastAsia="方正仿宋_GBK" w:cs="Times New Roman"/>
                  <w:sz w:val="28"/>
                  <w:szCs w:val="28"/>
                  <w:rPrChange w:id="4187"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71456E47">
            <w:pPr>
              <w:keepNext/>
              <w:widowControl/>
              <w:adjustRightInd w:val="0"/>
              <w:snapToGrid w:val="0"/>
              <w:spacing w:before="0" w:after="0" w:line="240" w:lineRule="auto"/>
              <w:ind w:left="0" w:leftChars="0" w:right="0" w:rightChars="0" w:firstLine="0" w:firstLineChars="0"/>
              <w:jc w:val="center"/>
              <w:outlineLvl w:val="9"/>
              <w:rPr>
                <w:del w:id="4189" w:author="白日梦想家" w:date="2026-10-26T15:11:03Z"/>
              </w:rPr>
              <w:pPrChange w:id="4188" w:author="白日梦想家" w:date="2026-10-26T15:11:11Z">
                <w:pPr>
                  <w:keepNext/>
                  <w:snapToGrid w:val="0"/>
                  <w:spacing w:before="0" w:after="0" w:line="370" w:lineRule="exact"/>
                  <w:ind w:left="0" w:leftChars="0" w:right="0" w:rightChars="0" w:firstLine="0" w:firstLineChars="0"/>
                  <w:jc w:val="center"/>
                </w:pPr>
              </w:pPrChange>
            </w:pPr>
            <w:del w:id="4190" w:author="白日梦想家" w:date="2026-10-26T15:11:03Z">
              <w:r>
                <w:rPr>
                  <w:rFonts w:hint="default" w:ascii="Times New Roman" w:hAnsi="Times New Roman" w:eastAsia="方正仿宋_GBK" w:cs="Times New Roman"/>
                  <w:sz w:val="28"/>
                  <w:szCs w:val="28"/>
                  <w:rPrChange w:id="4191"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DE03842">
            <w:pPr>
              <w:keepNext/>
              <w:widowControl/>
              <w:adjustRightInd w:val="0"/>
              <w:snapToGrid w:val="0"/>
              <w:spacing w:before="0" w:after="0" w:line="240" w:lineRule="auto"/>
              <w:ind w:left="0" w:leftChars="0" w:right="0" w:rightChars="0" w:firstLine="0" w:firstLineChars="0"/>
              <w:jc w:val="center"/>
              <w:outlineLvl w:val="9"/>
              <w:rPr>
                <w:del w:id="4193" w:author="白日梦想家" w:date="2026-10-26T15:11:03Z"/>
              </w:rPr>
              <w:pPrChange w:id="4192" w:author="白日梦想家" w:date="2026-10-26T15:11:11Z">
                <w:pPr>
                  <w:keepNext/>
                  <w:snapToGrid w:val="0"/>
                  <w:spacing w:before="0" w:after="0" w:line="370" w:lineRule="exact"/>
                  <w:ind w:left="0" w:leftChars="0" w:right="0" w:rightChars="0" w:firstLine="0" w:firstLineChars="0"/>
                  <w:jc w:val="center"/>
                </w:pPr>
              </w:pPrChange>
            </w:pPr>
            <w:del w:id="4194" w:author="白日梦想家" w:date="2026-10-26T15:11:03Z">
              <w:r>
                <w:rPr>
                  <w:rFonts w:hint="default" w:ascii="Times New Roman" w:hAnsi="Times New Roman" w:eastAsia="方正仿宋_GBK" w:cs="Times New Roman"/>
                  <w:sz w:val="28"/>
                  <w:szCs w:val="28"/>
                  <w:rPrChange w:id="4195"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DB77D2E">
            <w:pPr>
              <w:keepNext/>
              <w:widowControl/>
              <w:adjustRightInd w:val="0"/>
              <w:snapToGrid w:val="0"/>
              <w:spacing w:before="0" w:after="0" w:line="240" w:lineRule="auto"/>
              <w:ind w:left="0" w:leftChars="0" w:right="0" w:rightChars="0" w:firstLine="0" w:firstLineChars="0"/>
              <w:jc w:val="center"/>
              <w:outlineLvl w:val="9"/>
              <w:rPr>
                <w:del w:id="4197" w:author="白日梦想家" w:date="2026-10-26T15:11:03Z"/>
              </w:rPr>
              <w:pPrChange w:id="4196" w:author="白日梦想家" w:date="2026-10-26T15:11:11Z">
                <w:pPr>
                  <w:keepNext/>
                  <w:snapToGrid w:val="0"/>
                  <w:spacing w:before="0" w:after="0" w:line="370" w:lineRule="exact"/>
                  <w:ind w:left="0" w:leftChars="0" w:right="0" w:rightChars="0" w:firstLine="0" w:firstLineChars="0"/>
                  <w:jc w:val="center"/>
                </w:pPr>
              </w:pPrChange>
            </w:pPr>
            <w:del w:id="4198" w:author="白日梦想家" w:date="2026-10-26T15:11:03Z">
              <w:r>
                <w:rPr>
                  <w:rFonts w:hint="default" w:ascii="Times New Roman" w:hAnsi="Times New Roman" w:eastAsia="方正仿宋_GBK" w:cs="Times New Roman"/>
                  <w:sz w:val="28"/>
                  <w:szCs w:val="28"/>
                  <w:rPrChange w:id="4199"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684EE88">
            <w:pPr>
              <w:keepNext/>
              <w:widowControl/>
              <w:adjustRightInd w:val="0"/>
              <w:snapToGrid w:val="0"/>
              <w:spacing w:before="0" w:after="0" w:line="240" w:lineRule="auto"/>
              <w:ind w:left="0" w:leftChars="0" w:right="0" w:rightChars="0" w:firstLine="0" w:firstLineChars="0"/>
              <w:jc w:val="center"/>
              <w:outlineLvl w:val="9"/>
              <w:rPr>
                <w:del w:id="4201" w:author="白日梦想家" w:date="2026-10-26T15:11:03Z"/>
              </w:rPr>
              <w:pPrChange w:id="4200" w:author="白日梦想家" w:date="2026-10-26T15:11:11Z">
                <w:pPr>
                  <w:keepNext/>
                  <w:snapToGrid w:val="0"/>
                  <w:spacing w:before="0" w:after="0" w:line="370" w:lineRule="exact"/>
                  <w:ind w:left="0" w:leftChars="0" w:right="0" w:rightChars="0" w:firstLine="0" w:firstLineChars="0"/>
                  <w:jc w:val="center"/>
                </w:pPr>
              </w:pPrChange>
            </w:pPr>
            <w:del w:id="4202" w:author="白日梦想家" w:date="2026-10-26T15:11:03Z">
              <w:r>
                <w:rPr>
                  <w:rFonts w:hint="default" w:ascii="Times New Roman" w:hAnsi="Times New Roman" w:eastAsia="方正仿宋_GBK" w:cs="Times New Roman"/>
                  <w:sz w:val="28"/>
                  <w:szCs w:val="28"/>
                  <w:rPrChange w:id="4203" w:author="xh" w:date="2026-10-26T09:49:01Z">
                    <w:rPr>
                      <w:rFonts w:hint="eastAsia" w:ascii="方正仿宋_GBK" w:hAnsi="方正仿宋_GBK" w:eastAsia="方正仿宋_GBK" w:cs="Times New Roman"/>
                      <w:sz w:val="24"/>
                      <w:szCs w:val="24"/>
                    </w:rPr>
                  </w:rPrChange>
                </w:rPr>
                <w:delText>1.81～1.89</w:delText>
              </w:r>
            </w:del>
          </w:p>
        </w:tc>
        <w:tc>
          <w:tcPr>
            <w:tcW w:w="1453" w:type="dxa"/>
            <w:vAlign w:val="center"/>
          </w:tcPr>
          <w:p w14:paraId="6A3481E2">
            <w:pPr>
              <w:keepNext/>
              <w:widowControl/>
              <w:adjustRightInd w:val="0"/>
              <w:snapToGrid w:val="0"/>
              <w:spacing w:before="0" w:after="0" w:line="240" w:lineRule="auto"/>
              <w:ind w:left="0" w:leftChars="0" w:right="0" w:rightChars="0" w:firstLine="0" w:firstLineChars="0"/>
              <w:jc w:val="center"/>
              <w:outlineLvl w:val="9"/>
              <w:rPr>
                <w:del w:id="4205" w:author="白日梦想家" w:date="2026-10-26T15:11:03Z"/>
              </w:rPr>
              <w:pPrChange w:id="4204" w:author="白日梦想家" w:date="2026-10-26T15:11:11Z">
                <w:pPr>
                  <w:keepNext/>
                  <w:snapToGrid w:val="0"/>
                  <w:spacing w:before="0" w:after="0" w:line="370" w:lineRule="exact"/>
                  <w:ind w:left="0" w:leftChars="0" w:right="0" w:rightChars="0" w:firstLine="0" w:firstLineChars="0"/>
                  <w:jc w:val="center"/>
                </w:pPr>
              </w:pPrChange>
            </w:pPr>
            <w:del w:id="4206" w:author="白日梦想家" w:date="2026-10-26T15:11:03Z">
              <w:r>
                <w:rPr>
                  <w:rFonts w:hint="default" w:ascii="Times New Roman" w:hAnsi="Times New Roman" w:eastAsia="方正仿宋_GBK" w:cs="Times New Roman"/>
                  <w:sz w:val="28"/>
                  <w:szCs w:val="28"/>
                  <w:rPrChange w:id="4207" w:author="xh" w:date="2026-10-26T09:49:01Z">
                    <w:rPr>
                      <w:rFonts w:hint="eastAsia" w:ascii="方正仿宋_GBK" w:hAnsi="方正仿宋_GBK" w:eastAsia="方正仿宋_GBK" w:cs="Times New Roman"/>
                      <w:sz w:val="24"/>
                      <w:szCs w:val="24"/>
                    </w:rPr>
                  </w:rPrChange>
                </w:rPr>
                <w:delText>1.73～1.81</w:delText>
              </w:r>
            </w:del>
          </w:p>
        </w:tc>
      </w:tr>
      <w:tr w14:paraId="31CF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08" w:author="白日梦想家" w:date="2026-10-26T15:11:03Z"/>
        </w:trPr>
        <w:tc>
          <w:tcPr>
            <w:tcW w:w="1450" w:type="dxa"/>
            <w:vAlign w:val="center"/>
          </w:tcPr>
          <w:p w14:paraId="3A0C4897">
            <w:pPr>
              <w:keepNext/>
              <w:widowControl/>
              <w:adjustRightInd w:val="0"/>
              <w:snapToGrid w:val="0"/>
              <w:spacing w:before="0" w:after="0" w:line="240" w:lineRule="auto"/>
              <w:ind w:left="0" w:leftChars="0" w:right="0" w:rightChars="0" w:firstLine="0" w:firstLineChars="0"/>
              <w:jc w:val="center"/>
              <w:outlineLvl w:val="9"/>
              <w:rPr>
                <w:del w:id="4210" w:author="白日梦想家" w:date="2026-10-26T15:11:03Z"/>
              </w:rPr>
              <w:pPrChange w:id="4209" w:author="白日梦想家" w:date="2026-10-26T15:11:11Z">
                <w:pPr>
                  <w:keepNext/>
                  <w:snapToGrid w:val="0"/>
                  <w:spacing w:before="0" w:after="0" w:line="370" w:lineRule="exact"/>
                  <w:ind w:left="0" w:leftChars="0" w:right="0" w:rightChars="0" w:firstLine="0" w:firstLineChars="0"/>
                  <w:jc w:val="center"/>
                </w:pPr>
              </w:pPrChange>
            </w:pPr>
            <w:del w:id="4211" w:author="白日梦想家" w:date="2026-10-26T15:11:03Z">
              <w:r>
                <w:rPr>
                  <w:rFonts w:hint="default" w:ascii="Times New Roman" w:hAnsi="Times New Roman" w:eastAsia="方正仿宋_GBK" w:cs="Times New Roman"/>
                  <w:sz w:val="28"/>
                  <w:szCs w:val="28"/>
                  <w:rPrChange w:id="4212"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6CAA3419">
            <w:pPr>
              <w:keepNext/>
              <w:widowControl/>
              <w:adjustRightInd w:val="0"/>
              <w:snapToGrid w:val="0"/>
              <w:spacing w:before="0" w:after="0" w:line="240" w:lineRule="auto"/>
              <w:ind w:left="0" w:leftChars="0" w:right="0" w:rightChars="0" w:firstLine="0" w:firstLineChars="0"/>
              <w:jc w:val="center"/>
              <w:outlineLvl w:val="9"/>
              <w:rPr>
                <w:del w:id="4214" w:author="白日梦想家" w:date="2026-10-26T15:11:03Z"/>
              </w:rPr>
              <w:pPrChange w:id="4213" w:author="白日梦想家" w:date="2026-10-26T15:11:11Z">
                <w:pPr>
                  <w:keepNext/>
                  <w:snapToGrid w:val="0"/>
                  <w:spacing w:before="0" w:after="0" w:line="370" w:lineRule="exact"/>
                  <w:ind w:left="0" w:leftChars="0" w:right="0" w:rightChars="0" w:firstLine="0" w:firstLineChars="0"/>
                  <w:jc w:val="center"/>
                </w:pPr>
              </w:pPrChange>
            </w:pPr>
            <w:del w:id="4215" w:author="白日梦想家" w:date="2026-10-26T15:11:03Z">
              <w:r>
                <w:rPr>
                  <w:rFonts w:hint="default" w:ascii="Times New Roman" w:hAnsi="Times New Roman" w:eastAsia="方正仿宋_GBK" w:cs="Times New Roman"/>
                  <w:sz w:val="28"/>
                  <w:szCs w:val="28"/>
                  <w:rPrChange w:id="4216"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6F9A5F56">
            <w:pPr>
              <w:keepNext/>
              <w:widowControl/>
              <w:adjustRightInd w:val="0"/>
              <w:snapToGrid w:val="0"/>
              <w:spacing w:before="0" w:after="0" w:line="240" w:lineRule="auto"/>
              <w:ind w:left="0" w:leftChars="0" w:right="0" w:rightChars="0" w:firstLine="0" w:firstLineChars="0"/>
              <w:jc w:val="center"/>
              <w:outlineLvl w:val="9"/>
              <w:rPr>
                <w:del w:id="4218" w:author="白日梦想家" w:date="2026-10-26T15:11:03Z"/>
              </w:rPr>
              <w:pPrChange w:id="4217" w:author="白日梦想家" w:date="2026-10-26T15:11:11Z">
                <w:pPr>
                  <w:keepNext/>
                  <w:snapToGrid w:val="0"/>
                  <w:spacing w:before="0" w:after="0" w:line="370" w:lineRule="exact"/>
                  <w:ind w:left="0" w:leftChars="0" w:right="0" w:rightChars="0" w:firstLine="0" w:firstLineChars="0"/>
                  <w:jc w:val="center"/>
                </w:pPr>
              </w:pPrChange>
            </w:pPr>
            <w:del w:id="4219" w:author="白日梦想家" w:date="2026-10-26T15:11:03Z">
              <w:r>
                <w:rPr>
                  <w:rFonts w:hint="default" w:ascii="Times New Roman" w:hAnsi="Times New Roman" w:eastAsia="方正仿宋_GBK" w:cs="Times New Roman"/>
                  <w:sz w:val="28"/>
                  <w:szCs w:val="28"/>
                  <w:rPrChange w:id="4220" w:author="xh" w:date="2026-10-26T09:49:01Z">
                    <w:rPr>
                      <w:rFonts w:hint="eastAsia" w:ascii="方正仿宋_GBK" w:hAnsi="方正仿宋_GBK" w:eastAsia="方正仿宋_GBK" w:cs="Times New Roman"/>
                      <w:sz w:val="24"/>
                      <w:szCs w:val="24"/>
                    </w:rPr>
                  </w:rPrChange>
                </w:rPr>
                <w:delText>2.52～2.59</w:delText>
              </w:r>
            </w:del>
          </w:p>
        </w:tc>
        <w:tc>
          <w:tcPr>
            <w:tcW w:w="1451" w:type="dxa"/>
            <w:vAlign w:val="center"/>
          </w:tcPr>
          <w:p w14:paraId="70CC6D8B">
            <w:pPr>
              <w:keepNext/>
              <w:widowControl/>
              <w:adjustRightInd w:val="0"/>
              <w:snapToGrid w:val="0"/>
              <w:spacing w:before="0" w:after="0" w:line="240" w:lineRule="auto"/>
              <w:ind w:left="0" w:leftChars="0" w:right="0" w:rightChars="0" w:firstLine="0" w:firstLineChars="0"/>
              <w:jc w:val="center"/>
              <w:outlineLvl w:val="9"/>
              <w:rPr>
                <w:del w:id="4222" w:author="白日梦想家" w:date="2026-10-26T15:11:03Z"/>
              </w:rPr>
              <w:pPrChange w:id="4221" w:author="白日梦想家" w:date="2026-10-26T15:11:11Z">
                <w:pPr>
                  <w:keepNext/>
                  <w:snapToGrid w:val="0"/>
                  <w:spacing w:before="0" w:after="0" w:line="370" w:lineRule="exact"/>
                  <w:ind w:left="0" w:leftChars="0" w:right="0" w:rightChars="0" w:firstLine="0" w:firstLineChars="0"/>
                  <w:jc w:val="center"/>
                </w:pPr>
              </w:pPrChange>
            </w:pPr>
            <w:del w:id="4223" w:author="白日梦想家" w:date="2026-10-26T15:11:03Z">
              <w:r>
                <w:rPr>
                  <w:rFonts w:hint="default" w:ascii="Times New Roman" w:hAnsi="Times New Roman" w:eastAsia="方正仿宋_GBK" w:cs="Times New Roman"/>
                  <w:sz w:val="28"/>
                  <w:szCs w:val="28"/>
                  <w:rPrChange w:id="4224" w:author="xh" w:date="2026-10-26T09:49:01Z">
                    <w:rPr>
                      <w:rFonts w:hint="eastAsia" w:ascii="方正仿宋_GBK" w:hAnsi="方正仿宋_GBK" w:eastAsia="方正仿宋_GBK" w:cs="Times New Roman"/>
                      <w:sz w:val="24"/>
                      <w:szCs w:val="24"/>
                    </w:rPr>
                  </w:rPrChange>
                </w:rPr>
                <w:delText>2.48～2.52</w:delText>
              </w:r>
            </w:del>
          </w:p>
        </w:tc>
        <w:tc>
          <w:tcPr>
            <w:tcW w:w="1451" w:type="dxa"/>
            <w:vAlign w:val="center"/>
          </w:tcPr>
          <w:p w14:paraId="3E6D045A">
            <w:pPr>
              <w:keepNext/>
              <w:widowControl/>
              <w:adjustRightInd w:val="0"/>
              <w:snapToGrid w:val="0"/>
              <w:spacing w:before="0" w:after="0" w:line="240" w:lineRule="auto"/>
              <w:ind w:left="0" w:leftChars="0" w:right="0" w:rightChars="0" w:firstLine="0" w:firstLineChars="0"/>
              <w:jc w:val="center"/>
              <w:outlineLvl w:val="9"/>
              <w:rPr>
                <w:del w:id="4226" w:author="白日梦想家" w:date="2026-10-26T15:11:03Z"/>
              </w:rPr>
              <w:pPrChange w:id="4225" w:author="白日梦想家" w:date="2026-10-26T15:11:11Z">
                <w:pPr>
                  <w:keepNext/>
                  <w:snapToGrid w:val="0"/>
                  <w:spacing w:before="0" w:after="0" w:line="370" w:lineRule="exact"/>
                  <w:ind w:left="0" w:leftChars="0" w:right="0" w:rightChars="0" w:firstLine="0" w:firstLineChars="0"/>
                  <w:jc w:val="center"/>
                </w:pPr>
              </w:pPrChange>
            </w:pPr>
            <w:del w:id="4227" w:author="白日梦想家" w:date="2026-10-26T15:11:03Z">
              <w:r>
                <w:rPr>
                  <w:rFonts w:hint="default" w:ascii="Times New Roman" w:hAnsi="Times New Roman" w:eastAsia="方正仿宋_GBK" w:cs="Times New Roman"/>
                  <w:sz w:val="28"/>
                  <w:szCs w:val="28"/>
                  <w:rPrChange w:id="4228" w:author="xh" w:date="2026-10-26T09:49:01Z">
                    <w:rPr>
                      <w:rFonts w:hint="eastAsia" w:ascii="方正仿宋_GBK" w:hAnsi="方正仿宋_GBK" w:eastAsia="方正仿宋_GBK" w:cs="Times New Roman"/>
                      <w:sz w:val="24"/>
                      <w:szCs w:val="24"/>
                    </w:rPr>
                  </w:rPrChange>
                </w:rPr>
                <w:delText>2.41～2.48</w:delText>
              </w:r>
            </w:del>
          </w:p>
        </w:tc>
        <w:tc>
          <w:tcPr>
            <w:tcW w:w="1453" w:type="dxa"/>
            <w:vAlign w:val="center"/>
          </w:tcPr>
          <w:p w14:paraId="165D7ADF">
            <w:pPr>
              <w:keepNext/>
              <w:widowControl/>
              <w:adjustRightInd w:val="0"/>
              <w:snapToGrid w:val="0"/>
              <w:spacing w:before="0" w:after="0" w:line="240" w:lineRule="auto"/>
              <w:ind w:left="0" w:leftChars="0" w:right="0" w:rightChars="0" w:firstLine="0" w:firstLineChars="0"/>
              <w:jc w:val="center"/>
              <w:outlineLvl w:val="9"/>
              <w:rPr>
                <w:del w:id="4230" w:author="白日梦想家" w:date="2026-10-26T15:11:03Z"/>
              </w:rPr>
              <w:pPrChange w:id="4229" w:author="白日梦想家" w:date="2026-10-26T15:11:11Z">
                <w:pPr>
                  <w:keepNext/>
                  <w:snapToGrid w:val="0"/>
                  <w:spacing w:before="0" w:after="0" w:line="370" w:lineRule="exact"/>
                  <w:ind w:left="0" w:leftChars="0" w:right="0" w:rightChars="0" w:firstLine="0" w:firstLineChars="0"/>
                  <w:jc w:val="center"/>
                </w:pPr>
              </w:pPrChange>
            </w:pPr>
            <w:del w:id="4231" w:author="白日梦想家" w:date="2026-10-26T15:11:03Z">
              <w:r>
                <w:rPr>
                  <w:rFonts w:hint="default" w:ascii="Times New Roman" w:hAnsi="Times New Roman" w:eastAsia="方正仿宋_GBK" w:cs="Times New Roman"/>
                  <w:sz w:val="28"/>
                  <w:szCs w:val="28"/>
                  <w:rPrChange w:id="4232" w:author="xh" w:date="2026-10-26T09:49:01Z">
                    <w:rPr>
                      <w:rFonts w:hint="eastAsia" w:ascii="方正仿宋_GBK" w:hAnsi="方正仿宋_GBK" w:eastAsia="方正仿宋_GBK" w:cs="Times New Roman"/>
                      <w:sz w:val="24"/>
                      <w:szCs w:val="24"/>
                    </w:rPr>
                  </w:rPrChange>
                </w:rPr>
                <w:delText>2.25～2.35</w:delText>
              </w:r>
            </w:del>
          </w:p>
        </w:tc>
      </w:tr>
      <w:tr w14:paraId="3EF33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33" w:author="白日梦想家" w:date="2026-10-26T15:11:03Z"/>
        </w:trPr>
        <w:tc>
          <w:tcPr>
            <w:tcW w:w="1450" w:type="dxa"/>
            <w:vAlign w:val="center"/>
          </w:tcPr>
          <w:p w14:paraId="425641D5">
            <w:pPr>
              <w:keepNext/>
              <w:widowControl/>
              <w:adjustRightInd w:val="0"/>
              <w:snapToGrid w:val="0"/>
              <w:spacing w:before="0" w:after="0" w:line="240" w:lineRule="auto"/>
              <w:ind w:left="0" w:leftChars="0" w:right="0" w:rightChars="0" w:firstLine="0" w:firstLineChars="0"/>
              <w:jc w:val="center"/>
              <w:outlineLvl w:val="9"/>
              <w:rPr>
                <w:del w:id="4235" w:author="白日梦想家" w:date="2026-10-26T15:11:03Z"/>
              </w:rPr>
              <w:pPrChange w:id="4234" w:author="白日梦想家" w:date="2026-10-26T15:11:11Z">
                <w:pPr>
                  <w:keepNext/>
                  <w:snapToGrid w:val="0"/>
                  <w:spacing w:before="0" w:after="0" w:line="370" w:lineRule="exact"/>
                  <w:ind w:left="0" w:leftChars="0" w:right="0" w:rightChars="0" w:firstLine="0" w:firstLineChars="0"/>
                  <w:jc w:val="center"/>
                </w:pPr>
              </w:pPrChange>
            </w:pPr>
            <w:del w:id="4236" w:author="白日梦想家" w:date="2026-10-26T15:11:03Z">
              <w:r>
                <w:rPr>
                  <w:rFonts w:hint="default" w:ascii="Times New Roman" w:hAnsi="Times New Roman" w:eastAsia="方正仿宋_GBK" w:cs="Times New Roman"/>
                  <w:sz w:val="28"/>
                  <w:szCs w:val="28"/>
                  <w:rPrChange w:id="4237"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1BA0A7BC">
            <w:pPr>
              <w:keepNext/>
              <w:widowControl/>
              <w:adjustRightInd w:val="0"/>
              <w:snapToGrid w:val="0"/>
              <w:spacing w:before="0" w:after="0" w:line="240" w:lineRule="auto"/>
              <w:ind w:left="0" w:leftChars="0" w:right="0" w:rightChars="0" w:firstLine="0" w:firstLineChars="0"/>
              <w:jc w:val="center"/>
              <w:outlineLvl w:val="9"/>
              <w:rPr>
                <w:del w:id="4239" w:author="白日梦想家" w:date="2026-10-26T15:11:03Z"/>
              </w:rPr>
              <w:pPrChange w:id="4238" w:author="白日梦想家" w:date="2026-10-26T15:11:11Z">
                <w:pPr>
                  <w:keepNext/>
                  <w:snapToGrid w:val="0"/>
                  <w:spacing w:before="0" w:after="0" w:line="370" w:lineRule="exact"/>
                  <w:ind w:left="0" w:leftChars="0" w:right="0" w:rightChars="0" w:firstLine="0" w:firstLineChars="0"/>
                  <w:jc w:val="center"/>
                </w:pPr>
              </w:pPrChange>
            </w:pPr>
            <w:del w:id="4240" w:author="白日梦想家" w:date="2026-10-26T15:11:03Z">
              <w:r>
                <w:rPr>
                  <w:rFonts w:hint="default" w:ascii="Times New Roman" w:hAnsi="Times New Roman" w:eastAsia="方正仿宋_GBK" w:cs="Times New Roman"/>
                  <w:sz w:val="28"/>
                  <w:szCs w:val="28"/>
                  <w:rPrChange w:id="4241"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FCD46F4">
            <w:pPr>
              <w:keepNext/>
              <w:widowControl/>
              <w:adjustRightInd w:val="0"/>
              <w:snapToGrid w:val="0"/>
              <w:spacing w:before="0" w:after="0" w:line="240" w:lineRule="auto"/>
              <w:ind w:left="0" w:leftChars="0" w:right="0" w:rightChars="0" w:firstLine="0" w:firstLineChars="0"/>
              <w:jc w:val="center"/>
              <w:outlineLvl w:val="9"/>
              <w:rPr>
                <w:del w:id="4243" w:author="白日梦想家" w:date="2026-10-26T15:11:03Z"/>
              </w:rPr>
              <w:pPrChange w:id="4242" w:author="白日梦想家" w:date="2026-10-26T15:11:11Z">
                <w:pPr>
                  <w:keepNext/>
                  <w:snapToGrid w:val="0"/>
                  <w:spacing w:before="0" w:after="0" w:line="370" w:lineRule="exact"/>
                  <w:ind w:left="0" w:leftChars="0" w:right="0" w:rightChars="0" w:firstLine="0" w:firstLineChars="0"/>
                  <w:jc w:val="center"/>
                </w:pPr>
              </w:pPrChange>
            </w:pPr>
            <w:del w:id="4244" w:author="白日梦想家" w:date="2026-10-26T15:11:03Z">
              <w:r>
                <w:rPr>
                  <w:rFonts w:hint="default" w:ascii="Times New Roman" w:hAnsi="Times New Roman" w:eastAsia="方正仿宋_GBK" w:cs="Times New Roman"/>
                  <w:sz w:val="28"/>
                  <w:szCs w:val="28"/>
                  <w:rPrChange w:id="4245" w:author="xh" w:date="2026-10-26T09:49:01Z">
                    <w:rPr>
                      <w:rFonts w:hint="eastAsia" w:ascii="方正仿宋_GBK" w:hAnsi="方正仿宋_GBK" w:eastAsia="方正仿宋_GBK" w:cs="Times New Roman"/>
                      <w:sz w:val="24"/>
                      <w:szCs w:val="24"/>
                    </w:rPr>
                  </w:rPrChange>
                </w:rPr>
                <w:delText>2.02～2.11</w:delText>
              </w:r>
            </w:del>
          </w:p>
        </w:tc>
        <w:tc>
          <w:tcPr>
            <w:tcW w:w="1451" w:type="dxa"/>
            <w:vAlign w:val="center"/>
          </w:tcPr>
          <w:p w14:paraId="3F45A9B6">
            <w:pPr>
              <w:keepNext/>
              <w:widowControl/>
              <w:adjustRightInd w:val="0"/>
              <w:snapToGrid w:val="0"/>
              <w:spacing w:before="0" w:after="0" w:line="240" w:lineRule="auto"/>
              <w:ind w:left="0" w:leftChars="0" w:right="0" w:rightChars="0" w:firstLine="0" w:firstLineChars="0"/>
              <w:jc w:val="center"/>
              <w:outlineLvl w:val="9"/>
              <w:rPr>
                <w:del w:id="4247" w:author="白日梦想家" w:date="2026-10-26T15:11:03Z"/>
              </w:rPr>
              <w:pPrChange w:id="4246" w:author="白日梦想家" w:date="2026-10-26T15:11:11Z">
                <w:pPr>
                  <w:keepNext/>
                  <w:snapToGrid w:val="0"/>
                  <w:spacing w:before="0" w:after="0" w:line="370" w:lineRule="exact"/>
                  <w:ind w:left="0" w:leftChars="0" w:right="0" w:rightChars="0" w:firstLine="0" w:firstLineChars="0"/>
                  <w:jc w:val="center"/>
                </w:pPr>
              </w:pPrChange>
            </w:pPr>
            <w:del w:id="4248" w:author="白日梦想家" w:date="2026-10-26T15:11:03Z">
              <w:r>
                <w:rPr>
                  <w:rFonts w:hint="default" w:ascii="Times New Roman" w:hAnsi="Times New Roman" w:eastAsia="方正仿宋_GBK" w:cs="Times New Roman"/>
                  <w:sz w:val="28"/>
                  <w:szCs w:val="28"/>
                  <w:rPrChange w:id="4249" w:author="xh" w:date="2026-10-26T09:49:01Z">
                    <w:rPr>
                      <w:rFonts w:hint="eastAsia" w:ascii="方正仿宋_GBK" w:hAnsi="方正仿宋_GBK" w:eastAsia="方正仿宋_GBK" w:cs="Times New Roman"/>
                      <w:sz w:val="24"/>
                      <w:szCs w:val="24"/>
                    </w:rPr>
                  </w:rPrChange>
                </w:rPr>
                <w:delText>1.95～2.02</w:delText>
              </w:r>
            </w:del>
          </w:p>
        </w:tc>
        <w:tc>
          <w:tcPr>
            <w:tcW w:w="1451" w:type="dxa"/>
            <w:vAlign w:val="center"/>
          </w:tcPr>
          <w:p w14:paraId="58F2F1D0">
            <w:pPr>
              <w:keepNext/>
              <w:widowControl/>
              <w:adjustRightInd w:val="0"/>
              <w:snapToGrid w:val="0"/>
              <w:spacing w:before="0" w:after="0" w:line="240" w:lineRule="auto"/>
              <w:ind w:left="0" w:leftChars="0" w:right="0" w:rightChars="0" w:firstLine="0" w:firstLineChars="0"/>
              <w:jc w:val="center"/>
              <w:outlineLvl w:val="9"/>
              <w:rPr>
                <w:del w:id="4251" w:author="白日梦想家" w:date="2026-10-26T15:11:03Z"/>
              </w:rPr>
              <w:pPrChange w:id="4250" w:author="白日梦想家" w:date="2026-10-26T15:11:11Z">
                <w:pPr>
                  <w:keepNext/>
                  <w:snapToGrid w:val="0"/>
                  <w:spacing w:before="0" w:after="0" w:line="370" w:lineRule="exact"/>
                  <w:ind w:left="0" w:leftChars="0" w:right="0" w:rightChars="0" w:firstLine="0" w:firstLineChars="0"/>
                  <w:jc w:val="center"/>
                </w:pPr>
              </w:pPrChange>
            </w:pPr>
            <w:del w:id="4252" w:author="白日梦想家" w:date="2026-10-26T15:11:03Z">
              <w:r>
                <w:rPr>
                  <w:rFonts w:hint="default" w:ascii="Times New Roman" w:hAnsi="Times New Roman" w:eastAsia="方正仿宋_GBK" w:cs="Times New Roman"/>
                  <w:sz w:val="28"/>
                  <w:szCs w:val="28"/>
                  <w:rPrChange w:id="4253" w:author="xh" w:date="2026-10-26T09:49:01Z">
                    <w:rPr>
                      <w:rFonts w:hint="eastAsia" w:ascii="方正仿宋_GBK" w:hAnsi="方正仿宋_GBK" w:eastAsia="方正仿宋_GBK" w:cs="Times New Roman"/>
                      <w:sz w:val="24"/>
                      <w:szCs w:val="24"/>
                    </w:rPr>
                  </w:rPrChange>
                </w:rPr>
                <w:delText>1.87～1.95</w:delText>
              </w:r>
            </w:del>
          </w:p>
        </w:tc>
        <w:tc>
          <w:tcPr>
            <w:tcW w:w="1453" w:type="dxa"/>
            <w:vAlign w:val="center"/>
          </w:tcPr>
          <w:p w14:paraId="731449BF">
            <w:pPr>
              <w:keepNext/>
              <w:widowControl/>
              <w:adjustRightInd w:val="0"/>
              <w:snapToGrid w:val="0"/>
              <w:spacing w:before="0" w:after="0" w:line="240" w:lineRule="auto"/>
              <w:ind w:left="0" w:leftChars="0" w:right="0" w:rightChars="0" w:firstLine="0" w:firstLineChars="0"/>
              <w:jc w:val="center"/>
              <w:outlineLvl w:val="9"/>
              <w:rPr>
                <w:del w:id="4255" w:author="白日梦想家" w:date="2026-10-26T15:11:03Z"/>
              </w:rPr>
              <w:pPrChange w:id="4254" w:author="白日梦想家" w:date="2026-10-26T15:11:11Z">
                <w:pPr>
                  <w:keepNext/>
                  <w:snapToGrid w:val="0"/>
                  <w:spacing w:before="0" w:after="0" w:line="370" w:lineRule="exact"/>
                  <w:ind w:left="0" w:leftChars="0" w:right="0" w:rightChars="0" w:firstLine="0" w:firstLineChars="0"/>
                  <w:jc w:val="center"/>
                </w:pPr>
              </w:pPrChange>
            </w:pPr>
            <w:del w:id="4256" w:author="白日梦想家" w:date="2026-10-26T15:11:03Z">
              <w:r>
                <w:rPr>
                  <w:rFonts w:hint="default" w:ascii="Times New Roman" w:hAnsi="Times New Roman" w:eastAsia="方正仿宋_GBK" w:cs="Times New Roman"/>
                  <w:sz w:val="28"/>
                  <w:szCs w:val="28"/>
                  <w:rPrChange w:id="4257" w:author="xh" w:date="2026-10-26T09:49:01Z">
                    <w:rPr>
                      <w:rFonts w:hint="eastAsia" w:ascii="方正仿宋_GBK" w:hAnsi="方正仿宋_GBK" w:eastAsia="方正仿宋_GBK" w:cs="Times New Roman"/>
                      <w:sz w:val="24"/>
                      <w:szCs w:val="24"/>
                    </w:rPr>
                  </w:rPrChange>
                </w:rPr>
                <w:delText>1.45～1.55</w:delText>
              </w:r>
            </w:del>
          </w:p>
        </w:tc>
      </w:tr>
      <w:tr w14:paraId="7258D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258" w:author="白日梦想家" w:date="2026-10-26T15:11:03Z"/>
        </w:trPr>
        <w:tc>
          <w:tcPr>
            <w:tcW w:w="1450" w:type="dxa"/>
            <w:vAlign w:val="center"/>
          </w:tcPr>
          <w:p w14:paraId="792C64D5">
            <w:pPr>
              <w:keepNext/>
              <w:widowControl/>
              <w:adjustRightInd w:val="0"/>
              <w:snapToGrid w:val="0"/>
              <w:spacing w:before="0" w:after="0" w:line="240" w:lineRule="auto"/>
              <w:ind w:left="0" w:leftChars="0" w:right="0" w:rightChars="0" w:firstLine="0" w:firstLineChars="0"/>
              <w:jc w:val="center"/>
              <w:outlineLvl w:val="9"/>
              <w:rPr>
                <w:del w:id="4260" w:author="白日梦想家" w:date="2026-10-26T15:11:03Z"/>
              </w:rPr>
              <w:pPrChange w:id="4259" w:author="白日梦想家" w:date="2026-10-26T15:11:11Z">
                <w:pPr>
                  <w:keepNext/>
                  <w:snapToGrid w:val="0"/>
                  <w:spacing w:before="0" w:after="0" w:line="370" w:lineRule="exact"/>
                  <w:ind w:left="0" w:leftChars="0" w:right="0" w:rightChars="0" w:firstLine="0" w:firstLineChars="0"/>
                  <w:jc w:val="center"/>
                </w:pPr>
              </w:pPrChange>
            </w:pPr>
            <w:del w:id="4261" w:author="白日梦想家" w:date="2026-10-26T15:11:03Z">
              <w:r>
                <w:rPr>
                  <w:rFonts w:hint="default" w:ascii="Times New Roman" w:hAnsi="Times New Roman" w:eastAsia="方正仿宋_GBK" w:cs="Times New Roman"/>
                  <w:sz w:val="28"/>
                  <w:szCs w:val="28"/>
                  <w:rPrChange w:id="4262"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0F259E7D">
            <w:pPr>
              <w:keepNext/>
              <w:widowControl/>
              <w:adjustRightInd w:val="0"/>
              <w:snapToGrid w:val="0"/>
              <w:spacing w:before="0" w:after="0" w:line="240" w:lineRule="auto"/>
              <w:ind w:left="0" w:leftChars="0" w:right="0" w:rightChars="0" w:firstLine="0" w:firstLineChars="0"/>
              <w:jc w:val="center"/>
              <w:outlineLvl w:val="9"/>
              <w:rPr>
                <w:del w:id="4264" w:author="白日梦想家" w:date="2026-10-26T15:11:03Z"/>
              </w:rPr>
              <w:pPrChange w:id="4263" w:author="白日梦想家" w:date="2026-10-26T15:11:11Z">
                <w:pPr>
                  <w:keepNext/>
                  <w:snapToGrid w:val="0"/>
                  <w:spacing w:before="0" w:after="0" w:line="370" w:lineRule="exact"/>
                  <w:ind w:left="0" w:leftChars="0" w:right="0" w:rightChars="0" w:firstLine="0" w:firstLineChars="0"/>
                  <w:jc w:val="center"/>
                </w:pPr>
              </w:pPrChange>
            </w:pPr>
            <w:del w:id="4265" w:author="白日梦想家" w:date="2026-10-26T15:11:03Z">
              <w:r>
                <w:rPr>
                  <w:rFonts w:hint="default" w:ascii="Times New Roman" w:hAnsi="Times New Roman" w:eastAsia="方正仿宋_GBK" w:cs="Times New Roman"/>
                  <w:sz w:val="28"/>
                  <w:szCs w:val="28"/>
                  <w:rPrChange w:id="4266"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E2B7387">
            <w:pPr>
              <w:keepNext/>
              <w:widowControl/>
              <w:adjustRightInd w:val="0"/>
              <w:snapToGrid w:val="0"/>
              <w:spacing w:before="0" w:after="0" w:line="240" w:lineRule="auto"/>
              <w:ind w:left="0" w:leftChars="0" w:right="0" w:rightChars="0" w:firstLine="0" w:firstLineChars="0"/>
              <w:jc w:val="center"/>
              <w:outlineLvl w:val="9"/>
              <w:rPr>
                <w:del w:id="4268" w:author="白日梦想家" w:date="2026-10-26T15:11:03Z"/>
              </w:rPr>
              <w:pPrChange w:id="4267" w:author="白日梦想家" w:date="2026-10-26T15:11:11Z">
                <w:pPr>
                  <w:keepNext/>
                  <w:snapToGrid w:val="0"/>
                  <w:spacing w:before="0" w:after="0" w:line="370" w:lineRule="exact"/>
                  <w:ind w:left="0" w:leftChars="0" w:right="0" w:rightChars="0" w:firstLine="0" w:firstLineChars="0"/>
                  <w:jc w:val="center"/>
                </w:pPr>
              </w:pPrChange>
            </w:pPr>
            <w:del w:id="4269" w:author="白日梦想家" w:date="2026-10-26T15:11:03Z">
              <w:r>
                <w:rPr>
                  <w:rFonts w:hint="default" w:ascii="Times New Roman" w:hAnsi="Times New Roman" w:eastAsia="方正仿宋_GBK" w:cs="Times New Roman"/>
                  <w:sz w:val="28"/>
                  <w:szCs w:val="28"/>
                  <w:rPrChange w:id="4270" w:author="xh" w:date="2026-10-26T09:49:01Z">
                    <w:rPr>
                      <w:rFonts w:hint="eastAsia" w:ascii="方正仿宋_GBK" w:hAnsi="方正仿宋_GBK" w:eastAsia="方正仿宋_GBK" w:cs="Times New Roman"/>
                      <w:sz w:val="24"/>
                      <w:szCs w:val="24"/>
                    </w:rPr>
                  </w:rPrChange>
                </w:rPr>
                <w:delText>2.01～2.07</w:delText>
              </w:r>
            </w:del>
          </w:p>
        </w:tc>
        <w:tc>
          <w:tcPr>
            <w:tcW w:w="1451" w:type="dxa"/>
            <w:vAlign w:val="center"/>
          </w:tcPr>
          <w:p w14:paraId="6582B985">
            <w:pPr>
              <w:keepNext/>
              <w:widowControl/>
              <w:adjustRightInd w:val="0"/>
              <w:snapToGrid w:val="0"/>
              <w:spacing w:before="0" w:after="0" w:line="240" w:lineRule="auto"/>
              <w:ind w:left="0" w:leftChars="0" w:right="0" w:rightChars="0" w:firstLine="0" w:firstLineChars="0"/>
              <w:jc w:val="center"/>
              <w:outlineLvl w:val="9"/>
              <w:rPr>
                <w:del w:id="4272" w:author="白日梦想家" w:date="2026-10-26T15:11:03Z"/>
              </w:rPr>
              <w:pPrChange w:id="4271" w:author="白日梦想家" w:date="2026-10-26T15:11:11Z">
                <w:pPr>
                  <w:keepNext/>
                  <w:snapToGrid w:val="0"/>
                  <w:spacing w:before="0" w:after="0" w:line="370" w:lineRule="exact"/>
                  <w:ind w:left="0" w:leftChars="0" w:right="0" w:rightChars="0" w:firstLine="0" w:firstLineChars="0"/>
                  <w:jc w:val="center"/>
                </w:pPr>
              </w:pPrChange>
            </w:pPr>
            <w:del w:id="4273" w:author="白日梦想家" w:date="2026-10-26T15:11:03Z">
              <w:r>
                <w:rPr>
                  <w:rFonts w:hint="default" w:ascii="Times New Roman" w:hAnsi="Times New Roman" w:eastAsia="方正仿宋_GBK" w:cs="Times New Roman"/>
                  <w:sz w:val="28"/>
                  <w:szCs w:val="28"/>
                  <w:rPrChange w:id="4274" w:author="xh" w:date="2026-10-26T09:49:01Z">
                    <w:rPr>
                      <w:rFonts w:hint="eastAsia" w:ascii="方正仿宋_GBK" w:hAnsi="方正仿宋_GBK" w:eastAsia="方正仿宋_GBK" w:cs="Times New Roman"/>
                      <w:sz w:val="24"/>
                      <w:szCs w:val="24"/>
                    </w:rPr>
                  </w:rPrChange>
                </w:rPr>
                <w:delText>2.07～2.13</w:delText>
              </w:r>
            </w:del>
          </w:p>
        </w:tc>
        <w:tc>
          <w:tcPr>
            <w:tcW w:w="1451" w:type="dxa"/>
            <w:vAlign w:val="center"/>
          </w:tcPr>
          <w:p w14:paraId="20FB1E72">
            <w:pPr>
              <w:keepNext/>
              <w:widowControl/>
              <w:adjustRightInd w:val="0"/>
              <w:snapToGrid w:val="0"/>
              <w:spacing w:before="0" w:after="0" w:line="240" w:lineRule="auto"/>
              <w:ind w:left="0" w:leftChars="0" w:right="0" w:rightChars="0" w:firstLine="0" w:firstLineChars="0"/>
              <w:jc w:val="center"/>
              <w:outlineLvl w:val="9"/>
              <w:rPr>
                <w:del w:id="4276" w:author="白日梦想家" w:date="2026-10-26T15:11:03Z"/>
              </w:rPr>
              <w:pPrChange w:id="4275" w:author="白日梦想家" w:date="2026-10-26T15:11:11Z">
                <w:pPr>
                  <w:keepNext/>
                  <w:snapToGrid w:val="0"/>
                  <w:spacing w:before="0" w:after="0" w:line="370" w:lineRule="exact"/>
                  <w:ind w:left="0" w:leftChars="0" w:right="0" w:rightChars="0" w:firstLine="0" w:firstLineChars="0"/>
                  <w:jc w:val="center"/>
                </w:pPr>
              </w:pPrChange>
            </w:pPr>
            <w:del w:id="4277" w:author="白日梦想家" w:date="2026-10-26T15:11:03Z">
              <w:r>
                <w:rPr>
                  <w:rFonts w:hint="default" w:ascii="Times New Roman" w:hAnsi="Times New Roman" w:eastAsia="方正仿宋_GBK" w:cs="Times New Roman"/>
                  <w:sz w:val="28"/>
                  <w:szCs w:val="28"/>
                  <w:rPrChange w:id="4278" w:author="xh" w:date="2026-10-26T09:49:01Z">
                    <w:rPr>
                      <w:rFonts w:hint="eastAsia" w:ascii="方正仿宋_GBK" w:hAnsi="方正仿宋_GBK" w:eastAsia="方正仿宋_GBK" w:cs="Times New Roman"/>
                      <w:sz w:val="24"/>
                      <w:szCs w:val="24"/>
                    </w:rPr>
                  </w:rPrChange>
                </w:rPr>
                <w:delText>1.89～1.99</w:delText>
              </w:r>
            </w:del>
          </w:p>
        </w:tc>
        <w:tc>
          <w:tcPr>
            <w:tcW w:w="1453" w:type="dxa"/>
            <w:vAlign w:val="center"/>
          </w:tcPr>
          <w:p w14:paraId="5ADADEF3">
            <w:pPr>
              <w:keepNext/>
              <w:widowControl/>
              <w:adjustRightInd w:val="0"/>
              <w:snapToGrid w:val="0"/>
              <w:spacing w:before="0" w:after="0" w:line="240" w:lineRule="auto"/>
              <w:ind w:left="0" w:leftChars="0" w:right="0" w:rightChars="0" w:firstLine="0" w:firstLineChars="0"/>
              <w:jc w:val="center"/>
              <w:outlineLvl w:val="9"/>
              <w:rPr>
                <w:del w:id="4280" w:author="白日梦想家" w:date="2026-10-26T15:11:03Z"/>
              </w:rPr>
              <w:pPrChange w:id="4279" w:author="白日梦想家" w:date="2026-10-26T15:11:11Z">
                <w:pPr>
                  <w:keepNext/>
                  <w:snapToGrid w:val="0"/>
                  <w:spacing w:before="0" w:after="0" w:line="370" w:lineRule="exact"/>
                  <w:ind w:left="0" w:leftChars="0" w:right="0" w:rightChars="0" w:firstLine="0" w:firstLineChars="0"/>
                  <w:jc w:val="center"/>
                </w:pPr>
              </w:pPrChange>
            </w:pPr>
            <w:del w:id="4281" w:author="白日梦想家" w:date="2026-10-26T15:11:03Z">
              <w:r>
                <w:rPr>
                  <w:rFonts w:hint="default" w:ascii="Times New Roman" w:hAnsi="Times New Roman" w:eastAsia="方正仿宋_GBK" w:cs="Times New Roman"/>
                  <w:sz w:val="28"/>
                  <w:szCs w:val="28"/>
                  <w:rPrChange w:id="4282" w:author="xh" w:date="2026-10-26T09:49:01Z">
                    <w:rPr>
                      <w:rFonts w:hint="eastAsia" w:ascii="方正仿宋_GBK" w:hAnsi="方正仿宋_GBK" w:eastAsia="方正仿宋_GBK" w:cs="Times New Roman"/>
                      <w:sz w:val="24"/>
                      <w:szCs w:val="24"/>
                    </w:rPr>
                  </w:rPrChange>
                </w:rPr>
                <w:delText>1.57～1.67</w:delText>
              </w:r>
            </w:del>
          </w:p>
        </w:tc>
      </w:tr>
      <w:tr w14:paraId="0CB1F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83" w:author="白日梦想家" w:date="2026-10-26T15:11:03Z"/>
        </w:trPr>
        <w:tc>
          <w:tcPr>
            <w:tcW w:w="1450" w:type="dxa"/>
            <w:vAlign w:val="center"/>
          </w:tcPr>
          <w:p w14:paraId="16437B24">
            <w:pPr>
              <w:keepNext/>
              <w:widowControl/>
              <w:adjustRightInd w:val="0"/>
              <w:snapToGrid w:val="0"/>
              <w:spacing w:before="0" w:after="0" w:line="240" w:lineRule="auto"/>
              <w:ind w:left="0" w:leftChars="0" w:right="0" w:rightChars="0" w:firstLine="0" w:firstLineChars="0"/>
              <w:jc w:val="center"/>
              <w:outlineLvl w:val="9"/>
              <w:rPr>
                <w:del w:id="4285" w:author="白日梦想家" w:date="2026-10-26T15:11:03Z"/>
              </w:rPr>
              <w:pPrChange w:id="4284" w:author="白日梦想家" w:date="2026-10-26T15:11:11Z">
                <w:pPr>
                  <w:snapToGrid w:val="0"/>
                  <w:spacing w:before="0" w:after="0" w:line="370" w:lineRule="exact"/>
                  <w:ind w:left="0" w:leftChars="0" w:right="0" w:rightChars="0" w:firstLine="0" w:firstLineChars="0"/>
                  <w:jc w:val="center"/>
                </w:pPr>
              </w:pPrChange>
            </w:pPr>
            <w:del w:id="4286" w:author="白日梦想家" w:date="2026-10-26T15:11:03Z">
              <w:r>
                <w:rPr>
                  <w:rFonts w:hint="default" w:ascii="Times New Roman" w:hAnsi="Times New Roman" w:eastAsia="方正仿宋_GBK" w:cs="Times New Roman"/>
                  <w:sz w:val="28"/>
                  <w:szCs w:val="28"/>
                  <w:rPrChange w:id="4287"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623C1F23">
            <w:pPr>
              <w:keepNext/>
              <w:widowControl/>
              <w:adjustRightInd w:val="0"/>
              <w:snapToGrid w:val="0"/>
              <w:spacing w:before="0" w:after="0" w:line="240" w:lineRule="auto"/>
              <w:ind w:left="0" w:leftChars="0" w:right="0" w:rightChars="0" w:firstLine="0" w:firstLineChars="0"/>
              <w:jc w:val="center"/>
              <w:outlineLvl w:val="9"/>
              <w:rPr>
                <w:del w:id="4289" w:author="白日梦想家" w:date="2026-10-26T15:11:03Z"/>
              </w:rPr>
              <w:pPrChange w:id="4288" w:author="白日梦想家" w:date="2026-10-26T15:11:11Z">
                <w:pPr>
                  <w:snapToGrid w:val="0"/>
                  <w:spacing w:before="0" w:after="0" w:line="370" w:lineRule="exact"/>
                  <w:ind w:left="0" w:leftChars="0" w:right="0" w:rightChars="0" w:firstLine="0" w:firstLineChars="0"/>
                  <w:jc w:val="center"/>
                </w:pPr>
              </w:pPrChange>
            </w:pPr>
            <w:del w:id="4290" w:author="白日梦想家" w:date="2026-10-26T15:11:03Z">
              <w:r>
                <w:rPr>
                  <w:rFonts w:hint="default" w:ascii="Times New Roman" w:hAnsi="Times New Roman" w:eastAsia="方正仿宋_GBK" w:cs="Times New Roman"/>
                  <w:sz w:val="28"/>
                  <w:szCs w:val="28"/>
                  <w:rPrChange w:id="4291"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4F2BA064">
            <w:pPr>
              <w:keepNext/>
              <w:widowControl/>
              <w:adjustRightInd w:val="0"/>
              <w:snapToGrid w:val="0"/>
              <w:spacing w:before="0" w:after="0" w:line="240" w:lineRule="auto"/>
              <w:ind w:left="0" w:leftChars="0" w:right="0" w:rightChars="0" w:firstLine="0" w:firstLineChars="0"/>
              <w:jc w:val="center"/>
              <w:outlineLvl w:val="9"/>
              <w:rPr>
                <w:del w:id="4293" w:author="白日梦想家" w:date="2026-10-26T15:11:03Z"/>
              </w:rPr>
              <w:pPrChange w:id="4292" w:author="白日梦想家" w:date="2026-10-26T15:11:11Z">
                <w:pPr>
                  <w:snapToGrid w:val="0"/>
                  <w:spacing w:before="0" w:after="0" w:line="370" w:lineRule="exact"/>
                  <w:ind w:left="0" w:leftChars="0" w:right="0" w:rightChars="0" w:firstLine="0" w:firstLineChars="0"/>
                  <w:jc w:val="center"/>
                </w:pPr>
              </w:pPrChange>
            </w:pPr>
            <w:del w:id="4294" w:author="白日梦想家" w:date="2026-10-26T15:11:03Z">
              <w:r>
                <w:rPr>
                  <w:rFonts w:hint="default" w:ascii="Times New Roman" w:hAnsi="Times New Roman" w:eastAsia="方正仿宋_GBK" w:cs="Times New Roman"/>
                  <w:sz w:val="28"/>
                  <w:szCs w:val="28"/>
                  <w:rPrChange w:id="4295" w:author="xh" w:date="2026-10-26T09:49:01Z">
                    <w:rPr>
                      <w:rFonts w:hint="eastAsia" w:ascii="方正仿宋_GBK" w:hAnsi="方正仿宋_GBK" w:eastAsia="方正仿宋_GBK" w:cs="Times New Roman"/>
                      <w:sz w:val="24"/>
                      <w:szCs w:val="24"/>
                    </w:rPr>
                  </w:rPrChange>
                </w:rPr>
                <w:delText>2.46～2.55</w:delText>
              </w:r>
            </w:del>
          </w:p>
        </w:tc>
        <w:tc>
          <w:tcPr>
            <w:tcW w:w="1451" w:type="dxa"/>
            <w:vAlign w:val="center"/>
          </w:tcPr>
          <w:p w14:paraId="1725DD72">
            <w:pPr>
              <w:keepNext/>
              <w:widowControl/>
              <w:adjustRightInd w:val="0"/>
              <w:snapToGrid w:val="0"/>
              <w:spacing w:before="0" w:after="0" w:line="240" w:lineRule="auto"/>
              <w:ind w:left="0" w:leftChars="0" w:right="0" w:rightChars="0" w:firstLine="0" w:firstLineChars="0"/>
              <w:jc w:val="center"/>
              <w:outlineLvl w:val="9"/>
              <w:rPr>
                <w:del w:id="4297" w:author="白日梦想家" w:date="2026-10-26T15:11:03Z"/>
              </w:rPr>
              <w:pPrChange w:id="4296" w:author="白日梦想家" w:date="2026-10-26T15:11:11Z">
                <w:pPr>
                  <w:snapToGrid w:val="0"/>
                  <w:spacing w:before="0" w:after="0" w:line="370" w:lineRule="exact"/>
                  <w:ind w:left="0" w:leftChars="0" w:right="0" w:rightChars="0" w:firstLine="0" w:firstLineChars="0"/>
                  <w:jc w:val="center"/>
                </w:pPr>
              </w:pPrChange>
            </w:pPr>
            <w:del w:id="4298" w:author="白日梦想家" w:date="2026-10-26T15:11:03Z">
              <w:r>
                <w:rPr>
                  <w:rFonts w:hint="default" w:ascii="Times New Roman" w:hAnsi="Times New Roman" w:eastAsia="方正仿宋_GBK" w:cs="Times New Roman"/>
                  <w:sz w:val="28"/>
                  <w:szCs w:val="28"/>
                  <w:rPrChange w:id="4299" w:author="xh" w:date="2026-10-26T09:49:01Z">
                    <w:rPr>
                      <w:rFonts w:hint="eastAsia" w:ascii="方正仿宋_GBK" w:hAnsi="方正仿宋_GBK" w:eastAsia="方正仿宋_GBK" w:cs="Times New Roman"/>
                      <w:sz w:val="24"/>
                      <w:szCs w:val="24"/>
                    </w:rPr>
                  </w:rPrChange>
                </w:rPr>
                <w:delText>2.37～2.46</w:delText>
              </w:r>
            </w:del>
          </w:p>
        </w:tc>
        <w:tc>
          <w:tcPr>
            <w:tcW w:w="1451" w:type="dxa"/>
            <w:vAlign w:val="center"/>
          </w:tcPr>
          <w:p w14:paraId="4F71C417">
            <w:pPr>
              <w:keepNext/>
              <w:widowControl/>
              <w:adjustRightInd w:val="0"/>
              <w:snapToGrid w:val="0"/>
              <w:spacing w:before="0" w:after="0" w:line="240" w:lineRule="auto"/>
              <w:ind w:left="0" w:leftChars="0" w:right="0" w:rightChars="0" w:firstLine="0" w:firstLineChars="0"/>
              <w:jc w:val="center"/>
              <w:outlineLvl w:val="9"/>
              <w:rPr>
                <w:del w:id="4301" w:author="白日梦想家" w:date="2026-10-26T15:11:03Z"/>
              </w:rPr>
              <w:pPrChange w:id="4300" w:author="白日梦想家" w:date="2026-10-26T15:11:11Z">
                <w:pPr>
                  <w:snapToGrid w:val="0"/>
                  <w:spacing w:before="0" w:after="0" w:line="370" w:lineRule="exact"/>
                  <w:ind w:left="0" w:leftChars="0" w:right="0" w:rightChars="0" w:firstLine="0" w:firstLineChars="0"/>
                  <w:jc w:val="center"/>
                </w:pPr>
              </w:pPrChange>
            </w:pPr>
            <w:del w:id="4302" w:author="白日梦想家" w:date="2026-10-26T15:11:03Z">
              <w:r>
                <w:rPr>
                  <w:rFonts w:hint="default" w:ascii="Times New Roman" w:hAnsi="Times New Roman" w:eastAsia="方正仿宋_GBK" w:cs="Times New Roman"/>
                  <w:sz w:val="28"/>
                  <w:szCs w:val="28"/>
                  <w:rPrChange w:id="4303" w:author="xh" w:date="2026-10-26T09:49:01Z">
                    <w:rPr>
                      <w:rFonts w:hint="eastAsia" w:ascii="方正仿宋_GBK" w:hAnsi="方正仿宋_GBK" w:eastAsia="方正仿宋_GBK" w:cs="Times New Roman"/>
                      <w:sz w:val="24"/>
                      <w:szCs w:val="24"/>
                    </w:rPr>
                  </w:rPrChange>
                </w:rPr>
                <w:delText>2.28～2.37</w:delText>
              </w:r>
            </w:del>
          </w:p>
        </w:tc>
        <w:tc>
          <w:tcPr>
            <w:tcW w:w="1453" w:type="dxa"/>
            <w:vAlign w:val="center"/>
          </w:tcPr>
          <w:p w14:paraId="7DA855F7">
            <w:pPr>
              <w:keepNext/>
              <w:widowControl/>
              <w:adjustRightInd w:val="0"/>
              <w:snapToGrid w:val="0"/>
              <w:spacing w:before="0" w:after="0" w:line="240" w:lineRule="auto"/>
              <w:ind w:left="0" w:leftChars="0" w:right="0" w:rightChars="0" w:firstLine="0" w:firstLineChars="0"/>
              <w:jc w:val="center"/>
              <w:outlineLvl w:val="9"/>
              <w:rPr>
                <w:del w:id="4305" w:author="白日梦想家" w:date="2026-10-26T15:11:03Z"/>
              </w:rPr>
              <w:pPrChange w:id="4304" w:author="白日梦想家" w:date="2026-10-26T15:11:11Z">
                <w:pPr>
                  <w:snapToGrid w:val="0"/>
                  <w:spacing w:before="0" w:after="0" w:line="370" w:lineRule="exact"/>
                  <w:ind w:left="0" w:leftChars="0" w:right="0" w:rightChars="0" w:firstLine="0" w:firstLineChars="0"/>
                  <w:jc w:val="center"/>
                </w:pPr>
              </w:pPrChange>
            </w:pPr>
            <w:del w:id="4306" w:author="白日梦想家" w:date="2026-10-26T15:11:03Z">
              <w:r>
                <w:rPr>
                  <w:rFonts w:hint="default" w:ascii="Times New Roman" w:hAnsi="Times New Roman" w:eastAsia="方正仿宋_GBK" w:cs="Times New Roman"/>
                  <w:sz w:val="28"/>
                  <w:szCs w:val="28"/>
                  <w:rPrChange w:id="4307" w:author="xh" w:date="2026-10-26T09:49:01Z">
                    <w:rPr>
                      <w:rFonts w:hint="eastAsia" w:ascii="方正仿宋_GBK" w:hAnsi="方正仿宋_GBK" w:eastAsia="方正仿宋_GBK" w:cs="Times New Roman"/>
                      <w:sz w:val="24"/>
                      <w:szCs w:val="24"/>
                    </w:rPr>
                  </w:rPrChange>
                </w:rPr>
                <w:delText>2.19～2.28</w:delText>
              </w:r>
            </w:del>
          </w:p>
        </w:tc>
      </w:tr>
    </w:tbl>
    <w:p w14:paraId="3A4FC6D9">
      <w:pPr>
        <w:keepNext/>
        <w:widowControl/>
        <w:adjustRightInd w:val="0"/>
        <w:snapToGrid w:val="0"/>
        <w:spacing w:line="240" w:lineRule="auto"/>
        <w:ind w:left="0" w:leftChars="0" w:right="0" w:rightChars="0" w:firstLine="0" w:firstLineChars="0"/>
        <w:jc w:val="center"/>
        <w:outlineLvl w:val="9"/>
        <w:rPr>
          <w:ins w:id="4309" w:author="xh" w:date="2026-10-26T09:49:01Z"/>
          <w:del w:id="4310" w:author="白日梦想家" w:date="2026-10-26T15:11:03Z"/>
          <w:rFonts w:hint="eastAsia" w:ascii="方正仿宋_GBK" w:hAnsi="方正仿宋_GBK" w:eastAsia="方正仿宋_GBK" w:cs="Times New Roman"/>
          <w:sz w:val="32"/>
          <w:szCs w:val="32"/>
          <w:highlight w:val="none"/>
          <w14:ligatures w14:val="standardContextual"/>
        </w:rPr>
        <w:pPrChange w:id="4308" w:author="白日梦想家" w:date="2026-10-26T15:11:11Z">
          <w:pPr>
            <w:widowControl/>
            <w:adjustRightInd w:val="0"/>
            <w:snapToGrid w:val="0"/>
            <w:spacing w:line="370" w:lineRule="exact"/>
            <w:ind w:left="0" w:leftChars="0" w:right="0" w:rightChars="0" w:firstLine="0" w:firstLineChars="0"/>
          </w:pPr>
        </w:pPrChange>
      </w:pPr>
      <w:ins w:id="4311" w:author="xh" w:date="2026-10-26T09:49:01Z">
        <w:del w:id="4312" w:author="白日梦想家" w:date="2026-10-26T15:11:03Z">
          <w:r>
            <w:rPr>
              <w:rFonts w:ascii="Times New Roman" w:hAnsi="Times New Roman" w:eastAsia="方正仿宋_GBK"/>
              <w:sz w:val="24"/>
            </w:rPr>
            <w:delText>表3条件：电缆长度占比&gt;30%，负荷分散系数&gt;1.15；表内四列百分比为初始转供率。</w:delText>
          </w:r>
        </w:del>
      </w:ins>
    </w:p>
    <w:p w14:paraId="67FC871F">
      <w:pPr>
        <w:keepNext/>
        <w:widowControl/>
        <w:adjustRightInd w:val="0"/>
        <w:snapToGrid w:val="0"/>
        <w:spacing w:line="240" w:lineRule="auto"/>
        <w:ind w:firstLine="0" w:firstLineChars="0"/>
        <w:jc w:val="center"/>
        <w:outlineLvl w:val="9"/>
        <w:rPr>
          <w:del w:id="4314" w:author="白日梦想家" w:date="2026-10-26T15:11:03Z"/>
          <w:rFonts w:hint="eastAsia" w:ascii="方正楷体_GBK" w:hAnsi="方正楷体_GBK" w:eastAsia="方正楷体_GBK" w:cs="方正楷体_GBK"/>
          <w:b/>
          <w:bCs/>
          <w:sz w:val="32"/>
          <w:szCs w:val="32"/>
          <w:highlight w:val="none"/>
        </w:rPr>
        <w:pPrChange w:id="4313" w:author="白日梦想家" w:date="2026-10-26T15:11:11Z">
          <w:pPr>
            <w:keepNext/>
            <w:widowControl/>
            <w:adjustRightInd w:val="0"/>
            <w:snapToGrid w:val="0"/>
            <w:spacing w:line="560" w:lineRule="exact"/>
            <w:ind w:firstLine="641" w:firstLineChars="200"/>
            <w:outlineLvl w:val="1"/>
          </w:pPr>
        </w:pPrChange>
      </w:pPr>
      <w:del w:id="4315" w:author="白日梦想家" w:date="2026-10-26T15:11:03Z">
        <w:r>
          <w:rPr>
            <w:rFonts w:hint="eastAsia" w:ascii="方正楷体_GBK" w:hAnsi="方正楷体_GBK" w:eastAsia="方正楷体_GBK" w:cs="方正楷体_GBK"/>
            <w:b/>
            <w:bCs/>
            <w:sz w:val="32"/>
            <w:szCs w:val="32"/>
          </w:rPr>
          <w:delText>（六）参数响应体现设备替代与配置平台</w:delText>
        </w:r>
      </w:del>
    </w:p>
    <w:p w14:paraId="0EB77C8D">
      <w:pPr>
        <w:keepNext/>
        <w:widowControl/>
        <w:adjustRightInd w:val="0"/>
        <w:snapToGrid w:val="0"/>
        <w:spacing w:line="240" w:lineRule="auto"/>
        <w:ind w:firstLine="0" w:firstLineChars="0"/>
        <w:jc w:val="center"/>
        <w:outlineLvl w:val="9"/>
        <w:rPr>
          <w:rFonts w:hint="default" w:ascii="Times New Roman" w:hAnsi="Times New Roman" w:eastAsia="方正黑体_GBK" w:cs="Times New Roman"/>
          <w:sz w:val="36"/>
          <w:szCs w:val="36"/>
          <w:highlight w:val="none"/>
          <w:rPrChange w:id="4317" w:author="白日梦想家" w:date="2026-10-26T14:28:06Z">
            <w:rPr>
              <w:rFonts w:hint="eastAsia" w:ascii="方正仿宋_GBK" w:hAnsi="方正仿宋_GBK" w:eastAsia="方正仿宋_GBK" w:cs="Times New Roman"/>
              <w:sz w:val="32"/>
              <w:szCs w:val="32"/>
              <w:highlight w:val="none"/>
              <w14:ligatures w14:val="standardContextual"/>
            </w:rPr>
          </w:rPrChange>
          <w14:ligatures w14:val="none"/>
        </w:rPr>
        <w:pPrChange w:id="4316" w:author="白日梦想家" w:date="2026-10-26T15:11:11Z">
          <w:pPr>
            <w:widowControl/>
            <w:adjustRightInd w:val="0"/>
            <w:snapToGrid w:val="0"/>
            <w:spacing w:line="560" w:lineRule="exact"/>
            <w:ind w:firstLine="640" w:firstLineChars="200"/>
          </w:pPr>
        </w:pPrChange>
      </w:pPr>
      <w:ins w:id="4318" w:author="xh" w:date="2026-10-26T09:52:16Z">
        <w:del w:id="4319" w:author="白日梦想家" w:date="2026-10-26T15:11:03Z">
          <w:r>
            <w:rPr>
              <w:rFonts w:hint="default" w:ascii="Times New Roman" w:hAnsi="Times New Roman" w:eastAsia="方正仿宋_GBK" w:cs="Times New Roman"/>
              <w:b w:val="0"/>
              <w:bCs w:val="0"/>
              <w:i w:val="0"/>
              <w:iCs w:val="0"/>
              <w:sz w:val="32"/>
              <w:szCs w:val="32"/>
              <w:rPrChange w:id="4320" w:author="xh" w:date="2026-10-26T09:52:16Z">
                <w:rPr>
                  <w:rFonts w:hint="eastAsia" w:ascii="方正仿宋_GBK" w:hAnsi="方正仿宋_GBK" w:eastAsia="方正仿宋_GBK" w:cs="Times New Roman"/>
                  <w:sz w:val="32"/>
                  <w:szCs w:val="32"/>
                </w:rPr>
              </w:rPrChange>
            </w:rPr>
            <w:delText>高</w:delText>
          </w:r>
        </w:del>
      </w:ins>
      <w:del w:id="4321" w:author="白日梦想家" w:date="2026-10-26T15:11:03Z">
        <w:r>
          <w:rPr>
            <w:rFonts w:hint="default" w:ascii="Times New Roman" w:hAnsi="Times New Roman" w:eastAsia="方正仿宋_GBK" w:cs="Times New Roman"/>
            <w:b w:val="0"/>
            <w:bCs w:val="0"/>
            <w:i w:val="0"/>
            <w:iCs w:val="0"/>
            <w:sz w:val="32"/>
            <w:szCs w:val="32"/>
            <w:rPrChange w:id="4322" w:author="xh" w:date="2026-10-26T09:52:16Z">
              <w:rPr>
                <w:rFonts w:hint="eastAsia" w:ascii="方正仿宋_GBK" w:hAnsi="方正仿宋_GBK" w:eastAsia="方正仿宋_GBK" w:cs="Times New Roman"/>
                <w:sz w:val="32"/>
                <w:szCs w:val="32"/>
              </w:rPr>
            </w:rPrChange>
          </w:rPr>
          <w:delText>装机渗透率</w:delText>
        </w:r>
      </w:del>
      <w:ins w:id="4323" w:author="xh" w:date="2026-10-26T09:52:16Z">
        <w:del w:id="4324" w:author="白日梦想家" w:date="2026-10-26T15:11:03Z">
          <w:r>
            <w:rPr>
              <w:rFonts w:hint="default" w:ascii="Times New Roman" w:hAnsi="Times New Roman" w:eastAsia="方正仿宋_GBK" w:cs="Times New Roman"/>
              <w:b w:val="0"/>
              <w:bCs w:val="0"/>
              <w:i w:val="0"/>
              <w:iCs w:val="0"/>
              <w:sz w:val="32"/>
              <w:szCs w:val="32"/>
              <w:rPrChange w:id="4325" w:author="xh" w:date="2026-10-26T09:52:16Z">
                <w:rPr>
                  <w:rFonts w:hint="eastAsia" w:ascii="方正仿宋_GBK" w:hAnsi="方正仿宋_GBK" w:eastAsia="方正仿宋_GBK" w:cs="Times New Roman"/>
                  <w:sz w:val="32"/>
                  <w:szCs w:val="32"/>
                </w:rPr>
              </w:rPrChange>
            </w:rPr>
            <w:delText>下</w:delText>
          </w:r>
        </w:del>
      </w:ins>
      <w:del w:id="4326" w:author="白日梦想家" w:date="2026-10-26T15:11:03Z">
        <w:r>
          <w:rPr>
            <w:rFonts w:hint="eastAsia" w:ascii="方正仿宋_GBK" w:hAnsi="方正仿宋_GBK" w:eastAsia="方正仿宋_GBK" w:cs="Times New Roman"/>
            <w:sz w:val="32"/>
            <w:szCs w:val="32"/>
          </w:rPr>
          <w:delText>增加后</w:delText>
        </w:r>
      </w:del>
      <w:del w:id="4327" w:author="白日梦想家" w:date="2026-10-26T15:11:03Z">
        <w:r>
          <w:rPr>
            <w:rFonts w:hint="default" w:ascii="Times New Roman" w:hAnsi="Times New Roman" w:eastAsia="方正仿宋_GBK" w:cs="Times New Roman"/>
            <w:b w:val="0"/>
            <w:bCs w:val="0"/>
            <w:i w:val="0"/>
            <w:iCs w:val="0"/>
            <w:sz w:val="32"/>
            <w:szCs w:val="32"/>
            <w:rPrChange w:id="4328" w:author="xh" w:date="2026-10-26T09:52:16Z">
              <w:rPr>
                <w:rFonts w:hint="eastAsia" w:ascii="方正仿宋_GBK" w:hAnsi="方正仿宋_GBK" w:eastAsia="方正仿宋_GBK" w:cs="Times New Roman"/>
                <w:sz w:val="32"/>
                <w:szCs w:val="32"/>
              </w:rPr>
            </w:rPrChange>
          </w:rPr>
          <w:delText>，反向输送任务</w:delText>
        </w:r>
      </w:del>
      <w:ins w:id="4329" w:author="xh" w:date="2026-10-26T09:52:16Z">
        <w:del w:id="4330" w:author="白日梦想家" w:date="2026-10-26T15:11:03Z">
          <w:r>
            <w:rPr>
              <w:rFonts w:hint="default" w:ascii="Times New Roman" w:hAnsi="Times New Roman" w:eastAsia="方正仿宋_GBK" w:cs="Times New Roman"/>
              <w:b w:val="0"/>
              <w:bCs w:val="0"/>
              <w:i w:val="0"/>
              <w:iCs w:val="0"/>
              <w:sz w:val="32"/>
              <w:szCs w:val="32"/>
              <w:rPrChange w:id="4331" w:author="xh" w:date="2026-10-26T09:52:16Z">
                <w:rPr>
                  <w:rFonts w:hint="eastAsia" w:ascii="方正仿宋_GBK" w:hAnsi="方正仿宋_GBK" w:eastAsia="方正仿宋_GBK" w:cs="Times New Roman"/>
                  <w:sz w:val="32"/>
                  <w:szCs w:val="32"/>
                </w:rPr>
              </w:rPrChange>
            </w:rPr>
            <w:delText>使部分推荐</w:delText>
          </w:r>
        </w:del>
      </w:ins>
      <w:ins w:id="4332" w:author="xh" w:date="2026-10-26T09:52:16Z">
        <w:del w:id="4333" w:author="白日梦想家" w:date="2026-10-26T15:11:03Z">
          <w:r>
            <w:rPr>
              <w:rFonts w:hint="default" w:ascii="Times New Roman" w:hAnsi="Times New Roman" w:eastAsia="方正仿宋_GBK" w:cs="Times New Roman"/>
              <w:b w:val="0"/>
              <w:bCs w:val="0"/>
              <w:i w:val="0"/>
              <w:iCs w:val="0"/>
              <w:sz w:val="32"/>
              <w:szCs w:val="32"/>
              <w:rPrChange w:id="4334" w:author="xh" w:date="2026-10-26T09:52:16Z">
                <w:rPr>
                  <w:rFonts w:hint="eastAsia" w:ascii="方正仿宋_GBK" w:hAnsi="方正仿宋_GBK" w:eastAsia="方正仿宋_GBK" w:cs="Times New Roman"/>
                  <w:sz w:val="32"/>
                  <w:szCs w:val="32"/>
                </w:rPr>
              </w:rPrChange>
            </w:rPr>
            <w:delText>窗口</w:delText>
          </w:r>
        </w:del>
      </w:ins>
      <w:ins w:id="4335" w:author="许恒" w:date="2026-10-26T09:31:02Z">
        <w:del w:id="4336"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4337" w:author="xh" w:date="2026-10-26T09:52:16Z">
        <w:del w:id="4338" w:author="白日梦想家" w:date="2026-10-26T15:11:03Z">
          <w:r>
            <w:rPr>
              <w:rFonts w:hint="default" w:ascii="Times New Roman" w:hAnsi="Times New Roman" w:eastAsia="方正仿宋_GBK" w:cs="Times New Roman"/>
              <w:b w:val="0"/>
              <w:bCs w:val="0"/>
              <w:i w:val="0"/>
              <w:iCs w:val="0"/>
              <w:sz w:val="32"/>
              <w:szCs w:val="32"/>
              <w:rPrChange w:id="4339" w:author="xh" w:date="2026-10-26T09:52:16Z">
                <w:rPr>
                  <w:rFonts w:hint="eastAsia" w:ascii="方正仿宋_GBK" w:hAnsi="方正仿宋_GBK" w:eastAsia="方正仿宋_GBK" w:cs="Times New Roman"/>
                  <w:sz w:val="32"/>
                  <w:szCs w:val="32"/>
                </w:rPr>
              </w:rPrChange>
            </w:rPr>
            <w:delText>高于2.00；在表列条件下，较强的既有转供也</w:delText>
          </w:r>
        </w:del>
      </w:ins>
      <w:del w:id="4340" w:author="白日梦想家" w:date="2026-10-26T15:11:03Z">
        <w:r>
          <w:rPr>
            <w:rFonts w:hint="default" w:ascii="Times New Roman" w:hAnsi="Times New Roman" w:eastAsia="方正仿宋_GBK" w:cs="Times New Roman"/>
            <w:b w:val="0"/>
            <w:bCs w:val="0"/>
            <w:i w:val="0"/>
            <w:iCs w:val="0"/>
            <w:sz w:val="32"/>
            <w:szCs w:val="32"/>
            <w:rPrChange w:id="4341" w:author="xh" w:date="2026-10-26T09:52:16Z">
              <w:rPr>
                <w:rFonts w:hint="eastAsia" w:ascii="方正仿宋_GBK" w:hAnsi="方正仿宋_GBK" w:eastAsia="方正仿宋_GBK" w:cs="Times New Roman"/>
                <w:sz w:val="32"/>
                <w:szCs w:val="32"/>
              </w:rPr>
            </w:rPrChange>
          </w:rPr>
          <w:delText>可</w:delText>
        </w:r>
      </w:del>
      <w:ins w:id="4342" w:author="xh" w:date="2026-10-26T09:52:16Z">
        <w:del w:id="4343" w:author="白日梦想家" w:date="2026-10-26T15:11:03Z">
          <w:r>
            <w:rPr>
              <w:rFonts w:hint="default" w:ascii="Times New Roman" w:hAnsi="Times New Roman" w:eastAsia="方正仿宋_GBK" w:cs="Times New Roman"/>
              <w:b w:val="0"/>
              <w:bCs w:val="0"/>
              <w:i w:val="0"/>
              <w:iCs w:val="0"/>
              <w:sz w:val="32"/>
              <w:szCs w:val="32"/>
              <w:rPrChange w:id="4344" w:author="xh" w:date="2026-10-26T09:52:16Z">
                <w:rPr>
                  <w:rFonts w:hint="eastAsia" w:ascii="方正仿宋_GBK" w:hAnsi="方正仿宋_GBK" w:eastAsia="方正仿宋_GBK" w:cs="Times New Roman"/>
                  <w:sz w:val="32"/>
                  <w:szCs w:val="32"/>
                </w:rPr>
              </w:rPrChange>
            </w:rPr>
            <w:delText>降低部分本地</w:delText>
          </w:r>
        </w:del>
      </w:ins>
      <w:del w:id="4345" w:author="白日梦想家" w:date="2026-10-26T15:11:03Z">
        <w:r>
          <w:rPr>
            <w:rFonts w:hint="eastAsia" w:ascii="方正仿宋_GBK" w:hAnsi="方正仿宋_GBK" w:eastAsia="方正仿宋_GBK" w:cs="Times New Roman"/>
            <w:sz w:val="32"/>
            <w:szCs w:val="32"/>
          </w:rPr>
          <w:delText>能成为主变及储能的主要约束。年最大净负荷平均增长率则同时改变</w:delText>
        </w:r>
      </w:del>
      <w:del w:id="4346" w:author="白日梦想家" w:date="2026-10-26T15:11:03Z">
        <w:r>
          <w:rPr>
            <w:rFonts w:hint="default" w:ascii="Times New Roman" w:hAnsi="Times New Roman" w:eastAsia="方正仿宋_GBK" w:cs="Times New Roman"/>
            <w:b w:val="0"/>
            <w:bCs w:val="0"/>
            <w:i w:val="0"/>
            <w:iCs w:val="0"/>
            <w:sz w:val="32"/>
            <w:szCs w:val="32"/>
            <w:rPrChange w:id="4347" w:author="xh" w:date="2026-10-26T09:52:16Z">
              <w:rPr>
                <w:rFonts w:hint="eastAsia" w:ascii="方正仿宋_GBK" w:hAnsi="方正仿宋_GBK" w:eastAsia="方正仿宋_GBK" w:cs="Times New Roman"/>
                <w:sz w:val="32"/>
                <w:szCs w:val="32"/>
              </w:rPr>
            </w:rPrChange>
          </w:rPr>
          <w:delText>容量需求</w:delText>
        </w:r>
      </w:del>
      <w:del w:id="4348" w:author="白日梦想家" w:date="2026-10-26T15:11:03Z">
        <w:r>
          <w:rPr>
            <w:rFonts w:hint="eastAsia" w:ascii="方正仿宋_GBK" w:hAnsi="方正仿宋_GBK" w:eastAsia="方正仿宋_GBK" w:cs="Times New Roman"/>
            <w:sz w:val="32"/>
            <w:szCs w:val="32"/>
          </w:rPr>
          <w:delText>与容载比分母，存量容量先被增长需求逐步利用，局部缺口扩大后再按允许额定容量补强</w:delText>
        </w:r>
      </w:del>
      <w:del w:id="4349" w:author="白日梦想家" w:date="2026-10-26T15:11:03Z">
        <w:r>
          <w:rPr>
            <w:rFonts w:hint="default" w:ascii="Times New Roman" w:hAnsi="Times New Roman" w:eastAsia="方正仿宋_GBK" w:cs="Times New Roman"/>
            <w:b w:val="0"/>
            <w:bCs w:val="0"/>
            <w:i w:val="0"/>
            <w:iCs w:val="0"/>
            <w:sz w:val="32"/>
            <w:szCs w:val="32"/>
            <w:rPrChange w:id="4350" w:author="xh" w:date="2026-10-26T09:52:16Z">
              <w:rPr>
                <w:rFonts w:hint="eastAsia" w:ascii="方正仿宋_GBK" w:hAnsi="方正仿宋_GBK" w:eastAsia="方正仿宋_GBK" w:cs="Times New Roman"/>
                <w:sz w:val="32"/>
                <w:szCs w:val="32"/>
              </w:rPr>
            </w:rPrChange>
          </w:rPr>
          <w:delText>。</w:delText>
        </w:r>
      </w:del>
      <w:ins w:id="4351" w:author="xh" w:date="2026-10-26T09:52:16Z">
        <w:del w:id="4352" w:author="白日梦想家" w:date="2026-10-26T15:11:03Z">
          <w:r>
            <w:rPr>
              <w:rFonts w:hint="default" w:ascii="Times New Roman" w:hAnsi="Times New Roman" w:eastAsia="方正仿宋_GBK" w:cs="Times New Roman"/>
              <w:b w:val="0"/>
              <w:bCs w:val="0"/>
              <w:i w:val="0"/>
              <w:iCs w:val="0"/>
              <w:sz w:val="32"/>
              <w:szCs w:val="32"/>
              <w:rPrChange w:id="4353" w:author="xh" w:date="2026-10-26T09:52:16Z">
                <w:rPr>
                  <w:rFonts w:hint="eastAsia" w:ascii="方正仿宋_GBK" w:hAnsi="方正仿宋_GBK" w:eastAsia="方正仿宋_GBK" w:cs="Times New Roman"/>
                  <w:sz w:val="32"/>
                  <w:szCs w:val="32"/>
                </w:rPr>
              </w:rPrChange>
            </w:rPr>
            <w:delText>源</w:delText>
          </w:r>
        </w:del>
      </w:ins>
      <w:del w:id="4354" w:author="白日梦想家" w:date="2026-10-26T15:11:03Z">
        <w:r>
          <w:rPr>
            <w:rFonts w:hint="eastAsia" w:ascii="方正仿宋_GBK" w:hAnsi="方正仿宋_GBK" w:eastAsia="方正仿宋_GBK" w:cs="Times New Roman"/>
            <w:sz w:val="32"/>
            <w:szCs w:val="32"/>
          </w:rPr>
          <w:delText>电缆长度占比提高会增加新增联络费用，部分条件下转向站内建设；负</w:delText>
        </w:r>
      </w:del>
      <w:del w:id="4355" w:author="白日梦想家" w:date="2026-10-26T15:11:03Z">
        <w:r>
          <w:rPr>
            <w:rFonts w:hint="default" w:ascii="Times New Roman" w:hAnsi="Times New Roman" w:eastAsia="方正仿宋_GBK" w:cs="Times New Roman"/>
            <w:b w:val="0"/>
            <w:bCs w:val="0"/>
            <w:i w:val="0"/>
            <w:iCs w:val="0"/>
            <w:sz w:val="32"/>
            <w:szCs w:val="32"/>
            <w:rPrChange w:id="4356" w:author="xh" w:date="2026-10-26T09:52:16Z">
              <w:rPr>
                <w:rFonts w:hint="eastAsia" w:ascii="方正仿宋_GBK" w:hAnsi="方正仿宋_GBK" w:eastAsia="方正仿宋_GBK" w:cs="Times New Roman"/>
                <w:sz w:val="32"/>
                <w:szCs w:val="32"/>
              </w:rPr>
            </w:rPrChange>
          </w:rPr>
          <w:delText>荷</w:delText>
        </w:r>
      </w:del>
      <w:ins w:id="4357" w:author="xh" w:date="2026-10-26T09:52:16Z">
        <w:del w:id="4358" w:author="白日梦想家" w:date="2026-10-26T15:11:03Z">
          <w:r>
            <w:rPr>
              <w:rFonts w:hint="default" w:ascii="Times New Roman" w:hAnsi="Times New Roman" w:eastAsia="方正仿宋_GBK" w:cs="Times New Roman"/>
              <w:b w:val="0"/>
              <w:bCs w:val="0"/>
              <w:i w:val="0"/>
              <w:iCs w:val="0"/>
              <w:sz w:val="32"/>
              <w:szCs w:val="32"/>
              <w:rPrChange w:id="4359" w:author="xh" w:date="2026-10-26T09:52:16Z">
                <w:rPr>
                  <w:rFonts w:hint="eastAsia" w:ascii="方正仿宋_GBK" w:hAnsi="方正仿宋_GBK" w:eastAsia="方正仿宋_GBK" w:cs="Times New Roman"/>
                  <w:sz w:val="32"/>
                  <w:szCs w:val="32"/>
                </w:rPr>
              </w:rPrChange>
            </w:rPr>
            <w:delText>发展、线路造价和</w:delText>
          </w:r>
        </w:del>
      </w:ins>
      <w:del w:id="4360" w:author="白日梦想家" w:date="2026-10-26T15:11:03Z">
        <w:r>
          <w:rPr>
            <w:rFonts w:hint="eastAsia" w:ascii="方正仿宋_GBK" w:hAnsi="方正仿宋_GBK" w:eastAsia="方正仿宋_GBK" w:cs="Times New Roman"/>
            <w:sz w:val="32"/>
            <w:szCs w:val="32"/>
          </w:rPr>
          <w:delText>分散系数提高则增加</w:delText>
        </w:r>
      </w:del>
      <w:del w:id="4361" w:author="白日梦想家" w:date="2026-10-26T15:11:03Z">
        <w:r>
          <w:rPr>
            <w:rFonts w:hint="default" w:ascii="Times New Roman" w:hAnsi="Times New Roman" w:eastAsia="方正仿宋_GBK" w:cs="Times New Roman"/>
            <w:b w:val="0"/>
            <w:bCs w:val="0"/>
            <w:i w:val="0"/>
            <w:iCs w:val="0"/>
            <w:sz w:val="32"/>
            <w:szCs w:val="32"/>
            <w:rPrChange w:id="4362" w:author="xh" w:date="2026-10-26T09:52:16Z">
              <w:rPr>
                <w:rFonts w:hint="eastAsia" w:ascii="方正仿宋_GBK" w:hAnsi="方正仿宋_GBK" w:eastAsia="方正仿宋_GBK" w:cs="Times New Roman"/>
                <w:sz w:val="32"/>
                <w:szCs w:val="32"/>
              </w:rPr>
            </w:rPrChange>
          </w:rPr>
          <w:delText>局部峰值</w:delText>
        </w:r>
      </w:del>
      <w:ins w:id="4363" w:author="xh" w:date="2026-10-26T09:52:16Z">
        <w:del w:id="4364" w:author="白日梦想家" w:date="2026-10-26T15:11:03Z">
          <w:r>
            <w:rPr>
              <w:rFonts w:hint="default" w:ascii="Times New Roman" w:hAnsi="Times New Roman" w:eastAsia="方正仿宋_GBK" w:cs="Times New Roman"/>
              <w:b w:val="0"/>
              <w:bCs w:val="0"/>
              <w:i w:val="0"/>
              <w:iCs w:val="0"/>
              <w:sz w:val="32"/>
              <w:szCs w:val="32"/>
              <w:rPrChange w:id="4365" w:author="xh" w:date="2026-10-26T09:52:16Z">
                <w:rPr>
                  <w:rFonts w:hint="eastAsia" w:ascii="方正仿宋_GBK" w:hAnsi="方正仿宋_GBK" w:eastAsia="方正仿宋_GBK" w:cs="Times New Roman"/>
                  <w:sz w:val="32"/>
                  <w:szCs w:val="32"/>
                </w:rPr>
              </w:rPrChange>
            </w:rPr>
            <w:delText>共同改变措施组合</w:delText>
          </w:r>
        </w:del>
      </w:ins>
      <w:del w:id="4366" w:author="白日梦想家" w:date="2026-10-26T15:11:03Z">
        <w:r>
          <w:rPr>
            <w:rFonts w:hint="eastAsia" w:ascii="方正仿宋_GBK" w:hAnsi="方正仿宋_GBK" w:eastAsia="方正仿宋_GBK" w:cs="Times New Roman"/>
            <w:sz w:val="32"/>
            <w:szCs w:val="32"/>
          </w:rPr>
          <w:delText>压力</w:delText>
        </w:r>
      </w:del>
      <w:del w:id="4367" w:author="白日梦想家" w:date="2026-10-26T15:11:03Z">
        <w:r>
          <w:rPr>
            <w:rFonts w:hint="default" w:ascii="Times New Roman" w:hAnsi="Times New Roman" w:eastAsia="方正仿宋_GBK" w:cs="Times New Roman"/>
            <w:b w:val="0"/>
            <w:bCs w:val="0"/>
            <w:i w:val="0"/>
            <w:iCs w:val="0"/>
            <w:sz w:val="32"/>
            <w:szCs w:val="32"/>
            <w:rPrChange w:id="4368" w:author="xh" w:date="2026-10-26T09:52:16Z">
              <w:rPr>
                <w:rFonts w:hint="eastAsia" w:ascii="方正仿宋_GBK" w:hAnsi="方正仿宋_GBK" w:eastAsia="方正仿宋_GBK" w:cs="Times New Roman"/>
                <w:sz w:val="32"/>
                <w:szCs w:val="32"/>
              </w:rPr>
            </w:rPrChange>
          </w:rPr>
          <w:delText>，</w:delText>
        </w:r>
      </w:del>
      <w:ins w:id="4369" w:author="xh" w:date="2026-10-26T09:52:16Z">
        <w:del w:id="4370" w:author="白日梦想家" w:date="2026-10-26T15:11:03Z">
          <w:r>
            <w:rPr>
              <w:rFonts w:hint="default" w:ascii="Times New Roman" w:hAnsi="Times New Roman" w:eastAsia="方正仿宋_GBK" w:cs="Times New Roman"/>
              <w:b w:val="0"/>
              <w:bCs w:val="0"/>
              <w:i w:val="0"/>
              <w:iCs w:val="0"/>
              <w:sz w:val="32"/>
              <w:szCs w:val="32"/>
              <w:rPrChange w:id="4371" w:author="xh" w:date="2026-10-26T09:52:16Z">
                <w:rPr>
                  <w:rFonts w:hint="eastAsia" w:ascii="方正仿宋_GBK" w:hAnsi="方正仿宋_GBK" w:eastAsia="方正仿宋_GBK" w:cs="Times New Roman"/>
                  <w:sz w:val="32"/>
                  <w:szCs w:val="32"/>
                </w:rPr>
              </w:rPrChange>
            </w:rPr>
            <w:delText>容载比随具体设备配置而变化</w:delText>
          </w:r>
        </w:del>
      </w:ins>
      <w:del w:id="4372" w:author="白日梦想家" w:date="2026-10-26T15:11:03Z">
        <w:r>
          <w:rPr>
            <w:rFonts w:hint="eastAsia" w:ascii="方正仿宋_GBK" w:hAnsi="方正仿宋_GBK" w:eastAsia="方正仿宋_GBK" w:cs="Times New Roman"/>
            <w:sz w:val="32"/>
            <w:szCs w:val="32"/>
          </w:rPr>
          <w:delText>其影响取决于邻站支援及储能条件</w:delText>
        </w:r>
      </w:del>
      <w:del w:id="4373" w:author="白日梦想家" w:date="2026-10-26T15:11:03Z">
        <w:r>
          <w:rPr>
            <w:rFonts w:hint="default" w:ascii="Times New Roman" w:hAnsi="Times New Roman" w:eastAsia="方正仿宋_GBK" w:cs="Times New Roman"/>
            <w:b w:val="0"/>
            <w:bCs w:val="0"/>
            <w:i w:val="0"/>
            <w:iCs w:val="0"/>
            <w:sz w:val="32"/>
            <w:szCs w:val="32"/>
            <w:rPrChange w:id="4374" w:author="xh" w:date="2026-10-26T09:52:16Z">
              <w:rPr>
                <w:rFonts w:hint="eastAsia" w:ascii="方正仿宋_GBK" w:hAnsi="方正仿宋_GBK" w:eastAsia="方正仿宋_GBK" w:cs="Times New Roman"/>
                <w:sz w:val="32"/>
                <w:szCs w:val="32"/>
              </w:rPr>
            </w:rPrChange>
          </w:rPr>
          <w:delText>。</w:delText>
        </w:r>
      </w:del>
    </w:p>
    <w:p w14:paraId="35099CEB">
      <w:pPr>
        <w:widowControl/>
        <w:adjustRightInd w:val="0"/>
        <w:snapToGrid w:val="0"/>
        <w:spacing w:line="560" w:lineRule="exact"/>
        <w:ind w:firstLine="720" w:firstLineChars="200"/>
        <w:rPr>
          <w:del w:id="4375" w:author="xh" w:date="2026-10-26T09:53:54Z"/>
          <w:rFonts w:hint="default" w:ascii="Times New Roman" w:hAnsi="Times New Roman" w:eastAsia="方正黑体_GBK" w:cs="Times New Roman"/>
          <w:sz w:val="36"/>
          <w:szCs w:val="36"/>
          <w:highlight w:val="none"/>
          <w:rPrChange w:id="4376" w:author="白日梦想家" w:date="2026-10-26T14:28:06Z">
            <w:rPr>
              <w:del w:id="4377" w:author="xh" w:date="2026-10-26T09:53:54Z"/>
              <w:rFonts w:hint="eastAsia" w:ascii="方正仿宋_GBK" w:hAnsi="方正仿宋_GBK" w:eastAsia="方正仿宋_GBK" w:cs="Times New Roman"/>
              <w:sz w:val="32"/>
              <w:szCs w:val="32"/>
              <w:highlight w:val="none"/>
              <w14:ligatures w14:val="standardContextual"/>
            </w:rPr>
          </w:rPrChange>
          <w14:ligatures w14:val="none"/>
        </w:rPr>
      </w:pPr>
      <w:del w:id="4378" w:author="xh" w:date="2026-10-26T09:53:54Z">
        <w:r>
          <w:rPr>
            <w:rFonts w:hint="default" w:ascii="Times New Roman" w:hAnsi="Times New Roman" w:eastAsia="方正黑体_GBK" w:cs="Times New Roman"/>
            <w:sz w:val="36"/>
            <w:szCs w:val="36"/>
            <w:rPrChange w:id="4379" w:author="白日梦想家" w:date="2026-10-26T14:28:06Z">
              <w:rPr>
                <w:rFonts w:hint="eastAsia" w:ascii="方正仿宋_GBK" w:hAnsi="方正仿宋_GBK" w:eastAsia="方正仿宋_GBK" w:cs="Times New Roman"/>
                <w:sz w:val="32"/>
                <w:szCs w:val="32"/>
              </w:rPr>
            </w:rPrChange>
          </w:rPr>
          <w:delText>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delText>
        </w:r>
      </w:del>
    </w:p>
    <w:p w14:paraId="6301EDAB">
      <w:pPr>
        <w:widowControl/>
        <w:adjustRightInd w:val="0"/>
        <w:snapToGrid w:val="0"/>
        <w:spacing w:line="560" w:lineRule="exact"/>
        <w:ind w:firstLine="720" w:firstLineChars="200"/>
        <w:rPr>
          <w:del w:id="4380" w:author="xh" w:date="2026-10-26T09:55:32Z"/>
          <w:rFonts w:hint="default" w:ascii="Times New Roman" w:hAnsi="Times New Roman" w:eastAsia="方正黑体_GBK" w:cs="Times New Roman"/>
          <w:sz w:val="36"/>
          <w:szCs w:val="36"/>
          <w:highlight w:val="none"/>
          <w:rPrChange w:id="4381" w:author="白日梦想家" w:date="2026-10-26T14:28:06Z">
            <w:rPr>
              <w:del w:id="4382" w:author="xh" w:date="2026-10-26T09:55:32Z"/>
              <w:rFonts w:hint="eastAsia" w:ascii="方正仿宋_GBK" w:hAnsi="方正仿宋_GBK" w:eastAsia="方正仿宋_GBK" w:cs="Times New Roman"/>
              <w:sz w:val="32"/>
              <w:szCs w:val="32"/>
              <w:highlight w:val="none"/>
              <w14:ligatures w14:val="standardContextual"/>
            </w:rPr>
          </w:rPrChange>
          <w14:ligatures w14:val="none"/>
        </w:rPr>
      </w:pPr>
      <w:del w:id="4383" w:author="xh" w:date="2026-10-26T09:55:32Z">
        <w:r>
          <w:rPr>
            <w:rFonts w:hint="default" w:ascii="Times New Roman" w:hAnsi="Times New Roman" w:eastAsia="方正黑体_GBK" w:cs="Times New Roman"/>
            <w:sz w:val="36"/>
            <w:szCs w:val="36"/>
            <w:rPrChange w:id="4384" w:author="白日梦想家" w:date="2026-10-26T14:28:06Z">
              <w:rPr>
                <w:rFonts w:hint="eastAsia" w:ascii="方正仿宋_GBK" w:hAnsi="方正仿宋_GBK" w:eastAsia="方正仿宋_GBK" w:cs="Times New Roman"/>
                <w:sz w:val="32"/>
                <w:szCs w:val="32"/>
              </w:rPr>
            </w:rPrChange>
          </w:rPr>
          <w:delText>存量主变持续在役时，转供改善可能先减少储能和新增联络，主变总容量保持原值。实际查表应先确定设备承接条件，再结合具体窗口比较可实施的主变台数、额定容量及配套工程，使容载比取值与供电任务和费用对应。</w:delText>
        </w:r>
      </w:del>
    </w:p>
    <w:p w14:paraId="02A64667">
      <w:pPr>
        <w:pStyle w:val="3"/>
        <w:keepNext/>
        <w:widowControl/>
        <w:adjustRightInd w:val="0"/>
        <w:snapToGrid w:val="0"/>
        <w:spacing w:before="0" w:after="0"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pPrChange w:id="4385" w:author="白日梦想家" w:date="2026-10-26T14:33:00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bCs/>
          <w:sz w:val="36"/>
          <w:szCs w:val="36"/>
          <w:rPrChange w:id="4386" w:author="白日梦想家" w:date="2026-10-26T14:33:11Z">
            <w:rPr>
              <w:rFonts w:hint="eastAsia" w:ascii="方正黑体_GBK" w:hAnsi="方正黑体_GBK" w:eastAsia="方正黑体_GBK" w:cs="方正黑体_GBK"/>
              <w:b/>
              <w:bCs/>
              <w:sz w:val="36"/>
              <w:szCs w:val="36"/>
            </w:rPr>
          </w:rPrChange>
        </w:rPr>
        <w:t>四</w:t>
      </w:r>
      <w:r>
        <w:rPr>
          <w:rFonts w:hint="eastAsia" w:ascii="方正黑体_GBK" w:hAnsi="方正黑体_GBK" w:eastAsia="方正黑体_GBK" w:cs="方正黑体_GBK"/>
          <w:b/>
          <w:bCs/>
          <w:sz w:val="36"/>
          <w:szCs w:val="36"/>
        </w:rPr>
        <w:t>、</w:t>
      </w:r>
      <w:ins w:id="4387" w:author="白日梦想家" w:date="2026-10-26T14:29:16Z">
        <w:r>
          <w:rPr>
            <w:rFonts w:hint="eastAsia" w:ascii="方正黑体_GBK" w:hAnsi="方正黑体_GBK" w:eastAsia="方正黑体_GBK" w:cs="方正黑体_GBK"/>
            <w:b/>
            <w:bCs/>
            <w:sz w:val="36"/>
            <w:szCs w:val="36"/>
            <w:lang w:eastAsia="zh"/>
            <w:woUserID w:val="2"/>
          </w:rPr>
          <w:t>五</w:t>
        </w:r>
      </w:ins>
      <w:ins w:id="4388" w:author="白日梦想家" w:date="2026-10-26T14:32:34Z">
        <w:r>
          <w:rPr>
            <w:rFonts w:hint="eastAsia" w:ascii="方正黑体_GBK" w:hAnsi="方正黑体_GBK" w:eastAsia="方正黑体_GBK" w:cs="方正黑体_GBK"/>
            <w:b/>
            <w:bCs/>
            <w:sz w:val="36"/>
            <w:szCs w:val="36"/>
            <w:lang w:eastAsia="zh"/>
            <w:woUserID w:val="2"/>
          </w:rPr>
          <w:t>参数</w:t>
        </w:r>
      </w:ins>
      <w:ins w:id="4389" w:author="白日梦想家" w:date="2026-10-26T14:29:18Z">
        <w:r>
          <w:rPr>
            <w:rFonts w:hint="eastAsia" w:ascii="方正黑体_GBK" w:hAnsi="方正黑体_GBK" w:eastAsia="方正黑体_GBK" w:cs="方正黑体_GBK"/>
            <w:b/>
            <w:bCs/>
            <w:sz w:val="36"/>
            <w:szCs w:val="36"/>
            <w:lang w:eastAsia="zh"/>
            <w:woUserID w:val="2"/>
          </w:rPr>
          <w:t>推广</w:t>
        </w:r>
      </w:ins>
      <w:ins w:id="4390" w:author="白日梦想家" w:date="2026-10-26T14:29:19Z">
        <w:r>
          <w:rPr>
            <w:rFonts w:hint="eastAsia" w:ascii="方正黑体_GBK" w:hAnsi="方正黑体_GBK" w:eastAsia="方正黑体_GBK" w:cs="方正黑体_GBK"/>
            <w:b/>
            <w:bCs/>
            <w:sz w:val="36"/>
            <w:szCs w:val="36"/>
            <w:lang w:eastAsia="zh"/>
            <w:woUserID w:val="2"/>
          </w:rPr>
          <w:t>矩阵</w:t>
        </w:r>
      </w:ins>
      <w:del w:id="4391" w:author="白日梦想家" w:date="2026-10-26T14:32:39Z">
        <w:r>
          <w:rPr>
            <w:rFonts w:hint="eastAsia" w:ascii="方正黑体_GBK" w:hAnsi="方正黑体_GBK" w:eastAsia="方正黑体_GBK" w:cs="方正黑体_GBK"/>
            <w:b/>
            <w:bCs/>
            <w:sz w:val="36"/>
            <w:szCs w:val="36"/>
          </w:rPr>
          <w:delText>规划应用相关工作建议</w:delText>
        </w:r>
      </w:del>
    </w:p>
    <w:p w14:paraId="47FA3527">
      <w:pPr>
        <w:keepNext/>
        <w:widowControl/>
        <w:adjustRightInd w:val="0"/>
        <w:snapToGrid w:val="0"/>
        <w:spacing w:line="560" w:lineRule="exact"/>
        <w:ind w:firstLine="641" w:firstLineChars="200"/>
        <w:outlineLvl w:val="1"/>
        <w:rPr>
          <w:ins w:id="4393" w:author="白日梦想家" w:date="2026-10-26T14:32:24Z"/>
          <w:rFonts w:hint="eastAsia" w:ascii="方正楷体_GBK" w:hAnsi="方正楷体_GBK" w:eastAsia="方正楷体_GBK" w:cs="方正楷体_GBK"/>
          <w:b/>
          <w:bCs/>
          <w:sz w:val="32"/>
          <w:szCs w:val="32"/>
          <w:highlight w:val="none"/>
          <w:woUserID w:val="2"/>
        </w:rPr>
        <w:pPrChange w:id="4392" w:author="白日梦想家" w:date="2026-10-26T14:34:49Z">
          <w:pPr>
            <w:keepNext/>
            <w:widowControl/>
            <w:adjustRightInd w:val="0"/>
            <w:snapToGrid w:val="0"/>
            <w:spacing w:line="560" w:lineRule="exact"/>
            <w:ind w:firstLine="641" w:firstLineChars="200"/>
            <w:outlineLvl w:val="1"/>
          </w:pPr>
        </w:pPrChange>
      </w:pPr>
      <w:ins w:id="4394" w:author="白日梦想家" w:date="2026-10-26T14:32:24Z">
        <w:r>
          <w:rPr>
            <w:rFonts w:hint="default" w:ascii="Times New Roman" w:hAnsi="Times New Roman" w:eastAsia="方正楷体_GBK" w:cs="Times New Roman"/>
            <w:b/>
            <w:bCs/>
            <w:i w:val="0"/>
            <w:iCs w:val="0"/>
            <w:sz w:val="32"/>
            <w:szCs w:val="32"/>
            <w:woUserID w:val="2"/>
          </w:rPr>
          <w:t>（</w:t>
        </w:r>
      </w:ins>
      <w:ins w:id="4395" w:author="白日梦想家" w:date="2026-10-26T14:34:24Z">
        <w:r>
          <w:rPr>
            <w:rFonts w:hint="eastAsia" w:ascii="Times New Roman" w:hAnsi="Times New Roman" w:eastAsia="方正楷体_GBK" w:cs="Times New Roman"/>
            <w:b/>
            <w:bCs/>
            <w:i w:val="0"/>
            <w:iCs w:val="0"/>
            <w:sz w:val="32"/>
            <w:szCs w:val="32"/>
            <w:lang w:eastAsia="zh"/>
            <w:woUserID w:val="2"/>
          </w:rPr>
          <w:t>一</w:t>
        </w:r>
      </w:ins>
      <w:ins w:id="4396" w:author="白日梦想家" w:date="2026-10-26T14:32:24Z">
        <w:r>
          <w:rPr>
            <w:rFonts w:hint="default" w:ascii="Times New Roman" w:hAnsi="Times New Roman" w:eastAsia="方正楷体_GBK" w:cs="Times New Roman"/>
            <w:b/>
            <w:bCs/>
            <w:i w:val="0"/>
            <w:iCs w:val="0"/>
            <w:sz w:val="32"/>
            <w:szCs w:val="32"/>
            <w:woUserID w:val="2"/>
          </w:rPr>
          <w:t>）</w:t>
        </w:r>
      </w:ins>
      <w:ins w:id="4397" w:author="白日梦想家" w:date="2026-10-26T14:34:39Z">
        <w:r>
          <w:rPr>
            <w:rFonts w:hint="eastAsia" w:ascii="Times New Roman" w:hAnsi="Times New Roman" w:eastAsia="方正楷体_GBK" w:cs="Times New Roman"/>
            <w:b/>
            <w:bCs/>
            <w:i w:val="0"/>
            <w:iCs w:val="0"/>
            <w:sz w:val="32"/>
            <w:szCs w:val="32"/>
            <w:lang w:eastAsia="zh"/>
            <w:woUserID w:val="2"/>
          </w:rPr>
          <w:t>相关</w:t>
        </w:r>
      </w:ins>
      <w:ins w:id="4398" w:author="白日梦想家" w:date="2026-10-26T14:34:41Z">
        <w:r>
          <w:rPr>
            <w:rFonts w:hint="eastAsia" w:ascii="Times New Roman" w:hAnsi="Times New Roman" w:eastAsia="方正楷体_GBK" w:cs="Times New Roman"/>
            <w:b/>
            <w:bCs/>
            <w:i w:val="0"/>
            <w:iCs w:val="0"/>
            <w:sz w:val="32"/>
            <w:szCs w:val="32"/>
            <w:lang w:eastAsia="zh"/>
            <w:woUserID w:val="2"/>
          </w:rPr>
          <w:t>性</w:t>
        </w:r>
      </w:ins>
      <w:ins w:id="4399" w:author="白日梦想家" w:date="2026-10-26T14:34:42Z">
        <w:r>
          <w:rPr>
            <w:rFonts w:hint="eastAsia" w:ascii="Times New Roman" w:hAnsi="Times New Roman" w:eastAsia="方正楷体_GBK" w:cs="Times New Roman"/>
            <w:b/>
            <w:bCs/>
            <w:i w:val="0"/>
            <w:iCs w:val="0"/>
            <w:sz w:val="32"/>
            <w:szCs w:val="32"/>
            <w:lang w:eastAsia="zh"/>
            <w:woUserID w:val="2"/>
          </w:rPr>
          <w:t>分析</w:t>
        </w:r>
      </w:ins>
      <w:ins w:id="4400" w:author="白日梦想家" w:date="2026-10-26T14:32:24Z">
        <w:r>
          <w:rPr>
            <w:rFonts w:hint="default" w:ascii="Times New Roman" w:hAnsi="Times New Roman" w:eastAsia="方正楷体_GBK" w:cs="Times New Roman"/>
            <w:b/>
            <w:bCs/>
            <w:i w:val="0"/>
            <w:iCs w:val="0"/>
            <w:sz w:val="32"/>
            <w:szCs w:val="32"/>
            <w:woUserID w:val="2"/>
          </w:rPr>
          <w:t>归纳五项关键参数</w:t>
        </w:r>
      </w:ins>
    </w:p>
    <w:p w14:paraId="02271A9A">
      <w:pPr>
        <w:widowControl/>
        <w:adjustRightInd w:val="0"/>
        <w:snapToGrid w:val="0"/>
        <w:spacing w:line="560" w:lineRule="exact"/>
        <w:ind w:firstLine="640" w:firstLineChars="200"/>
        <w:rPr>
          <w:ins w:id="4401" w:author="白日梦想家" w:date="2026-10-26T15:13:54Z"/>
          <w:rFonts w:hint="eastAsia" w:ascii="Times New Roman" w:hAnsi="Times New Roman" w:eastAsia="方正仿宋_GBK" w:cs="Times New Roman"/>
          <w:b w:val="0"/>
          <w:sz w:val="32"/>
          <w:szCs w:val="32"/>
          <w:lang w:eastAsia="zh"/>
          <w:woUserID w:val="2"/>
        </w:rPr>
      </w:pPr>
      <w:ins w:id="4402" w:author="白日梦想家" w:date="2026-10-26T15:13:05Z">
        <w:r>
          <w:rPr>
            <w:rFonts w:ascii="Times New Roman" w:hAnsi="Times New Roman" w:eastAsia="方正仿宋_GBK" w:cs="Times New Roman"/>
            <w:b w:val="0"/>
            <w:sz w:val="32"/>
            <w:szCs w:val="32"/>
            <w:rPrChange w:id="4403" w:author="白日梦想家" w:date="2026-10-26T15:13:12Z">
              <w:rPr>
                <w:rFonts w:ascii="Times New Roman" w:hAnsi="Times New Roman" w:eastAsia="方正仿宋_GBK"/>
                <w:b w:val="0"/>
                <w:sz w:val="24"/>
                <w:woUserID w:val="2"/>
              </w:rPr>
            </w:rPrChange>
            <w:woUserID w:val="2"/>
          </w:rPr>
          <w:t>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w:t>
        </w:r>
      </w:ins>
      <w:ins w:id="4404" w:author="白日梦想家" w:date="2026-10-26T15:13:16Z">
        <w:r>
          <w:rPr>
            <w:rFonts w:hint="eastAsia" w:ascii="Times New Roman" w:hAnsi="Times New Roman" w:eastAsia="方正仿宋_GBK" w:cs="Times New Roman"/>
            <w:b w:val="0"/>
            <w:sz w:val="32"/>
            <w:szCs w:val="32"/>
            <w:lang w:eastAsia="zh"/>
            <w:woUserID w:val="2"/>
          </w:rPr>
          <w:t>。</w:t>
        </w:r>
      </w:ins>
    </w:p>
    <w:p w14:paraId="1CF76225">
      <w:pPr>
        <w:widowControl/>
        <w:adjustRightInd w:val="0"/>
        <w:snapToGrid w:val="0"/>
        <w:spacing w:line="560" w:lineRule="exact"/>
        <w:ind w:firstLine="640" w:firstLineChars="200"/>
        <w:rPr>
          <w:ins w:id="4405" w:author="xh" w:date="2026-10-27T07:26:20Z"/>
        </w:rPr>
      </w:pPr>
      <w:ins w:id="4406" w:author="xh" w:date="2026-10-27T07:26:20Z">
        <w:r>
          <w:rPr>
            <w:rFonts w:ascii="Times New Roman" w:hAnsi="Times New Roman" w:eastAsia="方正仿宋_GBK" w:cs="Times New Roman"/>
            <w:sz w:val="32"/>
          </w:rPr>
          <w:t>第一层在受控取值序列中固定其他条件，对指标和容载比分别减去组均值后汇总计算Pearson系数，节点等权并保留零容量响应组。以相关绝对值不低于0.40作为本研究的筛选要求，十三项候选指标中有九项进入下一层比较。95%峰值持续时间、储能支撑持续时间及两项单位功率投资比作为定容或费用条件参与比选。</w:t>
        </w:r>
      </w:ins>
    </w:p>
    <w:p w14:paraId="2860315E">
      <w:pPr>
        <w:keepNext/>
        <w:ind w:left="0" w:leftChars="0" w:right="0" w:rightChars="0" w:firstLine="0" w:firstLineChars="0"/>
        <w:jc w:val="center"/>
      </w:pPr>
      <w:ins w:id="4407" w:author="xh" w:date="2026-10-27T07:26:20Z">
        <w:r>
          <w:rPr/>
          <w:drawing>
            <wp:inline distT="0" distB="0" distL="114300" distR="114300">
              <wp:extent cx="5166360" cy="5090160"/>
              <wp:effectExtent l="0" t="0" r="0" b="0"/>
              <wp:docPr id="15336" name="indicator_correlation_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 name="indicator_correlation_strength"/>
                      <pic:cNvPicPr>
                        <a:picLocks noChangeAspect="1"/>
                      </pic:cNvPicPr>
                    </pic:nvPicPr>
                    <pic:blipFill>
                      <a:blip r:embed="rId9"/>
                      <a:stretch>
                        <a:fillRect/>
                      </a:stretch>
                    </pic:blipFill>
                    <pic:spPr>
                      <a:xfrm>
                        <a:off x="0" y="0"/>
                        <a:ext cx="5166360" cy="5090384"/>
                      </a:xfrm>
                      <a:prstGeom prst="rect">
                        <a:avLst/>
                      </a:prstGeom>
                    </pic:spPr>
                  </pic:pic>
                </a:graphicData>
              </a:graphic>
            </wp:inline>
          </w:drawing>
        </w:r>
      </w:ins>
    </w:p>
    <w:p w14:paraId="5256B69E">
      <w:pPr>
        <w:keepNext/>
        <w:widowControl/>
        <w:adjustRightInd w:val="0"/>
        <w:snapToGrid w:val="0"/>
        <w:ind w:left="0" w:leftChars="0" w:right="0" w:rightChars="0" w:firstLine="0" w:firstLineChars="0"/>
        <w:jc w:val="center"/>
        <w:outlineLvl w:val="9"/>
        <w:pPrChange w:id="4409" w:author="xh" w:date="2026-10-27T08:10:00Z">
          <w:pPr>
            <w:keepNext/>
            <w:widowControl/>
            <w:adjustRightInd w:val="0"/>
            <w:snapToGrid w:val="0"/>
            <w:ind w:left="0" w:leftChars="0" w:right="0" w:rightChars="0" w:firstLine="0" w:firstLineChars="0"/>
            <w:jc w:val="center"/>
            <w:outlineLvl w:val="9"/>
          </w:pPr>
        </w:pPrChange>
      </w:pPr>
      <w:ins w:id="4410" w:author="xh" w:date="2026-10-27T07:26:20Z">
        <w:r>
          <w:rPr>
            <w:rFonts w:ascii="Times New Roman" w:hAnsi="Times New Roman" w:eastAsia="方正仿宋_GBK" w:cs="Times New Roman"/>
            <w:sz w:val="24"/>
          </w:rPr>
          <w:t>图3 十三项候选指标与容载比的组内相关</w:t>
        </w:r>
      </w:ins>
    </w:p>
    <w:p w14:paraId="178546FB">
      <w:pPr>
        <w:widowControl/>
        <w:adjustRightInd w:val="0"/>
        <w:snapToGrid w:val="0"/>
        <w:spacing w:line="560" w:lineRule="exact"/>
        <w:ind w:firstLine="640" w:firstLineChars="200"/>
        <w:rPr>
          <w:ins w:id="4412" w:author="白日梦想家" w:date="2026-10-26T14:34:51Z"/>
          <w:rFonts w:hint="default"/>
          <w:woUserID w:val="2"/>
        </w:rPr>
        <w:pPrChange w:id="4411" w:author="白日梦想家" w:date="2026-10-26T15:16:22Z">
          <w:pPr>
            <w:widowControl/>
            <w:adjustRightInd w:val="0"/>
            <w:snapToGrid w:val="0"/>
            <w:spacing w:line="560" w:lineRule="exact"/>
            <w:ind w:firstLine="640" w:firstLineChars="200"/>
          </w:pPr>
        </w:pPrChange>
      </w:pPr>
      <w:ins w:id="4413" w:author="白日梦想家" w:date="2026-10-26T15:14:02Z">
        <w:del w:id="4414" w:author="xh" w:date="2026-10-27T07:28:00Z">
          <w:commentRangeStart w:id="3"/>
          <w:r>
            <w:rPr>
              <w:rFonts w:hint="default" w:ascii="Times New Roman" w:hAnsi="Times New Roman" w:eastAsia="方正仿宋_GBK" w:cs="Times New Roman"/>
              <w:b w:val="0"/>
              <w:sz w:val="32"/>
              <w:szCs w:val="32"/>
              <w:lang w:eastAsia="zh"/>
              <w:rPrChange w:id="4415" w:author="白日梦想家" w:date="2026-10-26T15:14:14Z">
                <w:rPr>
                  <w:rFonts w:hint="eastAsia" w:ascii="Times New Roman" w:hAnsi="Times New Roman" w:eastAsia="方正仿宋_GBK"/>
                  <w:b w:val="0"/>
                  <w:sz w:val="24"/>
                  <w:lang w:eastAsia="zh"/>
                  <w:woUserID w:val="2"/>
                </w:rPr>
              </w:rPrChange>
              <w:woUserID w:val="2"/>
            </w:rPr>
            <w:delText>最终</w:delText>
          </w:r>
        </w:del>
      </w:ins>
      <w:ins w:id="4416" w:author="白日梦想家" w:date="2026-10-26T15:14:03Z">
        <w:del w:id="4417" w:author="xh" w:date="2026-10-27T07:28:00Z">
          <w:r>
            <w:rPr>
              <w:rFonts w:hint="default" w:ascii="Times New Roman" w:hAnsi="Times New Roman" w:eastAsia="方正仿宋_GBK" w:cs="Times New Roman"/>
              <w:b w:val="0"/>
              <w:sz w:val="32"/>
              <w:szCs w:val="32"/>
              <w:lang w:eastAsia="zh"/>
              <w:rPrChange w:id="4418" w:author="白日梦想家" w:date="2026-10-26T15:14:14Z">
                <w:rPr>
                  <w:rFonts w:hint="eastAsia" w:ascii="Times New Roman" w:hAnsi="Times New Roman" w:eastAsia="方正仿宋_GBK"/>
                  <w:b w:val="0"/>
                  <w:sz w:val="24"/>
                  <w:lang w:eastAsia="zh"/>
                  <w:woUserID w:val="2"/>
                </w:rPr>
              </w:rPrChange>
              <w:woUserID w:val="2"/>
            </w:rPr>
            <w:delText>通过</w:delText>
          </w:r>
        </w:del>
      </w:ins>
      <w:ins w:id="4419" w:author="白日梦想家" w:date="2026-10-26T15:14:05Z">
        <w:del w:id="4420" w:author="xh" w:date="2026-10-27T07:28:00Z">
          <w:r>
            <w:rPr>
              <w:rFonts w:hint="default" w:ascii="Times New Roman" w:hAnsi="Times New Roman" w:eastAsia="方正仿宋_GBK" w:cs="Times New Roman"/>
              <w:b w:val="0"/>
              <w:sz w:val="32"/>
              <w:szCs w:val="32"/>
              <w:lang w:eastAsia="zh"/>
              <w:rPrChange w:id="4421" w:author="白日梦想家" w:date="2026-10-26T15:14:14Z">
                <w:rPr>
                  <w:rFonts w:hint="eastAsia" w:ascii="Times New Roman" w:hAnsi="Times New Roman" w:eastAsia="方正仿宋_GBK"/>
                  <w:b w:val="0"/>
                  <w:sz w:val="24"/>
                  <w:lang w:eastAsia="zh"/>
                  <w:woUserID w:val="2"/>
                </w:rPr>
              </w:rPrChange>
              <w:woUserID w:val="2"/>
            </w:rPr>
            <w:delText>两层</w:delText>
          </w:r>
        </w:del>
      </w:ins>
      <w:ins w:id="4422" w:author="白日梦想家" w:date="2026-10-26T15:14:07Z">
        <w:del w:id="4423" w:author="xh" w:date="2026-10-27T07:28:00Z">
          <w:r>
            <w:rPr>
              <w:rFonts w:hint="default" w:ascii="Times New Roman" w:hAnsi="Times New Roman" w:eastAsia="方正仿宋_GBK" w:cs="Times New Roman"/>
              <w:b w:val="0"/>
              <w:sz w:val="32"/>
              <w:szCs w:val="32"/>
              <w:lang w:eastAsia="zh"/>
              <w:rPrChange w:id="4424" w:author="白日梦想家" w:date="2026-10-26T15:14:14Z">
                <w:rPr>
                  <w:rFonts w:hint="eastAsia" w:ascii="Times New Roman" w:hAnsi="Times New Roman" w:eastAsia="方正仿宋_GBK"/>
                  <w:b w:val="0"/>
                  <w:sz w:val="24"/>
                  <w:lang w:eastAsia="zh"/>
                  <w:woUserID w:val="2"/>
                </w:rPr>
              </w:rPrChange>
              <w:woUserID w:val="2"/>
            </w:rPr>
            <w:delText>分析</w:delText>
          </w:r>
        </w:del>
      </w:ins>
      <w:ins w:id="4425" w:author="白日梦想家" w:date="2026-10-26T15:14:08Z">
        <w:del w:id="4426" w:author="xh" w:date="2026-10-27T07:28:00Z">
          <w:r>
            <w:rPr>
              <w:rFonts w:hint="default" w:ascii="Times New Roman" w:hAnsi="Times New Roman" w:eastAsia="方正仿宋_GBK" w:cs="Times New Roman"/>
              <w:b w:val="0"/>
              <w:sz w:val="32"/>
              <w:szCs w:val="32"/>
              <w:lang w:eastAsia="zh"/>
              <w:rPrChange w:id="4427" w:author="白日梦想家" w:date="2026-10-26T15:14:14Z">
                <w:rPr>
                  <w:rFonts w:hint="eastAsia" w:ascii="Times New Roman" w:hAnsi="Times New Roman" w:eastAsia="方正仿宋_GBK"/>
                  <w:b w:val="0"/>
                  <w:sz w:val="24"/>
                  <w:lang w:eastAsia="zh"/>
                  <w:woUserID w:val="2"/>
                </w:rPr>
              </w:rPrChange>
              <w:woUserID w:val="2"/>
            </w:rPr>
            <w:delText>法</w:delText>
          </w:r>
        </w:del>
      </w:ins>
      <w:ins w:id="4428" w:author="白日梦想家" w:date="2026-10-26T15:14:09Z">
        <w:del w:id="4429" w:author="xh" w:date="2026-10-27T07:28:00Z">
          <w:r>
            <w:rPr>
              <w:rFonts w:hint="default" w:ascii="Times New Roman" w:hAnsi="Times New Roman" w:eastAsia="方正仿宋_GBK" w:cs="Times New Roman"/>
              <w:b w:val="0"/>
              <w:sz w:val="32"/>
              <w:szCs w:val="32"/>
              <w:lang w:eastAsia="zh"/>
              <w:rPrChange w:id="4430" w:author="白日梦想家" w:date="2026-10-26T15:14:14Z">
                <w:rPr>
                  <w:rFonts w:hint="eastAsia" w:ascii="Times New Roman" w:hAnsi="Times New Roman" w:eastAsia="方正仿宋_GBK"/>
                  <w:b w:val="0"/>
                  <w:sz w:val="24"/>
                  <w:lang w:eastAsia="zh"/>
                  <w:woUserID w:val="2"/>
                </w:rPr>
              </w:rPrChange>
              <w:woUserID w:val="2"/>
            </w:rPr>
            <w:delText>（</w:delText>
          </w:r>
        </w:del>
      </w:ins>
      <w:ins w:id="4431" w:author="白日梦想家" w:date="2026-10-26T15:13:57Z">
        <w:del w:id="4432" w:author="xh" w:date="2026-10-27T07:28:00Z">
          <w:r>
            <w:rPr>
              <w:rFonts w:ascii="Times New Roman" w:hAnsi="Times New Roman" w:eastAsia="方正仿宋_GBK" w:cs="Times New Roman"/>
              <w:b w:val="0"/>
              <w:sz w:val="32"/>
              <w:szCs w:val="32"/>
              <w:rPrChange w:id="4433" w:author="白日梦想家" w:date="2026-10-26T15:14:14Z">
                <w:rPr>
                  <w:rFonts w:ascii="Times New Roman" w:hAnsi="Times New Roman" w:eastAsia="方正仿宋_GBK"/>
                  <w:b w:val="0"/>
                  <w:sz w:val="24"/>
                  <w:woUserID w:val="2"/>
                </w:rPr>
              </w:rPrChange>
              <w:woUserID w:val="2"/>
            </w:rPr>
            <w:delText>第一层评价指标与容载比的关联</w:delText>
          </w:r>
        </w:del>
      </w:ins>
      <w:ins w:id="4434" w:author="白日梦想家" w:date="2026-10-26T15:14:25Z">
        <w:del w:id="4435" w:author="xh" w:date="2026-10-27T07:28:00Z">
          <w:r>
            <w:rPr>
              <w:rFonts w:hint="eastAsia" w:ascii="Times New Roman" w:hAnsi="Times New Roman" w:eastAsia="方正仿宋_GBK" w:cs="Times New Roman"/>
              <w:b w:val="0"/>
              <w:sz w:val="32"/>
              <w:szCs w:val="32"/>
              <w:lang w:eastAsia="zh"/>
              <w:woUserID w:val="2"/>
            </w:rPr>
            <w:delText>、</w:delText>
          </w:r>
        </w:del>
      </w:ins>
      <w:ins w:id="4436" w:author="白日梦想家" w:date="2026-10-26T15:14:31Z">
        <w:r>
          <w:rPr>
            <w:rFonts w:hint="eastAsia" w:ascii="Times New Roman" w:hAnsi="Times New Roman" w:eastAsia="方正仿宋_GBK" w:cs="Times New Roman"/>
            <w:b w:val="0"/>
            <w:sz w:val="32"/>
            <w:szCs w:val="32"/>
            <w:lang w:eastAsia="zh"/>
            <w:woUserID w:val="2"/>
          </w:rPr>
          <w:t>第二层</w:t>
        </w:r>
      </w:ins>
      <w:ins w:id="4437" w:author="xh" w:date="2026-10-27T07:28:00Z">
        <w:r>
          <w:rPr>
            <w:rFonts w:hint="eastAsia" w:ascii="Times New Roman" w:hAnsi="Times New Roman" w:eastAsia="方正仿宋_GBK" w:cs="Times New Roman"/>
            <w:b w:val="0"/>
            <w:sz w:val="32"/>
            <w:szCs w:val="32"/>
            <w:lang w:eastAsia="zh"/>
            <w:woUserID w:val="2"/>
          </w:rPr>
          <w:t>比较十三项</w:t>
        </w:r>
      </w:ins>
      <w:del w:id="4438" w:author="xh" w:date="2026-10-27T07:28:00Z">
        <w:r>
          <w:rPr>
            <w:rFonts w:hint="eastAsia" w:ascii="Times New Roman" w:hAnsi="Times New Roman" w:eastAsia="方正仿宋_GBK" w:cs="Times New Roman"/>
            <w:b w:val="0"/>
            <w:sz w:val="32"/>
            <w:szCs w:val="32"/>
            <w:lang w:eastAsia="zh"/>
            <w:woUserID w:val="2"/>
          </w:rPr>
          <w:delText>评价</w:delText>
        </w:r>
      </w:del>
      <w:ins w:id="4439" w:author="白日梦想家" w:date="2026-10-26T15:15:21Z">
        <w:r>
          <w:rPr>
            <w:rFonts w:hint="eastAsia" w:ascii="Times New Roman" w:hAnsi="Times New Roman" w:eastAsia="方正仿宋_GBK" w:cs="Times New Roman"/>
            <w:b w:val="0"/>
            <w:sz w:val="32"/>
            <w:szCs w:val="32"/>
            <w:lang w:eastAsia="zh"/>
            <w:woUserID w:val="2"/>
          </w:rPr>
          <w:t>指标</w:t>
        </w:r>
      </w:ins>
      <w:ins w:id="4440" w:author="白日梦想家" w:date="2026-10-26T15:15:25Z">
        <w:r>
          <w:rPr>
            <w:rFonts w:hint="eastAsia" w:ascii="Times New Roman" w:hAnsi="Times New Roman" w:eastAsia="方正仿宋_GBK" w:cs="Times New Roman"/>
            <w:b w:val="0"/>
            <w:sz w:val="32"/>
            <w:szCs w:val="32"/>
            <w:lang w:eastAsia="zh"/>
            <w:woUserID w:val="2"/>
          </w:rPr>
          <w:t>之间</w:t>
        </w:r>
      </w:ins>
      <w:ins w:id="4441" w:author="白日梦想家" w:date="2026-10-26T15:15:26Z">
        <w:r>
          <w:rPr>
            <w:rFonts w:hint="eastAsia" w:ascii="Times New Roman" w:hAnsi="Times New Roman" w:eastAsia="方正仿宋_GBK" w:cs="Times New Roman"/>
            <w:b w:val="0"/>
            <w:sz w:val="32"/>
            <w:szCs w:val="32"/>
            <w:lang w:eastAsia="zh"/>
            <w:woUserID w:val="2"/>
          </w:rPr>
          <w:t>的</w:t>
        </w:r>
      </w:ins>
      <w:ins w:id="4442" w:author="白日梦想家" w:date="2026-10-26T15:15:29Z">
        <w:r>
          <w:rPr>
            <w:rFonts w:hint="eastAsia" w:ascii="Times New Roman" w:hAnsi="Times New Roman" w:eastAsia="方正仿宋_GBK" w:cs="Times New Roman"/>
            <w:b w:val="0"/>
            <w:sz w:val="32"/>
            <w:szCs w:val="32"/>
            <w:lang w:eastAsia="zh"/>
            <w:woUserID w:val="2"/>
          </w:rPr>
          <w:t>相关性</w:t>
        </w:r>
      </w:ins>
      <w:ins w:id="4443" w:author="白日梦想家" w:date="2026-10-26T15:15:34Z">
        <w:del w:id="4444" w:author="xh" w:date="2026-10-27T07:28:00Z">
          <w:r>
            <w:rPr>
              <w:rFonts w:hint="eastAsia" w:ascii="Times New Roman" w:hAnsi="Times New Roman" w:eastAsia="方正仿宋_GBK" w:cs="Times New Roman"/>
              <w:b w:val="0"/>
              <w:sz w:val="32"/>
              <w:szCs w:val="32"/>
              <w:lang w:eastAsia="zh"/>
              <w:woUserID w:val="2"/>
            </w:rPr>
            <w:delText>）</w:delText>
          </w:r>
        </w:del>
      </w:ins>
      <w:ins w:id="4445" w:author="白日梦想家" w:date="2026-10-26T15:15:35Z">
        <w:r>
          <w:rPr>
            <w:rFonts w:hint="eastAsia" w:ascii="Times New Roman" w:hAnsi="Times New Roman" w:eastAsia="方正仿宋_GBK" w:cs="Times New Roman"/>
            <w:b w:val="0"/>
            <w:sz w:val="32"/>
            <w:szCs w:val="32"/>
            <w:lang w:eastAsia="zh"/>
            <w:woUserID w:val="2"/>
          </w:rPr>
          <w:t>，</w:t>
        </w:r>
      </w:ins>
      <w:ins w:id="4446" w:author="xh" w:date="2026-10-27T07:28:00Z">
        <w:r>
          <w:rPr>
            <w:rFonts w:hint="eastAsia" w:ascii="Times New Roman" w:hAnsi="Times New Roman" w:eastAsia="方正仿宋_GBK" w:cs="Times New Roman"/>
            <w:b w:val="0"/>
            <w:sz w:val="32"/>
            <w:szCs w:val="32"/>
            <w:lang w:eastAsia="zh"/>
            <w:woUserID w:val="2"/>
          </w:rPr>
          <w:t>以Pearson绝对值不低于0.70识别信息重叠较多的指标组，同组优先保留直接描述规划条件的基础输入。电量渗透率、最大反向净负荷和站级负载率与装机渗透率的相关系数分别为0.92、0.89、0.78，采用装机渗透率作为代表；最大正向净负荷与年最大净负荷平均增长率的相关系数接近1.00，采用后者作为代表。</w:t>
        </w:r>
      </w:ins>
      <w:r>
        <w:rPr>
          <w:rFonts w:hint="eastAsia" w:ascii="Times New Roman" w:hAnsi="Times New Roman" w:eastAsia="方正仿宋_GBK" w:cs="Times New Roman"/>
          <w:b w:val="0"/>
          <w:sz w:val="32"/>
          <w:szCs w:val="32"/>
          <w:lang w:eastAsia="zh"/>
          <w:woUserID w:val="2"/>
        </w:rPr>
        <w:t>最终</w:t>
      </w:r>
      <w:ins w:id="4447" w:author="白日梦想家" w:date="2026-10-26T14:32:24Z">
        <w:r>
          <w:rPr>
            <w:rFonts w:hint="default" w:ascii="Times New Roman" w:hAnsi="Times New Roman" w:eastAsia="方正仿宋_GBK" w:cs="Times New Roman"/>
            <w:b w:val="0"/>
            <w:bCs w:val="0"/>
            <w:i w:val="0"/>
            <w:iCs w:val="0"/>
            <w:sz w:val="32"/>
            <w:szCs w:val="32"/>
            <w:woUserID w:val="2"/>
          </w:rPr>
          <w:t>确定装机渗透率、年最大净负荷平均增长率、电缆长度占比、初始转供率和负荷分散系数五项关键参数。</w:t>
        </w:r>
        <w:commentRangeEnd w:id="3"/>
      </w:ins>
      <w:r>
        <w:rPr>
          <w:woUserID w:val="2"/>
        </w:rPr>
        <w:commentReference w:id="3"/>
      </w:r>
    </w:p>
    <w:p w14:paraId="26F8802E">
      <w:pPr>
        <w:widowControl/>
        <w:adjustRightInd w:val="0"/>
        <w:snapToGrid w:val="0"/>
        <w:spacing w:line="560" w:lineRule="exact"/>
        <w:ind w:firstLine="640" w:firstLineChars="200"/>
        <w:rPr>
          <w:ins w:id="4448" w:author="xh" w:date="2026-10-27T07:28:00Z"/>
        </w:rPr>
      </w:pPr>
      <w:ins w:id="4449" w:author="xh" w:date="2026-10-27T07:28:00Z">
        <w:r>
          <w:rPr>
            <w:rFonts w:ascii="Times New Roman" w:hAnsi="Times New Roman" w:eastAsia="方正仿宋_GBK" w:cs="Times New Roman"/>
            <w:sz w:val="32"/>
          </w:rPr>
          <w:t>五项入选参数中，电缆长度占比与初始转供率的Pearson系数为0.29，其余配对绝对值均不超过0.15，均低于本研究0.70的信息归并阈值。五项参数分别保留电源规模、负荷发展、线路经济条件、既有网络支援及局部峰值分布的信息。</w:t>
        </w:r>
      </w:ins>
    </w:p>
    <w:p w14:paraId="74A9A8F4">
      <w:pPr>
        <w:keepNext/>
        <w:ind w:left="0" w:leftChars="0" w:right="0" w:rightChars="0" w:firstLine="0" w:firstLineChars="0"/>
        <w:jc w:val="center"/>
      </w:pPr>
      <w:ins w:id="4450" w:author="xh" w:date="2026-10-27T07:28:00Z">
        <w:r>
          <w:rPr/>
          <w:drawing>
            <wp:inline distT="0" distB="0" distL="114300" distR="114300">
              <wp:extent cx="5166360" cy="4330065"/>
              <wp:effectExtent l="0" t="0" r="0" b="0"/>
              <wp:docPr id="15354" name="five_parameter_correlation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 name="five_parameter_correlation_map"/>
                      <pic:cNvPicPr>
                        <a:picLocks noChangeAspect="1"/>
                      </pic:cNvPicPr>
                    </pic:nvPicPr>
                    <pic:blipFill>
                      <a:blip r:embed="rId10"/>
                      <a:stretch>
                        <a:fillRect/>
                      </a:stretch>
                    </pic:blipFill>
                    <pic:spPr>
                      <a:xfrm>
                        <a:off x="0" y="0"/>
                        <a:ext cx="5166360" cy="4330625"/>
                      </a:xfrm>
                      <a:prstGeom prst="rect">
                        <a:avLst/>
                      </a:prstGeom>
                    </pic:spPr>
                  </pic:pic>
                </a:graphicData>
              </a:graphic>
            </wp:inline>
          </w:drawing>
        </w:r>
      </w:ins>
    </w:p>
    <w:p w14:paraId="586015C9">
      <w:pPr>
        <w:keepNext/>
        <w:widowControl/>
        <w:adjustRightInd w:val="0"/>
        <w:snapToGrid w:val="0"/>
        <w:ind w:left="0" w:leftChars="0" w:right="0" w:rightChars="0" w:firstLine="0" w:firstLineChars="0"/>
        <w:jc w:val="center"/>
        <w:outlineLvl w:val="9"/>
        <w:pPrChange w:id="4452" w:author="xh" w:date="2026-10-27T08:10:00Z">
          <w:pPr>
            <w:keepNext/>
            <w:widowControl/>
            <w:adjustRightInd w:val="0"/>
            <w:snapToGrid w:val="0"/>
            <w:ind w:left="0" w:leftChars="0" w:right="0" w:rightChars="0" w:firstLine="0" w:firstLineChars="0"/>
            <w:jc w:val="center"/>
            <w:outlineLvl w:val="9"/>
          </w:pPr>
        </w:pPrChange>
      </w:pPr>
      <w:ins w:id="4453" w:author="xh" w:date="2026-10-27T07:28:00Z">
        <w:r>
          <w:rPr>
            <w:rFonts w:ascii="Times New Roman" w:hAnsi="Times New Roman" w:eastAsia="方正仿宋_GBK" w:cs="Times New Roman"/>
            <w:sz w:val="24"/>
          </w:rPr>
          <w:t>图4 五项推广参数的Pearson相关矩阵</w:t>
        </w:r>
      </w:ins>
    </w:p>
    <w:p w14:paraId="222852B1">
      <w:pPr>
        <w:keepNext/>
        <w:widowControl/>
        <w:adjustRightInd w:val="0"/>
        <w:snapToGrid w:val="0"/>
        <w:spacing w:line="560" w:lineRule="exact"/>
        <w:ind w:firstLine="643" w:firstLineChars="200"/>
        <w:outlineLvl w:val="1"/>
        <w:rPr>
          <w:ins w:id="4454" w:author="xh" w:date="2026-10-27T07:28:00Z"/>
        </w:rPr>
      </w:pPr>
      <w:ins w:id="4455" w:author="xh" w:date="2026-10-27T07:28:00Z">
        <w:r>
          <w:rPr>
            <w:rFonts w:ascii="Times New Roman" w:hAnsi="Times New Roman" w:eastAsia="方正楷体_GBK" w:cs="Times New Roman"/>
            <w:b/>
            <w:sz w:val="32"/>
          </w:rPr>
          <w:t>（二）初始转供率变化下的容载比响应</w:t>
        </w:r>
      </w:ins>
    </w:p>
    <w:p w14:paraId="25C3FFE5">
      <w:pPr>
        <w:widowControl/>
        <w:adjustRightInd w:val="0"/>
        <w:snapToGrid w:val="0"/>
        <w:spacing w:line="560" w:lineRule="exact"/>
        <w:ind w:firstLine="640" w:firstLineChars="200"/>
        <w:rPr>
          <w:ins w:id="4456" w:author="xh" w:date="2026-10-27T07:28:00Z"/>
        </w:rPr>
      </w:pPr>
      <w:ins w:id="4457" w:author="xh" w:date="2026-10-27T07:28:00Z">
        <w:r>
          <w:rPr>
            <w:rFonts w:ascii="Times New Roman" w:hAnsi="Times New Roman" w:eastAsia="方正仿宋_GBK" w:cs="Times New Roman"/>
            <w:sz w:val="32"/>
          </w:rPr>
          <w:t>固定装机渗透率50%、电缆长度占比50%，在五站主变重新选配条件下比较初始转供率10%～90%的完整序列。场景1取年最大净负荷平均增长率4%、负荷分散系数1.10；场景2分别取5.5%和1.00。图5显示，既有转供能力改善总体降低本地容量需求，同时改变新增工程组合。</w:t>
        </w:r>
      </w:ins>
    </w:p>
    <w:p w14:paraId="0CF780C4">
      <w:pPr>
        <w:widowControl/>
        <w:adjustRightInd w:val="0"/>
        <w:snapToGrid w:val="0"/>
        <w:spacing w:line="560" w:lineRule="exact"/>
        <w:ind w:firstLine="640" w:firstLineChars="200"/>
        <w:rPr>
          <w:ins w:id="4458" w:author="xh" w:date="2026-10-27T07:28:00Z"/>
        </w:rPr>
      </w:pPr>
      <w:ins w:id="4459" w:author="xh" w:date="2026-10-27T07:28:00Z">
        <w:commentRangeStart w:id="4"/>
        <w:r>
          <w:rPr>
            <w:rFonts w:ascii="Times New Roman" w:hAnsi="Times New Roman" w:eastAsia="方正仿宋_GBK" w:cs="Times New Roman"/>
            <w:sz w:val="32"/>
          </w:rPr>
          <w:t>场景1初始转供率10%～20%时，容载比保持1.95；提高至30%、50%、70%时分别降至1.86、1.44、1.31。50%与60%节点主变均为420.50 MVA，80%节点改用396.50 MVA主变并取消新增联络，容载比回升至1.36。局部平台和回升对应主变、储能与联络的组合切换，反映主变按额定容量整台配置及措施费用替代的共同作用。</w:t>
        </w:r>
        <w:commentRangeEnd w:id="4"/>
      </w:ins>
      <w:r>
        <w:rPr>
          <w:rFonts w:ascii="Times New Roman" w:hAnsi="Times New Roman" w:eastAsia="方正黑体_GBK" w:cs="Times New Roman"/>
          <w:bCs/>
          <w:sz w:val="36"/>
          <w:szCs w:val="36"/>
          <w:rPrChange w:id="4460" w:author="白日梦想家" w:date="2026-10-26T15:22:50Z">
            <w:rPr>
              <w:woUserID w:val="2"/>
            </w:rPr>
          </w:rPrChange>
          <w:woUserID w:val="0"/>
        </w:rPr>
        <w:commentReference w:id="4"/>
      </w:r>
    </w:p>
    <w:p w14:paraId="0D6153EC">
      <w:pPr>
        <w:keepNext/>
        <w:ind w:left="0" w:leftChars="0" w:right="0" w:rightChars="0" w:firstLine="0" w:firstLineChars="0"/>
        <w:jc w:val="center"/>
      </w:pPr>
      <w:ins w:id="4461" w:author="xh" w:date="2026-10-27T07:28:00Z">
        <w:r>
          <w:rPr/>
          <w:drawing>
            <wp:inline distT="0" distB="0" distL="114300" distR="114300">
              <wp:extent cx="5166360" cy="2024380"/>
              <wp:effectExtent l="0" t="0" r="0" b="0"/>
              <wp:docPr id="15364" name="typical_transfer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typical_transfer_response"/>
                      <pic:cNvPicPr>
                        <a:picLocks noChangeAspect="1"/>
                      </pic:cNvPicPr>
                    </pic:nvPicPr>
                    <pic:blipFill>
                      <a:blip r:embed="rId11"/>
                      <a:stretch>
                        <a:fillRect/>
                      </a:stretch>
                    </pic:blipFill>
                    <pic:spPr>
                      <a:xfrm>
                        <a:off x="0" y="0"/>
                        <a:ext cx="5166360" cy="2024655"/>
                      </a:xfrm>
                      <a:prstGeom prst="rect">
                        <a:avLst/>
                      </a:prstGeom>
                    </pic:spPr>
                  </pic:pic>
                </a:graphicData>
              </a:graphic>
            </wp:inline>
          </w:drawing>
        </w:r>
      </w:ins>
    </w:p>
    <w:p w14:paraId="0402BC34">
      <w:pPr>
        <w:keepNext/>
        <w:widowControl/>
        <w:adjustRightInd w:val="0"/>
        <w:snapToGrid w:val="0"/>
        <w:ind w:left="0" w:leftChars="0" w:right="0" w:rightChars="0" w:firstLine="0" w:firstLineChars="0"/>
        <w:jc w:val="center"/>
        <w:outlineLvl w:val="9"/>
        <w:pPrChange w:id="4463" w:author="xh" w:date="2026-10-27T08:10:00Z">
          <w:pPr>
            <w:keepNext/>
            <w:widowControl/>
            <w:adjustRightInd w:val="0"/>
            <w:snapToGrid w:val="0"/>
            <w:ind w:left="0" w:leftChars="0" w:right="0" w:rightChars="0" w:firstLine="0" w:firstLineChars="0"/>
            <w:jc w:val="center"/>
            <w:outlineLvl w:val="9"/>
          </w:pPr>
        </w:pPrChange>
      </w:pPr>
      <w:ins w:id="4464" w:author="xh" w:date="2026-10-27T07:28:00Z">
        <w:r>
          <w:rPr>
            <w:rFonts w:ascii="Times New Roman" w:hAnsi="Times New Roman" w:eastAsia="方正仿宋_GBK" w:cs="Times New Roman"/>
            <w:sz w:val="24"/>
          </w:rPr>
          <w:t>图5 典型场景中初始转供率与容载比、费用的关系</w:t>
        </w:r>
      </w:ins>
    </w:p>
    <w:p w14:paraId="6CBFEEB0">
      <w:pPr>
        <w:keepNext/>
        <w:widowControl/>
        <w:adjustRightInd w:val="0"/>
        <w:snapToGrid w:val="0"/>
        <w:spacing w:line="560" w:lineRule="exact"/>
        <w:ind w:firstLine="641" w:firstLineChars="200"/>
        <w:outlineLvl w:val="1"/>
        <w:rPr>
          <w:ins w:id="4466" w:author="白日梦想家" w:date="2026-10-26T14:32:24Z"/>
          <w:rFonts w:hint="eastAsia" w:ascii="Times New Roman" w:hAnsi="Times New Roman" w:eastAsia="方正仿宋_GBK" w:cs="Times New Roman"/>
          <w:b w:val="0"/>
          <w:bCs w:val="0"/>
          <w:i w:val="0"/>
          <w:iCs w:val="0"/>
          <w:sz w:val="32"/>
          <w:szCs w:val="32"/>
          <w:woUserID w:val="2"/>
        </w:rPr>
        <w:pPrChange w:id="4465" w:author="白日梦想家" w:date="2026-10-26T15:22:39Z">
          <w:pPr>
            <w:widowControl/>
            <w:adjustRightInd w:val="0"/>
            <w:snapToGrid w:val="0"/>
            <w:spacing w:line="560" w:lineRule="exact"/>
            <w:ind w:firstLine="640" w:firstLineChars="200"/>
          </w:pPr>
        </w:pPrChange>
      </w:pPr>
      <w:ins w:id="4467" w:author="白日梦想家" w:date="2026-10-26T14:34:59Z">
        <w:r>
          <w:rPr>
            <w:rFonts w:hint="default" w:ascii="Times New Roman" w:hAnsi="Times New Roman" w:eastAsia="方正楷体_GBK" w:cs="Times New Roman"/>
            <w:b/>
            <w:bCs/>
            <w:i w:val="0"/>
            <w:iCs w:val="0"/>
            <w:sz w:val="32"/>
            <w:szCs w:val="32"/>
            <w:woUserID w:val="2"/>
          </w:rPr>
          <w:t>（</w:t>
        </w:r>
      </w:ins>
      <w:ins w:id="4468" w:author="xh" w:date="2026-10-27T07:29:40Z">
        <w:r>
          <w:rPr>
            <w:rFonts w:hint="eastAsia" w:ascii="Times New Roman" w:hAnsi="Times New Roman" w:eastAsia="方正楷体_GBK" w:cs="Times New Roman"/>
            <w:b/>
            <w:bCs/>
            <w:i w:val="0"/>
            <w:iCs w:val="0"/>
            <w:sz w:val="32"/>
            <w:szCs w:val="32"/>
            <w:lang w:eastAsia="zh"/>
            <w:woUserID w:val="2"/>
          </w:rPr>
          <w:t>三</w:t>
        </w:r>
      </w:ins>
      <w:del w:id="4469" w:author="xh" w:date="2026-10-27T07:29:40Z">
        <w:r>
          <w:rPr>
            <w:rFonts w:hint="eastAsia" w:ascii="Times New Roman" w:hAnsi="Times New Roman" w:eastAsia="方正楷体_GBK" w:cs="Times New Roman"/>
            <w:b/>
            <w:bCs/>
            <w:i w:val="0"/>
            <w:iCs w:val="0"/>
            <w:sz w:val="32"/>
            <w:szCs w:val="32"/>
            <w:lang w:eastAsia="zh"/>
            <w:woUserID w:val="2"/>
          </w:rPr>
          <w:delText>二</w:delText>
        </w:r>
      </w:del>
      <w:ins w:id="4470" w:author="白日梦想家" w:date="2026-10-26T14:34:59Z">
        <w:r>
          <w:rPr>
            <w:rFonts w:hint="default" w:ascii="Times New Roman" w:hAnsi="Times New Roman" w:eastAsia="方正楷体_GBK" w:cs="Times New Roman"/>
            <w:b/>
            <w:bCs/>
            <w:i w:val="0"/>
            <w:iCs w:val="0"/>
            <w:sz w:val="32"/>
            <w:szCs w:val="32"/>
            <w:woUserID w:val="2"/>
          </w:rPr>
          <w:t>）</w:t>
        </w:r>
      </w:ins>
      <w:ins w:id="4471" w:author="白日梦想家" w:date="2026-10-26T14:34:53Z">
        <w:r>
          <w:rPr>
            <w:rFonts w:hint="default" w:ascii="Times New Roman" w:hAnsi="Times New Roman" w:eastAsia="方正楷体_GBK" w:cs="Times New Roman"/>
            <w:b/>
            <w:bCs/>
            <w:i w:val="0"/>
            <w:iCs w:val="0"/>
            <w:sz w:val="32"/>
            <w:szCs w:val="32"/>
            <w:woUserID w:val="2"/>
          </w:rPr>
          <w:t>形成</w:t>
        </w:r>
      </w:ins>
      <w:ins w:id="4472" w:author="白日梦想家" w:date="2026-10-26T15:36:03Z">
        <w:r>
          <w:rPr>
            <w:rFonts w:hint="eastAsia" w:ascii="Times New Roman" w:hAnsi="Times New Roman" w:eastAsia="方正楷体_GBK" w:cs="Times New Roman"/>
            <w:b/>
            <w:bCs/>
            <w:i w:val="0"/>
            <w:iCs w:val="0"/>
            <w:sz w:val="32"/>
            <w:szCs w:val="32"/>
            <w:lang w:eastAsia="zh"/>
            <w:woUserID w:val="2"/>
          </w:rPr>
          <w:t>五</w:t>
        </w:r>
      </w:ins>
      <w:ins w:id="4473" w:author="白日梦想家" w:date="2026-10-26T14:34:53Z">
        <w:r>
          <w:rPr>
            <w:rFonts w:hint="default" w:ascii="Times New Roman" w:hAnsi="Times New Roman" w:eastAsia="方正楷体_GBK" w:cs="Times New Roman"/>
            <w:b/>
            <w:bCs/>
            <w:i w:val="0"/>
            <w:iCs w:val="0"/>
            <w:sz w:val="32"/>
            <w:szCs w:val="32"/>
            <w:woUserID w:val="2"/>
          </w:rPr>
          <w:t>参数推荐矩阵</w:t>
        </w:r>
      </w:ins>
    </w:p>
    <w:p w14:paraId="5FC1E7F7">
      <w:pPr>
        <w:widowControl/>
        <w:adjustRightInd w:val="0"/>
        <w:snapToGrid w:val="0"/>
        <w:spacing w:line="560" w:lineRule="exact"/>
        <w:ind w:firstLine="640" w:firstLineChars="200"/>
        <w:rPr>
          <w:ins w:id="4474" w:author="白日梦想家" w:date="2026-10-26T15:22:14Z"/>
          <w:rFonts w:hint="default" w:ascii="Times New Roman" w:hAnsi="Times New Roman" w:eastAsia="方正仿宋_GBK" w:cs="Times New Roman"/>
          <w:b w:val="0"/>
          <w:bCs w:val="0"/>
          <w:i w:val="0"/>
          <w:iCs w:val="0"/>
          <w:sz w:val="32"/>
          <w:szCs w:val="32"/>
          <w:woUserID w:val="2"/>
        </w:rPr>
      </w:pPr>
      <w:ins w:id="4475" w:author="白日梦想家" w:date="2026-10-26T15:18:44Z">
        <w:r>
          <w:rPr>
            <w:rFonts w:hint="eastAsia" w:ascii="Times New Roman" w:hAnsi="Times New Roman" w:eastAsia="方正仿宋_GBK" w:cs="Times New Roman"/>
            <w:b w:val="0"/>
            <w:sz w:val="32"/>
            <w:szCs w:val="32"/>
            <w:lang w:eastAsia="zh"/>
            <w:woUserID w:val="2"/>
          </w:rPr>
          <w:t>本</w:t>
        </w:r>
      </w:ins>
      <w:ins w:id="4476" w:author="白日梦想家" w:date="2026-10-26T15:18:45Z">
        <w:r>
          <w:rPr>
            <w:rFonts w:hint="eastAsia" w:ascii="Times New Roman" w:hAnsi="Times New Roman" w:eastAsia="方正仿宋_GBK" w:cs="Times New Roman"/>
            <w:b w:val="0"/>
            <w:sz w:val="32"/>
            <w:szCs w:val="32"/>
            <w:lang w:eastAsia="zh"/>
            <w:woUserID w:val="2"/>
          </w:rPr>
          <w:t>研究</w:t>
        </w:r>
      </w:ins>
      <w:ins w:id="4477" w:author="白日梦想家" w:date="2026-10-26T15:18:34Z">
        <w:r>
          <w:rPr>
            <w:rFonts w:ascii="Times New Roman" w:hAnsi="Times New Roman" w:eastAsia="方正仿宋_GBK" w:cs="Times New Roman"/>
            <w:b w:val="0"/>
            <w:sz w:val="32"/>
            <w:szCs w:val="32"/>
            <w:rPrChange w:id="4478" w:author="白日梦想家" w:date="2026-10-26T15:18:41Z">
              <w:rPr>
                <w:rFonts w:ascii="Times New Roman" w:hAnsi="Times New Roman" w:eastAsia="方正仿宋_GBK"/>
                <w:b w:val="0"/>
                <w:sz w:val="24"/>
                <w:woUserID w:val="2"/>
              </w:rPr>
            </w:rPrChange>
            <w:woUserID w:val="2"/>
          </w:rPr>
          <w:t>采用与地区案例相同的成本模型和混合整数线性规划寻优方法，在各组参数条件下联合比选主变增容、储能配置与10 kV联络，归纳形成</w:t>
        </w:r>
      </w:ins>
      <w:ins w:id="4479" w:author="白日梦想家" w:date="2026-10-26T15:20:37Z">
        <w:r>
          <w:rPr>
            <w:rFonts w:hint="eastAsia" w:ascii="Times New Roman" w:hAnsi="Times New Roman" w:eastAsia="方正仿宋_GBK" w:cs="Times New Roman"/>
            <w:b w:val="0"/>
            <w:sz w:val="32"/>
            <w:szCs w:val="32"/>
            <w:lang w:eastAsia="zh"/>
            <w:woUserID w:val="2"/>
          </w:rPr>
          <w:t>6</w:t>
        </w:r>
      </w:ins>
      <w:ins w:id="4480" w:author="白日梦想家" w:date="2026-10-26T15:21:19Z">
        <w:r>
          <w:rPr>
            <w:rFonts w:hint="eastAsia" w:ascii="Times New Roman" w:hAnsi="Times New Roman" w:eastAsia="方正仿宋_GBK" w:cs="Times New Roman"/>
            <w:b w:val="0"/>
            <w:sz w:val="32"/>
            <w:szCs w:val="32"/>
            <w:lang w:eastAsia="zh"/>
            <w:woUserID w:val="2"/>
          </w:rPr>
          <w:t>类</w:t>
        </w:r>
      </w:ins>
      <w:ins w:id="4481" w:author="白日梦想家" w:date="2026-10-26T15:21:20Z">
        <w:r>
          <w:rPr>
            <w:rFonts w:hint="eastAsia" w:ascii="Times New Roman" w:hAnsi="Times New Roman" w:eastAsia="方正仿宋_GBK" w:cs="Times New Roman"/>
            <w:b w:val="0"/>
            <w:sz w:val="32"/>
            <w:szCs w:val="32"/>
            <w:lang w:eastAsia="zh"/>
            <w:woUserID w:val="2"/>
          </w:rPr>
          <w:t>场景</w:t>
        </w:r>
      </w:ins>
      <w:ins w:id="4482" w:author="白日梦想家" w:date="2026-10-26T15:20:45Z">
        <w:r>
          <w:rPr>
            <w:rFonts w:hint="eastAsia" w:ascii="Times New Roman" w:hAnsi="Times New Roman" w:eastAsia="方正仿宋_GBK" w:cs="Times New Roman"/>
            <w:b w:val="0"/>
            <w:sz w:val="32"/>
            <w:szCs w:val="32"/>
            <w:lang w:eastAsia="zh"/>
            <w:woUserID w:val="2"/>
          </w:rPr>
          <w:t>、</w:t>
        </w:r>
      </w:ins>
      <w:ins w:id="4483" w:author="白日梦想家" w:date="2026-10-26T15:20:47Z">
        <w:r>
          <w:rPr>
            <w:rFonts w:hint="eastAsia" w:ascii="Times New Roman" w:hAnsi="Times New Roman" w:eastAsia="方正仿宋_GBK" w:cs="Times New Roman"/>
            <w:b w:val="0"/>
            <w:sz w:val="32"/>
            <w:szCs w:val="32"/>
            <w:lang w:eastAsia="zh"/>
            <w:woUserID w:val="2"/>
          </w:rPr>
          <w:t>288个</w:t>
        </w:r>
      </w:ins>
      <w:ins w:id="4484" w:author="白日梦想家" w:date="2026-10-26T15:20:50Z">
        <w:del w:id="4485" w:author="xh" w:date="2026-10-27T07:31:20Z">
          <w:r>
            <w:rPr>
              <w:rFonts w:hint="eastAsia" w:ascii="Times New Roman" w:hAnsi="Times New Roman" w:eastAsia="方正仿宋_GBK" w:cs="Times New Roman"/>
              <w:b w:val="0"/>
              <w:sz w:val="32"/>
              <w:szCs w:val="32"/>
              <w:lang w:eastAsia="zh"/>
              <w:woUserID w:val="2"/>
            </w:rPr>
            <w:delText>推荐</w:delText>
          </w:r>
        </w:del>
      </w:ins>
      <w:ins w:id="4486" w:author="白日梦想家" w:date="2026-10-26T15:20:55Z">
        <w:r>
          <w:rPr>
            <w:rFonts w:hint="eastAsia" w:ascii="Times New Roman" w:hAnsi="Times New Roman" w:eastAsia="方正仿宋_GBK" w:cs="Times New Roman"/>
            <w:b w:val="0"/>
            <w:sz w:val="32"/>
            <w:szCs w:val="32"/>
            <w:lang w:eastAsia="zh"/>
            <w:woUserID w:val="2"/>
          </w:rPr>
          <w:t>容载比</w:t>
        </w:r>
      </w:ins>
      <w:ins w:id="4487" w:author="xh" w:date="2026-10-27T07:31:20Z">
        <w:r>
          <w:rPr>
            <w:rFonts w:hint="eastAsia" w:ascii="Times New Roman" w:hAnsi="Times New Roman" w:eastAsia="方正仿宋_GBK" w:cs="Times New Roman"/>
            <w:b w:val="0"/>
            <w:sz w:val="32"/>
            <w:szCs w:val="32"/>
            <w:lang w:eastAsia="zh"/>
            <w:woUserID w:val="2"/>
          </w:rPr>
          <w:t>推荐窗口</w:t>
        </w:r>
      </w:ins>
      <w:del w:id="4488" w:author="xh" w:date="2026-10-27T07:31:20Z">
        <w:r>
          <w:rPr>
            <w:rFonts w:hint="eastAsia" w:ascii="Times New Roman" w:hAnsi="Times New Roman" w:eastAsia="方正仿宋_GBK" w:cs="Times New Roman"/>
            <w:b w:val="0"/>
            <w:sz w:val="32"/>
            <w:szCs w:val="32"/>
            <w:lang w:eastAsia="zh"/>
            <w:woUserID w:val="2"/>
          </w:rPr>
          <w:delText>矩阵</w:delText>
        </w:r>
      </w:del>
      <w:ins w:id="4489" w:author="白日梦想家" w:date="2026-10-26T15:18:34Z">
        <w:r>
          <w:rPr>
            <w:rFonts w:ascii="Times New Roman" w:hAnsi="Times New Roman" w:eastAsia="方正仿宋_GBK" w:cs="Times New Roman"/>
            <w:b w:val="0"/>
            <w:sz w:val="32"/>
            <w:szCs w:val="32"/>
            <w:rPrChange w:id="4490" w:author="白日梦想家" w:date="2026-10-26T15:18:41Z">
              <w:rPr>
                <w:rFonts w:ascii="Times New Roman" w:hAnsi="Times New Roman" w:eastAsia="方正仿宋_GBK"/>
                <w:b w:val="0"/>
                <w:sz w:val="24"/>
                <w:woUserID w:val="2"/>
              </w:rPr>
            </w:rPrChange>
            <w:woUserID w:val="2"/>
          </w:rPr>
          <w:t>。</w:t>
        </w:r>
      </w:ins>
      <w:ins w:id="4491" w:author="白日梦想家" w:date="2026-10-26T14:32:24Z">
        <w:r>
          <w:rPr>
            <w:rFonts w:hint="default" w:ascii="Times New Roman" w:hAnsi="Times New Roman" w:eastAsia="方正仿宋_GBK" w:cs="Times New Roman"/>
            <w:b w:val="0"/>
            <w:bCs w:val="0"/>
            <w:i w:val="0"/>
            <w:iCs w:val="0"/>
            <w:sz w:val="32"/>
            <w:szCs w:val="32"/>
            <w:woUserID w:val="2"/>
          </w:rPr>
          <w:t>表2、表3展示</w:t>
        </w:r>
      </w:ins>
      <w:ins w:id="4492" w:author="白日梦想家" w:date="2026-10-26T15:21:34Z">
        <w:r>
          <w:rPr>
            <w:rFonts w:hint="eastAsia" w:ascii="Times New Roman" w:hAnsi="Times New Roman" w:eastAsia="方正仿宋_GBK" w:cs="Times New Roman"/>
            <w:b w:val="0"/>
            <w:bCs w:val="0"/>
            <w:i w:val="0"/>
            <w:iCs w:val="0"/>
            <w:sz w:val="32"/>
            <w:szCs w:val="32"/>
            <w:lang w:eastAsia="zh"/>
            <w:woUserID w:val="2"/>
          </w:rPr>
          <w:t>其中</w:t>
        </w:r>
      </w:ins>
      <w:ins w:id="4493" w:author="白日梦想家" w:date="2026-10-26T14:32:24Z">
        <w:r>
          <w:rPr>
            <w:rFonts w:hint="default" w:ascii="Times New Roman" w:hAnsi="Times New Roman" w:eastAsia="方正仿宋_GBK" w:cs="Times New Roman"/>
            <w:b w:val="0"/>
            <w:bCs w:val="0"/>
            <w:i w:val="0"/>
            <w:iCs w:val="0"/>
            <w:sz w:val="32"/>
            <w:szCs w:val="32"/>
            <w:woUserID w:val="2"/>
          </w:rPr>
          <w:t>两类场景下的推荐</w:t>
        </w:r>
      </w:ins>
      <w:ins w:id="4494" w:author="白日梦想家" w:date="2026-10-26T14:32:24Z">
        <w:r>
          <w:rPr>
            <w:rFonts w:hint="eastAsia" w:ascii="Times New Roman" w:hAnsi="Times New Roman" w:eastAsia="方正仿宋_GBK" w:cs="Times New Roman"/>
            <w:b w:val="0"/>
            <w:bCs w:val="0"/>
            <w:i w:val="0"/>
            <w:iCs w:val="0"/>
            <w:sz w:val="32"/>
            <w:szCs w:val="32"/>
            <w:lang w:eastAsia="zh-CN"/>
            <w:woUserID w:val="2"/>
          </w:rPr>
          <w:t>矩阵</w:t>
        </w:r>
      </w:ins>
      <w:ins w:id="4495" w:author="白日梦想家" w:date="2026-10-26T14:32:24Z">
        <w:r>
          <w:rPr>
            <w:rFonts w:hint="default" w:ascii="Times New Roman" w:hAnsi="Times New Roman" w:eastAsia="方正仿宋_GBK" w:cs="Times New Roman"/>
            <w:b w:val="0"/>
            <w:bCs w:val="0"/>
            <w:i w:val="0"/>
            <w:iCs w:val="0"/>
            <w:sz w:val="32"/>
            <w:szCs w:val="32"/>
            <w:woUserID w:val="2"/>
          </w:rPr>
          <w:t>，按增长率、装机渗透率选行，按初始转供率选列。实际应用</w:t>
        </w:r>
      </w:ins>
      <w:ins w:id="4496" w:author="白日梦想家" w:date="2026-10-26T17:23:48Z">
        <w:r>
          <w:rPr>
            <w:rFonts w:hint="eastAsia" w:ascii="Times New Roman" w:hAnsi="Times New Roman" w:eastAsia="方正仿宋_GBK" w:cs="Times New Roman"/>
            <w:b w:val="0"/>
            <w:bCs w:val="0"/>
            <w:i w:val="0"/>
            <w:iCs w:val="0"/>
            <w:sz w:val="32"/>
            <w:szCs w:val="32"/>
            <w:lang w:eastAsia="zh"/>
            <w:woUserID w:val="2"/>
          </w:rPr>
          <w:t>可</w:t>
        </w:r>
      </w:ins>
      <w:ins w:id="4497" w:author="白日梦想家" w:date="2026-10-26T14:32:24Z">
        <w:r>
          <w:rPr>
            <w:rFonts w:hint="default" w:ascii="Times New Roman" w:hAnsi="Times New Roman" w:eastAsia="方正仿宋_GBK" w:cs="Times New Roman"/>
            <w:b w:val="0"/>
            <w:bCs w:val="0"/>
            <w:i w:val="0"/>
            <w:iCs w:val="0"/>
            <w:sz w:val="32"/>
            <w:szCs w:val="32"/>
            <w:woUserID w:val="2"/>
          </w:rPr>
          <w:t>结合</w:t>
        </w:r>
      </w:ins>
      <w:ins w:id="4498" w:author="白日梦想家" w:date="2026-10-26T17:23:53Z">
        <w:r>
          <w:rPr>
            <w:rFonts w:hint="eastAsia" w:ascii="Times New Roman" w:hAnsi="Times New Roman" w:eastAsia="方正仿宋_GBK" w:cs="Times New Roman"/>
            <w:b w:val="0"/>
            <w:bCs w:val="0"/>
            <w:i w:val="0"/>
            <w:iCs w:val="0"/>
            <w:sz w:val="32"/>
            <w:szCs w:val="32"/>
            <w:lang w:eastAsia="zh"/>
            <w:woUserID w:val="2"/>
          </w:rPr>
          <w:t>地区</w:t>
        </w:r>
      </w:ins>
      <w:ins w:id="4499" w:author="白日梦想家" w:date="2026-10-26T17:23:56Z">
        <w:r>
          <w:rPr>
            <w:rFonts w:hint="eastAsia" w:ascii="Times New Roman" w:hAnsi="Times New Roman" w:eastAsia="方正仿宋_GBK" w:cs="Times New Roman"/>
            <w:b w:val="0"/>
            <w:bCs w:val="0"/>
            <w:i w:val="0"/>
            <w:iCs w:val="0"/>
            <w:sz w:val="32"/>
            <w:szCs w:val="32"/>
            <w:lang w:eastAsia="zh"/>
            <w:woUserID w:val="2"/>
          </w:rPr>
          <w:t>参数</w:t>
        </w:r>
      </w:ins>
      <w:ins w:id="4500" w:author="白日梦想家" w:date="2026-10-26T14:32:24Z">
        <w:r>
          <w:rPr>
            <w:rFonts w:hint="default" w:ascii="Times New Roman" w:hAnsi="Times New Roman" w:eastAsia="方正仿宋_GBK" w:cs="Times New Roman"/>
            <w:b w:val="0"/>
            <w:bCs w:val="0"/>
            <w:i w:val="0"/>
            <w:iCs w:val="0"/>
            <w:sz w:val="32"/>
            <w:szCs w:val="32"/>
            <w:woUserID w:val="2"/>
          </w:rPr>
          <w:t>和</w:t>
        </w:r>
      </w:ins>
      <w:ins w:id="4501" w:author="白日梦想家" w:date="2026-10-26T17:24:02Z">
        <w:r>
          <w:rPr>
            <w:rFonts w:hint="eastAsia" w:ascii="Times New Roman" w:hAnsi="Times New Roman" w:eastAsia="方正仿宋_GBK" w:cs="Times New Roman"/>
            <w:b w:val="0"/>
            <w:bCs w:val="0"/>
            <w:i w:val="0"/>
            <w:iCs w:val="0"/>
            <w:sz w:val="32"/>
            <w:szCs w:val="32"/>
            <w:lang w:eastAsia="zh"/>
            <w:woUserID w:val="2"/>
          </w:rPr>
          <w:t>网架</w:t>
        </w:r>
      </w:ins>
      <w:ins w:id="4502" w:author="白日梦想家" w:date="2026-10-26T17:24:04Z">
        <w:r>
          <w:rPr>
            <w:rFonts w:hint="eastAsia" w:ascii="Times New Roman" w:hAnsi="Times New Roman" w:eastAsia="方正仿宋_GBK" w:cs="Times New Roman"/>
            <w:b w:val="0"/>
            <w:bCs w:val="0"/>
            <w:i w:val="0"/>
            <w:iCs w:val="0"/>
            <w:sz w:val="32"/>
            <w:szCs w:val="32"/>
            <w:lang w:eastAsia="zh"/>
            <w:woUserID w:val="2"/>
          </w:rPr>
          <w:t>情况</w:t>
        </w:r>
      </w:ins>
      <w:ins w:id="4503" w:author="白日梦想家" w:date="2026-10-26T14:32:24Z">
        <w:r>
          <w:rPr>
            <w:rFonts w:hint="default" w:ascii="Times New Roman" w:hAnsi="Times New Roman" w:eastAsia="方正仿宋_GBK" w:cs="Times New Roman"/>
            <w:b w:val="0"/>
            <w:bCs w:val="0"/>
            <w:i w:val="0"/>
            <w:iCs w:val="0"/>
            <w:sz w:val="32"/>
            <w:szCs w:val="32"/>
            <w:woUserID w:val="2"/>
          </w:rPr>
          <w:t>。</w:t>
        </w:r>
      </w:ins>
    </w:p>
    <w:p w14:paraId="61E1B711">
      <w:pPr>
        <w:widowControl/>
        <w:adjustRightInd w:val="0"/>
        <w:snapToGrid w:val="0"/>
        <w:spacing w:line="560" w:lineRule="exact"/>
        <w:ind w:firstLine="640" w:firstLineChars="200"/>
        <w:rPr>
          <w:ins w:id="4504" w:author="白日梦想家" w:date="2026-10-26T14:32:24Z"/>
          <w:rFonts w:hint="eastAsia" w:ascii="Times New Roman" w:hAnsi="Times New Roman" w:eastAsia="方正仿宋_GBK" w:cs="Times New Roman"/>
          <w:b w:val="0"/>
          <w:bCs w:val="0"/>
          <w:i w:val="0"/>
          <w:iCs w:val="0"/>
          <w:sz w:val="32"/>
          <w:szCs w:val="32"/>
          <w:woUserID w:val="2"/>
        </w:rPr>
      </w:pPr>
      <w:ins w:id="4505" w:author="白日梦想家" w:date="2026-10-26T15:22:15Z">
        <w:r>
          <w:rPr>
            <w:rFonts w:hint="default" w:ascii="Times New Roman" w:hAnsi="Times New Roman" w:eastAsia="方正仿宋_GBK" w:cs="Times New Roman"/>
            <w:b w:val="0"/>
            <w:bCs w:val="0"/>
            <w:i w:val="0"/>
            <w:iCs w:val="0"/>
            <w:sz w:val="32"/>
            <w:szCs w:val="32"/>
            <w:woUserID w:val="2"/>
          </w:rPr>
          <w:t>高装机渗透率下，反向输送任务使部分推荐</w:t>
        </w:r>
      </w:ins>
      <w:ins w:id="4506" w:author="白日梦想家" w:date="2026-10-26T15:22:15Z">
        <w:r>
          <w:rPr>
            <w:rFonts w:hint="eastAsia" w:ascii="Times New Roman" w:hAnsi="Times New Roman" w:eastAsia="方正仿宋_GBK" w:cs="Times New Roman"/>
            <w:b w:val="0"/>
            <w:bCs w:val="0"/>
            <w:i w:val="0"/>
            <w:iCs w:val="0"/>
            <w:sz w:val="32"/>
            <w:szCs w:val="32"/>
            <w:lang w:eastAsia="zh-CN"/>
            <w:woUserID w:val="2"/>
          </w:rPr>
          <w:t>矩阵</w:t>
        </w:r>
      </w:ins>
      <w:ins w:id="4507" w:author="白日梦想家" w:date="2026-10-26T15:22:15Z">
        <w:r>
          <w:rPr>
            <w:rFonts w:hint="default" w:ascii="Times New Roman" w:hAnsi="Times New Roman" w:eastAsia="方正仿宋_GBK" w:cs="Times New Roman"/>
            <w:b w:val="0"/>
            <w:bCs w:val="0"/>
            <w:i w:val="0"/>
            <w:iCs w:val="0"/>
            <w:sz w:val="32"/>
            <w:szCs w:val="32"/>
            <w:woUserID w:val="2"/>
          </w:rPr>
          <w:t>高于2.00；</w:t>
        </w:r>
      </w:ins>
      <w:ins w:id="4508" w:author="白日梦想家" w:date="2026-10-26T17:25:17Z">
        <w:r>
          <w:rPr>
            <w:rFonts w:hint="eastAsia" w:ascii="Times New Roman" w:hAnsi="Times New Roman" w:eastAsia="方正仿宋_GBK" w:cs="Times New Roman"/>
            <w:b w:val="0"/>
            <w:bCs w:val="0"/>
            <w:i w:val="0"/>
            <w:iCs w:val="0"/>
            <w:sz w:val="32"/>
            <w:szCs w:val="32"/>
            <w:lang w:eastAsia="zh"/>
            <w:woUserID w:val="2"/>
          </w:rPr>
          <w:t>同时</w:t>
        </w:r>
      </w:ins>
      <w:ins w:id="4509" w:author="白日梦想家" w:date="2026-10-26T15:22:15Z">
        <w:r>
          <w:rPr>
            <w:rFonts w:hint="default" w:ascii="Times New Roman" w:hAnsi="Times New Roman" w:eastAsia="方正仿宋_GBK" w:cs="Times New Roman"/>
            <w:b w:val="0"/>
            <w:bCs w:val="0"/>
            <w:i w:val="0"/>
            <w:iCs w:val="0"/>
            <w:sz w:val="32"/>
            <w:szCs w:val="32"/>
            <w:woUserID w:val="2"/>
          </w:rPr>
          <w:t>在表列条件下，较强的</w:t>
        </w:r>
      </w:ins>
      <w:ins w:id="4510" w:author="白日梦想家" w:date="2026-10-26T17:24:50Z">
        <w:r>
          <w:rPr>
            <w:rFonts w:hint="eastAsia" w:ascii="Times New Roman" w:hAnsi="Times New Roman" w:eastAsia="方正仿宋_GBK" w:cs="Times New Roman"/>
            <w:b w:val="0"/>
            <w:bCs w:val="0"/>
            <w:i w:val="0"/>
            <w:iCs w:val="0"/>
            <w:sz w:val="32"/>
            <w:szCs w:val="32"/>
            <w:lang w:eastAsia="zh"/>
            <w:woUserID w:val="2"/>
          </w:rPr>
          <w:t>中压</w:t>
        </w:r>
      </w:ins>
      <w:ins w:id="4511" w:author="白日梦想家" w:date="2026-10-26T15:22:15Z">
        <w:r>
          <w:rPr>
            <w:rFonts w:hint="default" w:ascii="Times New Roman" w:hAnsi="Times New Roman" w:eastAsia="方正仿宋_GBK" w:cs="Times New Roman"/>
            <w:b w:val="0"/>
            <w:bCs w:val="0"/>
            <w:i w:val="0"/>
            <w:iCs w:val="0"/>
            <w:sz w:val="32"/>
            <w:szCs w:val="32"/>
            <w:woUserID w:val="2"/>
          </w:rPr>
          <w:t>转供可降低</w:t>
        </w:r>
      </w:ins>
      <w:ins w:id="4512" w:author="白日梦想家" w:date="2026-10-26T17:24:59Z">
        <w:r>
          <w:rPr>
            <w:rFonts w:hint="eastAsia" w:ascii="Times New Roman" w:hAnsi="Times New Roman" w:eastAsia="方正仿宋_GBK" w:cs="Times New Roman"/>
            <w:b w:val="0"/>
            <w:bCs w:val="0"/>
            <w:i w:val="0"/>
            <w:iCs w:val="0"/>
            <w:sz w:val="32"/>
            <w:szCs w:val="32"/>
            <w:lang w:eastAsia="zh"/>
            <w:woUserID w:val="2"/>
          </w:rPr>
          <w:t>地区</w:t>
        </w:r>
      </w:ins>
      <w:ins w:id="4513" w:author="白日梦想家" w:date="2026-10-26T17:25:02Z">
        <w:r>
          <w:rPr>
            <w:rFonts w:hint="eastAsia" w:ascii="Times New Roman" w:hAnsi="Times New Roman" w:eastAsia="方正仿宋_GBK" w:cs="Times New Roman"/>
            <w:b w:val="0"/>
            <w:bCs w:val="0"/>
            <w:i w:val="0"/>
            <w:iCs w:val="0"/>
            <w:sz w:val="32"/>
            <w:szCs w:val="32"/>
            <w:lang w:eastAsia="zh"/>
            <w:woUserID w:val="2"/>
          </w:rPr>
          <w:t>主变</w:t>
        </w:r>
      </w:ins>
      <w:ins w:id="4514" w:author="白日梦想家" w:date="2026-10-26T15:22:15Z">
        <w:r>
          <w:rPr>
            <w:rFonts w:hint="default" w:ascii="Times New Roman" w:hAnsi="Times New Roman" w:eastAsia="方正仿宋_GBK" w:cs="Times New Roman"/>
            <w:b w:val="0"/>
            <w:bCs w:val="0"/>
            <w:i w:val="0"/>
            <w:iCs w:val="0"/>
            <w:sz w:val="32"/>
            <w:szCs w:val="32"/>
            <w:woUserID w:val="2"/>
          </w:rPr>
          <w:t>容量需求</w:t>
        </w:r>
      </w:ins>
      <w:ins w:id="4515" w:author="白日梦想家" w:date="2026-10-26T17:25:29Z">
        <w:r>
          <w:rPr>
            <w:rFonts w:hint="eastAsia" w:ascii="Times New Roman" w:hAnsi="Times New Roman" w:eastAsia="方正仿宋_GBK" w:cs="Times New Roman"/>
            <w:b w:val="0"/>
            <w:bCs w:val="0"/>
            <w:i w:val="0"/>
            <w:iCs w:val="0"/>
            <w:sz w:val="32"/>
            <w:szCs w:val="32"/>
            <w:lang w:eastAsia="zh"/>
            <w:woUserID w:val="2"/>
          </w:rPr>
          <w:t>，</w:t>
        </w:r>
      </w:ins>
      <w:ins w:id="4516" w:author="白日梦想家" w:date="2026-10-26T15:22:15Z">
        <w:r>
          <w:rPr>
            <w:rFonts w:hint="default" w:ascii="Times New Roman" w:hAnsi="Times New Roman" w:eastAsia="方正仿宋_GBK" w:cs="Times New Roman"/>
            <w:b w:val="0"/>
            <w:bCs w:val="0"/>
            <w:i w:val="0"/>
            <w:iCs w:val="0"/>
            <w:sz w:val="32"/>
            <w:szCs w:val="32"/>
            <w:woUserID w:val="2"/>
          </w:rPr>
          <w:t>容载比随</w:t>
        </w:r>
      </w:ins>
      <w:ins w:id="4517" w:author="白日梦想家" w:date="2026-10-26T17:25:34Z">
        <w:r>
          <w:rPr>
            <w:rFonts w:hint="eastAsia" w:ascii="Times New Roman" w:hAnsi="Times New Roman" w:eastAsia="方正仿宋_GBK" w:cs="Times New Roman"/>
            <w:b w:val="0"/>
            <w:bCs w:val="0"/>
            <w:i w:val="0"/>
            <w:iCs w:val="0"/>
            <w:sz w:val="32"/>
            <w:szCs w:val="32"/>
            <w:lang w:eastAsia="zh"/>
            <w:woUserID w:val="2"/>
          </w:rPr>
          <w:t>之</w:t>
        </w:r>
      </w:ins>
      <w:ins w:id="4518" w:author="白日梦想家" w:date="2026-10-26T17:25:35Z">
        <w:r>
          <w:rPr>
            <w:rFonts w:hint="eastAsia" w:ascii="Times New Roman" w:hAnsi="Times New Roman" w:eastAsia="方正仿宋_GBK" w:cs="Times New Roman"/>
            <w:b w:val="0"/>
            <w:bCs w:val="0"/>
            <w:i w:val="0"/>
            <w:iCs w:val="0"/>
            <w:sz w:val="32"/>
            <w:szCs w:val="32"/>
            <w:lang w:eastAsia="zh"/>
            <w:woUserID w:val="2"/>
          </w:rPr>
          <w:t>发生</w:t>
        </w:r>
      </w:ins>
      <w:ins w:id="4519" w:author="白日梦想家" w:date="2026-10-26T15:22:15Z">
        <w:r>
          <w:rPr>
            <w:rFonts w:hint="default" w:ascii="Times New Roman" w:hAnsi="Times New Roman" w:eastAsia="方正仿宋_GBK" w:cs="Times New Roman"/>
            <w:b w:val="0"/>
            <w:bCs w:val="0"/>
            <w:i w:val="0"/>
            <w:iCs w:val="0"/>
            <w:sz w:val="32"/>
            <w:szCs w:val="32"/>
            <w:woUserID w:val="2"/>
          </w:rPr>
          <w:t>变化。</w:t>
        </w:r>
      </w:ins>
    </w:p>
    <w:p w14:paraId="570EF74E">
      <w:pPr>
        <w:keepNext/>
        <w:widowControl/>
        <w:adjustRightInd w:val="0"/>
        <w:snapToGrid w:val="0"/>
        <w:ind w:left="0" w:leftChars="0" w:right="0" w:rightChars="0" w:firstLine="0" w:firstLineChars="0"/>
        <w:jc w:val="center"/>
        <w:outlineLvl w:val="9"/>
        <w:rPr>
          <w:ins w:id="4520" w:author="白日梦想家" w:date="2026-10-26T14:32:24Z"/>
          <w:rFonts w:hint="eastAsia" w:ascii="方正仿宋_GBK" w:hAnsi="方正仿宋_GBK" w:eastAsia="方正仿宋_GBK" w:cs="Times New Roman"/>
          <w:sz w:val="32"/>
          <w:szCs w:val="32"/>
          <w:highlight w:val="none"/>
          <w14:ligatures w14:val="standardContextual"/>
          <w:woUserID w:val="2"/>
        </w:rPr>
      </w:pPr>
      <w:ins w:id="4521" w:author="白日梦想家" w:date="2026-10-26T14:32:24Z">
        <w:r>
          <w:rPr>
            <w:rFonts w:hint="default" w:ascii="Times New Roman" w:hAnsi="Times New Roman" w:eastAsia="方正仿宋_GBK" w:cs="Times New Roman"/>
            <w:b w:val="0"/>
            <w:bCs w:val="0"/>
            <w:i w:val="0"/>
            <w:iCs w:val="0"/>
            <w:sz w:val="24"/>
            <w:szCs w:val="24"/>
            <w:woUserID w:val="2"/>
          </w:rPr>
          <w:t>表2 低电缆比例、较低负荷分散系数场景的容载比推荐</w:t>
        </w:r>
      </w:ins>
      <w:ins w:id="4522"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5E02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ins w:id="4523" w:author="白日梦想家" w:date="2026-10-26T14:32:24Z"/>
        </w:trPr>
        <w:tc>
          <w:tcPr>
            <w:tcW w:w="1450" w:type="dxa"/>
            <w:vAlign w:val="center"/>
          </w:tcPr>
          <w:p w14:paraId="5784F260">
            <w:pPr>
              <w:keepNext/>
              <w:snapToGrid w:val="0"/>
              <w:spacing w:before="0" w:after="0" w:line="460" w:lineRule="exact"/>
              <w:ind w:left="0" w:leftChars="0" w:right="0" w:rightChars="0" w:firstLine="0" w:firstLineChars="0"/>
              <w:jc w:val="center"/>
              <w:rPr>
                <w:ins w:id="4524" w:author="白日梦想家" w:date="2026-10-26T14:32:24Z"/>
                <w:woUserID w:val="2"/>
              </w:rPr>
            </w:pPr>
            <w:ins w:id="4525"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31EDBE82">
            <w:pPr>
              <w:keepNext/>
              <w:snapToGrid w:val="0"/>
              <w:spacing w:before="0" w:after="0" w:line="460" w:lineRule="exact"/>
              <w:ind w:left="0" w:leftChars="0" w:right="0" w:rightChars="0" w:firstLine="0" w:firstLineChars="0"/>
              <w:jc w:val="center"/>
              <w:rPr>
                <w:ins w:id="4526" w:author="白日梦想家" w:date="2026-10-26T14:32:24Z"/>
                <w:woUserID w:val="2"/>
              </w:rPr>
            </w:pPr>
            <w:ins w:id="4527"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421C3B9B">
            <w:pPr>
              <w:keepNext/>
              <w:snapToGrid w:val="0"/>
              <w:spacing w:before="0" w:after="0" w:line="460" w:lineRule="exact"/>
              <w:ind w:left="0" w:leftChars="0" w:right="0" w:rightChars="0" w:firstLine="0" w:firstLineChars="0"/>
              <w:jc w:val="center"/>
              <w:rPr>
                <w:ins w:id="4528" w:author="白日梦想家" w:date="2026-10-26T14:32:24Z"/>
                <w:woUserID w:val="2"/>
              </w:rPr>
            </w:pPr>
            <w:ins w:id="4529"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27A367BB">
            <w:pPr>
              <w:keepNext/>
              <w:snapToGrid w:val="0"/>
              <w:spacing w:before="0" w:after="0" w:line="460" w:lineRule="exact"/>
              <w:ind w:left="0" w:leftChars="0" w:right="0" w:rightChars="0" w:firstLine="0" w:firstLineChars="0"/>
              <w:jc w:val="center"/>
              <w:rPr>
                <w:ins w:id="4530" w:author="白日梦想家" w:date="2026-10-26T14:32:24Z"/>
                <w:woUserID w:val="2"/>
              </w:rPr>
            </w:pPr>
            <w:ins w:id="4531"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6AF6FBEA">
            <w:pPr>
              <w:keepNext/>
              <w:snapToGrid w:val="0"/>
              <w:spacing w:before="0" w:after="0" w:line="460" w:lineRule="exact"/>
              <w:ind w:left="0" w:leftChars="0" w:right="0" w:rightChars="0" w:firstLine="0" w:firstLineChars="0"/>
              <w:jc w:val="center"/>
              <w:rPr>
                <w:ins w:id="4532" w:author="白日梦想家" w:date="2026-10-26T14:32:24Z"/>
                <w:woUserID w:val="2"/>
              </w:rPr>
            </w:pPr>
            <w:ins w:id="4533"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6F535BC7">
            <w:pPr>
              <w:keepNext/>
              <w:snapToGrid w:val="0"/>
              <w:spacing w:before="0" w:after="0" w:line="460" w:lineRule="exact"/>
              <w:ind w:left="0" w:leftChars="0" w:right="0" w:rightChars="0" w:firstLine="0" w:firstLineChars="0"/>
              <w:jc w:val="center"/>
              <w:rPr>
                <w:ins w:id="4534" w:author="白日梦想家" w:date="2026-10-26T14:32:24Z"/>
                <w:woUserID w:val="2"/>
              </w:rPr>
            </w:pPr>
            <w:ins w:id="4535" w:author="白日梦想家" w:date="2026-10-26T14:32:24Z">
              <w:r>
                <w:rPr>
                  <w:rFonts w:hint="default" w:ascii="Times New Roman" w:hAnsi="Times New Roman" w:eastAsia="方正仿宋_GBK" w:cs="Times New Roman"/>
                  <w:b/>
                  <w:sz w:val="28"/>
                  <w:szCs w:val="28"/>
                  <w:woUserID w:val="2"/>
                </w:rPr>
                <w:t>&gt;70%</w:t>
              </w:r>
            </w:ins>
          </w:p>
        </w:tc>
      </w:tr>
      <w:tr w14:paraId="6AD91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536" w:author="白日梦想家" w:date="2026-10-26T14:32:24Z"/>
        </w:trPr>
        <w:tc>
          <w:tcPr>
            <w:tcW w:w="1450" w:type="dxa"/>
            <w:vAlign w:val="center"/>
          </w:tcPr>
          <w:p w14:paraId="41E59CA1">
            <w:pPr>
              <w:keepNext/>
              <w:snapToGrid w:val="0"/>
              <w:spacing w:before="0" w:after="0" w:line="460" w:lineRule="exact"/>
              <w:ind w:left="0" w:leftChars="0" w:right="0" w:rightChars="0" w:firstLine="0" w:firstLineChars="0"/>
              <w:jc w:val="center"/>
              <w:rPr>
                <w:ins w:id="4537" w:author="白日梦想家" w:date="2026-10-26T14:32:24Z"/>
                <w:woUserID w:val="2"/>
              </w:rPr>
            </w:pPr>
            <w:ins w:id="4538"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48D8E77">
            <w:pPr>
              <w:keepNext/>
              <w:snapToGrid w:val="0"/>
              <w:spacing w:before="0" w:after="0" w:line="460" w:lineRule="exact"/>
              <w:ind w:left="0" w:leftChars="0" w:right="0" w:rightChars="0" w:firstLine="0" w:firstLineChars="0"/>
              <w:jc w:val="center"/>
              <w:rPr>
                <w:ins w:id="4539" w:author="白日梦想家" w:date="2026-10-26T14:32:24Z"/>
                <w:woUserID w:val="2"/>
              </w:rPr>
            </w:pPr>
            <w:ins w:id="4540"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32A0C92C">
            <w:pPr>
              <w:keepNext/>
              <w:snapToGrid w:val="0"/>
              <w:spacing w:before="0" w:after="0" w:line="460" w:lineRule="exact"/>
              <w:ind w:left="0" w:leftChars="0" w:right="0" w:rightChars="0" w:firstLine="0" w:firstLineChars="0"/>
              <w:jc w:val="center"/>
              <w:rPr>
                <w:ins w:id="4541" w:author="白日梦想家" w:date="2026-10-26T14:32:24Z"/>
                <w:woUserID w:val="2"/>
              </w:rPr>
            </w:pPr>
            <w:ins w:id="4542"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02CD2215">
            <w:pPr>
              <w:keepNext/>
              <w:snapToGrid w:val="0"/>
              <w:spacing w:before="0" w:after="0" w:line="460" w:lineRule="exact"/>
              <w:ind w:left="0" w:leftChars="0" w:right="0" w:rightChars="0" w:firstLine="0" w:firstLineChars="0"/>
              <w:jc w:val="center"/>
              <w:rPr>
                <w:ins w:id="4543" w:author="白日梦想家" w:date="2026-10-26T14:32:24Z"/>
                <w:woUserID w:val="2"/>
              </w:rPr>
            </w:pPr>
            <w:ins w:id="4544"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18743450">
            <w:pPr>
              <w:keepNext/>
              <w:snapToGrid w:val="0"/>
              <w:spacing w:before="0" w:after="0" w:line="460" w:lineRule="exact"/>
              <w:ind w:left="0" w:leftChars="0" w:right="0" w:rightChars="0" w:firstLine="0" w:firstLineChars="0"/>
              <w:jc w:val="center"/>
              <w:rPr>
                <w:ins w:id="4545" w:author="白日梦想家" w:date="2026-10-26T14:32:24Z"/>
                <w:woUserID w:val="2"/>
              </w:rPr>
            </w:pPr>
            <w:ins w:id="4546" w:author="白日梦想家" w:date="2026-10-26T14:32:24Z">
              <w:r>
                <w:rPr>
                  <w:rFonts w:hint="default" w:ascii="Times New Roman" w:hAnsi="Times New Roman" w:eastAsia="方正仿宋_GBK" w:cs="Times New Roman"/>
                  <w:sz w:val="28"/>
                  <w:szCs w:val="28"/>
                  <w:woUserID w:val="2"/>
                </w:rPr>
                <w:t>1.95～2.05</w:t>
              </w:r>
            </w:ins>
          </w:p>
        </w:tc>
        <w:tc>
          <w:tcPr>
            <w:tcW w:w="1453" w:type="dxa"/>
            <w:vAlign w:val="center"/>
          </w:tcPr>
          <w:p w14:paraId="4AED9DE5">
            <w:pPr>
              <w:keepNext/>
              <w:snapToGrid w:val="0"/>
              <w:spacing w:before="0" w:after="0" w:line="460" w:lineRule="exact"/>
              <w:ind w:left="0" w:leftChars="0" w:right="0" w:rightChars="0" w:firstLine="0" w:firstLineChars="0"/>
              <w:jc w:val="center"/>
              <w:rPr>
                <w:ins w:id="4547" w:author="白日梦想家" w:date="2026-10-26T14:32:24Z"/>
                <w:woUserID w:val="2"/>
              </w:rPr>
            </w:pPr>
            <w:ins w:id="4548" w:author="白日梦想家" w:date="2026-10-26T14:32:24Z">
              <w:r>
                <w:rPr>
                  <w:rFonts w:hint="default" w:ascii="Times New Roman" w:hAnsi="Times New Roman" w:eastAsia="方正仿宋_GBK" w:cs="Times New Roman"/>
                  <w:sz w:val="28"/>
                  <w:szCs w:val="28"/>
                  <w:woUserID w:val="2"/>
                </w:rPr>
                <w:t>1.95～2.05</w:t>
              </w:r>
            </w:ins>
          </w:p>
        </w:tc>
      </w:tr>
      <w:tr w14:paraId="2537A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549" w:author="白日梦想家" w:date="2026-10-26T14:32:24Z"/>
        </w:trPr>
        <w:tc>
          <w:tcPr>
            <w:tcW w:w="1450" w:type="dxa"/>
            <w:vAlign w:val="center"/>
          </w:tcPr>
          <w:p w14:paraId="1FFE0E5D">
            <w:pPr>
              <w:keepNext/>
              <w:snapToGrid w:val="0"/>
              <w:spacing w:before="0" w:after="0" w:line="460" w:lineRule="exact"/>
              <w:ind w:left="0" w:leftChars="0" w:right="0" w:rightChars="0" w:firstLine="0" w:firstLineChars="0"/>
              <w:jc w:val="center"/>
              <w:rPr>
                <w:ins w:id="4550" w:author="白日梦想家" w:date="2026-10-26T14:32:24Z"/>
                <w:woUserID w:val="2"/>
              </w:rPr>
            </w:pPr>
            <w:ins w:id="4551"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3BEC915">
            <w:pPr>
              <w:keepNext/>
              <w:snapToGrid w:val="0"/>
              <w:spacing w:before="0" w:after="0" w:line="460" w:lineRule="exact"/>
              <w:ind w:left="0" w:leftChars="0" w:right="0" w:rightChars="0" w:firstLine="0" w:firstLineChars="0"/>
              <w:jc w:val="center"/>
              <w:rPr>
                <w:ins w:id="4552" w:author="白日梦想家" w:date="2026-10-26T14:32:24Z"/>
                <w:woUserID w:val="2"/>
              </w:rPr>
            </w:pPr>
            <w:ins w:id="4553"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0912E45B">
            <w:pPr>
              <w:keepNext/>
              <w:snapToGrid w:val="0"/>
              <w:spacing w:before="0" w:after="0" w:line="460" w:lineRule="exact"/>
              <w:ind w:left="0" w:leftChars="0" w:right="0" w:rightChars="0" w:firstLine="0" w:firstLineChars="0"/>
              <w:jc w:val="center"/>
              <w:rPr>
                <w:ins w:id="4554" w:author="白日梦想家" w:date="2026-10-26T14:32:24Z"/>
                <w:woUserID w:val="2"/>
              </w:rPr>
            </w:pPr>
            <w:ins w:id="4555"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44BE9621">
            <w:pPr>
              <w:keepNext/>
              <w:snapToGrid w:val="0"/>
              <w:spacing w:before="0" w:after="0" w:line="460" w:lineRule="exact"/>
              <w:ind w:left="0" w:leftChars="0" w:right="0" w:rightChars="0" w:firstLine="0" w:firstLineChars="0"/>
              <w:jc w:val="center"/>
              <w:rPr>
                <w:ins w:id="4556" w:author="白日梦想家" w:date="2026-10-26T14:32:24Z"/>
                <w:woUserID w:val="2"/>
              </w:rPr>
            </w:pPr>
            <w:ins w:id="4557" w:author="白日梦想家" w:date="2026-10-26T14:32:24Z">
              <w:r>
                <w:rPr>
                  <w:rFonts w:hint="default" w:ascii="Times New Roman" w:hAnsi="Times New Roman" w:eastAsia="方正仿宋_GBK" w:cs="Times New Roman"/>
                  <w:sz w:val="28"/>
                  <w:szCs w:val="28"/>
                  <w:woUserID w:val="2"/>
                </w:rPr>
                <w:t>1.99～2.09</w:t>
              </w:r>
            </w:ins>
          </w:p>
        </w:tc>
        <w:tc>
          <w:tcPr>
            <w:tcW w:w="1451" w:type="dxa"/>
            <w:vAlign w:val="center"/>
          </w:tcPr>
          <w:p w14:paraId="2C6A794A">
            <w:pPr>
              <w:keepNext/>
              <w:snapToGrid w:val="0"/>
              <w:spacing w:before="0" w:after="0" w:line="460" w:lineRule="exact"/>
              <w:ind w:left="0" w:leftChars="0" w:right="0" w:rightChars="0" w:firstLine="0" w:firstLineChars="0"/>
              <w:jc w:val="center"/>
              <w:rPr>
                <w:ins w:id="4558" w:author="白日梦想家" w:date="2026-10-26T14:32:24Z"/>
                <w:woUserID w:val="2"/>
              </w:rPr>
            </w:pPr>
            <w:ins w:id="4559"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052154A">
            <w:pPr>
              <w:keepNext/>
              <w:snapToGrid w:val="0"/>
              <w:spacing w:before="0" w:after="0" w:line="460" w:lineRule="exact"/>
              <w:ind w:left="0" w:leftChars="0" w:right="0" w:rightChars="0" w:firstLine="0" w:firstLineChars="0"/>
              <w:jc w:val="center"/>
              <w:rPr>
                <w:ins w:id="4560" w:author="白日梦想家" w:date="2026-10-26T14:32:24Z"/>
                <w:woUserID w:val="2"/>
              </w:rPr>
            </w:pPr>
            <w:ins w:id="4561" w:author="白日梦想家" w:date="2026-10-26T14:32:24Z">
              <w:r>
                <w:rPr>
                  <w:rFonts w:hint="default" w:ascii="Times New Roman" w:hAnsi="Times New Roman" w:eastAsia="方正仿宋_GBK" w:cs="Times New Roman"/>
                  <w:sz w:val="28"/>
                  <w:szCs w:val="28"/>
                  <w:woUserID w:val="2"/>
                </w:rPr>
                <w:t>1.99～2.09</w:t>
              </w:r>
            </w:ins>
          </w:p>
        </w:tc>
      </w:tr>
      <w:tr w14:paraId="5F2A3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62" w:author="白日梦想家" w:date="2026-10-26T14:32:24Z"/>
        </w:trPr>
        <w:tc>
          <w:tcPr>
            <w:tcW w:w="1450" w:type="dxa"/>
            <w:vAlign w:val="center"/>
          </w:tcPr>
          <w:p w14:paraId="73F23BEF">
            <w:pPr>
              <w:keepNext/>
              <w:snapToGrid w:val="0"/>
              <w:spacing w:before="0" w:after="0" w:line="460" w:lineRule="exact"/>
              <w:ind w:left="0" w:leftChars="0" w:right="0" w:rightChars="0" w:firstLine="0" w:firstLineChars="0"/>
              <w:jc w:val="center"/>
              <w:rPr>
                <w:ins w:id="4563" w:author="白日梦想家" w:date="2026-10-26T14:32:24Z"/>
                <w:woUserID w:val="2"/>
              </w:rPr>
            </w:pPr>
            <w:ins w:id="4564"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771115F9">
            <w:pPr>
              <w:keepNext/>
              <w:snapToGrid w:val="0"/>
              <w:spacing w:before="0" w:after="0" w:line="460" w:lineRule="exact"/>
              <w:ind w:left="0" w:leftChars="0" w:right="0" w:rightChars="0" w:firstLine="0" w:firstLineChars="0"/>
              <w:jc w:val="center"/>
              <w:rPr>
                <w:ins w:id="4565" w:author="白日梦想家" w:date="2026-10-26T14:32:24Z"/>
                <w:woUserID w:val="2"/>
              </w:rPr>
            </w:pPr>
            <w:ins w:id="4566"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157EE674">
            <w:pPr>
              <w:keepNext/>
              <w:snapToGrid w:val="0"/>
              <w:spacing w:before="0" w:after="0" w:line="460" w:lineRule="exact"/>
              <w:ind w:left="0" w:leftChars="0" w:right="0" w:rightChars="0" w:firstLine="0" w:firstLineChars="0"/>
              <w:jc w:val="center"/>
              <w:rPr>
                <w:ins w:id="4567" w:author="白日梦想家" w:date="2026-10-26T14:32:24Z"/>
                <w:woUserID w:val="2"/>
              </w:rPr>
            </w:pPr>
            <w:ins w:id="4568"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1694CB3A">
            <w:pPr>
              <w:keepNext/>
              <w:snapToGrid w:val="0"/>
              <w:spacing w:before="0" w:after="0" w:line="460" w:lineRule="exact"/>
              <w:ind w:left="0" w:leftChars="0" w:right="0" w:rightChars="0" w:firstLine="0" w:firstLineChars="0"/>
              <w:jc w:val="center"/>
              <w:rPr>
                <w:ins w:id="4569" w:author="白日梦想家" w:date="2026-10-26T14:32:24Z"/>
                <w:woUserID w:val="2"/>
              </w:rPr>
            </w:pPr>
            <w:ins w:id="4570" w:author="白日梦想家" w:date="2026-10-26T14:32:24Z">
              <w:r>
                <w:rPr>
                  <w:rFonts w:hint="default" w:ascii="Times New Roman" w:hAnsi="Times New Roman" w:eastAsia="方正仿宋_GBK" w:cs="Times New Roman"/>
                  <w:sz w:val="28"/>
                  <w:szCs w:val="28"/>
                  <w:woUserID w:val="2"/>
                </w:rPr>
                <w:t>2.57～2.67</w:t>
              </w:r>
            </w:ins>
          </w:p>
        </w:tc>
        <w:tc>
          <w:tcPr>
            <w:tcW w:w="1451" w:type="dxa"/>
            <w:vAlign w:val="center"/>
          </w:tcPr>
          <w:p w14:paraId="6A56CDE4">
            <w:pPr>
              <w:keepNext/>
              <w:snapToGrid w:val="0"/>
              <w:spacing w:before="0" w:after="0" w:line="460" w:lineRule="exact"/>
              <w:ind w:left="0" w:leftChars="0" w:right="0" w:rightChars="0" w:firstLine="0" w:firstLineChars="0"/>
              <w:jc w:val="center"/>
              <w:rPr>
                <w:ins w:id="4571" w:author="白日梦想家" w:date="2026-10-26T14:32:24Z"/>
                <w:woUserID w:val="2"/>
              </w:rPr>
            </w:pPr>
            <w:ins w:id="4572" w:author="白日梦想家" w:date="2026-10-26T14:32:24Z">
              <w:r>
                <w:rPr>
                  <w:rFonts w:hint="default" w:ascii="Times New Roman" w:hAnsi="Times New Roman" w:eastAsia="方正仿宋_GBK" w:cs="Times New Roman"/>
                  <w:sz w:val="28"/>
                  <w:szCs w:val="28"/>
                  <w:woUserID w:val="2"/>
                </w:rPr>
                <w:t>2.57～2.67</w:t>
              </w:r>
            </w:ins>
          </w:p>
        </w:tc>
        <w:tc>
          <w:tcPr>
            <w:tcW w:w="1453" w:type="dxa"/>
            <w:vAlign w:val="center"/>
          </w:tcPr>
          <w:p w14:paraId="14ED11A4">
            <w:pPr>
              <w:keepNext/>
              <w:snapToGrid w:val="0"/>
              <w:spacing w:before="0" w:after="0" w:line="460" w:lineRule="exact"/>
              <w:ind w:left="0" w:leftChars="0" w:right="0" w:rightChars="0" w:firstLine="0" w:firstLineChars="0"/>
              <w:jc w:val="center"/>
              <w:rPr>
                <w:ins w:id="4573" w:author="白日梦想家" w:date="2026-10-26T14:32:24Z"/>
                <w:woUserID w:val="2"/>
              </w:rPr>
            </w:pPr>
            <w:ins w:id="4574" w:author="白日梦想家" w:date="2026-10-26T14:32:24Z">
              <w:r>
                <w:rPr>
                  <w:rFonts w:hint="default" w:ascii="Times New Roman" w:hAnsi="Times New Roman" w:eastAsia="方正仿宋_GBK" w:cs="Times New Roman"/>
                  <w:sz w:val="28"/>
                  <w:szCs w:val="28"/>
                  <w:woUserID w:val="2"/>
                </w:rPr>
                <w:t>2.57～2.67</w:t>
              </w:r>
            </w:ins>
          </w:p>
        </w:tc>
      </w:tr>
      <w:tr w14:paraId="52605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575" w:author="白日梦想家" w:date="2026-10-26T14:32:24Z"/>
        </w:trPr>
        <w:tc>
          <w:tcPr>
            <w:tcW w:w="1450" w:type="dxa"/>
            <w:vAlign w:val="center"/>
          </w:tcPr>
          <w:p w14:paraId="32AD0A8E">
            <w:pPr>
              <w:keepNext/>
              <w:snapToGrid w:val="0"/>
              <w:spacing w:before="0" w:after="0" w:line="460" w:lineRule="exact"/>
              <w:ind w:left="0" w:leftChars="0" w:right="0" w:rightChars="0" w:firstLine="0" w:firstLineChars="0"/>
              <w:jc w:val="center"/>
              <w:rPr>
                <w:ins w:id="4576" w:author="白日梦想家" w:date="2026-10-26T14:32:24Z"/>
                <w:woUserID w:val="2"/>
              </w:rPr>
            </w:pPr>
            <w:ins w:id="4577"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299C59D7">
            <w:pPr>
              <w:keepNext/>
              <w:snapToGrid w:val="0"/>
              <w:spacing w:before="0" w:after="0" w:line="460" w:lineRule="exact"/>
              <w:ind w:left="0" w:leftChars="0" w:right="0" w:rightChars="0" w:firstLine="0" w:firstLineChars="0"/>
              <w:jc w:val="center"/>
              <w:rPr>
                <w:ins w:id="4578" w:author="白日梦想家" w:date="2026-10-26T14:32:24Z"/>
                <w:woUserID w:val="2"/>
              </w:rPr>
            </w:pPr>
            <w:ins w:id="4579"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17E72C73">
            <w:pPr>
              <w:keepNext/>
              <w:snapToGrid w:val="0"/>
              <w:spacing w:before="0" w:after="0" w:line="460" w:lineRule="exact"/>
              <w:ind w:left="0" w:leftChars="0" w:right="0" w:rightChars="0" w:firstLine="0" w:firstLineChars="0"/>
              <w:jc w:val="center"/>
              <w:rPr>
                <w:ins w:id="4580" w:author="白日梦想家" w:date="2026-10-26T14:32:24Z"/>
                <w:woUserID w:val="2"/>
              </w:rPr>
            </w:pPr>
            <w:ins w:id="4581"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67BEA692">
            <w:pPr>
              <w:keepNext/>
              <w:snapToGrid w:val="0"/>
              <w:spacing w:before="0" w:after="0" w:line="460" w:lineRule="exact"/>
              <w:ind w:left="0" w:leftChars="0" w:right="0" w:rightChars="0" w:firstLine="0" w:firstLineChars="0"/>
              <w:jc w:val="center"/>
              <w:rPr>
                <w:ins w:id="4582" w:author="白日梦想家" w:date="2026-10-26T14:32:24Z"/>
                <w:woUserID w:val="2"/>
              </w:rPr>
            </w:pPr>
            <w:ins w:id="4583"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2D8B855A">
            <w:pPr>
              <w:keepNext/>
              <w:snapToGrid w:val="0"/>
              <w:spacing w:before="0" w:after="0" w:line="460" w:lineRule="exact"/>
              <w:ind w:left="0" w:leftChars="0" w:right="0" w:rightChars="0" w:firstLine="0" w:firstLineChars="0"/>
              <w:jc w:val="center"/>
              <w:rPr>
                <w:ins w:id="4584" w:author="白日梦想家" w:date="2026-10-26T14:32:24Z"/>
                <w:woUserID w:val="2"/>
              </w:rPr>
            </w:pPr>
            <w:ins w:id="4585"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5E35C66B">
            <w:pPr>
              <w:keepNext/>
              <w:snapToGrid w:val="0"/>
              <w:spacing w:before="0" w:after="0" w:line="460" w:lineRule="exact"/>
              <w:ind w:left="0" w:leftChars="0" w:right="0" w:rightChars="0" w:firstLine="0" w:firstLineChars="0"/>
              <w:jc w:val="center"/>
              <w:rPr>
                <w:ins w:id="4586" w:author="白日梦想家" w:date="2026-10-26T14:32:24Z"/>
                <w:woUserID w:val="2"/>
              </w:rPr>
            </w:pPr>
            <w:ins w:id="4587" w:author="白日梦想家" w:date="2026-10-26T14:32:24Z">
              <w:r>
                <w:rPr>
                  <w:rFonts w:hint="default" w:ascii="Times New Roman" w:hAnsi="Times New Roman" w:eastAsia="方正仿宋_GBK" w:cs="Times New Roman"/>
                  <w:sz w:val="28"/>
                  <w:szCs w:val="28"/>
                  <w:woUserID w:val="2"/>
                </w:rPr>
                <w:t>1.73～1.83</w:t>
              </w:r>
            </w:ins>
          </w:p>
        </w:tc>
      </w:tr>
      <w:tr w14:paraId="217B5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588" w:author="白日梦想家" w:date="2026-10-26T14:32:24Z"/>
        </w:trPr>
        <w:tc>
          <w:tcPr>
            <w:tcW w:w="1450" w:type="dxa"/>
            <w:vAlign w:val="center"/>
          </w:tcPr>
          <w:p w14:paraId="0D7CB0D0">
            <w:pPr>
              <w:keepNext/>
              <w:snapToGrid w:val="0"/>
              <w:spacing w:before="0" w:after="0" w:line="460" w:lineRule="exact"/>
              <w:ind w:left="0" w:leftChars="0" w:right="0" w:rightChars="0" w:firstLine="0" w:firstLineChars="0"/>
              <w:jc w:val="center"/>
              <w:rPr>
                <w:ins w:id="4589" w:author="白日梦想家" w:date="2026-10-26T14:32:24Z"/>
                <w:woUserID w:val="2"/>
              </w:rPr>
            </w:pPr>
            <w:ins w:id="4590"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00F05EDB">
            <w:pPr>
              <w:keepNext/>
              <w:snapToGrid w:val="0"/>
              <w:spacing w:before="0" w:after="0" w:line="460" w:lineRule="exact"/>
              <w:ind w:left="0" w:leftChars="0" w:right="0" w:rightChars="0" w:firstLine="0" w:firstLineChars="0"/>
              <w:jc w:val="center"/>
              <w:rPr>
                <w:ins w:id="4591" w:author="白日梦想家" w:date="2026-10-26T14:32:24Z"/>
                <w:woUserID w:val="2"/>
              </w:rPr>
            </w:pPr>
            <w:ins w:id="4592"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FDA9ACB">
            <w:pPr>
              <w:keepNext/>
              <w:snapToGrid w:val="0"/>
              <w:spacing w:before="0" w:after="0" w:line="460" w:lineRule="exact"/>
              <w:ind w:left="0" w:leftChars="0" w:right="0" w:rightChars="0" w:firstLine="0" w:firstLineChars="0"/>
              <w:jc w:val="center"/>
              <w:rPr>
                <w:ins w:id="4593" w:author="白日梦想家" w:date="2026-10-26T14:32:24Z"/>
                <w:woUserID w:val="2"/>
              </w:rPr>
            </w:pPr>
            <w:ins w:id="4594" w:author="白日梦想家" w:date="2026-10-26T14:32:24Z">
              <w:r>
                <w:rPr>
                  <w:rFonts w:hint="default" w:ascii="Times New Roman" w:hAnsi="Times New Roman" w:eastAsia="方正仿宋_GBK" w:cs="Times New Roman"/>
                  <w:sz w:val="28"/>
                  <w:szCs w:val="28"/>
                  <w:woUserID w:val="2"/>
                </w:rPr>
                <w:t>2.09～2.19</w:t>
              </w:r>
            </w:ins>
          </w:p>
        </w:tc>
        <w:tc>
          <w:tcPr>
            <w:tcW w:w="1451" w:type="dxa"/>
            <w:vAlign w:val="center"/>
          </w:tcPr>
          <w:p w14:paraId="6597ED1A">
            <w:pPr>
              <w:keepNext/>
              <w:snapToGrid w:val="0"/>
              <w:spacing w:before="0" w:after="0" w:line="460" w:lineRule="exact"/>
              <w:ind w:left="0" w:leftChars="0" w:right="0" w:rightChars="0" w:firstLine="0" w:firstLineChars="0"/>
              <w:jc w:val="center"/>
              <w:rPr>
                <w:ins w:id="4595" w:author="白日梦想家" w:date="2026-10-26T14:32:24Z"/>
                <w:woUserID w:val="2"/>
              </w:rPr>
            </w:pPr>
            <w:ins w:id="4596"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32032D78">
            <w:pPr>
              <w:keepNext/>
              <w:snapToGrid w:val="0"/>
              <w:spacing w:before="0" w:after="0" w:line="460" w:lineRule="exact"/>
              <w:ind w:left="0" w:leftChars="0" w:right="0" w:rightChars="0" w:firstLine="0" w:firstLineChars="0"/>
              <w:jc w:val="center"/>
              <w:rPr>
                <w:ins w:id="4597" w:author="白日梦想家" w:date="2026-10-26T14:32:24Z"/>
                <w:woUserID w:val="2"/>
              </w:rPr>
            </w:pPr>
            <w:ins w:id="4598"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887A0B9">
            <w:pPr>
              <w:keepNext/>
              <w:snapToGrid w:val="0"/>
              <w:spacing w:before="0" w:after="0" w:line="460" w:lineRule="exact"/>
              <w:ind w:left="0" w:leftChars="0" w:right="0" w:rightChars="0" w:firstLine="0" w:firstLineChars="0"/>
              <w:jc w:val="center"/>
              <w:rPr>
                <w:ins w:id="4599" w:author="白日梦想家" w:date="2026-10-26T14:32:24Z"/>
                <w:woUserID w:val="2"/>
              </w:rPr>
            </w:pPr>
            <w:ins w:id="4600" w:author="白日梦想家" w:date="2026-10-26T14:32:24Z">
              <w:r>
                <w:rPr>
                  <w:rFonts w:hint="default" w:ascii="Times New Roman" w:hAnsi="Times New Roman" w:eastAsia="方正仿宋_GBK" w:cs="Times New Roman"/>
                  <w:sz w:val="28"/>
                  <w:szCs w:val="28"/>
                  <w:woUserID w:val="2"/>
                </w:rPr>
                <w:t>1.83～1.92</w:t>
              </w:r>
            </w:ins>
          </w:p>
        </w:tc>
      </w:tr>
      <w:tr w14:paraId="7078D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601" w:author="白日梦想家" w:date="2026-10-26T14:32:24Z"/>
        </w:trPr>
        <w:tc>
          <w:tcPr>
            <w:tcW w:w="1450" w:type="dxa"/>
            <w:vAlign w:val="center"/>
          </w:tcPr>
          <w:p w14:paraId="03F02BA9">
            <w:pPr>
              <w:keepNext/>
              <w:snapToGrid w:val="0"/>
              <w:spacing w:before="0" w:after="0" w:line="460" w:lineRule="exact"/>
              <w:ind w:left="0" w:leftChars="0" w:right="0" w:rightChars="0" w:firstLine="0" w:firstLineChars="0"/>
              <w:jc w:val="center"/>
              <w:rPr>
                <w:ins w:id="4602" w:author="白日梦想家" w:date="2026-10-26T14:32:24Z"/>
                <w:woUserID w:val="2"/>
              </w:rPr>
            </w:pPr>
            <w:ins w:id="4603"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3E64B45C">
            <w:pPr>
              <w:keepNext/>
              <w:snapToGrid w:val="0"/>
              <w:spacing w:before="0" w:after="0" w:line="460" w:lineRule="exact"/>
              <w:ind w:left="0" w:leftChars="0" w:right="0" w:rightChars="0" w:firstLine="0" w:firstLineChars="0"/>
              <w:jc w:val="center"/>
              <w:rPr>
                <w:ins w:id="4604" w:author="白日梦想家" w:date="2026-10-26T14:32:24Z"/>
                <w:woUserID w:val="2"/>
              </w:rPr>
            </w:pPr>
            <w:ins w:id="4605"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0F5E9E74">
            <w:pPr>
              <w:keepNext/>
              <w:snapToGrid w:val="0"/>
              <w:spacing w:before="0" w:after="0" w:line="460" w:lineRule="exact"/>
              <w:ind w:left="0" w:leftChars="0" w:right="0" w:rightChars="0" w:firstLine="0" w:firstLineChars="0"/>
              <w:jc w:val="center"/>
              <w:rPr>
                <w:ins w:id="4606" w:author="白日梦想家" w:date="2026-10-26T14:32:24Z"/>
                <w:woUserID w:val="2"/>
              </w:rPr>
            </w:pPr>
            <w:ins w:id="4607" w:author="白日梦想家" w:date="2026-10-26T14:32:24Z">
              <w:r>
                <w:rPr>
                  <w:rFonts w:hint="default" w:ascii="Times New Roman" w:hAnsi="Times New Roman" w:eastAsia="方正仿宋_GBK" w:cs="Times New Roman"/>
                  <w:sz w:val="28"/>
                  <w:szCs w:val="28"/>
                  <w:woUserID w:val="2"/>
                </w:rPr>
                <w:t>2.65～2.75</w:t>
              </w:r>
            </w:ins>
          </w:p>
        </w:tc>
        <w:tc>
          <w:tcPr>
            <w:tcW w:w="1451" w:type="dxa"/>
            <w:vAlign w:val="center"/>
          </w:tcPr>
          <w:p w14:paraId="2517E066">
            <w:pPr>
              <w:keepNext/>
              <w:snapToGrid w:val="0"/>
              <w:spacing w:before="0" w:after="0" w:line="460" w:lineRule="exact"/>
              <w:ind w:left="0" w:leftChars="0" w:right="0" w:rightChars="0" w:firstLine="0" w:firstLineChars="0"/>
              <w:jc w:val="center"/>
              <w:rPr>
                <w:ins w:id="4608" w:author="白日梦想家" w:date="2026-10-26T14:32:24Z"/>
                <w:woUserID w:val="2"/>
              </w:rPr>
            </w:pPr>
            <w:ins w:id="4609" w:author="白日梦想家" w:date="2026-10-26T14:32:24Z">
              <w:r>
                <w:rPr>
                  <w:rFonts w:hint="default" w:ascii="Times New Roman" w:hAnsi="Times New Roman" w:eastAsia="方正仿宋_GBK" w:cs="Times New Roman"/>
                  <w:sz w:val="28"/>
                  <w:szCs w:val="28"/>
                  <w:woUserID w:val="2"/>
                </w:rPr>
                <w:t>2.37～2.47</w:t>
              </w:r>
            </w:ins>
          </w:p>
        </w:tc>
        <w:tc>
          <w:tcPr>
            <w:tcW w:w="1451" w:type="dxa"/>
            <w:vAlign w:val="center"/>
          </w:tcPr>
          <w:p w14:paraId="447B793E">
            <w:pPr>
              <w:keepNext/>
              <w:snapToGrid w:val="0"/>
              <w:spacing w:before="0" w:after="0" w:line="460" w:lineRule="exact"/>
              <w:ind w:left="0" w:leftChars="0" w:right="0" w:rightChars="0" w:firstLine="0" w:firstLineChars="0"/>
              <w:jc w:val="center"/>
              <w:rPr>
                <w:ins w:id="4610" w:author="白日梦想家" w:date="2026-10-26T14:32:24Z"/>
                <w:woUserID w:val="2"/>
              </w:rPr>
            </w:pPr>
            <w:ins w:id="4611"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027613B9">
            <w:pPr>
              <w:keepNext/>
              <w:snapToGrid w:val="0"/>
              <w:spacing w:before="0" w:after="0" w:line="460" w:lineRule="exact"/>
              <w:ind w:left="0" w:leftChars="0" w:right="0" w:rightChars="0" w:firstLine="0" w:firstLineChars="0"/>
              <w:jc w:val="center"/>
              <w:rPr>
                <w:ins w:id="4612" w:author="白日梦想家" w:date="2026-10-26T14:32:24Z"/>
                <w:woUserID w:val="2"/>
              </w:rPr>
            </w:pPr>
            <w:ins w:id="4613" w:author="白日梦想家" w:date="2026-10-26T14:32:24Z">
              <w:r>
                <w:rPr>
                  <w:rFonts w:hint="default" w:ascii="Times New Roman" w:hAnsi="Times New Roman" w:eastAsia="方正仿宋_GBK" w:cs="Times New Roman"/>
                  <w:sz w:val="28"/>
                  <w:szCs w:val="28"/>
                  <w:woUserID w:val="2"/>
                </w:rPr>
                <w:t>2.37～2.47</w:t>
              </w:r>
            </w:ins>
          </w:p>
        </w:tc>
      </w:tr>
      <w:tr w14:paraId="07A6C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614" w:author="白日梦想家" w:date="2026-10-26T14:32:24Z"/>
        </w:trPr>
        <w:tc>
          <w:tcPr>
            <w:tcW w:w="1450" w:type="dxa"/>
            <w:vAlign w:val="center"/>
          </w:tcPr>
          <w:p w14:paraId="6B36F2FB">
            <w:pPr>
              <w:keepNext/>
              <w:snapToGrid w:val="0"/>
              <w:spacing w:before="0" w:after="0" w:line="460" w:lineRule="exact"/>
              <w:ind w:left="0" w:leftChars="0" w:right="0" w:rightChars="0" w:firstLine="0" w:firstLineChars="0"/>
              <w:jc w:val="center"/>
              <w:rPr>
                <w:ins w:id="4615" w:author="白日梦想家" w:date="2026-10-26T14:32:24Z"/>
                <w:woUserID w:val="2"/>
              </w:rPr>
            </w:pPr>
            <w:ins w:id="4616"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2BC9B033">
            <w:pPr>
              <w:keepNext/>
              <w:snapToGrid w:val="0"/>
              <w:spacing w:before="0" w:after="0" w:line="460" w:lineRule="exact"/>
              <w:ind w:left="0" w:leftChars="0" w:right="0" w:rightChars="0" w:firstLine="0" w:firstLineChars="0"/>
              <w:jc w:val="center"/>
              <w:rPr>
                <w:ins w:id="4617" w:author="白日梦想家" w:date="2026-10-26T14:32:24Z"/>
                <w:woUserID w:val="2"/>
              </w:rPr>
            </w:pPr>
            <w:ins w:id="4618"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1AE11F5">
            <w:pPr>
              <w:keepNext/>
              <w:snapToGrid w:val="0"/>
              <w:spacing w:before="0" w:after="0" w:line="460" w:lineRule="exact"/>
              <w:ind w:left="0" w:leftChars="0" w:right="0" w:rightChars="0" w:firstLine="0" w:firstLineChars="0"/>
              <w:jc w:val="center"/>
              <w:rPr>
                <w:ins w:id="4619" w:author="白日梦想家" w:date="2026-10-26T14:32:24Z"/>
                <w:woUserID w:val="2"/>
              </w:rPr>
            </w:pPr>
            <w:ins w:id="4620" w:author="白日梦想家" w:date="2026-10-26T14:32:24Z">
              <w:r>
                <w:rPr>
                  <w:rFonts w:hint="default" w:ascii="Times New Roman" w:hAnsi="Times New Roman" w:eastAsia="方正仿宋_GBK" w:cs="Times New Roman"/>
                  <w:sz w:val="28"/>
                  <w:szCs w:val="28"/>
                  <w:woUserID w:val="2"/>
                </w:rPr>
                <w:t>1.93～2.03</w:t>
              </w:r>
            </w:ins>
          </w:p>
        </w:tc>
        <w:tc>
          <w:tcPr>
            <w:tcW w:w="1451" w:type="dxa"/>
            <w:vAlign w:val="center"/>
          </w:tcPr>
          <w:p w14:paraId="15A5DB21">
            <w:pPr>
              <w:keepNext/>
              <w:snapToGrid w:val="0"/>
              <w:spacing w:before="0" w:after="0" w:line="460" w:lineRule="exact"/>
              <w:ind w:left="0" w:leftChars="0" w:right="0" w:rightChars="0" w:firstLine="0" w:firstLineChars="0"/>
              <w:jc w:val="center"/>
              <w:rPr>
                <w:ins w:id="4621" w:author="白日梦想家" w:date="2026-10-26T14:32:24Z"/>
                <w:woUserID w:val="2"/>
              </w:rPr>
            </w:pPr>
            <w:ins w:id="4622"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62231242">
            <w:pPr>
              <w:keepNext/>
              <w:snapToGrid w:val="0"/>
              <w:spacing w:before="0" w:after="0" w:line="460" w:lineRule="exact"/>
              <w:ind w:left="0" w:leftChars="0" w:right="0" w:rightChars="0" w:firstLine="0" w:firstLineChars="0"/>
              <w:jc w:val="center"/>
              <w:rPr>
                <w:ins w:id="4623" w:author="白日梦想家" w:date="2026-10-26T14:32:24Z"/>
                <w:woUserID w:val="2"/>
              </w:rPr>
            </w:pPr>
            <w:ins w:id="4624"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48C6D2FE">
            <w:pPr>
              <w:keepNext/>
              <w:snapToGrid w:val="0"/>
              <w:spacing w:before="0" w:after="0" w:line="460" w:lineRule="exact"/>
              <w:ind w:left="0" w:leftChars="0" w:right="0" w:rightChars="0" w:firstLine="0" w:firstLineChars="0"/>
              <w:jc w:val="center"/>
              <w:rPr>
                <w:ins w:id="4625" w:author="白日梦想家" w:date="2026-10-26T14:32:24Z"/>
                <w:woUserID w:val="2"/>
              </w:rPr>
            </w:pPr>
            <w:ins w:id="4626" w:author="白日梦想家" w:date="2026-10-26T14:32:24Z">
              <w:r>
                <w:rPr>
                  <w:rFonts w:hint="default" w:ascii="Times New Roman" w:hAnsi="Times New Roman" w:eastAsia="方正仿宋_GBK" w:cs="Times New Roman"/>
                  <w:sz w:val="28"/>
                  <w:szCs w:val="28"/>
                  <w:woUserID w:val="2"/>
                </w:rPr>
                <w:t>1.57～1.67</w:t>
              </w:r>
            </w:ins>
          </w:p>
        </w:tc>
      </w:tr>
      <w:tr w14:paraId="6ADF7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627" w:author="白日梦想家" w:date="2026-10-26T14:32:24Z"/>
        </w:trPr>
        <w:tc>
          <w:tcPr>
            <w:tcW w:w="1450" w:type="dxa"/>
            <w:vAlign w:val="center"/>
          </w:tcPr>
          <w:p w14:paraId="3A806A62">
            <w:pPr>
              <w:keepNext/>
              <w:snapToGrid w:val="0"/>
              <w:spacing w:before="0" w:after="0" w:line="460" w:lineRule="exact"/>
              <w:ind w:left="0" w:leftChars="0" w:right="0" w:rightChars="0" w:firstLine="0" w:firstLineChars="0"/>
              <w:jc w:val="center"/>
              <w:rPr>
                <w:ins w:id="4628" w:author="白日梦想家" w:date="2026-10-26T14:32:24Z"/>
                <w:woUserID w:val="2"/>
              </w:rPr>
            </w:pPr>
            <w:ins w:id="4629"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EB9942">
            <w:pPr>
              <w:keepNext/>
              <w:snapToGrid w:val="0"/>
              <w:spacing w:before="0" w:after="0" w:line="460" w:lineRule="exact"/>
              <w:ind w:left="0" w:leftChars="0" w:right="0" w:rightChars="0" w:firstLine="0" w:firstLineChars="0"/>
              <w:jc w:val="center"/>
              <w:rPr>
                <w:ins w:id="4630" w:author="白日梦想家" w:date="2026-10-26T14:32:24Z"/>
                <w:woUserID w:val="2"/>
              </w:rPr>
            </w:pPr>
            <w:ins w:id="4631"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19B68163">
            <w:pPr>
              <w:keepNext/>
              <w:snapToGrid w:val="0"/>
              <w:spacing w:before="0" w:after="0" w:line="460" w:lineRule="exact"/>
              <w:ind w:left="0" w:leftChars="0" w:right="0" w:rightChars="0" w:firstLine="0" w:firstLineChars="0"/>
              <w:jc w:val="center"/>
              <w:rPr>
                <w:ins w:id="4632" w:author="白日梦想家" w:date="2026-10-26T14:32:24Z"/>
                <w:woUserID w:val="2"/>
              </w:rPr>
            </w:pPr>
            <w:ins w:id="4633"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382EAFDD">
            <w:pPr>
              <w:keepNext/>
              <w:snapToGrid w:val="0"/>
              <w:spacing w:before="0" w:after="0" w:line="460" w:lineRule="exact"/>
              <w:ind w:left="0" w:leftChars="0" w:right="0" w:rightChars="0" w:firstLine="0" w:firstLineChars="0"/>
              <w:jc w:val="center"/>
              <w:rPr>
                <w:ins w:id="4634" w:author="白日梦想家" w:date="2026-10-26T14:32:24Z"/>
                <w:woUserID w:val="2"/>
              </w:rPr>
            </w:pPr>
            <w:ins w:id="4635" w:author="白日梦想家" w:date="2026-10-26T14:32:24Z">
              <w:r>
                <w:rPr>
                  <w:rFonts w:hint="default" w:ascii="Times New Roman" w:hAnsi="Times New Roman" w:eastAsia="方正仿宋_GBK" w:cs="Times New Roman"/>
                  <w:sz w:val="28"/>
                  <w:szCs w:val="28"/>
                  <w:woUserID w:val="2"/>
                </w:rPr>
                <w:t>1.81～1.89</w:t>
              </w:r>
            </w:ins>
          </w:p>
        </w:tc>
        <w:tc>
          <w:tcPr>
            <w:tcW w:w="1451" w:type="dxa"/>
            <w:vAlign w:val="center"/>
          </w:tcPr>
          <w:p w14:paraId="5EDC5AD8">
            <w:pPr>
              <w:keepNext/>
              <w:snapToGrid w:val="0"/>
              <w:spacing w:before="0" w:after="0" w:line="460" w:lineRule="exact"/>
              <w:ind w:left="0" w:leftChars="0" w:right="0" w:rightChars="0" w:firstLine="0" w:firstLineChars="0"/>
              <w:jc w:val="center"/>
              <w:rPr>
                <w:ins w:id="4636" w:author="白日梦想家" w:date="2026-10-26T14:32:24Z"/>
                <w:woUserID w:val="2"/>
              </w:rPr>
            </w:pPr>
            <w:ins w:id="4637" w:author="白日梦想家" w:date="2026-10-26T14:32:24Z">
              <w:r>
                <w:rPr>
                  <w:rFonts w:hint="default" w:ascii="Times New Roman" w:hAnsi="Times New Roman" w:eastAsia="方正仿宋_GBK" w:cs="Times New Roman"/>
                  <w:sz w:val="28"/>
                  <w:szCs w:val="28"/>
                  <w:woUserID w:val="2"/>
                </w:rPr>
                <w:t>1.73～1.81</w:t>
              </w:r>
            </w:ins>
          </w:p>
        </w:tc>
        <w:tc>
          <w:tcPr>
            <w:tcW w:w="1453" w:type="dxa"/>
            <w:vAlign w:val="center"/>
          </w:tcPr>
          <w:p w14:paraId="1C83C1ED">
            <w:pPr>
              <w:keepNext/>
              <w:snapToGrid w:val="0"/>
              <w:spacing w:before="0" w:after="0" w:line="460" w:lineRule="exact"/>
              <w:ind w:left="0" w:leftChars="0" w:right="0" w:rightChars="0" w:firstLine="0" w:firstLineChars="0"/>
              <w:jc w:val="center"/>
              <w:rPr>
                <w:ins w:id="4638" w:author="白日梦想家" w:date="2026-10-26T14:32:24Z"/>
                <w:woUserID w:val="2"/>
              </w:rPr>
            </w:pPr>
            <w:ins w:id="4639" w:author="白日梦想家" w:date="2026-10-26T14:32:24Z">
              <w:r>
                <w:rPr>
                  <w:rFonts w:hint="default" w:ascii="Times New Roman" w:hAnsi="Times New Roman" w:eastAsia="方正仿宋_GBK" w:cs="Times New Roman"/>
                  <w:sz w:val="28"/>
                  <w:szCs w:val="28"/>
                  <w:woUserID w:val="2"/>
                </w:rPr>
                <w:t>1.73～1.81</w:t>
              </w:r>
            </w:ins>
          </w:p>
        </w:tc>
      </w:tr>
      <w:tr w14:paraId="73017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640" w:author="白日梦想家" w:date="2026-10-26T14:32:24Z"/>
        </w:trPr>
        <w:tc>
          <w:tcPr>
            <w:tcW w:w="1450" w:type="dxa"/>
            <w:vAlign w:val="center"/>
          </w:tcPr>
          <w:p w14:paraId="5512F8C3">
            <w:pPr>
              <w:keepNext/>
              <w:snapToGrid w:val="0"/>
              <w:spacing w:before="0" w:after="0" w:line="460" w:lineRule="exact"/>
              <w:ind w:left="0" w:leftChars="0" w:right="0" w:rightChars="0" w:firstLine="0" w:firstLineChars="0"/>
              <w:jc w:val="center"/>
              <w:rPr>
                <w:ins w:id="4641" w:author="白日梦想家" w:date="2026-10-26T14:32:24Z"/>
                <w:woUserID w:val="2"/>
              </w:rPr>
            </w:pPr>
            <w:ins w:id="4642"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45338AAC">
            <w:pPr>
              <w:keepNext/>
              <w:snapToGrid w:val="0"/>
              <w:spacing w:before="0" w:after="0" w:line="460" w:lineRule="exact"/>
              <w:ind w:left="0" w:leftChars="0" w:right="0" w:rightChars="0" w:firstLine="0" w:firstLineChars="0"/>
              <w:jc w:val="center"/>
              <w:rPr>
                <w:ins w:id="4643" w:author="白日梦想家" w:date="2026-10-26T14:32:24Z"/>
                <w:woUserID w:val="2"/>
              </w:rPr>
            </w:pPr>
            <w:ins w:id="4644"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55B4531">
            <w:pPr>
              <w:keepNext/>
              <w:snapToGrid w:val="0"/>
              <w:spacing w:before="0" w:after="0" w:line="460" w:lineRule="exact"/>
              <w:ind w:left="0" w:leftChars="0" w:right="0" w:rightChars="0" w:firstLine="0" w:firstLineChars="0"/>
              <w:jc w:val="center"/>
              <w:rPr>
                <w:ins w:id="4645" w:author="白日梦想家" w:date="2026-10-26T14:32:24Z"/>
                <w:woUserID w:val="2"/>
              </w:rPr>
            </w:pPr>
            <w:ins w:id="4646"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46C1685">
            <w:pPr>
              <w:keepNext/>
              <w:snapToGrid w:val="0"/>
              <w:spacing w:before="0" w:after="0" w:line="460" w:lineRule="exact"/>
              <w:ind w:left="0" w:leftChars="0" w:right="0" w:rightChars="0" w:firstLine="0" w:firstLineChars="0"/>
              <w:jc w:val="center"/>
              <w:rPr>
                <w:ins w:id="4647" w:author="白日梦想家" w:date="2026-10-26T14:32:24Z"/>
                <w:woUserID w:val="2"/>
              </w:rPr>
            </w:pPr>
            <w:ins w:id="4648"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E54BD23">
            <w:pPr>
              <w:keepNext/>
              <w:snapToGrid w:val="0"/>
              <w:spacing w:before="0" w:after="0" w:line="460" w:lineRule="exact"/>
              <w:ind w:left="0" w:leftChars="0" w:right="0" w:rightChars="0" w:firstLine="0" w:firstLineChars="0"/>
              <w:jc w:val="center"/>
              <w:rPr>
                <w:ins w:id="4649" w:author="白日梦想家" w:date="2026-10-26T14:32:24Z"/>
                <w:woUserID w:val="2"/>
              </w:rPr>
            </w:pPr>
            <w:ins w:id="4650" w:author="白日梦想家" w:date="2026-10-26T14:32:24Z">
              <w:r>
                <w:rPr>
                  <w:rFonts w:hint="default" w:ascii="Times New Roman" w:hAnsi="Times New Roman" w:eastAsia="方正仿宋_GBK" w:cs="Times New Roman"/>
                  <w:sz w:val="28"/>
                  <w:szCs w:val="28"/>
                  <w:woUserID w:val="2"/>
                </w:rPr>
                <w:t>2.25～2.35</w:t>
              </w:r>
            </w:ins>
          </w:p>
        </w:tc>
        <w:tc>
          <w:tcPr>
            <w:tcW w:w="1453" w:type="dxa"/>
            <w:vAlign w:val="center"/>
          </w:tcPr>
          <w:p w14:paraId="7CD8F3DE">
            <w:pPr>
              <w:keepNext/>
              <w:snapToGrid w:val="0"/>
              <w:spacing w:before="0" w:after="0" w:line="460" w:lineRule="exact"/>
              <w:ind w:left="0" w:leftChars="0" w:right="0" w:rightChars="0" w:firstLine="0" w:firstLineChars="0"/>
              <w:jc w:val="center"/>
              <w:rPr>
                <w:ins w:id="4651" w:author="白日梦想家" w:date="2026-10-26T14:32:24Z"/>
                <w:woUserID w:val="2"/>
              </w:rPr>
            </w:pPr>
            <w:ins w:id="4652" w:author="白日梦想家" w:date="2026-10-26T14:32:24Z">
              <w:r>
                <w:rPr>
                  <w:rFonts w:hint="default" w:ascii="Times New Roman" w:hAnsi="Times New Roman" w:eastAsia="方正仿宋_GBK" w:cs="Times New Roman"/>
                  <w:sz w:val="28"/>
                  <w:szCs w:val="28"/>
                  <w:woUserID w:val="2"/>
                </w:rPr>
                <w:t>2.15～2.25</w:t>
              </w:r>
            </w:ins>
          </w:p>
        </w:tc>
      </w:tr>
      <w:tr w14:paraId="66350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653" w:author="白日梦想家" w:date="2026-10-26T14:32:24Z"/>
        </w:trPr>
        <w:tc>
          <w:tcPr>
            <w:tcW w:w="1450" w:type="dxa"/>
            <w:vAlign w:val="center"/>
          </w:tcPr>
          <w:p w14:paraId="6DBBA259">
            <w:pPr>
              <w:keepNext/>
              <w:snapToGrid w:val="0"/>
              <w:spacing w:before="0" w:after="0" w:line="460" w:lineRule="exact"/>
              <w:ind w:left="0" w:leftChars="0" w:right="0" w:rightChars="0" w:firstLine="0" w:firstLineChars="0"/>
              <w:jc w:val="center"/>
              <w:rPr>
                <w:ins w:id="4654" w:author="白日梦想家" w:date="2026-10-26T14:32:24Z"/>
                <w:woUserID w:val="2"/>
              </w:rPr>
            </w:pPr>
            <w:ins w:id="4655"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79B844E2">
            <w:pPr>
              <w:keepNext/>
              <w:snapToGrid w:val="0"/>
              <w:spacing w:before="0" w:after="0" w:line="460" w:lineRule="exact"/>
              <w:ind w:left="0" w:leftChars="0" w:right="0" w:rightChars="0" w:firstLine="0" w:firstLineChars="0"/>
              <w:jc w:val="center"/>
              <w:rPr>
                <w:ins w:id="4656" w:author="白日梦想家" w:date="2026-10-26T14:32:24Z"/>
                <w:woUserID w:val="2"/>
              </w:rPr>
            </w:pPr>
            <w:ins w:id="4657"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7965CC6A">
            <w:pPr>
              <w:keepNext/>
              <w:snapToGrid w:val="0"/>
              <w:spacing w:before="0" w:after="0" w:line="460" w:lineRule="exact"/>
              <w:ind w:left="0" w:leftChars="0" w:right="0" w:rightChars="0" w:firstLine="0" w:firstLineChars="0"/>
              <w:jc w:val="center"/>
              <w:rPr>
                <w:ins w:id="4658" w:author="白日梦想家" w:date="2026-10-26T14:32:24Z"/>
                <w:woUserID w:val="2"/>
              </w:rPr>
            </w:pPr>
            <w:ins w:id="4659" w:author="白日梦想家" w:date="2026-10-26T14:32:24Z">
              <w:r>
                <w:rPr>
                  <w:rFonts w:hint="default" w:ascii="Times New Roman" w:hAnsi="Times New Roman" w:eastAsia="方正仿宋_GBK" w:cs="Times New Roman"/>
                  <w:sz w:val="28"/>
                  <w:szCs w:val="28"/>
                  <w:woUserID w:val="2"/>
                </w:rPr>
                <w:t>1.88～1.97</w:t>
              </w:r>
            </w:ins>
          </w:p>
        </w:tc>
        <w:tc>
          <w:tcPr>
            <w:tcW w:w="1451" w:type="dxa"/>
            <w:vAlign w:val="center"/>
          </w:tcPr>
          <w:p w14:paraId="683D1AA2">
            <w:pPr>
              <w:keepNext/>
              <w:snapToGrid w:val="0"/>
              <w:spacing w:before="0" w:after="0" w:line="460" w:lineRule="exact"/>
              <w:ind w:left="0" w:leftChars="0" w:right="0" w:rightChars="0" w:firstLine="0" w:firstLineChars="0"/>
              <w:jc w:val="center"/>
              <w:rPr>
                <w:ins w:id="4660" w:author="白日梦想家" w:date="2026-10-26T14:32:24Z"/>
                <w:woUserID w:val="2"/>
              </w:rPr>
            </w:pPr>
            <w:ins w:id="4661" w:author="白日梦想家" w:date="2026-10-26T14:32:24Z">
              <w:r>
                <w:rPr>
                  <w:rFonts w:hint="default" w:ascii="Times New Roman" w:hAnsi="Times New Roman" w:eastAsia="方正仿宋_GBK" w:cs="Times New Roman"/>
                  <w:sz w:val="28"/>
                  <w:szCs w:val="28"/>
                  <w:woUserID w:val="2"/>
                </w:rPr>
                <w:t>1.79～1.88</w:t>
              </w:r>
            </w:ins>
          </w:p>
        </w:tc>
        <w:tc>
          <w:tcPr>
            <w:tcW w:w="1451" w:type="dxa"/>
            <w:vAlign w:val="center"/>
          </w:tcPr>
          <w:p w14:paraId="29DFAA8D">
            <w:pPr>
              <w:keepNext/>
              <w:snapToGrid w:val="0"/>
              <w:spacing w:before="0" w:after="0" w:line="460" w:lineRule="exact"/>
              <w:ind w:left="0" w:leftChars="0" w:right="0" w:rightChars="0" w:firstLine="0" w:firstLineChars="0"/>
              <w:jc w:val="center"/>
              <w:rPr>
                <w:ins w:id="4662" w:author="白日梦想家" w:date="2026-10-26T14:32:24Z"/>
                <w:woUserID w:val="2"/>
              </w:rPr>
            </w:pPr>
            <w:ins w:id="4663"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10740076">
            <w:pPr>
              <w:keepNext/>
              <w:snapToGrid w:val="0"/>
              <w:spacing w:before="0" w:after="0" w:line="460" w:lineRule="exact"/>
              <w:ind w:left="0" w:leftChars="0" w:right="0" w:rightChars="0" w:firstLine="0" w:firstLineChars="0"/>
              <w:jc w:val="center"/>
              <w:rPr>
                <w:ins w:id="4664" w:author="白日梦想家" w:date="2026-10-26T14:32:24Z"/>
                <w:woUserID w:val="2"/>
              </w:rPr>
            </w:pPr>
            <w:ins w:id="4665" w:author="白日梦想家" w:date="2026-10-26T14:32:24Z">
              <w:r>
                <w:rPr>
                  <w:rFonts w:hint="default" w:ascii="Times New Roman" w:hAnsi="Times New Roman" w:eastAsia="方正仿宋_GBK" w:cs="Times New Roman"/>
                  <w:sz w:val="28"/>
                  <w:szCs w:val="28"/>
                  <w:woUserID w:val="2"/>
                </w:rPr>
                <w:t>1.43～1.53</w:t>
              </w:r>
            </w:ins>
          </w:p>
        </w:tc>
      </w:tr>
      <w:tr w14:paraId="17526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666" w:author="白日梦想家" w:date="2026-10-26T14:32:24Z"/>
        </w:trPr>
        <w:tc>
          <w:tcPr>
            <w:tcW w:w="1450" w:type="dxa"/>
            <w:vAlign w:val="center"/>
          </w:tcPr>
          <w:p w14:paraId="680DFF63">
            <w:pPr>
              <w:keepNext/>
              <w:snapToGrid w:val="0"/>
              <w:spacing w:before="0" w:after="0" w:line="460" w:lineRule="exact"/>
              <w:ind w:left="0" w:leftChars="0" w:right="0" w:rightChars="0" w:firstLine="0" w:firstLineChars="0"/>
              <w:jc w:val="center"/>
              <w:rPr>
                <w:ins w:id="4667" w:author="白日梦想家" w:date="2026-10-26T14:32:24Z"/>
                <w:woUserID w:val="2"/>
              </w:rPr>
            </w:pPr>
            <w:ins w:id="4668"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1BCAC38A">
            <w:pPr>
              <w:keepNext/>
              <w:snapToGrid w:val="0"/>
              <w:spacing w:before="0" w:after="0" w:line="460" w:lineRule="exact"/>
              <w:ind w:left="0" w:leftChars="0" w:right="0" w:rightChars="0" w:firstLine="0" w:firstLineChars="0"/>
              <w:jc w:val="center"/>
              <w:rPr>
                <w:ins w:id="4669" w:author="白日梦想家" w:date="2026-10-26T14:32:24Z"/>
                <w:woUserID w:val="2"/>
              </w:rPr>
            </w:pPr>
            <w:ins w:id="4670"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61660FD3">
            <w:pPr>
              <w:keepNext/>
              <w:snapToGrid w:val="0"/>
              <w:spacing w:before="0" w:after="0" w:line="460" w:lineRule="exact"/>
              <w:ind w:left="0" w:leftChars="0" w:right="0" w:rightChars="0" w:firstLine="0" w:firstLineChars="0"/>
              <w:jc w:val="center"/>
              <w:rPr>
                <w:ins w:id="4671" w:author="白日梦想家" w:date="2026-10-26T14:32:24Z"/>
                <w:woUserID w:val="2"/>
              </w:rPr>
            </w:pPr>
            <w:ins w:id="4672" w:author="白日梦想家" w:date="2026-10-26T14:32:24Z">
              <w:r>
                <w:rPr>
                  <w:rFonts w:hint="default" w:ascii="Times New Roman" w:hAnsi="Times New Roman" w:eastAsia="方正仿宋_GBK" w:cs="Times New Roman"/>
                  <w:sz w:val="28"/>
                  <w:szCs w:val="28"/>
                  <w:woUserID w:val="2"/>
                </w:rPr>
                <w:t>1.96～2.03</w:t>
              </w:r>
            </w:ins>
          </w:p>
        </w:tc>
        <w:tc>
          <w:tcPr>
            <w:tcW w:w="1451" w:type="dxa"/>
            <w:vAlign w:val="center"/>
          </w:tcPr>
          <w:p w14:paraId="4DB84796">
            <w:pPr>
              <w:keepNext/>
              <w:snapToGrid w:val="0"/>
              <w:spacing w:before="0" w:after="0" w:line="460" w:lineRule="exact"/>
              <w:ind w:left="0" w:leftChars="0" w:right="0" w:rightChars="0" w:firstLine="0" w:firstLineChars="0"/>
              <w:jc w:val="center"/>
              <w:rPr>
                <w:ins w:id="4673" w:author="白日梦想家" w:date="2026-10-26T14:32:24Z"/>
                <w:woUserID w:val="2"/>
              </w:rPr>
            </w:pPr>
            <w:ins w:id="4674" w:author="白日梦想家" w:date="2026-10-26T14:32:24Z">
              <w:r>
                <w:rPr>
                  <w:rFonts w:hint="default" w:ascii="Times New Roman" w:hAnsi="Times New Roman" w:eastAsia="方正仿宋_GBK" w:cs="Times New Roman"/>
                  <w:sz w:val="28"/>
                  <w:szCs w:val="28"/>
                  <w:woUserID w:val="2"/>
                </w:rPr>
                <w:t>1.89～1.96</w:t>
              </w:r>
            </w:ins>
          </w:p>
        </w:tc>
        <w:tc>
          <w:tcPr>
            <w:tcW w:w="1451" w:type="dxa"/>
            <w:vAlign w:val="center"/>
          </w:tcPr>
          <w:p w14:paraId="520B00BE">
            <w:pPr>
              <w:keepNext/>
              <w:snapToGrid w:val="0"/>
              <w:spacing w:before="0" w:after="0" w:line="460" w:lineRule="exact"/>
              <w:ind w:left="0" w:leftChars="0" w:right="0" w:rightChars="0" w:firstLine="0" w:firstLineChars="0"/>
              <w:jc w:val="center"/>
              <w:rPr>
                <w:ins w:id="4675" w:author="白日梦想家" w:date="2026-10-26T14:32:24Z"/>
                <w:woUserID w:val="2"/>
              </w:rPr>
            </w:pPr>
            <w:ins w:id="4676" w:author="白日梦想家" w:date="2026-10-26T14:32:24Z">
              <w:r>
                <w:rPr>
                  <w:rFonts w:hint="default" w:ascii="Times New Roman" w:hAnsi="Times New Roman" w:eastAsia="方正仿宋_GBK" w:cs="Times New Roman"/>
                  <w:sz w:val="28"/>
                  <w:szCs w:val="28"/>
                  <w:woUserID w:val="2"/>
                </w:rPr>
                <w:t>1.63～1.69</w:t>
              </w:r>
            </w:ins>
          </w:p>
        </w:tc>
        <w:tc>
          <w:tcPr>
            <w:tcW w:w="1453" w:type="dxa"/>
            <w:vAlign w:val="center"/>
          </w:tcPr>
          <w:p w14:paraId="0781FE6B">
            <w:pPr>
              <w:keepNext/>
              <w:snapToGrid w:val="0"/>
              <w:spacing w:before="0" w:after="0" w:line="460" w:lineRule="exact"/>
              <w:ind w:left="0" w:leftChars="0" w:right="0" w:rightChars="0" w:firstLine="0" w:firstLineChars="0"/>
              <w:jc w:val="center"/>
              <w:rPr>
                <w:ins w:id="4677" w:author="白日梦想家" w:date="2026-10-26T14:32:24Z"/>
                <w:woUserID w:val="2"/>
              </w:rPr>
            </w:pPr>
            <w:ins w:id="4678" w:author="白日梦想家" w:date="2026-10-26T14:32:24Z">
              <w:r>
                <w:rPr>
                  <w:rFonts w:hint="default" w:ascii="Times New Roman" w:hAnsi="Times New Roman" w:eastAsia="方正仿宋_GBK" w:cs="Times New Roman"/>
                  <w:sz w:val="28"/>
                  <w:szCs w:val="28"/>
                  <w:woUserID w:val="2"/>
                </w:rPr>
                <w:t>1.57～1.63</w:t>
              </w:r>
            </w:ins>
          </w:p>
        </w:tc>
      </w:tr>
      <w:tr w14:paraId="42A0D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679" w:author="白日梦想家" w:date="2026-10-26T14:32:24Z"/>
        </w:trPr>
        <w:tc>
          <w:tcPr>
            <w:tcW w:w="1450" w:type="dxa"/>
            <w:vAlign w:val="center"/>
          </w:tcPr>
          <w:p w14:paraId="460AC11D">
            <w:pPr>
              <w:keepNext/>
              <w:snapToGrid w:val="0"/>
              <w:spacing w:before="0" w:after="0" w:line="460" w:lineRule="exact"/>
              <w:ind w:left="0" w:leftChars="0" w:right="0" w:rightChars="0" w:firstLine="0" w:firstLineChars="0"/>
              <w:jc w:val="center"/>
              <w:rPr>
                <w:ins w:id="4680" w:author="白日梦想家" w:date="2026-10-26T14:32:24Z"/>
                <w:woUserID w:val="2"/>
              </w:rPr>
            </w:pPr>
            <w:ins w:id="4681"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0AE08C4">
            <w:pPr>
              <w:keepNext/>
              <w:snapToGrid w:val="0"/>
              <w:spacing w:before="0" w:after="0" w:line="460" w:lineRule="exact"/>
              <w:ind w:left="0" w:leftChars="0" w:right="0" w:rightChars="0" w:firstLine="0" w:firstLineChars="0"/>
              <w:jc w:val="center"/>
              <w:rPr>
                <w:ins w:id="4682" w:author="白日梦想家" w:date="2026-10-26T14:32:24Z"/>
                <w:woUserID w:val="2"/>
              </w:rPr>
            </w:pPr>
            <w:ins w:id="4683"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66DBB6E">
            <w:pPr>
              <w:keepNext/>
              <w:snapToGrid w:val="0"/>
              <w:spacing w:before="0" w:after="0" w:line="460" w:lineRule="exact"/>
              <w:ind w:left="0" w:leftChars="0" w:right="0" w:rightChars="0" w:firstLine="0" w:firstLineChars="0"/>
              <w:jc w:val="center"/>
              <w:rPr>
                <w:ins w:id="4684" w:author="白日梦想家" w:date="2026-10-26T14:32:24Z"/>
                <w:woUserID w:val="2"/>
              </w:rPr>
            </w:pPr>
            <w:ins w:id="4685" w:author="白日梦想家" w:date="2026-10-26T14:32:24Z">
              <w:r>
                <w:rPr>
                  <w:rFonts w:hint="default" w:ascii="Times New Roman" w:hAnsi="Times New Roman" w:eastAsia="方正仿宋_GBK" w:cs="Times New Roman"/>
                  <w:sz w:val="28"/>
                  <w:szCs w:val="28"/>
                  <w:woUserID w:val="2"/>
                </w:rPr>
                <w:t>2.41～2.47</w:t>
              </w:r>
            </w:ins>
          </w:p>
        </w:tc>
        <w:tc>
          <w:tcPr>
            <w:tcW w:w="1451" w:type="dxa"/>
            <w:vAlign w:val="center"/>
          </w:tcPr>
          <w:p w14:paraId="1A3E8C9A">
            <w:pPr>
              <w:keepNext/>
              <w:snapToGrid w:val="0"/>
              <w:spacing w:before="0" w:after="0" w:line="460" w:lineRule="exact"/>
              <w:ind w:left="0" w:leftChars="0" w:right="0" w:rightChars="0" w:firstLine="0" w:firstLineChars="0"/>
              <w:jc w:val="center"/>
              <w:rPr>
                <w:ins w:id="4686" w:author="白日梦想家" w:date="2026-10-26T14:32:24Z"/>
                <w:woUserID w:val="2"/>
              </w:rPr>
            </w:pPr>
            <w:ins w:id="4687" w:author="白日梦想家" w:date="2026-10-26T14:32:24Z">
              <w:r>
                <w:rPr>
                  <w:rFonts w:hint="default" w:ascii="Times New Roman" w:hAnsi="Times New Roman" w:eastAsia="方正仿宋_GBK" w:cs="Times New Roman"/>
                  <w:sz w:val="28"/>
                  <w:szCs w:val="28"/>
                  <w:woUserID w:val="2"/>
                </w:rPr>
                <w:t>2.35～2.41</w:t>
              </w:r>
            </w:ins>
          </w:p>
        </w:tc>
        <w:tc>
          <w:tcPr>
            <w:tcW w:w="1451" w:type="dxa"/>
            <w:vAlign w:val="center"/>
          </w:tcPr>
          <w:p w14:paraId="132FC165">
            <w:pPr>
              <w:keepNext/>
              <w:snapToGrid w:val="0"/>
              <w:spacing w:before="0" w:after="0" w:line="460" w:lineRule="exact"/>
              <w:ind w:left="0" w:leftChars="0" w:right="0" w:rightChars="0" w:firstLine="0" w:firstLineChars="0"/>
              <w:jc w:val="center"/>
              <w:rPr>
                <w:ins w:id="4688" w:author="白日梦想家" w:date="2026-10-26T14:32:24Z"/>
                <w:woUserID w:val="2"/>
              </w:rPr>
            </w:pPr>
            <w:ins w:id="4689" w:author="白日梦想家" w:date="2026-10-26T14:32:24Z">
              <w:r>
                <w:rPr>
                  <w:rFonts w:hint="default" w:ascii="Times New Roman" w:hAnsi="Times New Roman" w:eastAsia="方正仿宋_GBK" w:cs="Times New Roman"/>
                  <w:sz w:val="28"/>
                  <w:szCs w:val="28"/>
                  <w:woUserID w:val="2"/>
                </w:rPr>
                <w:t>2.19～2.29</w:t>
              </w:r>
            </w:ins>
          </w:p>
        </w:tc>
        <w:tc>
          <w:tcPr>
            <w:tcW w:w="1453" w:type="dxa"/>
            <w:vAlign w:val="center"/>
          </w:tcPr>
          <w:p w14:paraId="323DC3B6">
            <w:pPr>
              <w:keepNext/>
              <w:snapToGrid w:val="0"/>
              <w:spacing w:before="0" w:after="0" w:line="460" w:lineRule="exact"/>
              <w:ind w:left="0" w:leftChars="0" w:right="0" w:rightChars="0" w:firstLine="0" w:firstLineChars="0"/>
              <w:jc w:val="center"/>
              <w:rPr>
                <w:ins w:id="4690" w:author="白日梦想家" w:date="2026-10-26T14:32:24Z"/>
                <w:woUserID w:val="2"/>
              </w:rPr>
            </w:pPr>
            <w:ins w:id="4691" w:author="白日梦想家" w:date="2026-10-26T14:32:24Z">
              <w:r>
                <w:rPr>
                  <w:rFonts w:hint="default" w:ascii="Times New Roman" w:hAnsi="Times New Roman" w:eastAsia="方正仿宋_GBK" w:cs="Times New Roman"/>
                  <w:sz w:val="28"/>
                  <w:szCs w:val="28"/>
                  <w:woUserID w:val="2"/>
                </w:rPr>
                <w:t>2.09～2.19</w:t>
              </w:r>
            </w:ins>
          </w:p>
        </w:tc>
      </w:tr>
    </w:tbl>
    <w:p w14:paraId="0E9A5518">
      <w:pPr>
        <w:widowControl/>
        <w:adjustRightInd w:val="0"/>
        <w:snapToGrid w:val="0"/>
        <w:spacing w:line="370" w:lineRule="exact"/>
        <w:ind w:left="0" w:leftChars="0" w:right="0" w:rightChars="0" w:firstLine="0" w:firstLineChars="0"/>
        <w:rPr>
          <w:ins w:id="4692" w:author="白日梦想家" w:date="2026-10-26T14:32:24Z"/>
          <w:rFonts w:hint="eastAsia" w:ascii="方正仿宋_GBK" w:hAnsi="方正仿宋_GBK" w:eastAsia="方正仿宋_GBK" w:cs="Times New Roman"/>
          <w:sz w:val="32"/>
          <w:szCs w:val="32"/>
          <w:highlight w:val="none"/>
          <w14:ligatures w14:val="standardContextual"/>
          <w:woUserID w:val="2"/>
        </w:rPr>
      </w:pPr>
      <w:ins w:id="4693" w:author="白日梦想家" w:date="2026-10-26T14:32:24Z">
        <w:r>
          <w:rPr>
            <w:rFonts w:ascii="Times New Roman" w:hAnsi="Times New Roman" w:eastAsia="方正仿宋_GBK"/>
            <w:sz w:val="24"/>
            <w:woUserID w:val="2"/>
          </w:rPr>
          <w:t>表2条件：电缆长度占比≤10%，负荷分散系数≤1.15；表内四列百分比为初始转供率。</w:t>
        </w:r>
      </w:ins>
    </w:p>
    <w:p w14:paraId="564D4862">
      <w:pPr>
        <w:keepNext/>
        <w:widowControl/>
        <w:adjustRightInd w:val="0"/>
        <w:snapToGrid w:val="0"/>
        <w:ind w:left="0" w:leftChars="0" w:right="0" w:rightChars="0" w:firstLine="0" w:firstLineChars="0"/>
        <w:jc w:val="center"/>
        <w:outlineLvl w:val="9"/>
        <w:rPr>
          <w:ins w:id="4694" w:author="白日梦想家" w:date="2026-10-26T14:32:24Z"/>
          <w:rFonts w:hint="eastAsia" w:ascii="方正仿宋_GBK" w:hAnsi="方正仿宋_GBK" w:eastAsia="方正仿宋_GBK" w:cs="Times New Roman"/>
          <w:sz w:val="32"/>
          <w:szCs w:val="32"/>
          <w:highlight w:val="none"/>
          <w14:ligatures w14:val="standardContextual"/>
          <w:woUserID w:val="2"/>
        </w:rPr>
      </w:pPr>
      <w:ins w:id="4695" w:author="白日梦想家" w:date="2026-10-26T14:32:24Z">
        <w:r>
          <w:rPr>
            <w:rFonts w:hint="default" w:ascii="Times New Roman" w:hAnsi="Times New Roman" w:eastAsia="方正仿宋_GBK" w:cs="Times New Roman"/>
            <w:b w:val="0"/>
            <w:bCs w:val="0"/>
            <w:i w:val="0"/>
            <w:iCs w:val="0"/>
            <w:sz w:val="24"/>
            <w:szCs w:val="24"/>
            <w:woUserID w:val="2"/>
          </w:rPr>
          <w:t>表3 高电缆比例、较高负荷分散系数场景的容载比推荐</w:t>
        </w:r>
      </w:ins>
      <w:ins w:id="4696"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722D1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ins w:id="4697" w:author="白日梦想家" w:date="2026-10-26T14:32:24Z"/>
        </w:trPr>
        <w:tc>
          <w:tcPr>
            <w:tcW w:w="1450" w:type="dxa"/>
            <w:vAlign w:val="center"/>
          </w:tcPr>
          <w:p w14:paraId="14D5F895">
            <w:pPr>
              <w:keepNext/>
              <w:snapToGrid w:val="0"/>
              <w:spacing w:before="0" w:after="0" w:line="460" w:lineRule="exact"/>
              <w:ind w:left="0" w:leftChars="0" w:right="0" w:rightChars="0" w:firstLine="0" w:firstLineChars="0"/>
              <w:jc w:val="center"/>
              <w:rPr>
                <w:ins w:id="4698" w:author="白日梦想家" w:date="2026-10-26T14:32:24Z"/>
                <w:woUserID w:val="2"/>
              </w:rPr>
            </w:pPr>
            <w:ins w:id="4699"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5F5559E7">
            <w:pPr>
              <w:keepNext/>
              <w:snapToGrid w:val="0"/>
              <w:spacing w:before="0" w:after="0" w:line="460" w:lineRule="exact"/>
              <w:ind w:left="0" w:leftChars="0" w:right="0" w:rightChars="0" w:firstLine="0" w:firstLineChars="0"/>
              <w:jc w:val="center"/>
              <w:rPr>
                <w:ins w:id="4700" w:author="白日梦想家" w:date="2026-10-26T14:32:24Z"/>
                <w:woUserID w:val="2"/>
              </w:rPr>
            </w:pPr>
            <w:ins w:id="4701"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7DFF12E4">
            <w:pPr>
              <w:keepNext/>
              <w:snapToGrid w:val="0"/>
              <w:spacing w:before="0" w:after="0" w:line="460" w:lineRule="exact"/>
              <w:ind w:left="0" w:leftChars="0" w:right="0" w:rightChars="0" w:firstLine="0" w:firstLineChars="0"/>
              <w:jc w:val="center"/>
              <w:rPr>
                <w:ins w:id="4702" w:author="白日梦想家" w:date="2026-10-26T14:32:24Z"/>
                <w:woUserID w:val="2"/>
              </w:rPr>
            </w:pPr>
            <w:ins w:id="4703"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0A98E3A1">
            <w:pPr>
              <w:keepNext/>
              <w:snapToGrid w:val="0"/>
              <w:spacing w:before="0" w:after="0" w:line="460" w:lineRule="exact"/>
              <w:ind w:left="0" w:leftChars="0" w:right="0" w:rightChars="0" w:firstLine="0" w:firstLineChars="0"/>
              <w:jc w:val="center"/>
              <w:rPr>
                <w:ins w:id="4704" w:author="白日梦想家" w:date="2026-10-26T14:32:24Z"/>
                <w:woUserID w:val="2"/>
              </w:rPr>
            </w:pPr>
            <w:ins w:id="4705"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0F5D5A23">
            <w:pPr>
              <w:keepNext/>
              <w:snapToGrid w:val="0"/>
              <w:spacing w:before="0" w:after="0" w:line="460" w:lineRule="exact"/>
              <w:ind w:left="0" w:leftChars="0" w:right="0" w:rightChars="0" w:firstLine="0" w:firstLineChars="0"/>
              <w:jc w:val="center"/>
              <w:rPr>
                <w:ins w:id="4706" w:author="白日梦想家" w:date="2026-10-26T14:32:24Z"/>
                <w:woUserID w:val="2"/>
              </w:rPr>
            </w:pPr>
            <w:ins w:id="4707"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3C3FEE50">
            <w:pPr>
              <w:keepNext/>
              <w:snapToGrid w:val="0"/>
              <w:spacing w:before="0" w:after="0" w:line="460" w:lineRule="exact"/>
              <w:ind w:left="0" w:leftChars="0" w:right="0" w:rightChars="0" w:firstLine="0" w:firstLineChars="0"/>
              <w:jc w:val="center"/>
              <w:rPr>
                <w:ins w:id="4708" w:author="白日梦想家" w:date="2026-10-26T14:32:24Z"/>
                <w:woUserID w:val="2"/>
              </w:rPr>
            </w:pPr>
            <w:ins w:id="4709" w:author="白日梦想家" w:date="2026-10-26T14:32:24Z">
              <w:r>
                <w:rPr>
                  <w:rFonts w:hint="default" w:ascii="Times New Roman" w:hAnsi="Times New Roman" w:eastAsia="方正仿宋_GBK" w:cs="Times New Roman"/>
                  <w:b/>
                  <w:sz w:val="28"/>
                  <w:szCs w:val="28"/>
                  <w:woUserID w:val="2"/>
                </w:rPr>
                <w:t>&gt;70%</w:t>
              </w:r>
            </w:ins>
          </w:p>
        </w:tc>
      </w:tr>
      <w:tr w14:paraId="3C3C2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710" w:author="白日梦想家" w:date="2026-10-26T14:32:24Z"/>
        </w:trPr>
        <w:tc>
          <w:tcPr>
            <w:tcW w:w="1450" w:type="dxa"/>
            <w:vAlign w:val="center"/>
          </w:tcPr>
          <w:p w14:paraId="40A03C2A">
            <w:pPr>
              <w:keepNext/>
              <w:snapToGrid w:val="0"/>
              <w:spacing w:before="0" w:after="0" w:line="460" w:lineRule="exact"/>
              <w:ind w:left="0" w:leftChars="0" w:right="0" w:rightChars="0" w:firstLine="0" w:firstLineChars="0"/>
              <w:jc w:val="center"/>
              <w:rPr>
                <w:ins w:id="4711" w:author="白日梦想家" w:date="2026-10-26T14:32:24Z"/>
                <w:woUserID w:val="2"/>
              </w:rPr>
            </w:pPr>
            <w:ins w:id="4712"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425B14B">
            <w:pPr>
              <w:keepNext/>
              <w:snapToGrid w:val="0"/>
              <w:spacing w:before="0" w:after="0" w:line="460" w:lineRule="exact"/>
              <w:ind w:left="0" w:leftChars="0" w:right="0" w:rightChars="0" w:firstLine="0" w:firstLineChars="0"/>
              <w:jc w:val="center"/>
              <w:rPr>
                <w:ins w:id="4713" w:author="白日梦想家" w:date="2026-10-26T14:32:24Z"/>
                <w:woUserID w:val="2"/>
              </w:rPr>
            </w:pPr>
            <w:ins w:id="4714"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215F0925">
            <w:pPr>
              <w:keepNext/>
              <w:snapToGrid w:val="0"/>
              <w:spacing w:before="0" w:after="0" w:line="460" w:lineRule="exact"/>
              <w:ind w:left="0" w:leftChars="0" w:right="0" w:rightChars="0" w:firstLine="0" w:firstLineChars="0"/>
              <w:jc w:val="center"/>
              <w:rPr>
                <w:ins w:id="4715" w:author="白日梦想家" w:date="2026-10-26T14:32:24Z"/>
                <w:woUserID w:val="2"/>
              </w:rPr>
            </w:pPr>
            <w:ins w:id="4716"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D3D37">
            <w:pPr>
              <w:keepNext/>
              <w:snapToGrid w:val="0"/>
              <w:spacing w:before="0" w:after="0" w:line="460" w:lineRule="exact"/>
              <w:ind w:left="0" w:leftChars="0" w:right="0" w:rightChars="0" w:firstLine="0" w:firstLineChars="0"/>
              <w:jc w:val="center"/>
              <w:rPr>
                <w:ins w:id="4717" w:author="白日梦想家" w:date="2026-10-26T14:32:24Z"/>
                <w:woUserID w:val="2"/>
              </w:rPr>
            </w:pPr>
            <w:ins w:id="4718" w:author="白日梦想家" w:date="2026-10-26T14:32:24Z">
              <w:r>
                <w:rPr>
                  <w:rFonts w:hint="default" w:ascii="Times New Roman" w:hAnsi="Times New Roman" w:eastAsia="方正仿宋_GBK" w:cs="Times New Roman"/>
                  <w:sz w:val="28"/>
                  <w:szCs w:val="28"/>
                  <w:woUserID w:val="2"/>
                </w:rPr>
                <w:t>2.02～2.09</w:t>
              </w:r>
            </w:ins>
          </w:p>
        </w:tc>
        <w:tc>
          <w:tcPr>
            <w:tcW w:w="1451" w:type="dxa"/>
            <w:vAlign w:val="center"/>
          </w:tcPr>
          <w:p w14:paraId="3D7AABD7">
            <w:pPr>
              <w:keepNext/>
              <w:snapToGrid w:val="0"/>
              <w:spacing w:before="0" w:after="0" w:line="460" w:lineRule="exact"/>
              <w:ind w:left="0" w:leftChars="0" w:right="0" w:rightChars="0" w:firstLine="0" w:firstLineChars="0"/>
              <w:jc w:val="center"/>
              <w:rPr>
                <w:ins w:id="4719" w:author="白日梦想家" w:date="2026-10-26T14:32:24Z"/>
                <w:woUserID w:val="2"/>
              </w:rPr>
            </w:pPr>
            <w:ins w:id="4720" w:author="白日梦想家" w:date="2026-10-26T14:32:24Z">
              <w:r>
                <w:rPr>
                  <w:rFonts w:hint="default" w:ascii="Times New Roman" w:hAnsi="Times New Roman" w:eastAsia="方正仿宋_GBK" w:cs="Times New Roman"/>
                  <w:sz w:val="28"/>
                  <w:szCs w:val="28"/>
                  <w:woUserID w:val="2"/>
                </w:rPr>
                <w:t>1.95～2.02</w:t>
              </w:r>
            </w:ins>
          </w:p>
        </w:tc>
        <w:tc>
          <w:tcPr>
            <w:tcW w:w="1453" w:type="dxa"/>
            <w:vAlign w:val="center"/>
          </w:tcPr>
          <w:p w14:paraId="1ED52B8F">
            <w:pPr>
              <w:keepNext/>
              <w:snapToGrid w:val="0"/>
              <w:spacing w:before="0" w:after="0" w:line="460" w:lineRule="exact"/>
              <w:ind w:left="0" w:leftChars="0" w:right="0" w:rightChars="0" w:firstLine="0" w:firstLineChars="0"/>
              <w:jc w:val="center"/>
              <w:rPr>
                <w:ins w:id="4721" w:author="白日梦想家" w:date="2026-10-26T14:32:24Z"/>
                <w:woUserID w:val="2"/>
              </w:rPr>
            </w:pPr>
            <w:ins w:id="4722" w:author="白日梦想家" w:date="2026-10-26T14:32:24Z">
              <w:r>
                <w:rPr>
                  <w:rFonts w:hint="default" w:ascii="Times New Roman" w:hAnsi="Times New Roman" w:eastAsia="方正仿宋_GBK" w:cs="Times New Roman"/>
                  <w:sz w:val="28"/>
                  <w:szCs w:val="28"/>
                  <w:woUserID w:val="2"/>
                </w:rPr>
                <w:t>1.95～2.02</w:t>
              </w:r>
            </w:ins>
          </w:p>
        </w:tc>
      </w:tr>
      <w:tr w14:paraId="65059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723" w:author="白日梦想家" w:date="2026-10-26T14:32:24Z"/>
        </w:trPr>
        <w:tc>
          <w:tcPr>
            <w:tcW w:w="1450" w:type="dxa"/>
            <w:vAlign w:val="center"/>
          </w:tcPr>
          <w:p w14:paraId="1ADE78C9">
            <w:pPr>
              <w:keepNext/>
              <w:snapToGrid w:val="0"/>
              <w:spacing w:before="0" w:after="0" w:line="460" w:lineRule="exact"/>
              <w:ind w:left="0" w:leftChars="0" w:right="0" w:rightChars="0" w:firstLine="0" w:firstLineChars="0"/>
              <w:jc w:val="center"/>
              <w:rPr>
                <w:ins w:id="4724" w:author="白日梦想家" w:date="2026-10-26T14:32:24Z"/>
                <w:woUserID w:val="2"/>
              </w:rPr>
            </w:pPr>
            <w:ins w:id="4725"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5ED7F71">
            <w:pPr>
              <w:keepNext/>
              <w:snapToGrid w:val="0"/>
              <w:spacing w:before="0" w:after="0" w:line="460" w:lineRule="exact"/>
              <w:ind w:left="0" w:leftChars="0" w:right="0" w:rightChars="0" w:firstLine="0" w:firstLineChars="0"/>
              <w:jc w:val="center"/>
              <w:rPr>
                <w:ins w:id="4726" w:author="白日梦想家" w:date="2026-10-26T14:32:24Z"/>
                <w:woUserID w:val="2"/>
              </w:rPr>
            </w:pPr>
            <w:ins w:id="4727"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251D312">
            <w:pPr>
              <w:keepNext/>
              <w:snapToGrid w:val="0"/>
              <w:spacing w:before="0" w:after="0" w:line="460" w:lineRule="exact"/>
              <w:ind w:left="0" w:leftChars="0" w:right="0" w:rightChars="0" w:firstLine="0" w:firstLineChars="0"/>
              <w:jc w:val="center"/>
              <w:rPr>
                <w:ins w:id="4728" w:author="白日梦想家" w:date="2026-10-26T14:32:24Z"/>
                <w:woUserID w:val="2"/>
              </w:rPr>
            </w:pPr>
            <w:ins w:id="4729"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6A7F1E62">
            <w:pPr>
              <w:keepNext/>
              <w:snapToGrid w:val="0"/>
              <w:spacing w:before="0" w:after="0" w:line="460" w:lineRule="exact"/>
              <w:ind w:left="0" w:leftChars="0" w:right="0" w:rightChars="0" w:firstLine="0" w:firstLineChars="0"/>
              <w:jc w:val="center"/>
              <w:rPr>
                <w:ins w:id="4730" w:author="白日梦想家" w:date="2026-10-26T14:32:24Z"/>
                <w:woUserID w:val="2"/>
              </w:rPr>
            </w:pPr>
            <w:ins w:id="4731"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16AA924C">
            <w:pPr>
              <w:keepNext/>
              <w:snapToGrid w:val="0"/>
              <w:spacing w:before="0" w:after="0" w:line="460" w:lineRule="exact"/>
              <w:ind w:left="0" w:leftChars="0" w:right="0" w:rightChars="0" w:firstLine="0" w:firstLineChars="0"/>
              <w:jc w:val="center"/>
              <w:rPr>
                <w:ins w:id="4732" w:author="白日梦想家" w:date="2026-10-26T14:32:24Z"/>
                <w:woUserID w:val="2"/>
              </w:rPr>
            </w:pPr>
            <w:ins w:id="4733"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8FDFCA2">
            <w:pPr>
              <w:keepNext/>
              <w:snapToGrid w:val="0"/>
              <w:spacing w:before="0" w:after="0" w:line="460" w:lineRule="exact"/>
              <w:ind w:left="0" w:leftChars="0" w:right="0" w:rightChars="0" w:firstLine="0" w:firstLineChars="0"/>
              <w:jc w:val="center"/>
              <w:rPr>
                <w:ins w:id="4734" w:author="白日梦想家" w:date="2026-10-26T14:32:24Z"/>
                <w:woUserID w:val="2"/>
              </w:rPr>
            </w:pPr>
            <w:ins w:id="4735" w:author="白日梦想家" w:date="2026-10-26T14:32:24Z">
              <w:r>
                <w:rPr>
                  <w:rFonts w:hint="default" w:ascii="Times New Roman" w:hAnsi="Times New Roman" w:eastAsia="方正仿宋_GBK" w:cs="Times New Roman"/>
                  <w:sz w:val="28"/>
                  <w:szCs w:val="28"/>
                  <w:woUserID w:val="2"/>
                </w:rPr>
                <w:t>1.99～2.09</w:t>
              </w:r>
            </w:ins>
          </w:p>
        </w:tc>
      </w:tr>
      <w:tr w14:paraId="1448E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736" w:author="白日梦想家" w:date="2026-10-26T14:32:24Z"/>
        </w:trPr>
        <w:tc>
          <w:tcPr>
            <w:tcW w:w="1450" w:type="dxa"/>
            <w:vAlign w:val="center"/>
          </w:tcPr>
          <w:p w14:paraId="36D05471">
            <w:pPr>
              <w:keepNext/>
              <w:snapToGrid w:val="0"/>
              <w:spacing w:before="0" w:after="0" w:line="460" w:lineRule="exact"/>
              <w:ind w:left="0" w:leftChars="0" w:right="0" w:rightChars="0" w:firstLine="0" w:firstLineChars="0"/>
              <w:jc w:val="center"/>
              <w:rPr>
                <w:ins w:id="4737" w:author="白日梦想家" w:date="2026-10-26T14:32:24Z"/>
                <w:woUserID w:val="2"/>
              </w:rPr>
            </w:pPr>
            <w:ins w:id="4738"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2B0826D2">
            <w:pPr>
              <w:keepNext/>
              <w:snapToGrid w:val="0"/>
              <w:spacing w:before="0" w:after="0" w:line="460" w:lineRule="exact"/>
              <w:ind w:left="0" w:leftChars="0" w:right="0" w:rightChars="0" w:firstLine="0" w:firstLineChars="0"/>
              <w:jc w:val="center"/>
              <w:rPr>
                <w:ins w:id="4739" w:author="白日梦想家" w:date="2026-10-26T14:32:24Z"/>
                <w:woUserID w:val="2"/>
              </w:rPr>
            </w:pPr>
            <w:ins w:id="4740"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3F705E5C">
            <w:pPr>
              <w:keepNext/>
              <w:snapToGrid w:val="0"/>
              <w:spacing w:before="0" w:after="0" w:line="460" w:lineRule="exact"/>
              <w:ind w:left="0" w:leftChars="0" w:right="0" w:rightChars="0" w:firstLine="0" w:firstLineChars="0"/>
              <w:jc w:val="center"/>
              <w:rPr>
                <w:ins w:id="4741" w:author="白日梦想家" w:date="2026-10-26T14:32:24Z"/>
                <w:woUserID w:val="2"/>
              </w:rPr>
            </w:pPr>
            <w:ins w:id="4742" w:author="白日梦想家" w:date="2026-10-26T14:32:24Z">
              <w:r>
                <w:rPr>
                  <w:rFonts w:hint="default" w:ascii="Times New Roman" w:hAnsi="Times New Roman" w:eastAsia="方正仿宋_GBK" w:cs="Times New Roman"/>
                  <w:sz w:val="28"/>
                  <w:szCs w:val="28"/>
                  <w:woUserID w:val="2"/>
                </w:rPr>
                <w:t>2.79～2.89</w:t>
              </w:r>
            </w:ins>
          </w:p>
        </w:tc>
        <w:tc>
          <w:tcPr>
            <w:tcW w:w="1451" w:type="dxa"/>
            <w:vAlign w:val="center"/>
          </w:tcPr>
          <w:p w14:paraId="03C94771">
            <w:pPr>
              <w:keepNext/>
              <w:snapToGrid w:val="0"/>
              <w:spacing w:before="0" w:after="0" w:line="460" w:lineRule="exact"/>
              <w:ind w:left="0" w:leftChars="0" w:right="0" w:rightChars="0" w:firstLine="0" w:firstLineChars="0"/>
              <w:jc w:val="center"/>
              <w:rPr>
                <w:ins w:id="4743" w:author="白日梦想家" w:date="2026-10-26T14:32:24Z"/>
                <w:woUserID w:val="2"/>
              </w:rPr>
            </w:pPr>
            <w:ins w:id="4744" w:author="白日梦想家" w:date="2026-10-26T14:32:24Z">
              <w:r>
                <w:rPr>
                  <w:rFonts w:hint="default" w:ascii="Times New Roman" w:hAnsi="Times New Roman" w:eastAsia="方正仿宋_GBK" w:cs="Times New Roman"/>
                  <w:sz w:val="28"/>
                  <w:szCs w:val="28"/>
                  <w:woUserID w:val="2"/>
                </w:rPr>
                <w:t>2.63～2.69</w:t>
              </w:r>
            </w:ins>
          </w:p>
        </w:tc>
        <w:tc>
          <w:tcPr>
            <w:tcW w:w="1451" w:type="dxa"/>
            <w:vAlign w:val="center"/>
          </w:tcPr>
          <w:p w14:paraId="2A3AE6D9">
            <w:pPr>
              <w:keepNext/>
              <w:snapToGrid w:val="0"/>
              <w:spacing w:before="0" w:after="0" w:line="460" w:lineRule="exact"/>
              <w:ind w:left="0" w:leftChars="0" w:right="0" w:rightChars="0" w:firstLine="0" w:firstLineChars="0"/>
              <w:jc w:val="center"/>
              <w:rPr>
                <w:ins w:id="4745" w:author="白日梦想家" w:date="2026-10-26T14:32:24Z"/>
                <w:woUserID w:val="2"/>
              </w:rPr>
            </w:pPr>
            <w:ins w:id="4746" w:author="白日梦想家" w:date="2026-10-26T14:32:24Z">
              <w:r>
                <w:rPr>
                  <w:rFonts w:hint="default" w:ascii="Times New Roman" w:hAnsi="Times New Roman" w:eastAsia="方正仿宋_GBK" w:cs="Times New Roman"/>
                  <w:sz w:val="28"/>
                  <w:szCs w:val="28"/>
                  <w:woUserID w:val="2"/>
                </w:rPr>
                <w:t>2.57～2.63</w:t>
              </w:r>
            </w:ins>
          </w:p>
        </w:tc>
        <w:tc>
          <w:tcPr>
            <w:tcW w:w="1453" w:type="dxa"/>
            <w:vAlign w:val="center"/>
          </w:tcPr>
          <w:p w14:paraId="6494802A">
            <w:pPr>
              <w:keepNext/>
              <w:snapToGrid w:val="0"/>
              <w:spacing w:before="0" w:after="0" w:line="460" w:lineRule="exact"/>
              <w:ind w:left="0" w:leftChars="0" w:right="0" w:rightChars="0" w:firstLine="0" w:firstLineChars="0"/>
              <w:jc w:val="center"/>
              <w:rPr>
                <w:ins w:id="4747" w:author="白日梦想家" w:date="2026-10-26T14:32:24Z"/>
                <w:woUserID w:val="2"/>
              </w:rPr>
            </w:pPr>
            <w:ins w:id="4748" w:author="白日梦想家" w:date="2026-10-26T14:32:24Z">
              <w:r>
                <w:rPr>
                  <w:rFonts w:hint="default" w:ascii="Times New Roman" w:hAnsi="Times New Roman" w:eastAsia="方正仿宋_GBK" w:cs="Times New Roman"/>
                  <w:sz w:val="28"/>
                  <w:szCs w:val="28"/>
                  <w:woUserID w:val="2"/>
                </w:rPr>
                <w:t>2.57～2.63</w:t>
              </w:r>
            </w:ins>
          </w:p>
        </w:tc>
      </w:tr>
      <w:tr w14:paraId="30EB7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749" w:author="白日梦想家" w:date="2026-10-26T14:32:24Z"/>
        </w:trPr>
        <w:tc>
          <w:tcPr>
            <w:tcW w:w="1450" w:type="dxa"/>
            <w:vAlign w:val="center"/>
          </w:tcPr>
          <w:p w14:paraId="335A0D20">
            <w:pPr>
              <w:keepNext/>
              <w:snapToGrid w:val="0"/>
              <w:spacing w:before="0" w:after="0" w:line="460" w:lineRule="exact"/>
              <w:ind w:left="0" w:leftChars="0" w:right="0" w:rightChars="0" w:firstLine="0" w:firstLineChars="0"/>
              <w:jc w:val="center"/>
              <w:rPr>
                <w:ins w:id="4750" w:author="白日梦想家" w:date="2026-10-26T14:32:24Z"/>
                <w:woUserID w:val="2"/>
              </w:rPr>
            </w:pPr>
            <w:ins w:id="4751"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534CFB0B">
            <w:pPr>
              <w:keepNext/>
              <w:snapToGrid w:val="0"/>
              <w:spacing w:before="0" w:after="0" w:line="460" w:lineRule="exact"/>
              <w:ind w:left="0" w:leftChars="0" w:right="0" w:rightChars="0" w:firstLine="0" w:firstLineChars="0"/>
              <w:jc w:val="center"/>
              <w:rPr>
                <w:ins w:id="4752" w:author="白日梦想家" w:date="2026-10-26T14:32:24Z"/>
                <w:woUserID w:val="2"/>
              </w:rPr>
            </w:pPr>
            <w:ins w:id="4753"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811AD6F">
            <w:pPr>
              <w:keepNext/>
              <w:snapToGrid w:val="0"/>
              <w:spacing w:before="0" w:after="0" w:line="460" w:lineRule="exact"/>
              <w:ind w:left="0" w:leftChars="0" w:right="0" w:rightChars="0" w:firstLine="0" w:firstLineChars="0"/>
              <w:jc w:val="center"/>
              <w:rPr>
                <w:ins w:id="4754" w:author="白日梦想家" w:date="2026-10-26T14:32:24Z"/>
                <w:woUserID w:val="2"/>
              </w:rPr>
            </w:pPr>
            <w:ins w:id="4755"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AA73C">
            <w:pPr>
              <w:keepNext/>
              <w:snapToGrid w:val="0"/>
              <w:spacing w:before="0" w:after="0" w:line="460" w:lineRule="exact"/>
              <w:ind w:left="0" w:leftChars="0" w:right="0" w:rightChars="0" w:firstLine="0" w:firstLineChars="0"/>
              <w:jc w:val="center"/>
              <w:rPr>
                <w:ins w:id="4756" w:author="白日梦想家" w:date="2026-10-26T14:32:24Z"/>
                <w:woUserID w:val="2"/>
              </w:rPr>
            </w:pPr>
            <w:ins w:id="4757"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24A3BEF7">
            <w:pPr>
              <w:keepNext/>
              <w:snapToGrid w:val="0"/>
              <w:spacing w:before="0" w:after="0" w:line="460" w:lineRule="exact"/>
              <w:ind w:left="0" w:leftChars="0" w:right="0" w:rightChars="0" w:firstLine="0" w:firstLineChars="0"/>
              <w:jc w:val="center"/>
              <w:rPr>
                <w:ins w:id="4758" w:author="白日梦想家" w:date="2026-10-26T14:32:24Z"/>
                <w:woUserID w:val="2"/>
              </w:rPr>
            </w:pPr>
            <w:ins w:id="4759"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DA01C3E">
            <w:pPr>
              <w:keepNext/>
              <w:snapToGrid w:val="0"/>
              <w:spacing w:before="0" w:after="0" w:line="460" w:lineRule="exact"/>
              <w:ind w:left="0" w:leftChars="0" w:right="0" w:rightChars="0" w:firstLine="0" w:firstLineChars="0"/>
              <w:jc w:val="center"/>
              <w:rPr>
                <w:ins w:id="4760" w:author="白日梦想家" w:date="2026-10-26T14:32:24Z"/>
                <w:woUserID w:val="2"/>
              </w:rPr>
            </w:pPr>
            <w:ins w:id="4761" w:author="白日梦想家" w:date="2026-10-26T14:32:24Z">
              <w:r>
                <w:rPr>
                  <w:rFonts w:hint="default" w:ascii="Times New Roman" w:hAnsi="Times New Roman" w:eastAsia="方正仿宋_GBK" w:cs="Times New Roman"/>
                  <w:sz w:val="28"/>
                  <w:szCs w:val="28"/>
                  <w:woUserID w:val="2"/>
                </w:rPr>
                <w:t>1.73～1.83</w:t>
              </w:r>
            </w:ins>
          </w:p>
        </w:tc>
      </w:tr>
      <w:tr w14:paraId="4042C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762" w:author="白日梦想家" w:date="2026-10-26T14:32:24Z"/>
        </w:trPr>
        <w:tc>
          <w:tcPr>
            <w:tcW w:w="1450" w:type="dxa"/>
            <w:vAlign w:val="center"/>
          </w:tcPr>
          <w:p w14:paraId="5208F7C2">
            <w:pPr>
              <w:keepNext/>
              <w:snapToGrid w:val="0"/>
              <w:spacing w:before="0" w:after="0" w:line="460" w:lineRule="exact"/>
              <w:ind w:left="0" w:leftChars="0" w:right="0" w:rightChars="0" w:firstLine="0" w:firstLineChars="0"/>
              <w:jc w:val="center"/>
              <w:rPr>
                <w:ins w:id="4763" w:author="白日梦想家" w:date="2026-10-26T14:32:24Z"/>
                <w:woUserID w:val="2"/>
              </w:rPr>
            </w:pPr>
            <w:ins w:id="4764"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7060CCBB">
            <w:pPr>
              <w:keepNext/>
              <w:snapToGrid w:val="0"/>
              <w:spacing w:before="0" w:after="0" w:line="460" w:lineRule="exact"/>
              <w:ind w:left="0" w:leftChars="0" w:right="0" w:rightChars="0" w:firstLine="0" w:firstLineChars="0"/>
              <w:jc w:val="center"/>
              <w:rPr>
                <w:ins w:id="4765" w:author="白日梦想家" w:date="2026-10-26T14:32:24Z"/>
                <w:woUserID w:val="2"/>
              </w:rPr>
            </w:pPr>
            <w:ins w:id="4766"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05BB641">
            <w:pPr>
              <w:keepNext/>
              <w:snapToGrid w:val="0"/>
              <w:spacing w:before="0" w:after="0" w:line="460" w:lineRule="exact"/>
              <w:ind w:left="0" w:leftChars="0" w:right="0" w:rightChars="0" w:firstLine="0" w:firstLineChars="0"/>
              <w:jc w:val="center"/>
              <w:rPr>
                <w:ins w:id="4767" w:author="白日梦想家" w:date="2026-10-26T14:32:24Z"/>
                <w:woUserID w:val="2"/>
              </w:rPr>
            </w:pPr>
            <w:ins w:id="4768"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398DC550">
            <w:pPr>
              <w:keepNext/>
              <w:snapToGrid w:val="0"/>
              <w:spacing w:before="0" w:after="0" w:line="460" w:lineRule="exact"/>
              <w:ind w:left="0" w:leftChars="0" w:right="0" w:rightChars="0" w:firstLine="0" w:firstLineChars="0"/>
              <w:jc w:val="center"/>
              <w:rPr>
                <w:ins w:id="4769" w:author="白日梦想家" w:date="2026-10-26T14:32:24Z"/>
                <w:woUserID w:val="2"/>
              </w:rPr>
            </w:pPr>
            <w:ins w:id="4770"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72F873E0">
            <w:pPr>
              <w:keepNext/>
              <w:snapToGrid w:val="0"/>
              <w:spacing w:before="0" w:after="0" w:line="460" w:lineRule="exact"/>
              <w:ind w:left="0" w:leftChars="0" w:right="0" w:rightChars="0" w:firstLine="0" w:firstLineChars="0"/>
              <w:jc w:val="center"/>
              <w:rPr>
                <w:ins w:id="4771" w:author="白日梦想家" w:date="2026-10-26T14:32:24Z"/>
                <w:woUserID w:val="2"/>
              </w:rPr>
            </w:pPr>
            <w:ins w:id="4772" w:author="白日梦想家" w:date="2026-10-26T14:32:24Z">
              <w:r>
                <w:rPr>
                  <w:rFonts w:hint="default" w:ascii="Times New Roman" w:hAnsi="Times New Roman" w:eastAsia="方正仿宋_GBK" w:cs="Times New Roman"/>
                  <w:sz w:val="28"/>
                  <w:szCs w:val="28"/>
                  <w:woUserID w:val="2"/>
                </w:rPr>
                <w:t>1.92～2.01</w:t>
              </w:r>
            </w:ins>
          </w:p>
        </w:tc>
        <w:tc>
          <w:tcPr>
            <w:tcW w:w="1453" w:type="dxa"/>
            <w:vAlign w:val="center"/>
          </w:tcPr>
          <w:p w14:paraId="043E226A">
            <w:pPr>
              <w:keepNext/>
              <w:snapToGrid w:val="0"/>
              <w:spacing w:before="0" w:after="0" w:line="460" w:lineRule="exact"/>
              <w:ind w:left="0" w:leftChars="0" w:right="0" w:rightChars="0" w:firstLine="0" w:firstLineChars="0"/>
              <w:jc w:val="center"/>
              <w:rPr>
                <w:ins w:id="4773" w:author="白日梦想家" w:date="2026-10-26T14:32:24Z"/>
                <w:woUserID w:val="2"/>
              </w:rPr>
            </w:pPr>
            <w:ins w:id="4774" w:author="白日梦想家" w:date="2026-10-26T14:32:24Z">
              <w:r>
                <w:rPr>
                  <w:rFonts w:hint="default" w:ascii="Times New Roman" w:hAnsi="Times New Roman" w:eastAsia="方正仿宋_GBK" w:cs="Times New Roman"/>
                  <w:sz w:val="28"/>
                  <w:szCs w:val="28"/>
                  <w:woUserID w:val="2"/>
                </w:rPr>
                <w:t>1.83～1.92</w:t>
              </w:r>
            </w:ins>
          </w:p>
        </w:tc>
      </w:tr>
      <w:tr w14:paraId="744BF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775" w:author="白日梦想家" w:date="2026-10-26T14:32:24Z"/>
        </w:trPr>
        <w:tc>
          <w:tcPr>
            <w:tcW w:w="1450" w:type="dxa"/>
            <w:vAlign w:val="center"/>
          </w:tcPr>
          <w:p w14:paraId="76088487">
            <w:pPr>
              <w:keepNext/>
              <w:snapToGrid w:val="0"/>
              <w:spacing w:before="0" w:after="0" w:line="460" w:lineRule="exact"/>
              <w:ind w:left="0" w:leftChars="0" w:right="0" w:rightChars="0" w:firstLine="0" w:firstLineChars="0"/>
              <w:jc w:val="center"/>
              <w:rPr>
                <w:ins w:id="4776" w:author="白日梦想家" w:date="2026-10-26T14:32:24Z"/>
                <w:woUserID w:val="2"/>
              </w:rPr>
            </w:pPr>
            <w:ins w:id="4777"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67C6429C">
            <w:pPr>
              <w:keepNext/>
              <w:snapToGrid w:val="0"/>
              <w:spacing w:before="0" w:after="0" w:line="460" w:lineRule="exact"/>
              <w:ind w:left="0" w:leftChars="0" w:right="0" w:rightChars="0" w:firstLine="0" w:firstLineChars="0"/>
              <w:jc w:val="center"/>
              <w:rPr>
                <w:ins w:id="4778" w:author="白日梦想家" w:date="2026-10-26T14:32:24Z"/>
                <w:woUserID w:val="2"/>
              </w:rPr>
            </w:pPr>
            <w:ins w:id="4779"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C34D039">
            <w:pPr>
              <w:keepNext/>
              <w:snapToGrid w:val="0"/>
              <w:spacing w:before="0" w:after="0" w:line="460" w:lineRule="exact"/>
              <w:ind w:left="0" w:leftChars="0" w:right="0" w:rightChars="0" w:firstLine="0" w:firstLineChars="0"/>
              <w:jc w:val="center"/>
              <w:rPr>
                <w:ins w:id="4780" w:author="白日梦想家" w:date="2026-10-26T14:32:24Z"/>
                <w:woUserID w:val="2"/>
              </w:rPr>
            </w:pPr>
            <w:ins w:id="4781"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0EE8A921">
            <w:pPr>
              <w:keepNext/>
              <w:snapToGrid w:val="0"/>
              <w:spacing w:before="0" w:after="0" w:line="460" w:lineRule="exact"/>
              <w:ind w:left="0" w:leftChars="0" w:right="0" w:rightChars="0" w:firstLine="0" w:firstLineChars="0"/>
              <w:jc w:val="center"/>
              <w:rPr>
                <w:ins w:id="4782" w:author="白日梦想家" w:date="2026-10-26T14:32:24Z"/>
                <w:woUserID w:val="2"/>
              </w:rPr>
            </w:pPr>
            <w:ins w:id="4783" w:author="白日梦想家" w:date="2026-10-26T14:32:24Z">
              <w:r>
                <w:rPr>
                  <w:rFonts w:hint="default" w:ascii="Times New Roman" w:hAnsi="Times New Roman" w:eastAsia="方正仿宋_GBK" w:cs="Times New Roman"/>
                  <w:sz w:val="28"/>
                  <w:szCs w:val="28"/>
                  <w:woUserID w:val="2"/>
                </w:rPr>
                <w:t>2.47～2.57</w:t>
              </w:r>
            </w:ins>
          </w:p>
        </w:tc>
        <w:tc>
          <w:tcPr>
            <w:tcW w:w="1451" w:type="dxa"/>
            <w:vAlign w:val="center"/>
          </w:tcPr>
          <w:p w14:paraId="5546105F">
            <w:pPr>
              <w:keepNext/>
              <w:snapToGrid w:val="0"/>
              <w:spacing w:before="0" w:after="0" w:line="460" w:lineRule="exact"/>
              <w:ind w:left="0" w:leftChars="0" w:right="0" w:rightChars="0" w:firstLine="0" w:firstLineChars="0"/>
              <w:jc w:val="center"/>
              <w:rPr>
                <w:ins w:id="4784" w:author="白日梦想家" w:date="2026-10-26T14:32:24Z"/>
                <w:woUserID w:val="2"/>
              </w:rPr>
            </w:pPr>
            <w:ins w:id="4785"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48890066">
            <w:pPr>
              <w:keepNext/>
              <w:snapToGrid w:val="0"/>
              <w:spacing w:before="0" w:after="0" w:line="460" w:lineRule="exact"/>
              <w:ind w:left="0" w:leftChars="0" w:right="0" w:rightChars="0" w:firstLine="0" w:firstLineChars="0"/>
              <w:jc w:val="center"/>
              <w:rPr>
                <w:ins w:id="4786" w:author="白日梦想家" w:date="2026-10-26T14:32:24Z"/>
                <w:woUserID w:val="2"/>
              </w:rPr>
            </w:pPr>
            <w:ins w:id="4787" w:author="白日梦想家" w:date="2026-10-26T14:32:24Z">
              <w:r>
                <w:rPr>
                  <w:rFonts w:hint="default" w:ascii="Times New Roman" w:hAnsi="Times New Roman" w:eastAsia="方正仿宋_GBK" w:cs="Times New Roman"/>
                  <w:sz w:val="28"/>
                  <w:szCs w:val="28"/>
                  <w:woUserID w:val="2"/>
                </w:rPr>
                <w:t>2.37～2.47</w:t>
              </w:r>
            </w:ins>
          </w:p>
        </w:tc>
      </w:tr>
      <w:tr w14:paraId="53C5C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788" w:author="白日梦想家" w:date="2026-10-26T14:32:24Z"/>
        </w:trPr>
        <w:tc>
          <w:tcPr>
            <w:tcW w:w="1450" w:type="dxa"/>
            <w:vAlign w:val="center"/>
          </w:tcPr>
          <w:p w14:paraId="6E144D75">
            <w:pPr>
              <w:keepNext/>
              <w:snapToGrid w:val="0"/>
              <w:spacing w:before="0" w:after="0" w:line="460" w:lineRule="exact"/>
              <w:ind w:left="0" w:leftChars="0" w:right="0" w:rightChars="0" w:firstLine="0" w:firstLineChars="0"/>
              <w:jc w:val="center"/>
              <w:rPr>
                <w:ins w:id="4789" w:author="白日梦想家" w:date="2026-10-26T14:32:24Z"/>
                <w:woUserID w:val="2"/>
              </w:rPr>
            </w:pPr>
            <w:ins w:id="4790"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63804FE0">
            <w:pPr>
              <w:keepNext/>
              <w:snapToGrid w:val="0"/>
              <w:spacing w:before="0" w:after="0" w:line="460" w:lineRule="exact"/>
              <w:ind w:left="0" w:leftChars="0" w:right="0" w:rightChars="0" w:firstLine="0" w:firstLineChars="0"/>
              <w:jc w:val="center"/>
              <w:rPr>
                <w:ins w:id="4791" w:author="白日梦想家" w:date="2026-10-26T14:32:24Z"/>
                <w:woUserID w:val="2"/>
              </w:rPr>
            </w:pPr>
            <w:ins w:id="4792"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3A446F0">
            <w:pPr>
              <w:keepNext/>
              <w:snapToGrid w:val="0"/>
              <w:spacing w:before="0" w:after="0" w:line="460" w:lineRule="exact"/>
              <w:ind w:left="0" w:leftChars="0" w:right="0" w:rightChars="0" w:firstLine="0" w:firstLineChars="0"/>
              <w:jc w:val="center"/>
              <w:rPr>
                <w:ins w:id="4793" w:author="白日梦想家" w:date="2026-10-26T14:32:24Z"/>
                <w:woUserID w:val="2"/>
              </w:rPr>
            </w:pPr>
            <w:ins w:id="4794" w:author="白日梦想家" w:date="2026-10-26T14:32:24Z">
              <w:r>
                <w:rPr>
                  <w:rFonts w:hint="default" w:ascii="Times New Roman" w:hAnsi="Times New Roman" w:eastAsia="方正仿宋_GBK" w:cs="Times New Roman"/>
                  <w:sz w:val="28"/>
                  <w:szCs w:val="28"/>
                  <w:woUserID w:val="2"/>
                </w:rPr>
                <w:t>2.08～2.15</w:t>
              </w:r>
            </w:ins>
          </w:p>
        </w:tc>
        <w:tc>
          <w:tcPr>
            <w:tcW w:w="1451" w:type="dxa"/>
            <w:vAlign w:val="center"/>
          </w:tcPr>
          <w:p w14:paraId="4979AF76">
            <w:pPr>
              <w:keepNext/>
              <w:snapToGrid w:val="0"/>
              <w:spacing w:before="0" w:after="0" w:line="460" w:lineRule="exact"/>
              <w:ind w:left="0" w:leftChars="0" w:right="0" w:rightChars="0" w:firstLine="0" w:firstLineChars="0"/>
              <w:jc w:val="center"/>
              <w:rPr>
                <w:ins w:id="4795" w:author="白日梦想家" w:date="2026-10-26T14:32:24Z"/>
                <w:woUserID w:val="2"/>
              </w:rPr>
            </w:pPr>
            <w:ins w:id="4796" w:author="白日梦想家" w:date="2026-10-26T14:32:24Z">
              <w:r>
                <w:rPr>
                  <w:rFonts w:hint="default" w:ascii="Times New Roman" w:hAnsi="Times New Roman" w:eastAsia="方正仿宋_GBK" w:cs="Times New Roman"/>
                  <w:sz w:val="28"/>
                  <w:szCs w:val="28"/>
                  <w:woUserID w:val="2"/>
                </w:rPr>
                <w:t>2.01～2.08</w:t>
              </w:r>
            </w:ins>
          </w:p>
        </w:tc>
        <w:tc>
          <w:tcPr>
            <w:tcW w:w="1451" w:type="dxa"/>
            <w:vAlign w:val="center"/>
          </w:tcPr>
          <w:p w14:paraId="1D31F016">
            <w:pPr>
              <w:keepNext/>
              <w:snapToGrid w:val="0"/>
              <w:spacing w:before="0" w:after="0" w:line="460" w:lineRule="exact"/>
              <w:ind w:left="0" w:leftChars="0" w:right="0" w:rightChars="0" w:firstLine="0" w:firstLineChars="0"/>
              <w:jc w:val="center"/>
              <w:rPr>
                <w:ins w:id="4797" w:author="白日梦想家" w:date="2026-10-26T14:32:24Z"/>
                <w:woUserID w:val="2"/>
              </w:rPr>
            </w:pPr>
            <w:ins w:id="4798"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772109A3">
            <w:pPr>
              <w:keepNext/>
              <w:snapToGrid w:val="0"/>
              <w:spacing w:before="0" w:after="0" w:line="460" w:lineRule="exact"/>
              <w:ind w:left="0" w:leftChars="0" w:right="0" w:rightChars="0" w:firstLine="0" w:firstLineChars="0"/>
              <w:jc w:val="center"/>
              <w:rPr>
                <w:ins w:id="4799" w:author="白日梦想家" w:date="2026-10-26T14:32:24Z"/>
                <w:woUserID w:val="2"/>
              </w:rPr>
            </w:pPr>
            <w:ins w:id="4800" w:author="白日梦想家" w:date="2026-10-26T14:32:24Z">
              <w:r>
                <w:rPr>
                  <w:rFonts w:hint="default" w:ascii="Times New Roman" w:hAnsi="Times New Roman" w:eastAsia="方正仿宋_GBK" w:cs="Times New Roman"/>
                  <w:sz w:val="28"/>
                  <w:szCs w:val="28"/>
                  <w:woUserID w:val="2"/>
                </w:rPr>
                <w:t>1.57～1.67</w:t>
              </w:r>
            </w:ins>
          </w:p>
        </w:tc>
      </w:tr>
      <w:tr w14:paraId="7954E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01" w:author="白日梦想家" w:date="2026-10-26T14:32:24Z"/>
        </w:trPr>
        <w:tc>
          <w:tcPr>
            <w:tcW w:w="1450" w:type="dxa"/>
            <w:vAlign w:val="center"/>
          </w:tcPr>
          <w:p w14:paraId="3C962E2B">
            <w:pPr>
              <w:keepNext/>
              <w:snapToGrid w:val="0"/>
              <w:spacing w:before="0" w:after="0" w:line="460" w:lineRule="exact"/>
              <w:ind w:left="0" w:leftChars="0" w:right="0" w:rightChars="0" w:firstLine="0" w:firstLineChars="0"/>
              <w:jc w:val="center"/>
              <w:rPr>
                <w:ins w:id="4802" w:author="白日梦想家" w:date="2026-10-26T14:32:24Z"/>
                <w:woUserID w:val="2"/>
              </w:rPr>
            </w:pPr>
            <w:ins w:id="4803"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7B623D53">
            <w:pPr>
              <w:keepNext/>
              <w:snapToGrid w:val="0"/>
              <w:spacing w:before="0" w:after="0" w:line="460" w:lineRule="exact"/>
              <w:ind w:left="0" w:leftChars="0" w:right="0" w:rightChars="0" w:firstLine="0" w:firstLineChars="0"/>
              <w:jc w:val="center"/>
              <w:rPr>
                <w:ins w:id="4804" w:author="白日梦想家" w:date="2026-10-26T14:32:24Z"/>
                <w:woUserID w:val="2"/>
              </w:rPr>
            </w:pPr>
            <w:ins w:id="4805"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B55333B">
            <w:pPr>
              <w:keepNext/>
              <w:snapToGrid w:val="0"/>
              <w:spacing w:before="0" w:after="0" w:line="460" w:lineRule="exact"/>
              <w:ind w:left="0" w:leftChars="0" w:right="0" w:rightChars="0" w:firstLine="0" w:firstLineChars="0"/>
              <w:jc w:val="center"/>
              <w:rPr>
                <w:ins w:id="4806" w:author="白日梦想家" w:date="2026-10-26T14:32:24Z"/>
                <w:woUserID w:val="2"/>
              </w:rPr>
            </w:pPr>
            <w:ins w:id="4807"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62C1DA41">
            <w:pPr>
              <w:keepNext/>
              <w:snapToGrid w:val="0"/>
              <w:spacing w:before="0" w:after="0" w:line="460" w:lineRule="exact"/>
              <w:ind w:left="0" w:leftChars="0" w:right="0" w:rightChars="0" w:firstLine="0" w:firstLineChars="0"/>
              <w:jc w:val="center"/>
              <w:rPr>
                <w:ins w:id="4808" w:author="白日梦想家" w:date="2026-10-26T14:32:24Z"/>
                <w:woUserID w:val="2"/>
              </w:rPr>
            </w:pPr>
            <w:ins w:id="4809"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50168B82">
            <w:pPr>
              <w:keepNext/>
              <w:snapToGrid w:val="0"/>
              <w:spacing w:before="0" w:after="0" w:line="460" w:lineRule="exact"/>
              <w:ind w:left="0" w:leftChars="0" w:right="0" w:rightChars="0" w:firstLine="0" w:firstLineChars="0"/>
              <w:jc w:val="center"/>
              <w:rPr>
                <w:ins w:id="4810" w:author="白日梦想家" w:date="2026-10-26T14:32:24Z"/>
                <w:woUserID w:val="2"/>
              </w:rPr>
            </w:pPr>
            <w:ins w:id="4811" w:author="白日梦想家" w:date="2026-10-26T14:32:24Z">
              <w:r>
                <w:rPr>
                  <w:rFonts w:hint="default" w:ascii="Times New Roman" w:hAnsi="Times New Roman" w:eastAsia="方正仿宋_GBK" w:cs="Times New Roman"/>
                  <w:sz w:val="28"/>
                  <w:szCs w:val="28"/>
                  <w:woUserID w:val="2"/>
                </w:rPr>
                <w:t>1.81～1.89</w:t>
              </w:r>
            </w:ins>
          </w:p>
        </w:tc>
        <w:tc>
          <w:tcPr>
            <w:tcW w:w="1453" w:type="dxa"/>
            <w:vAlign w:val="center"/>
          </w:tcPr>
          <w:p w14:paraId="58CE8D59">
            <w:pPr>
              <w:keepNext/>
              <w:snapToGrid w:val="0"/>
              <w:spacing w:before="0" w:after="0" w:line="460" w:lineRule="exact"/>
              <w:ind w:left="0" w:leftChars="0" w:right="0" w:rightChars="0" w:firstLine="0" w:firstLineChars="0"/>
              <w:jc w:val="center"/>
              <w:rPr>
                <w:ins w:id="4812" w:author="白日梦想家" w:date="2026-10-26T14:32:24Z"/>
                <w:woUserID w:val="2"/>
              </w:rPr>
            </w:pPr>
            <w:ins w:id="4813" w:author="白日梦想家" w:date="2026-10-26T14:32:24Z">
              <w:r>
                <w:rPr>
                  <w:rFonts w:hint="default" w:ascii="Times New Roman" w:hAnsi="Times New Roman" w:eastAsia="方正仿宋_GBK" w:cs="Times New Roman"/>
                  <w:sz w:val="28"/>
                  <w:szCs w:val="28"/>
                  <w:woUserID w:val="2"/>
                </w:rPr>
                <w:t>1.73～1.81</w:t>
              </w:r>
            </w:ins>
          </w:p>
        </w:tc>
      </w:tr>
      <w:tr w14:paraId="4E55F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14" w:author="白日梦想家" w:date="2026-10-26T14:32:24Z"/>
        </w:trPr>
        <w:tc>
          <w:tcPr>
            <w:tcW w:w="1450" w:type="dxa"/>
            <w:vAlign w:val="center"/>
          </w:tcPr>
          <w:p w14:paraId="1A741ECF">
            <w:pPr>
              <w:keepNext/>
              <w:snapToGrid w:val="0"/>
              <w:spacing w:before="0" w:after="0" w:line="460" w:lineRule="exact"/>
              <w:ind w:left="0" w:leftChars="0" w:right="0" w:rightChars="0" w:firstLine="0" w:firstLineChars="0"/>
              <w:jc w:val="center"/>
              <w:rPr>
                <w:ins w:id="4815" w:author="白日梦想家" w:date="2026-10-26T14:32:24Z"/>
                <w:woUserID w:val="2"/>
              </w:rPr>
            </w:pPr>
            <w:ins w:id="4816"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F96556">
            <w:pPr>
              <w:keepNext/>
              <w:snapToGrid w:val="0"/>
              <w:spacing w:before="0" w:after="0" w:line="460" w:lineRule="exact"/>
              <w:ind w:left="0" w:leftChars="0" w:right="0" w:rightChars="0" w:firstLine="0" w:firstLineChars="0"/>
              <w:jc w:val="center"/>
              <w:rPr>
                <w:ins w:id="4817" w:author="白日梦想家" w:date="2026-10-26T14:32:24Z"/>
                <w:woUserID w:val="2"/>
              </w:rPr>
            </w:pPr>
            <w:ins w:id="4818"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2187DF67">
            <w:pPr>
              <w:keepNext/>
              <w:snapToGrid w:val="0"/>
              <w:spacing w:before="0" w:after="0" w:line="460" w:lineRule="exact"/>
              <w:ind w:left="0" w:leftChars="0" w:right="0" w:rightChars="0" w:firstLine="0" w:firstLineChars="0"/>
              <w:jc w:val="center"/>
              <w:rPr>
                <w:ins w:id="4819" w:author="白日梦想家" w:date="2026-10-26T14:32:24Z"/>
                <w:woUserID w:val="2"/>
              </w:rPr>
            </w:pPr>
            <w:ins w:id="4820" w:author="白日梦想家" w:date="2026-10-26T14:32:24Z">
              <w:r>
                <w:rPr>
                  <w:rFonts w:hint="default" w:ascii="Times New Roman" w:hAnsi="Times New Roman" w:eastAsia="方正仿宋_GBK" w:cs="Times New Roman"/>
                  <w:sz w:val="28"/>
                  <w:szCs w:val="28"/>
                  <w:woUserID w:val="2"/>
                </w:rPr>
                <w:t>2.52～2.59</w:t>
              </w:r>
            </w:ins>
          </w:p>
        </w:tc>
        <w:tc>
          <w:tcPr>
            <w:tcW w:w="1451" w:type="dxa"/>
            <w:vAlign w:val="center"/>
          </w:tcPr>
          <w:p w14:paraId="08A7224E">
            <w:pPr>
              <w:keepNext/>
              <w:snapToGrid w:val="0"/>
              <w:spacing w:before="0" w:after="0" w:line="460" w:lineRule="exact"/>
              <w:ind w:left="0" w:leftChars="0" w:right="0" w:rightChars="0" w:firstLine="0" w:firstLineChars="0"/>
              <w:jc w:val="center"/>
              <w:rPr>
                <w:ins w:id="4821" w:author="白日梦想家" w:date="2026-10-26T14:32:24Z"/>
                <w:woUserID w:val="2"/>
              </w:rPr>
            </w:pPr>
            <w:ins w:id="4822" w:author="白日梦想家" w:date="2026-10-26T14:32:24Z">
              <w:r>
                <w:rPr>
                  <w:rFonts w:hint="default" w:ascii="Times New Roman" w:hAnsi="Times New Roman" w:eastAsia="方正仿宋_GBK" w:cs="Times New Roman"/>
                  <w:sz w:val="28"/>
                  <w:szCs w:val="28"/>
                  <w:woUserID w:val="2"/>
                </w:rPr>
                <w:t>2.48～2.52</w:t>
              </w:r>
            </w:ins>
          </w:p>
        </w:tc>
        <w:tc>
          <w:tcPr>
            <w:tcW w:w="1451" w:type="dxa"/>
            <w:vAlign w:val="center"/>
          </w:tcPr>
          <w:p w14:paraId="45CD2693">
            <w:pPr>
              <w:keepNext/>
              <w:snapToGrid w:val="0"/>
              <w:spacing w:before="0" w:after="0" w:line="460" w:lineRule="exact"/>
              <w:ind w:left="0" w:leftChars="0" w:right="0" w:rightChars="0" w:firstLine="0" w:firstLineChars="0"/>
              <w:jc w:val="center"/>
              <w:rPr>
                <w:ins w:id="4823" w:author="白日梦想家" w:date="2026-10-26T14:32:24Z"/>
                <w:woUserID w:val="2"/>
              </w:rPr>
            </w:pPr>
            <w:ins w:id="4824" w:author="白日梦想家" w:date="2026-10-26T14:32:24Z">
              <w:r>
                <w:rPr>
                  <w:rFonts w:hint="default" w:ascii="Times New Roman" w:hAnsi="Times New Roman" w:eastAsia="方正仿宋_GBK" w:cs="Times New Roman"/>
                  <w:sz w:val="28"/>
                  <w:szCs w:val="28"/>
                  <w:woUserID w:val="2"/>
                </w:rPr>
                <w:t>2.41～2.48</w:t>
              </w:r>
            </w:ins>
          </w:p>
        </w:tc>
        <w:tc>
          <w:tcPr>
            <w:tcW w:w="1453" w:type="dxa"/>
            <w:vAlign w:val="center"/>
          </w:tcPr>
          <w:p w14:paraId="28ED77EE">
            <w:pPr>
              <w:keepNext/>
              <w:snapToGrid w:val="0"/>
              <w:spacing w:before="0" w:after="0" w:line="460" w:lineRule="exact"/>
              <w:ind w:left="0" w:leftChars="0" w:right="0" w:rightChars="0" w:firstLine="0" w:firstLineChars="0"/>
              <w:jc w:val="center"/>
              <w:rPr>
                <w:ins w:id="4825" w:author="白日梦想家" w:date="2026-10-26T14:32:24Z"/>
                <w:woUserID w:val="2"/>
              </w:rPr>
            </w:pPr>
            <w:ins w:id="4826" w:author="白日梦想家" w:date="2026-10-26T14:32:24Z">
              <w:r>
                <w:rPr>
                  <w:rFonts w:hint="default" w:ascii="Times New Roman" w:hAnsi="Times New Roman" w:eastAsia="方正仿宋_GBK" w:cs="Times New Roman"/>
                  <w:sz w:val="28"/>
                  <w:szCs w:val="28"/>
                  <w:woUserID w:val="2"/>
                </w:rPr>
                <w:t>2.25～2.35</w:t>
              </w:r>
            </w:ins>
          </w:p>
        </w:tc>
      </w:tr>
      <w:tr w14:paraId="783AA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27" w:author="白日梦想家" w:date="2026-10-26T14:32:24Z"/>
        </w:trPr>
        <w:tc>
          <w:tcPr>
            <w:tcW w:w="1450" w:type="dxa"/>
            <w:vAlign w:val="center"/>
          </w:tcPr>
          <w:p w14:paraId="206B11F4">
            <w:pPr>
              <w:keepNext/>
              <w:snapToGrid w:val="0"/>
              <w:spacing w:before="0" w:after="0" w:line="460" w:lineRule="exact"/>
              <w:ind w:left="0" w:leftChars="0" w:right="0" w:rightChars="0" w:firstLine="0" w:firstLineChars="0"/>
              <w:jc w:val="center"/>
              <w:rPr>
                <w:ins w:id="4828" w:author="白日梦想家" w:date="2026-10-26T14:32:24Z"/>
                <w:woUserID w:val="2"/>
              </w:rPr>
            </w:pPr>
            <w:ins w:id="4829"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65C9761C">
            <w:pPr>
              <w:keepNext/>
              <w:snapToGrid w:val="0"/>
              <w:spacing w:before="0" w:after="0" w:line="460" w:lineRule="exact"/>
              <w:ind w:left="0" w:leftChars="0" w:right="0" w:rightChars="0" w:firstLine="0" w:firstLineChars="0"/>
              <w:jc w:val="center"/>
              <w:rPr>
                <w:ins w:id="4830" w:author="白日梦想家" w:date="2026-10-26T14:32:24Z"/>
                <w:woUserID w:val="2"/>
              </w:rPr>
            </w:pPr>
            <w:ins w:id="4831"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07FEA808">
            <w:pPr>
              <w:keepNext/>
              <w:snapToGrid w:val="0"/>
              <w:spacing w:before="0" w:after="0" w:line="460" w:lineRule="exact"/>
              <w:ind w:left="0" w:leftChars="0" w:right="0" w:rightChars="0" w:firstLine="0" w:firstLineChars="0"/>
              <w:jc w:val="center"/>
              <w:rPr>
                <w:ins w:id="4832" w:author="白日梦想家" w:date="2026-10-26T14:32:24Z"/>
                <w:woUserID w:val="2"/>
              </w:rPr>
            </w:pPr>
            <w:ins w:id="4833" w:author="白日梦想家" w:date="2026-10-26T14:32:24Z">
              <w:r>
                <w:rPr>
                  <w:rFonts w:hint="default" w:ascii="Times New Roman" w:hAnsi="Times New Roman" w:eastAsia="方正仿宋_GBK" w:cs="Times New Roman"/>
                  <w:sz w:val="28"/>
                  <w:szCs w:val="28"/>
                  <w:woUserID w:val="2"/>
                </w:rPr>
                <w:t>2.02～2.11</w:t>
              </w:r>
            </w:ins>
          </w:p>
        </w:tc>
        <w:tc>
          <w:tcPr>
            <w:tcW w:w="1451" w:type="dxa"/>
            <w:vAlign w:val="center"/>
          </w:tcPr>
          <w:p w14:paraId="47C680E6">
            <w:pPr>
              <w:keepNext/>
              <w:snapToGrid w:val="0"/>
              <w:spacing w:before="0" w:after="0" w:line="460" w:lineRule="exact"/>
              <w:ind w:left="0" w:leftChars="0" w:right="0" w:rightChars="0" w:firstLine="0" w:firstLineChars="0"/>
              <w:jc w:val="center"/>
              <w:rPr>
                <w:ins w:id="4834" w:author="白日梦想家" w:date="2026-10-26T14:32:24Z"/>
                <w:woUserID w:val="2"/>
              </w:rPr>
            </w:pPr>
            <w:ins w:id="4835" w:author="白日梦想家" w:date="2026-10-26T14:32:24Z">
              <w:r>
                <w:rPr>
                  <w:rFonts w:hint="default" w:ascii="Times New Roman" w:hAnsi="Times New Roman" w:eastAsia="方正仿宋_GBK" w:cs="Times New Roman"/>
                  <w:sz w:val="28"/>
                  <w:szCs w:val="28"/>
                  <w:woUserID w:val="2"/>
                </w:rPr>
                <w:t>1.95～2.02</w:t>
              </w:r>
            </w:ins>
          </w:p>
        </w:tc>
        <w:tc>
          <w:tcPr>
            <w:tcW w:w="1451" w:type="dxa"/>
            <w:vAlign w:val="center"/>
          </w:tcPr>
          <w:p w14:paraId="02DF4181">
            <w:pPr>
              <w:keepNext/>
              <w:snapToGrid w:val="0"/>
              <w:spacing w:before="0" w:after="0" w:line="460" w:lineRule="exact"/>
              <w:ind w:left="0" w:leftChars="0" w:right="0" w:rightChars="0" w:firstLine="0" w:firstLineChars="0"/>
              <w:jc w:val="center"/>
              <w:rPr>
                <w:ins w:id="4836" w:author="白日梦想家" w:date="2026-10-26T14:32:24Z"/>
                <w:woUserID w:val="2"/>
              </w:rPr>
            </w:pPr>
            <w:ins w:id="4837" w:author="白日梦想家" w:date="2026-10-26T14:32:24Z">
              <w:r>
                <w:rPr>
                  <w:rFonts w:hint="default" w:ascii="Times New Roman" w:hAnsi="Times New Roman" w:eastAsia="方正仿宋_GBK" w:cs="Times New Roman"/>
                  <w:sz w:val="28"/>
                  <w:szCs w:val="28"/>
                  <w:woUserID w:val="2"/>
                </w:rPr>
                <w:t>1.87～1.95</w:t>
              </w:r>
            </w:ins>
          </w:p>
        </w:tc>
        <w:tc>
          <w:tcPr>
            <w:tcW w:w="1453" w:type="dxa"/>
            <w:vAlign w:val="center"/>
          </w:tcPr>
          <w:p w14:paraId="467B3028">
            <w:pPr>
              <w:keepNext/>
              <w:snapToGrid w:val="0"/>
              <w:spacing w:before="0" w:after="0" w:line="460" w:lineRule="exact"/>
              <w:ind w:left="0" w:leftChars="0" w:right="0" w:rightChars="0" w:firstLine="0" w:firstLineChars="0"/>
              <w:jc w:val="center"/>
              <w:rPr>
                <w:ins w:id="4838" w:author="白日梦想家" w:date="2026-10-26T14:32:24Z"/>
                <w:woUserID w:val="2"/>
              </w:rPr>
            </w:pPr>
            <w:ins w:id="4839" w:author="白日梦想家" w:date="2026-10-26T14:32:24Z">
              <w:r>
                <w:rPr>
                  <w:rFonts w:hint="default" w:ascii="Times New Roman" w:hAnsi="Times New Roman" w:eastAsia="方正仿宋_GBK" w:cs="Times New Roman"/>
                  <w:sz w:val="28"/>
                  <w:szCs w:val="28"/>
                  <w:woUserID w:val="2"/>
                </w:rPr>
                <w:t>1.45～1.55</w:t>
              </w:r>
            </w:ins>
          </w:p>
        </w:tc>
      </w:tr>
      <w:tr w14:paraId="36585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840" w:author="白日梦想家" w:date="2026-10-26T14:32:24Z"/>
        </w:trPr>
        <w:tc>
          <w:tcPr>
            <w:tcW w:w="1450" w:type="dxa"/>
            <w:vAlign w:val="center"/>
          </w:tcPr>
          <w:p w14:paraId="3FAE9500">
            <w:pPr>
              <w:keepNext/>
              <w:snapToGrid w:val="0"/>
              <w:spacing w:before="0" w:after="0" w:line="460" w:lineRule="exact"/>
              <w:ind w:left="0" w:leftChars="0" w:right="0" w:rightChars="0" w:firstLine="0" w:firstLineChars="0"/>
              <w:jc w:val="center"/>
              <w:rPr>
                <w:ins w:id="4841" w:author="白日梦想家" w:date="2026-10-26T14:32:24Z"/>
                <w:woUserID w:val="2"/>
              </w:rPr>
            </w:pPr>
            <w:ins w:id="4842"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E2B51E4">
            <w:pPr>
              <w:keepNext/>
              <w:snapToGrid w:val="0"/>
              <w:spacing w:before="0" w:after="0" w:line="460" w:lineRule="exact"/>
              <w:ind w:left="0" w:leftChars="0" w:right="0" w:rightChars="0" w:firstLine="0" w:firstLineChars="0"/>
              <w:jc w:val="center"/>
              <w:rPr>
                <w:ins w:id="4843" w:author="白日梦想家" w:date="2026-10-26T14:32:24Z"/>
                <w:woUserID w:val="2"/>
              </w:rPr>
            </w:pPr>
            <w:ins w:id="4844"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247CDDD">
            <w:pPr>
              <w:keepNext/>
              <w:snapToGrid w:val="0"/>
              <w:spacing w:before="0" w:after="0" w:line="460" w:lineRule="exact"/>
              <w:ind w:left="0" w:leftChars="0" w:right="0" w:rightChars="0" w:firstLine="0" w:firstLineChars="0"/>
              <w:jc w:val="center"/>
              <w:rPr>
                <w:ins w:id="4845" w:author="白日梦想家" w:date="2026-10-26T14:32:24Z"/>
                <w:woUserID w:val="2"/>
              </w:rPr>
            </w:pPr>
            <w:ins w:id="4846" w:author="白日梦想家" w:date="2026-10-26T14:32:24Z">
              <w:r>
                <w:rPr>
                  <w:rFonts w:hint="default" w:ascii="Times New Roman" w:hAnsi="Times New Roman" w:eastAsia="方正仿宋_GBK" w:cs="Times New Roman"/>
                  <w:sz w:val="28"/>
                  <w:szCs w:val="28"/>
                  <w:woUserID w:val="2"/>
                </w:rPr>
                <w:t>2.01～2.07</w:t>
              </w:r>
            </w:ins>
          </w:p>
        </w:tc>
        <w:tc>
          <w:tcPr>
            <w:tcW w:w="1451" w:type="dxa"/>
            <w:vAlign w:val="center"/>
          </w:tcPr>
          <w:p w14:paraId="2B7FBDD3">
            <w:pPr>
              <w:keepNext/>
              <w:snapToGrid w:val="0"/>
              <w:spacing w:before="0" w:after="0" w:line="460" w:lineRule="exact"/>
              <w:ind w:left="0" w:leftChars="0" w:right="0" w:rightChars="0" w:firstLine="0" w:firstLineChars="0"/>
              <w:jc w:val="center"/>
              <w:rPr>
                <w:ins w:id="4847" w:author="白日梦想家" w:date="2026-10-26T14:32:24Z"/>
                <w:woUserID w:val="2"/>
              </w:rPr>
            </w:pPr>
            <w:ins w:id="4848" w:author="白日梦想家" w:date="2026-10-26T14:32:24Z">
              <w:r>
                <w:rPr>
                  <w:rFonts w:hint="default" w:ascii="Times New Roman" w:hAnsi="Times New Roman" w:eastAsia="方正仿宋_GBK" w:cs="Times New Roman"/>
                  <w:sz w:val="28"/>
                  <w:szCs w:val="28"/>
                  <w:woUserID w:val="2"/>
                </w:rPr>
                <w:t>2.07～2.13</w:t>
              </w:r>
            </w:ins>
          </w:p>
        </w:tc>
        <w:tc>
          <w:tcPr>
            <w:tcW w:w="1451" w:type="dxa"/>
            <w:vAlign w:val="center"/>
          </w:tcPr>
          <w:p w14:paraId="26412F83">
            <w:pPr>
              <w:keepNext/>
              <w:snapToGrid w:val="0"/>
              <w:spacing w:before="0" w:after="0" w:line="460" w:lineRule="exact"/>
              <w:ind w:left="0" w:leftChars="0" w:right="0" w:rightChars="0" w:firstLine="0" w:firstLineChars="0"/>
              <w:jc w:val="center"/>
              <w:rPr>
                <w:ins w:id="4849" w:author="白日梦想家" w:date="2026-10-26T14:32:24Z"/>
                <w:woUserID w:val="2"/>
              </w:rPr>
            </w:pPr>
            <w:ins w:id="4850" w:author="白日梦想家" w:date="2026-10-26T14:32:24Z">
              <w:r>
                <w:rPr>
                  <w:rFonts w:hint="default" w:ascii="Times New Roman" w:hAnsi="Times New Roman" w:eastAsia="方正仿宋_GBK" w:cs="Times New Roman"/>
                  <w:sz w:val="28"/>
                  <w:szCs w:val="28"/>
                  <w:woUserID w:val="2"/>
                </w:rPr>
                <w:t>1.89～1.99</w:t>
              </w:r>
            </w:ins>
          </w:p>
        </w:tc>
        <w:tc>
          <w:tcPr>
            <w:tcW w:w="1453" w:type="dxa"/>
            <w:vAlign w:val="center"/>
          </w:tcPr>
          <w:p w14:paraId="7F9833B7">
            <w:pPr>
              <w:keepNext/>
              <w:snapToGrid w:val="0"/>
              <w:spacing w:before="0" w:after="0" w:line="460" w:lineRule="exact"/>
              <w:ind w:left="0" w:leftChars="0" w:right="0" w:rightChars="0" w:firstLine="0" w:firstLineChars="0"/>
              <w:jc w:val="center"/>
              <w:rPr>
                <w:ins w:id="4851" w:author="白日梦想家" w:date="2026-10-26T14:32:24Z"/>
                <w:woUserID w:val="2"/>
              </w:rPr>
            </w:pPr>
            <w:ins w:id="4852" w:author="白日梦想家" w:date="2026-10-26T14:32:24Z">
              <w:r>
                <w:rPr>
                  <w:rFonts w:hint="default" w:ascii="Times New Roman" w:hAnsi="Times New Roman" w:eastAsia="方正仿宋_GBK" w:cs="Times New Roman"/>
                  <w:sz w:val="28"/>
                  <w:szCs w:val="28"/>
                  <w:woUserID w:val="2"/>
                </w:rPr>
                <w:t>1.57～1.67</w:t>
              </w:r>
            </w:ins>
          </w:p>
        </w:tc>
      </w:tr>
      <w:tr w14:paraId="46649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53" w:author="白日梦想家" w:date="2026-10-26T14:32:24Z"/>
        </w:trPr>
        <w:tc>
          <w:tcPr>
            <w:tcW w:w="1450" w:type="dxa"/>
            <w:vAlign w:val="center"/>
          </w:tcPr>
          <w:p w14:paraId="5C51ECB2">
            <w:pPr>
              <w:keepNext/>
              <w:snapToGrid w:val="0"/>
              <w:spacing w:before="0" w:after="0" w:line="460" w:lineRule="exact"/>
              <w:ind w:left="0" w:leftChars="0" w:right="0" w:rightChars="0" w:firstLine="0" w:firstLineChars="0"/>
              <w:jc w:val="center"/>
              <w:rPr>
                <w:ins w:id="4854" w:author="白日梦想家" w:date="2026-10-26T14:32:24Z"/>
                <w:woUserID w:val="2"/>
              </w:rPr>
            </w:pPr>
            <w:ins w:id="4855"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48C119AA">
            <w:pPr>
              <w:keepNext/>
              <w:snapToGrid w:val="0"/>
              <w:spacing w:before="0" w:after="0" w:line="460" w:lineRule="exact"/>
              <w:ind w:left="0" w:leftChars="0" w:right="0" w:rightChars="0" w:firstLine="0" w:firstLineChars="0"/>
              <w:jc w:val="center"/>
              <w:rPr>
                <w:ins w:id="4856" w:author="白日梦想家" w:date="2026-10-26T14:32:24Z"/>
                <w:woUserID w:val="2"/>
              </w:rPr>
            </w:pPr>
            <w:ins w:id="4857"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D303E4F">
            <w:pPr>
              <w:keepNext/>
              <w:snapToGrid w:val="0"/>
              <w:spacing w:before="0" w:after="0" w:line="460" w:lineRule="exact"/>
              <w:ind w:left="0" w:leftChars="0" w:right="0" w:rightChars="0" w:firstLine="0" w:firstLineChars="0"/>
              <w:jc w:val="center"/>
              <w:rPr>
                <w:ins w:id="4858" w:author="白日梦想家" w:date="2026-10-26T14:32:24Z"/>
                <w:woUserID w:val="2"/>
              </w:rPr>
            </w:pPr>
            <w:ins w:id="4859" w:author="白日梦想家" w:date="2026-10-26T14:32:24Z">
              <w:r>
                <w:rPr>
                  <w:rFonts w:hint="default" w:ascii="Times New Roman" w:hAnsi="Times New Roman" w:eastAsia="方正仿宋_GBK" w:cs="Times New Roman"/>
                  <w:sz w:val="28"/>
                  <w:szCs w:val="28"/>
                  <w:woUserID w:val="2"/>
                </w:rPr>
                <w:t>2.46～2.55</w:t>
              </w:r>
            </w:ins>
          </w:p>
        </w:tc>
        <w:tc>
          <w:tcPr>
            <w:tcW w:w="1451" w:type="dxa"/>
            <w:vAlign w:val="center"/>
          </w:tcPr>
          <w:p w14:paraId="28121DC9">
            <w:pPr>
              <w:keepNext/>
              <w:snapToGrid w:val="0"/>
              <w:spacing w:before="0" w:after="0" w:line="460" w:lineRule="exact"/>
              <w:ind w:left="0" w:leftChars="0" w:right="0" w:rightChars="0" w:firstLine="0" w:firstLineChars="0"/>
              <w:jc w:val="center"/>
              <w:rPr>
                <w:ins w:id="4860" w:author="白日梦想家" w:date="2026-10-26T14:32:24Z"/>
                <w:woUserID w:val="2"/>
              </w:rPr>
            </w:pPr>
            <w:ins w:id="4861" w:author="白日梦想家" w:date="2026-10-26T14:32:24Z">
              <w:r>
                <w:rPr>
                  <w:rFonts w:hint="default" w:ascii="Times New Roman" w:hAnsi="Times New Roman" w:eastAsia="方正仿宋_GBK" w:cs="Times New Roman"/>
                  <w:sz w:val="28"/>
                  <w:szCs w:val="28"/>
                  <w:woUserID w:val="2"/>
                </w:rPr>
                <w:t>2.37～2.46</w:t>
              </w:r>
            </w:ins>
          </w:p>
        </w:tc>
        <w:tc>
          <w:tcPr>
            <w:tcW w:w="1451" w:type="dxa"/>
            <w:vAlign w:val="center"/>
          </w:tcPr>
          <w:p w14:paraId="30F7E045">
            <w:pPr>
              <w:keepNext/>
              <w:snapToGrid w:val="0"/>
              <w:spacing w:before="0" w:after="0" w:line="460" w:lineRule="exact"/>
              <w:ind w:left="0" w:leftChars="0" w:right="0" w:rightChars="0" w:firstLine="0" w:firstLineChars="0"/>
              <w:jc w:val="center"/>
              <w:rPr>
                <w:ins w:id="4862" w:author="白日梦想家" w:date="2026-10-26T14:32:24Z"/>
                <w:woUserID w:val="2"/>
              </w:rPr>
            </w:pPr>
            <w:ins w:id="4863" w:author="白日梦想家" w:date="2026-10-26T14:32:24Z">
              <w:r>
                <w:rPr>
                  <w:rFonts w:hint="default" w:ascii="Times New Roman" w:hAnsi="Times New Roman" w:eastAsia="方正仿宋_GBK" w:cs="Times New Roman"/>
                  <w:sz w:val="28"/>
                  <w:szCs w:val="28"/>
                  <w:woUserID w:val="2"/>
                </w:rPr>
                <w:t>2.28～2.37</w:t>
              </w:r>
            </w:ins>
          </w:p>
        </w:tc>
        <w:tc>
          <w:tcPr>
            <w:tcW w:w="1453" w:type="dxa"/>
            <w:vAlign w:val="center"/>
          </w:tcPr>
          <w:p w14:paraId="45477793">
            <w:pPr>
              <w:keepNext/>
              <w:snapToGrid w:val="0"/>
              <w:spacing w:before="0" w:after="0" w:line="460" w:lineRule="exact"/>
              <w:ind w:left="0" w:leftChars="0" w:right="0" w:rightChars="0" w:firstLine="0" w:firstLineChars="0"/>
              <w:jc w:val="center"/>
              <w:rPr>
                <w:ins w:id="4864" w:author="白日梦想家" w:date="2026-10-26T14:32:24Z"/>
                <w:woUserID w:val="2"/>
              </w:rPr>
            </w:pPr>
            <w:ins w:id="4865" w:author="白日梦想家" w:date="2026-10-26T14:32:24Z">
              <w:r>
                <w:rPr>
                  <w:rFonts w:hint="default" w:ascii="Times New Roman" w:hAnsi="Times New Roman" w:eastAsia="方正仿宋_GBK" w:cs="Times New Roman"/>
                  <w:sz w:val="28"/>
                  <w:szCs w:val="28"/>
                  <w:woUserID w:val="2"/>
                </w:rPr>
                <w:t>2.19～2.28</w:t>
              </w:r>
            </w:ins>
          </w:p>
        </w:tc>
      </w:tr>
    </w:tbl>
    <w:p w14:paraId="16E00A3F">
      <w:pPr>
        <w:widowControl/>
        <w:adjustRightInd w:val="0"/>
        <w:snapToGrid w:val="0"/>
        <w:spacing w:line="370" w:lineRule="exact"/>
        <w:ind w:left="0" w:leftChars="0" w:right="0" w:rightChars="0" w:firstLine="0" w:firstLineChars="0"/>
        <w:rPr>
          <w:ins w:id="4866" w:author="白日梦想家" w:date="2026-10-26T14:32:24Z"/>
          <w:rFonts w:hint="default" w:ascii="Times New Roman" w:hAnsi="Times New Roman" w:eastAsia="方正黑体_GBK" w:cs="Times New Roman"/>
          <w:b/>
          <w:bCs/>
          <w:sz w:val="36"/>
          <w:szCs w:val="36"/>
          <w:highlight w:val="none"/>
          <w:rPrChange w:id="4867" w:author="白日梦想家" w:date="2026-10-26T15:22:50Z">
            <w:rPr>
              <w:ins w:id="4868" w:author="白日梦想家" w:date="2026-10-26T14:32:24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4869" w:author="白日梦想家" w:date="2026-10-26T14:32:24Z">
        <w:r>
          <w:rPr>
            <w:rFonts w:ascii="Times New Roman" w:hAnsi="Times New Roman" w:eastAsia="方正仿宋_GBK"/>
            <w:sz w:val="24"/>
            <w:woUserID w:val="2"/>
          </w:rPr>
          <w:t>表3条件：电缆长度占比&gt;30%，负荷分散系数&gt;1.15；表内四列百分比为初始转供率。</w:t>
        </w:r>
      </w:ins>
    </w:p>
    <w:p w14:paraId="78E83F75">
      <w:pPr>
        <w:pStyle w:val="3"/>
        <w:keepNext/>
        <w:widowControl/>
        <w:adjustRightInd w:val="0"/>
        <w:snapToGrid w:val="0"/>
        <w:spacing w:before="0" w:after="0" w:line="560" w:lineRule="exact"/>
        <w:ind w:firstLine="723" w:firstLineChars="200"/>
        <w:outlineLvl w:val="1"/>
        <w:rPr>
          <w:ins w:id="4871" w:author="白日梦想家" w:date="2026-10-26T14:32:28Z"/>
          <w:rFonts w:hint="default" w:ascii="Times New Roman" w:hAnsi="Times New Roman" w:eastAsia="方正仿宋_GBK" w:cs="Times New Roman"/>
          <w:b w:val="0"/>
          <w:bCs w:val="0"/>
          <w:i w:val="0"/>
          <w:iCs w:val="0"/>
          <w:sz w:val="32"/>
          <w:szCs w:val="32"/>
          <w:woUserID w:val="2"/>
        </w:rPr>
        <w:pPrChange w:id="4870" w:author="白日梦想家" w:date="2026-10-26T15:24:37Z">
          <w:pPr>
            <w:keepNext/>
            <w:widowControl/>
            <w:adjustRightInd w:val="0"/>
            <w:snapToGrid w:val="0"/>
            <w:spacing w:line="560" w:lineRule="exact"/>
            <w:ind w:firstLine="641" w:firstLineChars="200"/>
            <w:outlineLvl w:val="1"/>
          </w:pPr>
        </w:pPrChange>
      </w:pPr>
      <w:ins w:id="4872" w:author="白日梦想家" w:date="2026-10-26T14:33:39Z">
        <w:r>
          <w:rPr>
            <w:rFonts w:hint="default" w:ascii="Times New Roman" w:hAnsi="Times New Roman" w:eastAsia="方正黑体_GBK" w:cs="Times New Roman"/>
            <w:b/>
            <w:bCs/>
            <w:sz w:val="36"/>
            <w:szCs w:val="36"/>
            <w:lang w:eastAsia="zh"/>
            <w:rPrChange w:id="4873" w:author="白日梦想家" w:date="2026-10-26T15:22:50Z">
              <w:rPr>
                <w:rFonts w:hint="eastAsia" w:ascii="方正黑体_GBK" w:hAnsi="方正黑体_GBK" w:eastAsia="方正黑体_GBK" w:cs="方正黑体_GBK"/>
                <w:b/>
                <w:bCs/>
                <w:sz w:val="36"/>
                <w:szCs w:val="36"/>
                <w:lang w:eastAsia="zh"/>
                <w:woUserID w:val="2"/>
              </w:rPr>
            </w:rPrChange>
            <w:woUserID w:val="0"/>
          </w:rPr>
          <w:t>五</w:t>
        </w:r>
      </w:ins>
      <w:ins w:id="4874" w:author="白日梦想家" w:date="2026-10-26T14:33:39Z">
        <w:r>
          <w:rPr>
            <w:rFonts w:hint="eastAsia" w:ascii="方正黑体_GBK" w:hAnsi="方正黑体_GBK" w:eastAsia="方正黑体_GBK" w:cs="方正黑体_GBK"/>
            <w:b/>
            <w:bCs/>
            <w:sz w:val="36"/>
            <w:szCs w:val="36"/>
            <w:lang w:eastAsia="zh"/>
            <w:woUserID w:val="2"/>
          </w:rPr>
          <w:t>、</w:t>
        </w:r>
      </w:ins>
      <w:ins w:id="4875" w:author="白日梦想家" w:date="2026-10-26T14:32:45Z">
        <w:r>
          <w:rPr>
            <w:rFonts w:hint="eastAsia" w:ascii="方正黑体_GBK" w:hAnsi="方正黑体_GBK" w:eastAsia="方正黑体_GBK" w:cs="方正黑体_GBK"/>
            <w:b/>
            <w:bCs/>
            <w:sz w:val="36"/>
            <w:szCs w:val="36"/>
            <w:woUserID w:val="2"/>
          </w:rPr>
          <w:t>规划应用相关工作建议</w:t>
        </w:r>
      </w:ins>
    </w:p>
    <w:p w14:paraId="63F4A9C4">
      <w:pPr>
        <w:pStyle w:val="8"/>
        <w:keepNext/>
        <w:widowControl/>
        <w:adjustRightInd w:val="0"/>
        <w:snapToGrid w:val="0"/>
        <w:spacing w:line="560" w:lineRule="exact"/>
        <w:ind w:firstLine="640" w:firstLineChars="200"/>
        <w:outlineLvl w:val="1"/>
        <w:rPr>
          <w:ins w:id="4877" w:author="白日梦想家" w:date="2026-10-26T16:32:58Z"/>
          <w:rFonts w:hint="default" w:ascii="Times New Roman" w:hAnsi="Times New Roman" w:eastAsia="方正楷体_GBK" w:cs="Times New Roman"/>
          <w:b/>
          <w:bCs/>
          <w:i w:val="0"/>
          <w:iCs w:val="0"/>
          <w:sz w:val="32"/>
          <w:szCs w:val="32"/>
        </w:rPr>
        <w:pPrChange w:id="4876" w:author="白日梦想家" w:date="2026-10-26T16:33:14Z">
          <w:pPr>
            <w:keepNext/>
            <w:widowControl/>
            <w:adjustRightInd w:val="0"/>
            <w:snapToGrid w:val="0"/>
            <w:spacing w:line="560" w:lineRule="exact"/>
            <w:ind w:firstLine="641" w:firstLineChars="200"/>
            <w:outlineLvl w:val="1"/>
          </w:pPr>
        </w:pPrChange>
      </w:pPr>
      <w:ins w:id="4878" w:author="白日梦想家" w:date="2026-10-26T16:33:03Z">
        <w:r>
          <w:rPr>
            <w:rFonts w:hint="default" w:ascii="方正仿宋_GBK" w:hAnsi="方正仿宋_GBK" w:eastAsia="方正仿宋_GBK" w:cs="方正仿宋_GBK"/>
            <w:b w:val="0"/>
            <w:kern w:val="0"/>
            <w:sz w:val="32"/>
            <w:szCs w:val="32"/>
            <w:lang w:val="en-US" w:eastAsia="zh-CN" w:bidi="ar"/>
            <w:woUserID w:val="2"/>
          </w:rPr>
          <w:t>为将五参数容载比推广矩阵研究成果转化为规划实操工具，破解</w:t>
        </w:r>
      </w:ins>
      <w:ins w:id="4879" w:author="白日梦想家" w:date="2026-10-26T16:33:35Z">
        <w:r>
          <w:rPr>
            <w:rFonts w:hint="eastAsia" w:ascii="方正仿宋_GBK" w:hAnsi="方正仿宋_GBK" w:eastAsia="方正仿宋_GBK" w:cs="方正仿宋_GBK"/>
            <w:b w:val="0"/>
            <w:kern w:val="0"/>
            <w:sz w:val="32"/>
            <w:szCs w:val="32"/>
            <w:lang w:val="en-US" w:eastAsia="zh" w:bidi="ar"/>
            <w:woUserID w:val="2"/>
          </w:rPr>
          <w:t>仅</w:t>
        </w:r>
      </w:ins>
      <w:ins w:id="4880" w:author="白日梦想家" w:date="2026-10-26T16:33:03Z">
        <w:r>
          <w:rPr>
            <w:rFonts w:hint="default" w:ascii="方正仿宋_GBK" w:hAnsi="方正仿宋_GBK" w:eastAsia="方正仿宋_GBK" w:cs="方正仿宋_GBK"/>
            <w:b w:val="0"/>
            <w:kern w:val="0"/>
            <w:sz w:val="32"/>
            <w:szCs w:val="32"/>
            <w:lang w:val="en-US" w:eastAsia="zh-CN" w:bidi="ar"/>
            <w:woUserID w:val="2"/>
          </w:rPr>
          <w:t>凭年最大净负荷平均增长率难以</w:t>
        </w:r>
      </w:ins>
      <w:ins w:id="4881" w:author="白日梦想家" w:date="2026-10-26T16:33:47Z">
        <w:r>
          <w:rPr>
            <w:rFonts w:hint="eastAsia" w:ascii="方正仿宋_GBK" w:hAnsi="方正仿宋_GBK" w:eastAsia="方正仿宋_GBK" w:cs="方正仿宋_GBK"/>
            <w:b w:val="0"/>
            <w:kern w:val="0"/>
            <w:sz w:val="32"/>
            <w:szCs w:val="32"/>
            <w:lang w:val="en-US" w:eastAsia="zh" w:bidi="ar"/>
            <w:woUserID w:val="2"/>
          </w:rPr>
          <w:t>有效</w:t>
        </w:r>
      </w:ins>
      <w:ins w:id="4882" w:author="白日梦想家" w:date="2026-10-26T16:33:50Z">
        <w:r>
          <w:rPr>
            <w:rFonts w:hint="eastAsia" w:ascii="方正仿宋_GBK" w:hAnsi="方正仿宋_GBK" w:eastAsia="方正仿宋_GBK" w:cs="方正仿宋_GBK"/>
            <w:b w:val="0"/>
            <w:kern w:val="0"/>
            <w:sz w:val="32"/>
            <w:szCs w:val="32"/>
            <w:lang w:val="en-US" w:eastAsia="zh" w:bidi="ar"/>
            <w:woUserID w:val="2"/>
          </w:rPr>
          <w:t>评估</w:t>
        </w:r>
      </w:ins>
      <w:ins w:id="4883" w:author="白日梦想家" w:date="2026-10-26T16:33:03Z">
        <w:r>
          <w:rPr>
            <w:rFonts w:hint="default" w:ascii="方正仿宋_GBK" w:hAnsi="方正仿宋_GBK" w:eastAsia="方正仿宋_GBK" w:cs="方正仿宋_GBK"/>
            <w:b w:val="0"/>
            <w:kern w:val="0"/>
            <w:sz w:val="32"/>
            <w:szCs w:val="32"/>
            <w:lang w:val="en-US" w:eastAsia="zh-CN" w:bidi="ar"/>
            <w:woUserID w:val="2"/>
          </w:rPr>
          <w:t>容载比的矛盾，从矩阵应用、网络论证、滚动完善</w:t>
        </w:r>
      </w:ins>
      <w:ins w:id="4884" w:author="白日梦想家" w:date="2026-10-26T17:17:14Z">
        <w:r>
          <w:rPr>
            <w:rFonts w:hint="eastAsia" w:ascii="方正仿宋_GBK" w:hAnsi="方正仿宋_GBK" w:cs="方正仿宋_GBK"/>
            <w:b w:val="0"/>
            <w:kern w:val="0"/>
            <w:sz w:val="32"/>
            <w:szCs w:val="32"/>
            <w:lang w:val="en-US" w:eastAsia="zh" w:bidi="ar"/>
            <w:woUserID w:val="2"/>
          </w:rPr>
          <w:t>三</w:t>
        </w:r>
      </w:ins>
      <w:ins w:id="4885" w:author="白日梦想家" w:date="2026-10-26T16:33:03Z">
        <w:r>
          <w:rPr>
            <w:rFonts w:hint="default" w:ascii="方正仿宋_GBK" w:hAnsi="方正仿宋_GBK" w:eastAsia="方正仿宋_GBK" w:cs="方正仿宋_GBK"/>
            <w:b w:val="0"/>
            <w:kern w:val="0"/>
            <w:sz w:val="32"/>
            <w:szCs w:val="32"/>
            <w:lang w:val="en-US" w:eastAsia="zh-CN" w:bidi="ar"/>
            <w:woUserID w:val="2"/>
          </w:rPr>
          <w:t>个维度提出应用建议，推动</w:t>
        </w:r>
      </w:ins>
      <w:ins w:id="4886" w:author="白日梦想家" w:date="2026-10-26T16:33:03Z">
        <w:r>
          <w:rPr>
            <w:rFonts w:hint="default" w:ascii="方正仿宋_GBK" w:hAnsi="方正仿宋_GBK" w:eastAsia="方正仿宋_GBK" w:cs="Times New Roman"/>
            <w:b w:val="0"/>
            <w:kern w:val="0"/>
            <w:sz w:val="32"/>
            <w:szCs w:val="32"/>
            <w:lang w:val="en-US" w:eastAsia="zh-CN" w:bidi="ar"/>
            <w:woUserID w:val="2"/>
          </w:rPr>
          <w:t>110千伏电网容载比规划由“按增长率取固定区间”向“一片一策、多参数弹性安排”转变。</w:t>
        </w:r>
      </w:ins>
    </w:p>
    <w:p w14:paraId="66E0F082">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887" w:author="xh" w:date="2026-10-26T09:58:48Z">
            <w:rPr>
              <w:rFonts w:hint="eastAsia" w:ascii="方正楷体_GBK" w:hAnsi="方正楷体_GBK" w:eastAsia="方正楷体_GBK" w:cs="方正楷体_GBK"/>
              <w:b/>
              <w:bCs/>
              <w:sz w:val="32"/>
              <w:szCs w:val="32"/>
            </w:rPr>
          </w:rPrChange>
        </w:rPr>
        <w:t>（一）</w:t>
      </w:r>
      <w:ins w:id="4888" w:author="白日梦想家" w:date="2026-10-26T15:35:47Z">
        <w:r>
          <w:rPr>
            <w:rFonts w:hint="eastAsia" w:ascii="Times New Roman" w:hAnsi="Times New Roman" w:eastAsia="方正楷体_GBK" w:cs="Times New Roman"/>
            <w:b/>
            <w:bCs/>
            <w:i w:val="0"/>
            <w:iCs w:val="0"/>
            <w:sz w:val="32"/>
            <w:szCs w:val="32"/>
            <w:lang w:eastAsia="zh"/>
            <w:woUserID w:val="2"/>
          </w:rPr>
          <w:t>推动</w:t>
        </w:r>
      </w:ins>
      <w:ins w:id="4889" w:author="白日梦想家" w:date="2026-10-26T15:36:10Z">
        <w:r>
          <w:rPr>
            <w:rFonts w:hint="eastAsia" w:ascii="Times New Roman" w:hAnsi="Times New Roman" w:eastAsia="方正楷体_GBK" w:cs="Times New Roman"/>
            <w:b/>
            <w:bCs/>
            <w:i w:val="0"/>
            <w:iCs w:val="0"/>
            <w:sz w:val="32"/>
            <w:szCs w:val="32"/>
            <w:lang w:eastAsia="zh"/>
            <w:woUserID w:val="2"/>
          </w:rPr>
          <w:t>五参数</w:t>
        </w:r>
      </w:ins>
      <w:ins w:id="4890" w:author="白日梦想家" w:date="2026-10-26T15:36:14Z">
        <w:r>
          <w:rPr>
            <w:rFonts w:hint="eastAsia" w:ascii="Times New Roman" w:hAnsi="Times New Roman" w:eastAsia="方正楷体_GBK" w:cs="Times New Roman"/>
            <w:b/>
            <w:bCs/>
            <w:i w:val="0"/>
            <w:iCs w:val="0"/>
            <w:sz w:val="32"/>
            <w:szCs w:val="32"/>
            <w:lang w:eastAsia="zh"/>
            <w:woUserID w:val="2"/>
          </w:rPr>
          <w:t>容载比</w:t>
        </w:r>
      </w:ins>
      <w:ins w:id="4891" w:author="白日梦想家" w:date="2026-10-26T15:36:15Z">
        <w:r>
          <w:rPr>
            <w:rFonts w:hint="eastAsia" w:ascii="Times New Roman" w:hAnsi="Times New Roman" w:eastAsia="方正楷体_GBK" w:cs="Times New Roman"/>
            <w:b/>
            <w:bCs/>
            <w:i w:val="0"/>
            <w:iCs w:val="0"/>
            <w:sz w:val="32"/>
            <w:szCs w:val="32"/>
            <w:lang w:eastAsia="zh"/>
            <w:woUserID w:val="2"/>
          </w:rPr>
          <w:t>矩阵</w:t>
        </w:r>
      </w:ins>
      <w:ins w:id="4892" w:author="白日梦想家" w:date="2026-10-26T15:36:17Z">
        <w:r>
          <w:rPr>
            <w:rFonts w:hint="eastAsia" w:ascii="Times New Roman" w:hAnsi="Times New Roman" w:eastAsia="方正楷体_GBK" w:cs="Times New Roman"/>
            <w:b/>
            <w:bCs/>
            <w:i w:val="0"/>
            <w:iCs w:val="0"/>
            <w:sz w:val="32"/>
            <w:szCs w:val="32"/>
            <w:lang w:eastAsia="zh"/>
            <w:woUserID w:val="2"/>
          </w:rPr>
          <w:t>应用</w:t>
        </w:r>
      </w:ins>
      <w:del w:id="4893" w:author="白日梦想家" w:date="2026-10-26T15:34:29Z">
        <w:r>
          <w:rPr>
            <w:rFonts w:hint="default" w:ascii="Times New Roman" w:hAnsi="Times New Roman" w:eastAsia="方正楷体_GBK" w:cs="Times New Roman"/>
            <w:b/>
            <w:bCs/>
            <w:i w:val="0"/>
            <w:iCs w:val="0"/>
            <w:sz w:val="32"/>
            <w:szCs w:val="32"/>
            <w:rPrChange w:id="4894" w:author="xh" w:date="2026-10-26T09:58:48Z">
              <w:rPr>
                <w:rFonts w:hint="eastAsia" w:ascii="方正楷体_GBK" w:hAnsi="方正楷体_GBK" w:eastAsia="方正楷体_GBK" w:cs="方正楷体_GBK"/>
                <w:b/>
                <w:bCs/>
                <w:sz w:val="32"/>
                <w:szCs w:val="32"/>
              </w:rPr>
            </w:rPrChange>
          </w:rPr>
          <w:delText>按片区</w:delText>
        </w:r>
      </w:del>
      <w:ins w:id="4895" w:author="xh" w:date="2026-10-26T09:58:48Z">
        <w:del w:id="4896" w:author="白日梦想家" w:date="2026-10-26T15:34:29Z">
          <w:r>
            <w:rPr>
              <w:rFonts w:hint="default" w:ascii="Times New Roman" w:hAnsi="Times New Roman" w:eastAsia="方正楷体_GBK" w:cs="Times New Roman"/>
              <w:b/>
              <w:bCs/>
              <w:i w:val="0"/>
              <w:iCs w:val="0"/>
              <w:sz w:val="32"/>
              <w:szCs w:val="32"/>
              <w:rPrChange w:id="4897" w:author="xh" w:date="2026-10-26T09:58:48Z">
                <w:rPr>
                  <w:rFonts w:hint="eastAsia" w:ascii="方正楷体_GBK" w:hAnsi="方正楷体_GBK" w:eastAsia="方正楷体_GBK" w:cs="方正楷体_GBK"/>
                  <w:b/>
                  <w:bCs/>
                  <w:sz w:val="32"/>
                  <w:szCs w:val="32"/>
                </w:rPr>
              </w:rPrChange>
            </w:rPr>
            <w:delText>供电任务确定容量与工程组合</w:delText>
          </w:r>
        </w:del>
      </w:ins>
      <w:del w:id="4898" w:author="xh" w:date="2026-10-26T09:58:48Z">
        <w:r>
          <w:rPr>
            <w:rFonts w:hint="eastAsia" w:ascii="方正楷体_GBK" w:hAnsi="方正楷体_GBK" w:eastAsia="方正楷体_GBK" w:cs="方正楷体_GBK"/>
            <w:b/>
            <w:bCs/>
            <w:sz w:val="32"/>
            <w:szCs w:val="32"/>
          </w:rPr>
          <w:delText>条件查表，形成具体设备方案</w:delText>
        </w:r>
      </w:del>
    </w:p>
    <w:p w14:paraId="608345CC">
      <w:pPr>
        <w:widowControl/>
        <w:adjustRightInd w:val="0"/>
        <w:snapToGrid w:val="0"/>
        <w:spacing w:beforeAutospacing="0" w:after="0" w:line="560" w:lineRule="exact"/>
        <w:ind w:firstLine="640" w:firstLineChars="200"/>
        <w:rPr>
          <w:ins w:id="4900" w:author="白日梦想家" w:date="2026-10-26T16:36:33Z"/>
          <w:rFonts w:hint="default" w:ascii="方正仿宋_GBK" w:hAnsi="方正仿宋_GBK" w:eastAsia="方正仿宋_GBK" w:cs="方正仿宋_GBK"/>
          <w:b/>
          <w:bCs/>
          <w:kern w:val="0"/>
          <w:sz w:val="32"/>
          <w:szCs w:val="32"/>
          <w:lang w:val="en-US" w:eastAsia="zh-CN" w:bidi="ar"/>
          <w:woUserID w:val="2"/>
        </w:rPr>
        <w:pPrChange w:id="4899" w:author="白日梦想家" w:date="2026-10-26T16:34:42Z">
          <w:pPr>
            <w:widowControl/>
            <w:adjustRightInd w:val="0"/>
            <w:snapToGrid w:val="0"/>
            <w:spacing w:line="560" w:lineRule="exact"/>
            <w:ind w:firstLine="641" w:firstLineChars="200"/>
          </w:pPr>
        </w:pPrChange>
      </w:pPr>
      <w:ins w:id="4901" w:author="白日梦想家" w:date="2026-10-26T16:37:51Z">
        <w:r>
          <w:rPr>
            <w:rFonts w:hint="eastAsia" w:ascii="方正仿宋_GBK" w:hAnsi="方正仿宋_GBK" w:eastAsia="方正仿宋_GBK" w:cs="方正仿宋_GBK"/>
            <w:b/>
            <w:bCs/>
            <w:kern w:val="0"/>
            <w:sz w:val="32"/>
            <w:szCs w:val="32"/>
            <w:lang w:val="en-US" w:eastAsia="zh" w:bidi="ar"/>
            <w:rPrChange w:id="4902"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目标</w:t>
        </w:r>
      </w:ins>
      <w:ins w:id="4903" w:author="白日梦想家" w:date="2026-10-26T16:37:52Z">
        <w:r>
          <w:rPr>
            <w:rFonts w:hint="eastAsia" w:ascii="方正仿宋_GBK" w:hAnsi="方正仿宋_GBK" w:eastAsia="方正仿宋_GBK" w:cs="方正仿宋_GBK"/>
            <w:b/>
            <w:bCs/>
            <w:kern w:val="0"/>
            <w:sz w:val="32"/>
            <w:szCs w:val="32"/>
            <w:lang w:val="en-US" w:eastAsia="zh" w:bidi="ar"/>
            <w:rPrChange w:id="4904"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w:t>
        </w:r>
      </w:ins>
      <w:ins w:id="4905" w:author="白日梦想家" w:date="2026-10-26T16:37:48Z">
        <w:r>
          <w:rPr>
            <w:rFonts w:hint="default" w:ascii="方正仿宋_GBK" w:hAnsi="方正仿宋_GBK" w:eastAsia="方正仿宋_GBK" w:cs="方正仿宋_GBK"/>
            <w:b w:val="0"/>
            <w:kern w:val="0"/>
            <w:sz w:val="32"/>
            <w:szCs w:val="32"/>
            <w:lang w:val="en-US" w:eastAsia="zh-CN" w:bidi="ar"/>
            <w:woUserID w:val="2"/>
          </w:rPr>
          <w:t>规划人员可凭片区参数快速得到容载比推荐窗口，容量取值由经验判断转为“查表初选＋设备校核”，便于方案审查与片区之间横向比较。</w:t>
        </w:r>
      </w:ins>
    </w:p>
    <w:p w14:paraId="25EE7C61">
      <w:pPr>
        <w:widowControl/>
        <w:adjustRightInd w:val="0"/>
        <w:snapToGrid w:val="0"/>
        <w:spacing w:beforeAutospacing="0" w:after="0" w:line="560" w:lineRule="exact"/>
        <w:ind w:firstLine="640" w:firstLineChars="200"/>
        <w:rPr>
          <w:ins w:id="4907" w:author="白日梦想家" w:date="2026-10-26T15:38:41Z"/>
        </w:rPr>
        <w:pPrChange w:id="4906" w:author="白日梦想家" w:date="2026-10-26T16:37:44Z">
          <w:pPr>
            <w:widowControl/>
            <w:adjustRightInd w:val="0"/>
            <w:snapToGrid w:val="0"/>
            <w:spacing w:line="560" w:lineRule="exact"/>
            <w:ind w:firstLine="641" w:firstLineChars="200"/>
          </w:pPr>
        </w:pPrChange>
      </w:pPr>
      <w:ins w:id="4908" w:author="白日梦想家" w:date="2026-10-26T16:37:58Z">
        <w:r>
          <w:rPr>
            <w:rFonts w:hint="eastAsia" w:ascii="方正仿宋_GBK" w:hAnsi="方正仿宋_GBK" w:eastAsia="方正仿宋_GBK" w:cs="方正仿宋_GBK"/>
            <w:b/>
            <w:bCs/>
            <w:kern w:val="0"/>
            <w:sz w:val="32"/>
            <w:szCs w:val="32"/>
            <w:lang w:val="en-US" w:eastAsia="zh" w:bidi="ar"/>
            <w:woUserID w:val="2"/>
          </w:rPr>
          <w:t>措施：</w:t>
        </w:r>
      </w:ins>
      <w:ins w:id="4909" w:author="白日梦想家" w:date="2026-10-26T16:34:17Z">
        <w:r>
          <w:rPr>
            <w:rFonts w:hint="default" w:ascii="方正仿宋_GBK" w:hAnsi="方正仿宋_GBK" w:eastAsia="方正仿宋_GBK" w:cs="方正仿宋_GBK"/>
            <w:b/>
            <w:bCs/>
            <w:kern w:val="0"/>
            <w:sz w:val="32"/>
            <w:szCs w:val="32"/>
            <w:lang w:val="en-US" w:eastAsia="zh-CN" w:bidi="ar"/>
            <w:rPrChange w:id="4910" w:author="白日梦想家" w:date="2026-10-26T16:34:46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4911" w:author="白日梦想家" w:date="2026-10-26T16:34:17Z">
        <w:r>
          <w:rPr>
            <w:rFonts w:hint="default" w:ascii="方正仿宋_GBK" w:hAnsi="方正仿宋_GBK" w:eastAsia="方正仿宋_GBK" w:cs="方正仿宋_GBK"/>
            <w:b w:val="0"/>
            <w:kern w:val="0"/>
            <w:sz w:val="32"/>
            <w:szCs w:val="32"/>
            <w:lang w:val="en-US" w:eastAsia="zh-CN" w:bidi="ar"/>
            <w:woUserID w:val="2"/>
          </w:rPr>
          <w:t>统一五项参数测算口径。按同一统计范围</w:t>
        </w:r>
      </w:ins>
      <w:ins w:id="4912" w:author="白日梦想家" w:date="2026-10-26T16:34:17Z">
        <w:del w:id="4913" w:author="xh" w:date="2026-10-27T07:51:20Z">
          <w:r>
            <w:rPr>
              <w:rFonts w:hint="default" w:ascii="方正仿宋_GBK" w:hAnsi="方正仿宋_GBK" w:eastAsia="方正仿宋_GBK" w:cs="方正仿宋_GBK"/>
              <w:b w:val="0"/>
              <w:kern w:val="0"/>
              <w:sz w:val="32"/>
              <w:szCs w:val="32"/>
              <w:lang w:val="en-US" w:eastAsia="zh-CN" w:bidi="ar"/>
              <w:woUserID w:val="2"/>
            </w:rPr>
            <w:delText>和同期</w:delText>
          </w:r>
        </w:del>
      </w:ins>
      <w:ins w:id="4914" w:author="白日梦想家" w:date="2026-10-26T16:34:17Z">
        <w:del w:id="4915" w:author="xh" w:date="2026-10-27T07:51:20Z">
          <w:r>
            <w:rPr>
              <w:rFonts w:hint="default" w:ascii="方正仿宋_GBK" w:hAnsi="方正仿宋_GBK" w:eastAsia="方正仿宋_GBK" w:cs="Times New Roman"/>
              <w:b w:val="0"/>
              <w:kern w:val="0"/>
              <w:sz w:val="32"/>
              <w:szCs w:val="32"/>
              <w:lang w:val="en-US" w:eastAsia="zh-CN" w:bidi="ar"/>
              <w:woUserID w:val="2"/>
            </w:rPr>
            <w:delText>8760小时曲线</w:delText>
          </w:r>
        </w:del>
      </w:ins>
      <w:ins w:id="4916" w:author="白日梦想家" w:date="2026-10-26T16:34:17Z">
        <w:r>
          <w:rPr>
            <w:rFonts w:hint="default" w:ascii="方正仿宋_GBK" w:hAnsi="方正仿宋_GBK" w:eastAsia="方正仿宋_GBK" w:cs="Times New Roman"/>
            <w:b w:val="0"/>
            <w:kern w:val="0"/>
            <w:sz w:val="32"/>
            <w:szCs w:val="32"/>
            <w:lang w:val="en-US" w:eastAsia="zh-CN" w:bidi="ar"/>
            <w:woUserID w:val="2"/>
          </w:rPr>
          <w:t>测算装机渗透率、年最大净负荷平均增长率、电缆长度占比、初始转供率、负荷分散系数</w:t>
        </w:r>
      </w:ins>
      <w:ins w:id="4917" w:author="xh" w:date="2026-10-27T07:51:20Z">
        <w:r>
          <w:rPr>
            <w:rFonts w:hint="default" w:ascii="方正仿宋_GBK" w:hAnsi="方正仿宋_GBK" w:eastAsia="方正仿宋_GBK" w:cs="Times New Roman"/>
            <w:b w:val="0"/>
            <w:kern w:val="0"/>
            <w:sz w:val="32"/>
            <w:szCs w:val="32"/>
            <w:lang w:val="en-US" w:eastAsia="zh-CN" w:bidi="ar"/>
            <w:woUserID w:val="2"/>
          </w:rPr>
          <w:t>，其中负荷分散系数结</w:t>
        </w:r>
        <w:bookmarkStart w:id="5" w:name="_GoBack"/>
        <w:bookmarkEnd w:id="5"/>
        <w:r>
          <w:rPr>
            <w:rFonts w:hint="default" w:ascii="方正仿宋_GBK" w:hAnsi="方正仿宋_GBK" w:eastAsia="方正仿宋_GBK" w:cs="Times New Roman"/>
            <w:b w:val="0"/>
            <w:kern w:val="0"/>
            <w:sz w:val="32"/>
            <w:szCs w:val="32"/>
            <w:lang w:val="en-US" w:eastAsia="zh-CN" w:bidi="ar"/>
            <w:woUserID w:val="2"/>
          </w:rPr>
          <w:t>合同期8760小时曲线确定</w:t>
        </w:r>
      </w:ins>
      <w:r>
        <w:rPr>
          <w:rFonts w:hint="default" w:ascii="方正仿宋_GBK" w:hAnsi="方正仿宋_GBK" w:eastAsia="方正仿宋_GBK" w:cs="Times New Roman"/>
          <w:b w:val="0"/>
          <w:kern w:val="0"/>
          <w:sz w:val="32"/>
          <w:szCs w:val="32"/>
          <w:lang w:val="en-US" w:eastAsia="zh-CN" w:bidi="ar"/>
          <w:woUserID w:val="2"/>
        </w:rPr>
        <w:t>，使不同地区参数可比、可复查；</w:t>
      </w:r>
      <w:ins w:id="4918" w:author="白日梦想家" w:date="2026-10-26T16:34:17Z">
        <w:r>
          <w:rPr>
            <w:rFonts w:hint="default" w:ascii="方正仿宋_GBK" w:hAnsi="方正仿宋_GBK" w:eastAsia="方正仿宋_GBK" w:cs="Times New Roman"/>
            <w:b/>
            <w:bCs/>
            <w:kern w:val="0"/>
            <w:sz w:val="32"/>
            <w:szCs w:val="32"/>
            <w:lang w:val="en-US" w:eastAsia="zh-CN" w:bidi="ar"/>
            <w:rPrChange w:id="4919" w:author="白日梦想家" w:date="2026-10-26T16:34:49Z">
              <w:rPr>
                <w:rFonts w:hint="default" w:ascii="方正仿宋_GBK" w:hAnsi="方正仿宋_GBK" w:eastAsia="方正仿宋_GBK" w:cs="Times New Roman"/>
                <w:b w:val="0"/>
                <w:kern w:val="0"/>
                <w:sz w:val="32"/>
                <w:szCs w:val="32"/>
                <w:lang w:val="en-US" w:eastAsia="zh-CN" w:bidi="ar"/>
                <w:woUserID w:val="2"/>
              </w:rPr>
            </w:rPrChange>
            <w:woUserID w:val="2"/>
          </w:rPr>
          <w:t>二是</w:t>
        </w:r>
      </w:ins>
      <w:ins w:id="4920" w:author="白日梦想家" w:date="2026-10-26T16:34:17Z">
        <w:r>
          <w:rPr>
            <w:rFonts w:hint="default" w:ascii="方正仿宋_GBK" w:hAnsi="方正仿宋_GBK" w:eastAsia="方正仿宋_GBK" w:cs="Times New Roman"/>
            <w:b w:val="0"/>
            <w:kern w:val="0"/>
            <w:sz w:val="32"/>
            <w:szCs w:val="32"/>
            <w:lang w:val="en-US" w:eastAsia="zh-CN" w:bidi="ar"/>
            <w:woUserID w:val="2"/>
          </w:rPr>
          <w:t>建立分片查表流程。按电缆长度占比分区、负荷分散系数定档，以增长率和装机渗透率选行、初始转供率选列，在六类场景推荐矩阵中查取容载比推荐区间，作为片区容量初选范围</w:t>
        </w:r>
      </w:ins>
      <w:ins w:id="4921" w:author="白日梦想家" w:date="2026-10-26T17:18:19Z">
        <w:r>
          <w:rPr>
            <w:rFonts w:hint="eastAsia" w:ascii="方正仿宋_GBK" w:hAnsi="方正仿宋_GBK" w:eastAsia="方正仿宋_GBK" w:cs="Times New Roman"/>
            <w:b w:val="0"/>
            <w:kern w:val="0"/>
            <w:sz w:val="32"/>
            <w:szCs w:val="32"/>
            <w:lang w:val="en-US" w:eastAsia="zh" w:bidi="ar"/>
            <w:woUserID w:val="2"/>
          </w:rPr>
          <w:t>；</w:t>
        </w:r>
      </w:ins>
      <w:ins w:id="4922" w:author="白日梦想家" w:date="2026-10-26T16:34:17Z">
        <w:r>
          <w:rPr>
            <w:rFonts w:hint="default" w:ascii="方正仿宋_GBK" w:hAnsi="方正仿宋_GBK" w:eastAsia="方正仿宋_GBK" w:cs="Times New Roman"/>
            <w:b/>
            <w:bCs/>
            <w:kern w:val="0"/>
            <w:sz w:val="32"/>
            <w:szCs w:val="32"/>
            <w:lang w:val="en-US" w:eastAsia="zh-CN" w:bidi="ar"/>
            <w:rPrChange w:id="4923" w:author="白日梦想家" w:date="2026-10-26T16:34:53Z">
              <w:rPr>
                <w:rFonts w:hint="default" w:ascii="方正仿宋_GBK" w:hAnsi="方正仿宋_GBK" w:eastAsia="方正仿宋_GBK" w:cs="Times New Roman"/>
                <w:b w:val="0"/>
                <w:kern w:val="0"/>
                <w:sz w:val="32"/>
                <w:szCs w:val="32"/>
                <w:lang w:val="en-US" w:eastAsia="zh-CN" w:bidi="ar"/>
                <w:woUserID w:val="2"/>
              </w:rPr>
            </w:rPrChange>
            <w:woUserID w:val="2"/>
          </w:rPr>
          <w:t>三是</w:t>
        </w:r>
      </w:ins>
      <w:ins w:id="4924" w:author="白日梦想家" w:date="2026-10-26T16:34:17Z">
        <w:r>
          <w:rPr>
            <w:rFonts w:hint="default" w:ascii="方正仿宋_GBK" w:hAnsi="方正仿宋_GBK" w:eastAsia="方正仿宋_GBK" w:cs="Times New Roman"/>
            <w:b w:val="0"/>
            <w:kern w:val="0"/>
            <w:sz w:val="32"/>
            <w:szCs w:val="32"/>
            <w:lang w:val="en-US" w:eastAsia="zh-CN" w:bidi="ar"/>
            <w:woUserID w:val="2"/>
          </w:rPr>
          <w:t>将推荐区间折算为设备容量。结合片区年网供最大负荷，把容载比区间换算为主变总容量范围，再按在役设备、扩建位置和站间承接能力形成可实施组合，使取值落</w:t>
        </w:r>
      </w:ins>
      <w:ins w:id="4925" w:author="xh" w:date="2026-10-27T07:51:20Z">
        <w:r>
          <w:rPr>
            <w:rFonts w:hint="default" w:ascii="方正仿宋_GBK" w:hAnsi="方正仿宋_GBK" w:eastAsia="方正仿宋_GBK" w:cs="Times New Roman"/>
            <w:b w:val="0"/>
            <w:kern w:val="0"/>
            <w:sz w:val="32"/>
            <w:szCs w:val="32"/>
            <w:lang w:val="en-US" w:eastAsia="zh-CN" w:bidi="ar"/>
            <w:woUserID w:val="2"/>
          </w:rPr>
          <w:t>实</w:t>
        </w:r>
      </w:ins>
      <w:r>
        <w:rPr>
          <w:rFonts w:hint="default" w:ascii="方正仿宋_GBK" w:hAnsi="方正仿宋_GBK" w:eastAsia="方正仿宋_GBK" w:cs="Times New Roman"/>
          <w:b w:val="0"/>
          <w:kern w:val="0"/>
          <w:sz w:val="32"/>
          <w:szCs w:val="32"/>
          <w:lang w:val="en-US" w:eastAsia="zh-CN" w:bidi="ar"/>
          <w:woUserID w:val="2"/>
        </w:rPr>
        <w:t>到具体站点</w:t>
      </w:r>
      <w:del w:id="4926" w:author="xh" w:date="2026-10-27T07:51:20Z">
        <w:r>
          <w:rPr>
            <w:rFonts w:hint="default" w:ascii="方正仿宋_GBK" w:hAnsi="方正仿宋_GBK" w:eastAsia="方正仿宋_GBK" w:cs="Times New Roman"/>
            <w:b w:val="0"/>
            <w:kern w:val="0"/>
            <w:sz w:val="32"/>
            <w:szCs w:val="32"/>
            <w:lang w:val="en-US" w:eastAsia="zh-CN" w:bidi="ar"/>
            <w:woUserID w:val="2"/>
          </w:rPr>
          <w:delText>而非停留在比值层面</w:delText>
        </w:r>
      </w:del>
      <w:r>
        <w:rPr>
          <w:rFonts w:hint="default" w:ascii="方正仿宋_GBK" w:hAnsi="方正仿宋_GBK" w:eastAsia="方正仿宋_GBK" w:cs="Times New Roman"/>
          <w:b w:val="0"/>
          <w:kern w:val="0"/>
          <w:sz w:val="32"/>
          <w:szCs w:val="32"/>
          <w:lang w:val="en-US" w:eastAsia="zh-CN" w:bidi="ar"/>
          <w:woUserID w:val="2"/>
        </w:rPr>
        <w:t>。</w:t>
      </w:r>
    </w:p>
    <w:p w14:paraId="7EEC1ADD">
      <w:pPr>
        <w:pStyle w:val="8"/>
        <w:widowControl/>
        <w:adjustRightInd w:val="0"/>
        <w:snapToGrid w:val="0"/>
        <w:spacing w:line="560" w:lineRule="exact"/>
        <w:ind w:firstLine="643" w:firstLineChars="200"/>
        <w:rPr>
          <w:del w:id="4928" w:author="白日梦想家" w:date="2026-10-26T15:34:09Z"/>
          <w:rFonts w:hint="eastAsia" w:ascii="方正仿宋_GBK" w:hAnsi="方正仿宋_GBK" w:eastAsia="方正仿宋_GBK" w:cs="Times New Roman"/>
          <w:sz w:val="32"/>
          <w:szCs w:val="32"/>
          <w:highlight w:val="none"/>
          <w14:ligatures w14:val="standardContextual"/>
        </w:rPr>
        <w:pPrChange w:id="4927" w:author="白日梦想家" w:date="2026-10-26T15:38:39Z">
          <w:pPr>
            <w:widowControl/>
            <w:adjustRightInd w:val="0"/>
            <w:snapToGrid w:val="0"/>
            <w:spacing w:line="560" w:lineRule="exact"/>
            <w:ind w:firstLine="641" w:firstLineChars="200"/>
          </w:pPr>
        </w:pPrChange>
      </w:pPr>
      <w:del w:id="4929" w:author="白日梦想家" w:date="2026-10-26T15:34:14Z">
        <w:r>
          <w:rPr>
            <w:rFonts w:hint="default" w:ascii="Times New Roman" w:hAnsi="Times New Roman" w:eastAsia="方正楷体_GBK" w:cs="Times New Roman"/>
            <w:b/>
            <w:bCs/>
            <w:i w:val="0"/>
            <w:iCs w:val="0"/>
            <w:sz w:val="32"/>
            <w:szCs w:val="32"/>
            <w:rPrChange w:id="4930" w:author="xh" w:date="2026-10-26T10:00:26Z">
              <w:rPr>
                <w:rFonts w:hint="eastAsia" w:ascii="方正楷体_GBK" w:hAnsi="方正楷体_GBK" w:eastAsia="方正楷体_GBK" w:cs="方正楷体_GBK"/>
                <w:b/>
                <w:sz w:val="32"/>
                <w:szCs w:val="32"/>
              </w:rPr>
            </w:rPrChange>
          </w:rPr>
          <w:delText>一是</w:delText>
        </w:r>
      </w:del>
      <w:ins w:id="4931" w:author="xh" w:date="2026-10-26T10:00:26Z">
        <w:del w:id="4932" w:author="白日梦想家" w:date="2026-10-26T15:34:14Z">
          <w:r>
            <w:rPr>
              <w:rFonts w:hint="default" w:ascii="Times New Roman" w:hAnsi="Times New Roman" w:eastAsia="方正楷体_GBK" w:cs="Times New Roman"/>
              <w:b/>
              <w:bCs/>
              <w:i w:val="0"/>
              <w:iCs w:val="0"/>
              <w:sz w:val="32"/>
              <w:szCs w:val="32"/>
              <w:rPrChange w:id="4933" w:author="xh" w:date="2026-10-26T10:00:26Z">
                <w:rPr>
                  <w:rFonts w:hint="eastAsia" w:ascii="方正楷体_GBK" w:hAnsi="方正楷体_GBK" w:eastAsia="方正楷体_GBK" w:cs="方正楷体_GBK"/>
                  <w:b/>
                  <w:sz w:val="32"/>
                  <w:szCs w:val="32"/>
                </w:rPr>
              </w:rPrChange>
            </w:rPr>
            <w:delText>结合源荷</w:delText>
          </w:r>
        </w:del>
      </w:ins>
      <w:del w:id="4934" w:author="白日梦想家" w:date="2026-10-26T15:34:14Z">
        <w:r>
          <w:rPr>
            <w:rFonts w:hint="eastAsia" w:ascii="方正楷体_GBK" w:hAnsi="方正楷体_GBK" w:eastAsia="方正楷体_GBK" w:cs="方正楷体_GBK"/>
            <w:b/>
            <w:sz w:val="32"/>
            <w:szCs w:val="32"/>
          </w:rPr>
          <w:delText>统一统计范围和</w:delText>
        </w:r>
      </w:del>
      <w:del w:id="4935" w:author="白日梦想家" w:date="2026-10-26T15:34:14Z">
        <w:r>
          <w:rPr>
            <w:rFonts w:hint="default" w:ascii="Times New Roman" w:hAnsi="Times New Roman" w:eastAsia="方正楷体_GBK" w:cs="Times New Roman"/>
            <w:b/>
            <w:bCs/>
            <w:i w:val="0"/>
            <w:iCs w:val="0"/>
            <w:sz w:val="32"/>
            <w:szCs w:val="32"/>
            <w:rPrChange w:id="4936" w:author="xh" w:date="2026-10-26T10:00:26Z">
              <w:rPr>
                <w:rFonts w:hint="eastAsia" w:ascii="方正楷体_GBK" w:hAnsi="方正楷体_GBK" w:eastAsia="方正楷体_GBK" w:cs="方正楷体_GBK"/>
                <w:b/>
                <w:sz w:val="32"/>
                <w:szCs w:val="32"/>
              </w:rPr>
            </w:rPrChange>
          </w:rPr>
          <w:delText>发展</w:delText>
        </w:r>
      </w:del>
      <w:ins w:id="4937" w:author="xh" w:date="2026-10-26T10:00:26Z">
        <w:del w:id="4938" w:author="白日梦想家" w:date="2026-10-26T15:34:14Z">
          <w:r>
            <w:rPr>
              <w:rFonts w:hint="default" w:ascii="Times New Roman" w:hAnsi="Times New Roman" w:eastAsia="方正楷体_GBK" w:cs="Times New Roman"/>
              <w:b/>
              <w:bCs/>
              <w:i w:val="0"/>
              <w:iCs w:val="0"/>
              <w:sz w:val="32"/>
              <w:szCs w:val="32"/>
              <w:rPrChange w:id="4939" w:author="xh" w:date="2026-10-26T10:00:26Z">
                <w:rPr>
                  <w:rFonts w:hint="eastAsia" w:ascii="方正楷体_GBK" w:hAnsi="方正楷体_GBK" w:eastAsia="方正楷体_GBK" w:cs="方正楷体_GBK"/>
                  <w:b/>
                  <w:sz w:val="32"/>
                  <w:szCs w:val="32"/>
                </w:rPr>
              </w:rPrChange>
            </w:rPr>
            <w:delText>确定比选方向</w:delText>
          </w:r>
        </w:del>
      </w:ins>
      <w:del w:id="4940" w:author="白日梦想家" w:date="2026-10-26T15:34:14Z">
        <w:r>
          <w:rPr>
            <w:rFonts w:hint="eastAsia" w:ascii="方正楷体_GBK" w:hAnsi="方正楷体_GBK" w:eastAsia="方正楷体_GBK" w:cs="方正楷体_GBK"/>
            <w:b/>
            <w:sz w:val="32"/>
            <w:szCs w:val="32"/>
          </w:rPr>
          <w:delText>阶段</w:delText>
        </w:r>
      </w:del>
      <w:del w:id="4941" w:author="白日梦想家" w:date="2026-10-26T15:34:14Z">
        <w:r>
          <w:rPr>
            <w:rFonts w:hint="default" w:ascii="Times New Roman" w:hAnsi="Times New Roman" w:eastAsia="方正楷体_GBK" w:cs="Times New Roman"/>
            <w:b/>
            <w:bCs/>
            <w:i w:val="0"/>
            <w:iCs w:val="0"/>
            <w:sz w:val="32"/>
            <w:szCs w:val="32"/>
            <w:rPrChange w:id="4942" w:author="xh" w:date="2026-10-26T10:00:26Z">
              <w:rPr>
                <w:rFonts w:hint="eastAsia" w:ascii="方正楷体_GBK" w:hAnsi="方正楷体_GBK" w:eastAsia="方正楷体_GBK" w:cs="方正楷体_GBK"/>
                <w:b/>
                <w:sz w:val="32"/>
                <w:szCs w:val="32"/>
              </w:rPr>
            </w:rPrChange>
          </w:rPr>
          <w:delText>。</w:delText>
        </w:r>
      </w:del>
      <w:ins w:id="4943" w:author="xh" w:date="2026-10-26T10:00:26Z">
        <w:del w:id="4944" w:author="白日梦想家" w:date="2026-10-26T15:34:09Z">
          <w:r>
            <w:rPr>
              <w:rFonts w:hint="default" w:ascii="Times New Roman" w:hAnsi="Times New Roman" w:eastAsia="方正仿宋_GBK" w:cs="Times New Roman"/>
              <w:b w:val="0"/>
              <w:bCs w:val="0"/>
              <w:i w:val="0"/>
              <w:iCs w:val="0"/>
              <w:sz w:val="32"/>
              <w:szCs w:val="32"/>
              <w:rPrChange w:id="4945" w:author="xh" w:date="2026-10-26T10:00:26Z">
                <w:rPr>
                  <w:rFonts w:hint="eastAsia" w:ascii="方正仿宋_GBK" w:hAnsi="方正仿宋_GBK" w:eastAsia="方正仿宋_GBK" w:cs="Times New Roman"/>
                  <w:sz w:val="32"/>
                  <w:szCs w:val="32"/>
                </w:rPr>
              </w:rPrChange>
            </w:rPr>
            <w:delText>对光伏</w:delText>
          </w:r>
        </w:del>
      </w:ins>
      <w:del w:id="4946" w:author="白日梦想家" w:date="2026-10-26T15:34:09Z">
        <w:r>
          <w:rPr>
            <w:rFonts w:hint="eastAsia" w:ascii="方正仿宋_GBK" w:hAnsi="方正仿宋_GBK" w:eastAsia="方正仿宋_GBK" w:cs="Times New Roman"/>
            <w:sz w:val="32"/>
            <w:szCs w:val="32"/>
          </w:rPr>
          <w:delText>按相同电压等级、供电范围和年度计算网供峰值、分布式电源装机</w:delText>
        </w:r>
      </w:del>
      <w:del w:id="4947" w:author="白日梦想家" w:date="2026-10-26T15:34:09Z">
        <w:r>
          <w:rPr>
            <w:rFonts w:hint="default" w:ascii="Times New Roman" w:hAnsi="Times New Roman" w:eastAsia="方正仿宋_GBK" w:cs="Times New Roman"/>
            <w:b w:val="0"/>
            <w:bCs w:val="0"/>
            <w:i w:val="0"/>
            <w:iCs w:val="0"/>
            <w:sz w:val="32"/>
            <w:szCs w:val="32"/>
            <w:rPrChange w:id="4948" w:author="xh" w:date="2026-10-26T10:00:26Z">
              <w:rPr>
                <w:rFonts w:hint="eastAsia" w:ascii="方正仿宋_GBK" w:hAnsi="方正仿宋_GBK" w:eastAsia="方正仿宋_GBK" w:cs="Times New Roman"/>
                <w:sz w:val="32"/>
                <w:szCs w:val="32"/>
              </w:rPr>
            </w:rPrChange>
          </w:rPr>
          <w:delText>渗透率</w:delText>
        </w:r>
      </w:del>
      <w:ins w:id="4949" w:author="xh" w:date="2026-10-26T10:00:26Z">
        <w:del w:id="4950" w:author="白日梦想家" w:date="2026-10-26T15:34:09Z">
          <w:r>
            <w:rPr>
              <w:rFonts w:hint="default" w:ascii="Times New Roman" w:hAnsi="Times New Roman" w:eastAsia="方正仿宋_GBK" w:cs="Times New Roman"/>
              <w:b w:val="0"/>
              <w:bCs w:val="0"/>
              <w:i w:val="0"/>
              <w:iCs w:val="0"/>
              <w:sz w:val="32"/>
              <w:szCs w:val="32"/>
              <w:rPrChange w:id="4951" w:author="xh" w:date="2026-10-26T10:00:26Z">
                <w:rPr>
                  <w:rFonts w:hint="eastAsia" w:ascii="方正仿宋_GBK" w:hAnsi="方正仿宋_GBK" w:eastAsia="方正仿宋_GBK" w:cs="Times New Roman"/>
                  <w:sz w:val="32"/>
                  <w:szCs w:val="32"/>
                </w:rPr>
              </w:rPrChange>
            </w:rPr>
            <w:delText>较高的片区，同时分析日间反向输送、晚间正向供电</w:delText>
          </w:r>
        </w:del>
      </w:ins>
      <w:del w:id="4952" w:author="白日梦想家" w:date="2026-10-26T15:34:09Z">
        <w:r>
          <w:rPr>
            <w:rFonts w:hint="default" w:ascii="Times New Roman" w:hAnsi="Times New Roman" w:eastAsia="方正仿宋_GBK" w:cs="Times New Roman"/>
            <w:b w:val="0"/>
            <w:bCs w:val="0"/>
            <w:i w:val="0"/>
            <w:iCs w:val="0"/>
            <w:sz w:val="32"/>
            <w:szCs w:val="32"/>
            <w:rPrChange w:id="4953" w:author="xh" w:date="2026-10-26T10:00:26Z">
              <w:rPr>
                <w:rFonts w:hint="eastAsia" w:ascii="方正仿宋_GBK" w:hAnsi="方正仿宋_GBK" w:eastAsia="方正仿宋_GBK" w:cs="Times New Roman"/>
                <w:sz w:val="32"/>
                <w:szCs w:val="32"/>
              </w:rPr>
            </w:rPrChange>
          </w:rPr>
          <w:delText>及</w:delText>
        </w:r>
      </w:del>
      <w:ins w:id="4954" w:author="xh" w:date="2026-10-26T10:00:26Z">
        <w:del w:id="4955" w:author="白日梦想家" w:date="2026-10-26T15:34:09Z">
          <w:r>
            <w:rPr>
              <w:rFonts w:hint="default" w:ascii="Times New Roman" w:hAnsi="Times New Roman" w:eastAsia="方正仿宋_GBK" w:cs="Times New Roman"/>
              <w:b w:val="0"/>
              <w:bCs w:val="0"/>
              <w:i w:val="0"/>
              <w:iCs w:val="0"/>
              <w:sz w:val="32"/>
              <w:szCs w:val="32"/>
              <w:rPrChange w:id="4956" w:author="xh" w:date="2026-10-26T10:00:26Z">
                <w:rPr>
                  <w:rFonts w:hint="eastAsia" w:ascii="方正仿宋_GBK" w:hAnsi="方正仿宋_GBK" w:eastAsia="方正仿宋_GBK" w:cs="Times New Roman"/>
                  <w:sz w:val="32"/>
                  <w:szCs w:val="32"/>
                </w:rPr>
              </w:rPrChange>
            </w:rPr>
            <w:delText>故障后的支撑任务；对</w:delText>
          </w:r>
        </w:del>
      </w:ins>
      <w:del w:id="4957" w:author="白日梦想家" w:date="2026-10-26T15:34:09Z">
        <w:r>
          <w:rPr>
            <w:rFonts w:hint="eastAsia" w:ascii="方正仿宋_GBK" w:hAnsi="方正仿宋_GBK" w:eastAsia="方正仿宋_GBK" w:cs="Times New Roman"/>
            <w:sz w:val="32"/>
            <w:szCs w:val="32"/>
          </w:rPr>
          <w:delText>年最大净</w:delText>
        </w:r>
      </w:del>
      <w:del w:id="4958" w:author="白日梦想家" w:date="2026-10-26T15:34:09Z">
        <w:r>
          <w:rPr>
            <w:rFonts w:hint="default" w:ascii="Times New Roman" w:hAnsi="Times New Roman" w:eastAsia="方正仿宋_GBK" w:cs="Times New Roman"/>
            <w:b w:val="0"/>
            <w:bCs w:val="0"/>
            <w:i w:val="0"/>
            <w:iCs w:val="0"/>
            <w:sz w:val="32"/>
            <w:szCs w:val="32"/>
            <w:rPrChange w:id="4959" w:author="xh" w:date="2026-10-26T10:00:26Z">
              <w:rPr>
                <w:rFonts w:hint="eastAsia" w:ascii="方正仿宋_GBK" w:hAnsi="方正仿宋_GBK" w:eastAsia="方正仿宋_GBK" w:cs="Times New Roman"/>
                <w:sz w:val="32"/>
                <w:szCs w:val="32"/>
              </w:rPr>
            </w:rPrChange>
          </w:rPr>
          <w:delText>负荷</w:delText>
        </w:r>
      </w:del>
      <w:ins w:id="4960" w:author="xh" w:date="2026-10-26T10:00:26Z">
        <w:del w:id="4961" w:author="白日梦想家" w:date="2026-10-26T15:34:09Z">
          <w:r>
            <w:rPr>
              <w:rFonts w:hint="default" w:ascii="Times New Roman" w:hAnsi="Times New Roman" w:eastAsia="方正仿宋_GBK" w:cs="Times New Roman"/>
              <w:b w:val="0"/>
              <w:bCs w:val="0"/>
              <w:i w:val="0"/>
              <w:iCs w:val="0"/>
              <w:sz w:val="32"/>
              <w:szCs w:val="32"/>
              <w:rPrChange w:id="4962" w:author="xh" w:date="2026-10-26T10:00:26Z">
                <w:rPr>
                  <w:rFonts w:hint="eastAsia" w:ascii="方正仿宋_GBK" w:hAnsi="方正仿宋_GBK" w:eastAsia="方正仿宋_GBK" w:cs="Times New Roman"/>
                  <w:sz w:val="32"/>
                  <w:szCs w:val="32"/>
                </w:rPr>
              </w:rPrChange>
            </w:rPr>
            <w:delText>较集中的城区</w:delText>
          </w:r>
        </w:del>
      </w:ins>
      <w:del w:id="4963" w:author="白日梦想家" w:date="2026-10-26T15:34:09Z">
        <w:r>
          <w:rPr>
            <w:rFonts w:hint="eastAsia" w:ascii="方正仿宋_GBK" w:hAnsi="方正仿宋_GBK" w:eastAsia="方正仿宋_GBK" w:cs="Times New Roman"/>
            <w:sz w:val="32"/>
            <w:szCs w:val="32"/>
          </w:rPr>
          <w:delText>平均增长率</w:delText>
        </w:r>
      </w:del>
      <w:del w:id="4964" w:author="白日梦想家" w:date="2026-10-26T15:34:09Z">
        <w:r>
          <w:rPr>
            <w:rFonts w:hint="default" w:ascii="Times New Roman" w:hAnsi="Times New Roman" w:eastAsia="方正仿宋_GBK" w:cs="Times New Roman"/>
            <w:b w:val="0"/>
            <w:bCs w:val="0"/>
            <w:i w:val="0"/>
            <w:iCs w:val="0"/>
            <w:sz w:val="32"/>
            <w:szCs w:val="32"/>
            <w:rPrChange w:id="4965" w:author="xh" w:date="2026-10-26T10:00:26Z">
              <w:rPr>
                <w:rFonts w:hint="eastAsia" w:ascii="方正仿宋_GBK" w:hAnsi="方正仿宋_GBK" w:eastAsia="方正仿宋_GBK" w:cs="Times New Roman"/>
                <w:sz w:val="32"/>
                <w:szCs w:val="32"/>
              </w:rPr>
            </w:rPrChange>
          </w:rPr>
          <w:delText>，</w:delText>
        </w:r>
      </w:del>
      <w:ins w:id="4966" w:author="xh" w:date="2026-10-26T10:00:26Z">
        <w:del w:id="4967" w:author="白日梦想家" w:date="2026-10-26T15:34:09Z">
          <w:r>
            <w:rPr>
              <w:rFonts w:hint="default" w:ascii="Times New Roman" w:hAnsi="Times New Roman" w:eastAsia="方正仿宋_GBK" w:cs="Times New Roman"/>
              <w:b w:val="0"/>
              <w:bCs w:val="0"/>
              <w:i w:val="0"/>
              <w:iCs w:val="0"/>
              <w:sz w:val="32"/>
              <w:szCs w:val="32"/>
              <w:rPrChange w:id="4968" w:author="xh" w:date="2026-10-26T10:00:26Z">
                <w:rPr>
                  <w:rFonts w:hint="eastAsia" w:ascii="方正仿宋_GBK" w:hAnsi="方正仿宋_GBK" w:eastAsia="方正仿宋_GBK" w:cs="Times New Roman"/>
                  <w:sz w:val="32"/>
                  <w:szCs w:val="32"/>
                </w:rPr>
              </w:rPrChange>
            </w:rPr>
            <w:delText>结合高负载站点与邻站承接条件</w:delText>
          </w:r>
        </w:del>
      </w:ins>
      <w:del w:id="4969" w:author="白日梦想家" w:date="2026-10-26T15:34:09Z">
        <w:r>
          <w:rPr>
            <w:rFonts w:hint="eastAsia" w:ascii="方正仿宋_GBK" w:hAnsi="方正仿宋_GBK" w:eastAsia="方正仿宋_GBK" w:cs="Times New Roman"/>
            <w:sz w:val="32"/>
            <w:szCs w:val="32"/>
          </w:rPr>
          <w:delText>再根据电缆长度占</w:delText>
        </w:r>
      </w:del>
      <w:del w:id="4970" w:author="白日梦想家" w:date="2026-10-26T15:34:09Z">
        <w:r>
          <w:rPr>
            <w:rFonts w:hint="default" w:ascii="Times New Roman" w:hAnsi="Times New Roman" w:eastAsia="方正仿宋_GBK" w:cs="Times New Roman"/>
            <w:b w:val="0"/>
            <w:bCs w:val="0"/>
            <w:i w:val="0"/>
            <w:iCs w:val="0"/>
            <w:sz w:val="32"/>
            <w:szCs w:val="32"/>
            <w:rPrChange w:id="4971" w:author="xh" w:date="2026-10-26T10:00:26Z">
              <w:rPr>
                <w:rFonts w:hint="eastAsia" w:ascii="方正仿宋_GBK" w:hAnsi="方正仿宋_GBK" w:eastAsia="方正仿宋_GBK" w:cs="Times New Roman"/>
                <w:sz w:val="32"/>
                <w:szCs w:val="32"/>
              </w:rPr>
            </w:rPrChange>
          </w:rPr>
          <w:delText>比</w:delText>
        </w:r>
      </w:del>
      <w:ins w:id="4972" w:author="xh" w:date="2026-10-26T10:00:26Z">
        <w:del w:id="4973" w:author="白日梦想家" w:date="2026-10-26T15:34:09Z">
          <w:r>
            <w:rPr>
              <w:rFonts w:hint="default" w:ascii="Times New Roman" w:hAnsi="Times New Roman" w:eastAsia="方正仿宋_GBK" w:cs="Times New Roman"/>
              <w:b w:val="0"/>
              <w:bCs w:val="0"/>
              <w:i w:val="0"/>
              <w:iCs w:val="0"/>
              <w:sz w:val="32"/>
              <w:szCs w:val="32"/>
              <w:rPrChange w:id="4974" w:author="xh" w:date="2026-10-26T10:00:26Z">
                <w:rPr>
                  <w:rFonts w:hint="eastAsia" w:ascii="方正仿宋_GBK" w:hAnsi="方正仿宋_GBK" w:eastAsia="方正仿宋_GBK" w:cs="Times New Roman"/>
                  <w:sz w:val="32"/>
                  <w:szCs w:val="32"/>
                </w:rPr>
              </w:rPrChange>
            </w:rPr>
            <w:delText>较站内补强和联络建设</w:delText>
          </w:r>
        </w:del>
      </w:ins>
      <w:del w:id="4975" w:author="白日梦想家" w:date="2026-10-26T15:34:09Z">
        <w:r>
          <w:rPr>
            <w:rFonts w:hint="eastAsia" w:ascii="方正仿宋_GBK" w:hAnsi="方正仿宋_GBK" w:eastAsia="方正仿宋_GBK" w:cs="Times New Roman"/>
            <w:sz w:val="32"/>
            <w:szCs w:val="32"/>
          </w:rPr>
          <w:delText>、初始转供率及负荷分散系数定位矩阵</w:delText>
        </w:r>
      </w:del>
      <w:del w:id="4976" w:author="白日梦想家" w:date="2026-10-26T15:34:09Z">
        <w:r>
          <w:rPr>
            <w:rFonts w:hint="default" w:ascii="Times New Roman" w:hAnsi="Times New Roman" w:eastAsia="方正仿宋_GBK" w:cs="Times New Roman"/>
            <w:b w:val="0"/>
            <w:bCs w:val="0"/>
            <w:i w:val="0"/>
            <w:iCs w:val="0"/>
            <w:sz w:val="32"/>
            <w:szCs w:val="32"/>
            <w:rPrChange w:id="4977" w:author="xh" w:date="2026-10-26T10:00:26Z">
              <w:rPr>
                <w:rFonts w:hint="eastAsia" w:ascii="方正仿宋_GBK" w:hAnsi="方正仿宋_GBK" w:eastAsia="方正仿宋_GBK" w:cs="Times New Roman"/>
                <w:sz w:val="32"/>
                <w:szCs w:val="32"/>
              </w:rPr>
            </w:rPrChange>
          </w:rPr>
          <w:delText>。</w:delText>
        </w:r>
      </w:del>
      <w:del w:id="4978" w:author="白日梦想家" w:date="2026-10-26T15:34:09Z">
        <w:r>
          <w:rPr>
            <w:rFonts w:hint="eastAsia" w:ascii="方正仿宋_GBK" w:hAnsi="方正仿宋_GBK" w:eastAsia="方正仿宋_GBK" w:cs="Times New Roman"/>
            <w:sz w:val="32"/>
            <w:szCs w:val="32"/>
          </w:rPr>
          <w:delText>实际年度输入与未来预测分别使用对应时期的增长水平，保留年度峰值波动及其对容载比的影响。</w:delText>
        </w:r>
      </w:del>
    </w:p>
    <w:p w14:paraId="38F683E2">
      <w:pPr>
        <w:pStyle w:val="8"/>
        <w:widowControl/>
        <w:adjustRightInd w:val="0"/>
        <w:snapToGrid w:val="0"/>
        <w:spacing w:line="560" w:lineRule="exact"/>
        <w:ind w:firstLine="643" w:firstLineChars="200"/>
        <w:rPr>
          <w:del w:id="4980" w:author="白日梦想家" w:date="2026-10-26T15:38:43Z"/>
          <w:rFonts w:hint="eastAsia" w:ascii="方正仿宋_GBK" w:hAnsi="方正仿宋_GBK" w:eastAsia="方正仿宋_GBK" w:cs="Times New Roman"/>
          <w:sz w:val="32"/>
          <w:szCs w:val="32"/>
          <w:highlight w:val="none"/>
          <w14:ligatures w14:val="standardContextual"/>
        </w:rPr>
        <w:pPrChange w:id="4979" w:author="白日梦想家" w:date="2026-10-26T15:38:55Z">
          <w:pPr>
            <w:widowControl/>
            <w:adjustRightInd w:val="0"/>
            <w:snapToGrid w:val="0"/>
            <w:spacing w:line="560" w:lineRule="exact"/>
            <w:ind w:firstLine="641" w:firstLineChars="200"/>
          </w:pPr>
        </w:pPrChange>
      </w:pPr>
      <w:del w:id="4981" w:author="白日梦想家" w:date="2026-10-26T15:34:09Z">
        <w:r>
          <w:rPr>
            <w:rFonts w:hint="default" w:ascii="Times New Roman" w:hAnsi="Times New Roman" w:eastAsia="方正楷体_GBK" w:cs="Times New Roman"/>
            <w:b/>
            <w:bCs/>
            <w:i w:val="0"/>
            <w:iCs w:val="0"/>
            <w:sz w:val="32"/>
            <w:szCs w:val="32"/>
            <w:rPrChange w:id="4982" w:author="xh" w:date="2026-10-26T10:02:03Z">
              <w:rPr>
                <w:rFonts w:hint="eastAsia" w:ascii="方正楷体_GBK" w:hAnsi="方正楷体_GBK" w:eastAsia="方正楷体_GBK" w:cs="方正楷体_GBK"/>
                <w:b/>
                <w:sz w:val="32"/>
                <w:szCs w:val="32"/>
              </w:rPr>
            </w:rPrChange>
          </w:rPr>
          <w:delText>二是将推荐范围落实到</w:delText>
        </w:r>
      </w:del>
      <w:ins w:id="4983" w:author="xh" w:date="2026-10-26T10:02:03Z">
        <w:del w:id="4984" w:author="白日梦想家" w:date="2026-10-26T15:34:09Z">
          <w:r>
            <w:rPr>
              <w:rFonts w:hint="default" w:ascii="Times New Roman" w:hAnsi="Times New Roman" w:eastAsia="方正楷体_GBK" w:cs="Times New Roman"/>
              <w:b/>
              <w:bCs/>
              <w:i w:val="0"/>
              <w:iCs w:val="0"/>
              <w:sz w:val="32"/>
              <w:szCs w:val="32"/>
              <w:rPrChange w:id="4985" w:author="xh" w:date="2026-10-26T10:02:03Z">
                <w:rPr>
                  <w:rFonts w:hint="eastAsia" w:ascii="方正楷体_GBK" w:hAnsi="方正楷体_GBK" w:eastAsia="方正楷体_GBK" w:cs="方正楷体_GBK"/>
                  <w:b/>
                  <w:sz w:val="32"/>
                  <w:szCs w:val="32"/>
                </w:rPr>
              </w:rPrChange>
            </w:rPr>
            <w:delText>具体设备</w:delText>
          </w:r>
        </w:del>
      </w:ins>
      <w:del w:id="4986" w:author="白日梦想家" w:date="2026-10-26T15:34:09Z">
        <w:r>
          <w:rPr>
            <w:rFonts w:hint="eastAsia" w:ascii="方正楷体_GBK" w:hAnsi="方正楷体_GBK" w:eastAsia="方正楷体_GBK" w:cs="方正楷体_GBK"/>
            <w:b/>
            <w:sz w:val="32"/>
            <w:szCs w:val="32"/>
          </w:rPr>
          <w:delText>站级措施</w:delText>
        </w:r>
      </w:del>
      <w:del w:id="4987" w:author="白日梦想家" w:date="2026-10-26T15:34:09Z">
        <w:r>
          <w:rPr>
            <w:rFonts w:hint="default" w:ascii="Times New Roman" w:hAnsi="Times New Roman" w:eastAsia="方正楷体_GBK" w:cs="Times New Roman"/>
            <w:b/>
            <w:bCs/>
            <w:i w:val="0"/>
            <w:iCs w:val="0"/>
            <w:sz w:val="32"/>
            <w:szCs w:val="32"/>
            <w:rPrChange w:id="4988" w:author="xh" w:date="2026-10-26T10:02:03Z">
              <w:rPr>
                <w:rFonts w:hint="eastAsia" w:ascii="方正楷体_GBK" w:hAnsi="方正楷体_GBK" w:eastAsia="方正楷体_GBK" w:cs="方正楷体_GBK"/>
                <w:b/>
                <w:sz w:val="32"/>
                <w:szCs w:val="32"/>
              </w:rPr>
            </w:rPrChange>
          </w:rPr>
          <w:delText>。</w:delText>
        </w:r>
      </w:del>
      <w:del w:id="4989" w:author="白日梦想家" w:date="2026-10-26T15:34:09Z">
        <w:r>
          <w:rPr>
            <w:rFonts w:hint="default" w:ascii="Times New Roman" w:hAnsi="Times New Roman" w:eastAsia="方正仿宋_GBK" w:cs="Times New Roman"/>
            <w:b w:val="0"/>
            <w:bCs w:val="0"/>
            <w:i w:val="0"/>
            <w:iCs w:val="0"/>
            <w:sz w:val="32"/>
            <w:szCs w:val="32"/>
            <w:rPrChange w:id="4990" w:author="xh" w:date="2026-10-26T10:02:03Z">
              <w:rPr>
                <w:rFonts w:hint="eastAsia" w:ascii="方正仿宋_GBK" w:hAnsi="方正仿宋_GBK" w:eastAsia="方正仿宋_GBK" w:cs="Times New Roman"/>
                <w:sz w:val="32"/>
                <w:szCs w:val="32"/>
              </w:rPr>
            </w:rPrChange>
            <w:woUserID w:val="2"/>
          </w:rPr>
          <w:delText>以</w:delText>
        </w:r>
      </w:del>
      <w:del w:id="4991" w:author="白日梦想家" w:date="2026-10-26T15:34:09Z">
        <w:r>
          <w:rPr>
            <w:rFonts w:hint="eastAsia" w:ascii="方正仿宋_GBK" w:hAnsi="方正仿宋_GBK" w:eastAsia="方正仿宋_GBK" w:cs="Times New Roman"/>
            <w:sz w:val="32"/>
            <w:szCs w:val="32"/>
            <w:woUserID w:val="2"/>
          </w:rPr>
          <w:delText>实际</w:delText>
        </w:r>
      </w:del>
      <w:del w:id="4992" w:author="白日梦想家" w:date="2026-10-26T15:34:09Z">
        <w:r>
          <w:rPr>
            <w:rFonts w:hint="default" w:ascii="Times New Roman" w:hAnsi="Times New Roman" w:eastAsia="方正仿宋_GBK" w:cs="Times New Roman"/>
            <w:b w:val="0"/>
            <w:bCs w:val="0"/>
            <w:i w:val="0"/>
            <w:iCs w:val="0"/>
            <w:sz w:val="32"/>
            <w:szCs w:val="32"/>
            <w:rPrChange w:id="4993" w:author="xh" w:date="2026-10-26T10:02:03Z">
              <w:rPr>
                <w:rFonts w:hint="eastAsia" w:ascii="方正仿宋_GBK" w:hAnsi="方正仿宋_GBK" w:eastAsia="方正仿宋_GBK" w:cs="Times New Roman"/>
                <w:sz w:val="32"/>
                <w:szCs w:val="32"/>
              </w:rPr>
            </w:rPrChange>
            <w:woUserID w:val="2"/>
          </w:rPr>
          <w:delText>在役主变</w:delText>
        </w:r>
      </w:del>
      <w:ins w:id="4994" w:author="xh" w:date="2026-10-26T10:02:03Z">
        <w:del w:id="4995" w:author="白日梦想家" w:date="2026-10-26T15:34:09Z">
          <w:r>
            <w:rPr>
              <w:rFonts w:hint="default" w:ascii="Times New Roman" w:hAnsi="Times New Roman" w:eastAsia="方正仿宋_GBK" w:cs="Times New Roman"/>
              <w:b w:val="0"/>
              <w:bCs w:val="0"/>
              <w:i w:val="0"/>
              <w:iCs w:val="0"/>
              <w:sz w:val="32"/>
              <w:szCs w:val="32"/>
              <w:rPrChange w:id="4996" w:author="xh" w:date="2026-10-26T10:02:03Z">
                <w:rPr>
                  <w:rFonts w:hint="eastAsia" w:ascii="方正仿宋_GBK" w:hAnsi="方正仿宋_GBK" w:eastAsia="方正仿宋_GBK" w:cs="Times New Roman"/>
                  <w:sz w:val="32"/>
                  <w:szCs w:val="32"/>
                </w:rPr>
              </w:rPrChange>
              <w:woUserID w:val="2"/>
            </w:rPr>
            <w:delText>及可利用的联络</w:delText>
          </w:r>
        </w:del>
      </w:ins>
      <w:del w:id="4997" w:author="白日梦想家" w:date="2026-10-26T15:34:09Z">
        <w:r>
          <w:rPr>
            <w:rFonts w:hint="default" w:ascii="Times New Roman" w:hAnsi="Times New Roman" w:eastAsia="方正仿宋_GBK" w:cs="Times New Roman"/>
            <w:b w:val="0"/>
            <w:bCs w:val="0"/>
            <w:i w:val="0"/>
            <w:iCs w:val="0"/>
            <w:sz w:val="32"/>
            <w:szCs w:val="32"/>
            <w:rPrChange w:id="4998" w:author="xh" w:date="2026-10-26T10:02:03Z">
              <w:rPr>
                <w:rFonts w:hint="eastAsia" w:ascii="方正仿宋_GBK" w:hAnsi="方正仿宋_GBK" w:eastAsia="方正仿宋_GBK" w:cs="Times New Roman"/>
                <w:sz w:val="32"/>
                <w:szCs w:val="32"/>
              </w:rPr>
            </w:rPrChange>
            <w:woUserID w:val="2"/>
          </w:rPr>
          <w:delText>为起点，逐站比较更换</w:delText>
        </w:r>
      </w:del>
      <w:ins w:id="4999" w:author="xh" w:date="2026-10-26T10:02:03Z">
        <w:del w:id="5000" w:author="白日梦想家" w:date="2026-10-26T15:34:09Z">
          <w:r>
            <w:rPr>
              <w:rFonts w:hint="default" w:ascii="Times New Roman" w:hAnsi="Times New Roman" w:eastAsia="方正仿宋_GBK" w:cs="Times New Roman"/>
              <w:b w:val="0"/>
              <w:bCs w:val="0"/>
              <w:i w:val="0"/>
              <w:iCs w:val="0"/>
              <w:sz w:val="32"/>
              <w:szCs w:val="32"/>
              <w:rPrChange w:id="5001" w:author="xh" w:date="2026-10-26T10:02:03Z">
                <w:rPr>
                  <w:rFonts w:hint="eastAsia" w:ascii="方正仿宋_GBK" w:hAnsi="方正仿宋_GBK" w:eastAsia="方正仿宋_GBK" w:cs="Times New Roman"/>
                  <w:sz w:val="32"/>
                  <w:szCs w:val="32"/>
                </w:rPr>
              </w:rPrChange>
              <w:woUserID w:val="2"/>
            </w:rPr>
            <w:delText>、</w:delText>
          </w:r>
        </w:del>
      </w:ins>
      <w:del w:id="5002" w:author="白日梦想家" w:date="2026-10-26T15:34:09Z">
        <w:r>
          <w:rPr>
            <w:rFonts w:hint="eastAsia" w:ascii="方正仿宋_GBK" w:hAnsi="方正仿宋_GBK" w:eastAsia="方正仿宋_GBK" w:cs="Times New Roman"/>
            <w:sz w:val="32"/>
            <w:szCs w:val="32"/>
            <w:woUserID w:val="2"/>
          </w:rPr>
          <w:delText>和</w:delText>
        </w:r>
      </w:del>
      <w:del w:id="5003" w:author="白日梦想家" w:date="2026-10-26T15:34:09Z">
        <w:r>
          <w:rPr>
            <w:rFonts w:hint="default" w:ascii="Times New Roman" w:hAnsi="Times New Roman" w:eastAsia="方正仿宋_GBK" w:cs="Times New Roman"/>
            <w:b w:val="0"/>
            <w:bCs w:val="0"/>
            <w:i w:val="0"/>
            <w:iCs w:val="0"/>
            <w:sz w:val="32"/>
            <w:szCs w:val="32"/>
            <w:rPrChange w:id="5004" w:author="xh" w:date="2026-10-26T10:02:03Z">
              <w:rPr>
                <w:rFonts w:hint="eastAsia" w:ascii="方正仿宋_GBK" w:hAnsi="方正仿宋_GBK" w:eastAsia="方正仿宋_GBK" w:cs="Times New Roman"/>
                <w:sz w:val="32"/>
                <w:szCs w:val="32"/>
              </w:rPr>
            </w:rPrChange>
            <w:woUserID w:val="2"/>
          </w:rPr>
          <w:delText>扩建</w:delText>
        </w:r>
      </w:del>
      <w:ins w:id="5005" w:author="xh" w:date="2026-10-26T10:02:03Z">
        <w:del w:id="5006" w:author="白日梦想家" w:date="2026-10-26T15:34:09Z">
          <w:r>
            <w:rPr>
              <w:rFonts w:hint="default" w:ascii="Times New Roman" w:hAnsi="Times New Roman" w:eastAsia="方正仿宋_GBK" w:cs="Times New Roman"/>
              <w:b w:val="0"/>
              <w:bCs w:val="0"/>
              <w:i w:val="0"/>
              <w:iCs w:val="0"/>
              <w:sz w:val="32"/>
              <w:szCs w:val="32"/>
              <w:rPrChange w:id="5007" w:author="xh" w:date="2026-10-26T10:02:03Z">
                <w:rPr>
                  <w:rFonts w:hint="eastAsia" w:ascii="方正仿宋_GBK" w:hAnsi="方正仿宋_GBK" w:eastAsia="方正仿宋_GBK" w:cs="Times New Roman"/>
                  <w:sz w:val="32"/>
                  <w:szCs w:val="32"/>
                </w:rPr>
              </w:rPrChange>
              <w:woUserID w:val="2"/>
            </w:rPr>
            <w:delText>与配储</w:delText>
          </w:r>
        </w:del>
      </w:ins>
      <w:del w:id="5008" w:author="白日梦想家" w:date="2026-10-26T15:34:09Z">
        <w:r>
          <w:rPr>
            <w:rFonts w:hint="default" w:ascii="Times New Roman" w:hAnsi="Times New Roman" w:eastAsia="方正仿宋_GBK" w:cs="Times New Roman"/>
            <w:b w:val="0"/>
            <w:bCs w:val="0"/>
            <w:i w:val="0"/>
            <w:iCs w:val="0"/>
            <w:sz w:val="32"/>
            <w:szCs w:val="32"/>
            <w:rPrChange w:id="5009" w:author="xh" w:date="2026-10-26T10:02:03Z">
              <w:rPr>
                <w:rFonts w:hint="eastAsia" w:ascii="方正仿宋_GBK" w:hAnsi="方正仿宋_GBK" w:eastAsia="方正仿宋_GBK" w:cs="Times New Roman"/>
                <w:sz w:val="32"/>
                <w:szCs w:val="32"/>
              </w:rPr>
            </w:rPrChange>
            <w:woUserID w:val="2"/>
          </w:rPr>
          <w:delText>，</w:delText>
        </w:r>
      </w:del>
      <w:ins w:id="5010" w:author="xh" w:date="2026-10-26T10:02:03Z">
        <w:del w:id="5011" w:author="白日梦想家" w:date="2026-10-26T15:34:09Z">
          <w:r>
            <w:rPr>
              <w:rFonts w:hint="default" w:ascii="Times New Roman" w:hAnsi="Times New Roman" w:eastAsia="方正仿宋_GBK" w:cs="Times New Roman"/>
              <w:b w:val="0"/>
              <w:bCs w:val="0"/>
              <w:i w:val="0"/>
              <w:iCs w:val="0"/>
              <w:sz w:val="32"/>
              <w:szCs w:val="32"/>
              <w:rPrChange w:id="5012" w:author="xh" w:date="2026-10-26T10:02:03Z">
                <w:rPr>
                  <w:rFonts w:hint="eastAsia" w:ascii="方正仿宋_GBK" w:hAnsi="方正仿宋_GBK" w:eastAsia="方正仿宋_GBK" w:cs="Times New Roman"/>
                  <w:sz w:val="32"/>
                  <w:szCs w:val="32"/>
                </w:rPr>
              </w:rPrChange>
              <w:woUserID w:val="2"/>
            </w:rPr>
            <w:delText>按</w:delText>
          </w:r>
        </w:del>
      </w:ins>
      <w:del w:id="5013" w:author="白日梦想家" w:date="2026-10-26T15:34:09Z">
        <w:r>
          <w:rPr>
            <w:rFonts w:hint="eastAsia" w:ascii="方正仿宋_GBK" w:hAnsi="方正仿宋_GBK" w:eastAsia="方正仿宋_GBK" w:cs="Times New Roman"/>
            <w:sz w:val="32"/>
            <w:szCs w:val="32"/>
            <w:woUserID w:val="2"/>
          </w:rPr>
          <w:delText>结合储能有效功率与联络通道确定建设组合。主变容量与台数应同时满足</w:delText>
        </w:r>
      </w:del>
      <w:del w:id="5014" w:author="白日梦想家" w:date="2026-10-26T15:34:09Z">
        <w:r>
          <w:rPr>
            <w:rFonts w:hint="default" w:ascii="Times New Roman" w:hAnsi="Times New Roman" w:eastAsia="方正仿宋_GBK" w:cs="Times New Roman"/>
            <w:b w:val="0"/>
            <w:bCs w:val="0"/>
            <w:i w:val="0"/>
            <w:iCs w:val="0"/>
            <w:sz w:val="32"/>
            <w:szCs w:val="32"/>
            <w:rPrChange w:id="5015" w:author="xh" w:date="2026-10-26T10:02:03Z">
              <w:rPr>
                <w:rFonts w:hint="eastAsia" w:ascii="方正仿宋_GBK" w:hAnsi="方正仿宋_GBK" w:eastAsia="方正仿宋_GBK" w:cs="Times New Roman"/>
                <w:sz w:val="32"/>
                <w:szCs w:val="32"/>
              </w:rPr>
            </w:rPrChange>
            <w:woUserID w:val="2"/>
          </w:rPr>
          <w:delText>正常</w:delText>
        </w:r>
      </w:del>
      <w:del w:id="5016" w:author="白日梦想家" w:date="2026-10-26T15:34:09Z">
        <w:r>
          <w:rPr>
            <w:rFonts w:hint="eastAsia" w:ascii="方正仿宋_GBK" w:hAnsi="方正仿宋_GBK" w:eastAsia="方正仿宋_GBK" w:cs="Times New Roman"/>
            <w:sz w:val="32"/>
            <w:szCs w:val="32"/>
            <w:woUserID w:val="2"/>
          </w:rPr>
          <w:delText>供电</w:delText>
        </w:r>
      </w:del>
      <w:del w:id="5017" w:author="白日梦想家" w:date="2026-10-26T15:34:09Z">
        <w:r>
          <w:rPr>
            <w:rFonts w:hint="default" w:ascii="Times New Roman" w:hAnsi="Times New Roman" w:eastAsia="方正仿宋_GBK" w:cs="Times New Roman"/>
            <w:b w:val="0"/>
            <w:bCs w:val="0"/>
            <w:i w:val="0"/>
            <w:iCs w:val="0"/>
            <w:sz w:val="32"/>
            <w:szCs w:val="32"/>
            <w:rPrChange w:id="5018" w:author="xh" w:date="2026-10-26T10:02:03Z">
              <w:rPr>
                <w:rFonts w:hint="eastAsia" w:ascii="方正仿宋_GBK" w:hAnsi="方正仿宋_GBK" w:eastAsia="方正仿宋_GBK" w:cs="Times New Roman"/>
                <w:sz w:val="32"/>
                <w:szCs w:val="32"/>
              </w:rPr>
            </w:rPrChange>
            <w:woUserID w:val="2"/>
          </w:rPr>
          <w:delText>及</w:delText>
        </w:r>
      </w:del>
      <w:del w:id="5019" w:author="白日梦想家" w:date="2026-10-26T15:34:09Z">
        <w:r>
          <w:rPr>
            <w:rFonts w:hint="eastAsia" w:ascii="方正仿宋_GBK" w:hAnsi="方正仿宋_GBK" w:eastAsia="方正仿宋_GBK" w:cs="Times New Roman"/>
            <w:sz w:val="32"/>
            <w:szCs w:val="32"/>
            <w:woUserID w:val="2"/>
          </w:rPr>
          <w:delText>最大单台主变</w:delText>
        </w:r>
      </w:del>
      <w:del w:id="5020" w:author="白日梦想家" w:date="2026-10-26T15:34:09Z">
        <w:r>
          <w:rPr>
            <w:rFonts w:hint="default" w:ascii="Times New Roman" w:hAnsi="Times New Roman" w:eastAsia="方正仿宋_GBK" w:cs="Times New Roman"/>
            <w:b w:val="0"/>
            <w:bCs w:val="0"/>
            <w:i w:val="0"/>
            <w:iCs w:val="0"/>
            <w:sz w:val="32"/>
            <w:szCs w:val="32"/>
            <w:rPrChange w:id="5021" w:author="xh" w:date="2026-10-26T10:02:03Z">
              <w:rPr>
                <w:rFonts w:hint="eastAsia" w:ascii="方正仿宋_GBK" w:hAnsi="方正仿宋_GBK" w:eastAsia="方正仿宋_GBK" w:cs="Times New Roman"/>
                <w:sz w:val="32"/>
                <w:szCs w:val="32"/>
              </w:rPr>
            </w:rPrChange>
            <w:woUserID w:val="2"/>
          </w:rPr>
          <w:delText>N-1要求</w:delText>
        </w:r>
      </w:del>
      <w:ins w:id="5022" w:author="xh" w:date="2026-10-26T10:02:03Z">
        <w:del w:id="5023" w:author="白日梦想家" w:date="2026-10-26T15:34:09Z">
          <w:r>
            <w:rPr>
              <w:rFonts w:hint="default" w:ascii="Times New Roman" w:hAnsi="Times New Roman" w:eastAsia="方正仿宋_GBK" w:cs="Times New Roman"/>
              <w:b w:val="0"/>
              <w:bCs w:val="0"/>
              <w:i w:val="0"/>
              <w:iCs w:val="0"/>
              <w:sz w:val="32"/>
              <w:szCs w:val="32"/>
              <w:rPrChange w:id="5024" w:author="xh" w:date="2026-10-26T10:02:03Z">
                <w:rPr>
                  <w:rFonts w:hint="eastAsia" w:ascii="方正仿宋_GBK" w:hAnsi="方正仿宋_GBK" w:eastAsia="方正仿宋_GBK" w:cs="Times New Roman"/>
                  <w:sz w:val="32"/>
                  <w:szCs w:val="32"/>
                </w:rPr>
              </w:rPrChange>
              <w:woUserID w:val="2"/>
            </w:rPr>
            <w:delText>确定设备台数</w:delText>
          </w:r>
        </w:del>
      </w:ins>
      <w:del w:id="5025" w:author="白日梦想家" w:date="2026-10-26T15:34:09Z">
        <w:r>
          <w:rPr>
            <w:rFonts w:hint="eastAsia" w:ascii="方正仿宋_GBK" w:hAnsi="方正仿宋_GBK" w:eastAsia="方正仿宋_GBK" w:cs="Times New Roman"/>
            <w:sz w:val="32"/>
            <w:szCs w:val="32"/>
            <w:woUserID w:val="2"/>
          </w:rPr>
          <w:delText>，再按具体采购</w:delText>
        </w:r>
      </w:del>
      <w:del w:id="5026" w:author="白日梦想家" w:date="2026-10-26T15:34:09Z">
        <w:r>
          <w:rPr>
            <w:rFonts w:hint="default" w:ascii="Times New Roman" w:hAnsi="Times New Roman" w:eastAsia="方正仿宋_GBK" w:cs="Times New Roman"/>
            <w:b w:val="0"/>
            <w:bCs w:val="0"/>
            <w:i w:val="0"/>
            <w:iCs w:val="0"/>
            <w:sz w:val="32"/>
            <w:szCs w:val="32"/>
            <w:rPrChange w:id="5027" w:author="xh" w:date="2026-10-26T10:02:03Z">
              <w:rPr>
                <w:rFonts w:hint="eastAsia" w:ascii="方正仿宋_GBK" w:hAnsi="方正仿宋_GBK" w:eastAsia="方正仿宋_GBK" w:cs="Times New Roman"/>
                <w:sz w:val="32"/>
                <w:szCs w:val="32"/>
              </w:rPr>
            </w:rPrChange>
            <w:woUserID w:val="2"/>
          </w:rPr>
          <w:delText>、</w:delText>
        </w:r>
      </w:del>
      <w:ins w:id="5028" w:author="xh" w:date="2026-10-26T10:02:03Z">
        <w:del w:id="5029" w:author="白日梦想家" w:date="2026-10-26T15:34:09Z">
          <w:r>
            <w:rPr>
              <w:rFonts w:hint="default" w:ascii="Times New Roman" w:hAnsi="Times New Roman" w:eastAsia="方正仿宋_GBK" w:cs="Times New Roman"/>
              <w:b w:val="0"/>
              <w:bCs w:val="0"/>
              <w:i w:val="0"/>
              <w:iCs w:val="0"/>
              <w:sz w:val="32"/>
              <w:szCs w:val="32"/>
              <w:rPrChange w:id="5030" w:author="xh" w:date="2026-10-26T10:02:03Z">
                <w:rPr>
                  <w:rFonts w:hint="eastAsia" w:ascii="方正仿宋_GBK" w:hAnsi="方正仿宋_GBK" w:eastAsia="方正仿宋_GBK" w:cs="Times New Roman"/>
                  <w:sz w:val="32"/>
                  <w:szCs w:val="32"/>
                </w:rPr>
              </w:rPrChange>
              <w:woUserID w:val="2"/>
            </w:rPr>
            <w:delText>容量和</w:delText>
          </w:r>
        </w:del>
      </w:ins>
      <w:del w:id="5031" w:author="白日梦想家" w:date="2026-10-26T15:34:09Z">
        <w:r>
          <w:rPr>
            <w:rFonts w:hint="eastAsia" w:ascii="方正仿宋_GBK" w:hAnsi="方正仿宋_GBK" w:eastAsia="方正仿宋_GBK" w:cs="Times New Roman"/>
            <w:sz w:val="32"/>
            <w:szCs w:val="32"/>
            <w:woUserID w:val="2"/>
          </w:rPr>
          <w:delText>配储及线路工程计算费用，明确</w:delText>
        </w:r>
      </w:del>
      <w:del w:id="5032" w:author="白日梦想家" w:date="2026-10-26T15:34:09Z">
        <w:r>
          <w:rPr>
            <w:rFonts w:hint="default" w:ascii="Times New Roman" w:hAnsi="Times New Roman" w:eastAsia="方正仿宋_GBK" w:cs="Times New Roman"/>
            <w:b w:val="0"/>
            <w:bCs w:val="0"/>
            <w:i w:val="0"/>
            <w:iCs w:val="0"/>
            <w:sz w:val="32"/>
            <w:szCs w:val="32"/>
            <w:rPrChange w:id="5033" w:author="xh" w:date="2026-10-26T10:02:03Z">
              <w:rPr>
                <w:rFonts w:hint="eastAsia" w:ascii="方正仿宋_GBK" w:hAnsi="方正仿宋_GBK" w:eastAsia="方正仿宋_GBK" w:cs="Times New Roman"/>
                <w:sz w:val="32"/>
                <w:szCs w:val="32"/>
              </w:rPr>
            </w:rPrChange>
            <w:woUserID w:val="2"/>
          </w:rPr>
          <w:delText>投运年份</w:delText>
        </w:r>
      </w:del>
      <w:ins w:id="5034" w:author="xh" w:date="2026-10-26T10:02:03Z">
        <w:del w:id="5035" w:author="白日梦想家" w:date="2026-10-26T15:34:09Z">
          <w:r>
            <w:rPr>
              <w:rFonts w:hint="default" w:ascii="Times New Roman" w:hAnsi="Times New Roman" w:eastAsia="方正仿宋_GBK" w:cs="Times New Roman"/>
              <w:b w:val="0"/>
              <w:bCs w:val="0"/>
              <w:i w:val="0"/>
              <w:iCs w:val="0"/>
              <w:sz w:val="32"/>
              <w:szCs w:val="32"/>
              <w:rPrChange w:id="5036" w:author="xh" w:date="2026-10-26T10:02:03Z">
                <w:rPr>
                  <w:rFonts w:hint="eastAsia" w:ascii="方正仿宋_GBK" w:hAnsi="方正仿宋_GBK" w:eastAsia="方正仿宋_GBK" w:cs="Times New Roman"/>
                  <w:sz w:val="32"/>
                  <w:szCs w:val="32"/>
                </w:rPr>
              </w:rPrChange>
              <w:woUserID w:val="2"/>
            </w:rPr>
            <w:delText>。新增线路、储能</w:delText>
          </w:r>
        </w:del>
      </w:ins>
      <w:del w:id="5037" w:author="白日梦想家" w:date="2026-10-26T15:34:09Z">
        <w:r>
          <w:rPr>
            <w:rFonts w:hint="default" w:ascii="Times New Roman" w:hAnsi="Times New Roman" w:eastAsia="方正仿宋_GBK" w:cs="Times New Roman"/>
            <w:b w:val="0"/>
            <w:bCs w:val="0"/>
            <w:i w:val="0"/>
            <w:iCs w:val="0"/>
            <w:sz w:val="32"/>
            <w:szCs w:val="32"/>
            <w:rPrChange w:id="5038" w:author="xh" w:date="2026-10-26T10:02:03Z">
              <w:rPr>
                <w:rFonts w:hint="eastAsia" w:ascii="方正仿宋_GBK" w:hAnsi="方正仿宋_GBK" w:eastAsia="方正仿宋_GBK" w:cs="Times New Roman"/>
                <w:sz w:val="32"/>
                <w:szCs w:val="32"/>
              </w:rPr>
            </w:rPrChange>
            <w:woUserID w:val="2"/>
          </w:rPr>
          <w:delText>和</w:delText>
        </w:r>
      </w:del>
      <w:ins w:id="5039" w:author="xh" w:date="2026-10-26T10:02:03Z">
        <w:del w:id="5040" w:author="白日梦想家" w:date="2026-10-26T15:34:09Z">
          <w:r>
            <w:rPr>
              <w:rFonts w:hint="default" w:ascii="Times New Roman" w:hAnsi="Times New Roman" w:eastAsia="方正仿宋_GBK" w:cs="Times New Roman"/>
              <w:b w:val="0"/>
              <w:bCs w:val="0"/>
              <w:i w:val="0"/>
              <w:iCs w:val="0"/>
              <w:sz w:val="32"/>
              <w:szCs w:val="32"/>
              <w:rPrChange w:id="5041" w:author="xh" w:date="2026-10-26T10:02:03Z">
                <w:rPr>
                  <w:rFonts w:hint="eastAsia" w:ascii="方正仿宋_GBK" w:hAnsi="方正仿宋_GBK" w:eastAsia="方正仿宋_GBK" w:cs="Times New Roman"/>
                  <w:sz w:val="32"/>
                  <w:szCs w:val="32"/>
                </w:rPr>
              </w:rPrChange>
              <w:woUserID w:val="2"/>
            </w:rPr>
            <w:delText>主变统一计价，按满足任务的具体可行方案比较费用</w:delText>
          </w:r>
        </w:del>
      </w:ins>
      <w:del w:id="5042" w:author="白日梦想家" w:date="2026-10-26T15:34:09Z">
        <w:r>
          <w:rPr>
            <w:rFonts w:hint="eastAsia" w:ascii="方正仿宋_GBK" w:hAnsi="方正仿宋_GBK" w:eastAsia="方正仿宋_GBK" w:cs="Times New Roman"/>
            <w:sz w:val="32"/>
            <w:szCs w:val="32"/>
            <w:woUserID w:val="2"/>
          </w:rPr>
          <w:delText>负荷转接安排</w:delText>
        </w:r>
      </w:del>
      <w:del w:id="5043" w:author="白日梦想家" w:date="2026-10-26T15:34:09Z">
        <w:r>
          <w:rPr>
            <w:rFonts w:hint="default" w:ascii="Times New Roman" w:hAnsi="Times New Roman" w:eastAsia="方正仿宋_GBK" w:cs="Times New Roman"/>
            <w:b w:val="0"/>
            <w:bCs w:val="0"/>
            <w:i w:val="0"/>
            <w:iCs w:val="0"/>
            <w:sz w:val="32"/>
            <w:szCs w:val="32"/>
            <w:rPrChange w:id="5044" w:author="xh" w:date="2026-10-26T10:02:03Z">
              <w:rPr>
                <w:rFonts w:hint="eastAsia" w:ascii="方正仿宋_GBK" w:hAnsi="方正仿宋_GBK" w:eastAsia="方正仿宋_GBK" w:cs="Times New Roman"/>
                <w:sz w:val="32"/>
                <w:szCs w:val="32"/>
              </w:rPr>
            </w:rPrChange>
            <w:woUserID w:val="2"/>
          </w:rPr>
          <w:delText>。</w:delText>
        </w:r>
      </w:del>
    </w:p>
    <w:p w14:paraId="4BC5B030">
      <w:pPr>
        <w:pStyle w:val="8"/>
        <w:widowControl/>
        <w:adjustRightInd w:val="0"/>
        <w:snapToGrid w:val="0"/>
        <w:ind w:firstLine="643" w:firstLineChars="200"/>
        <w:rPr>
          <w:del w:id="5046" w:author="xh" w:date="2026-10-26T10:03:41Z"/>
          <w:rFonts w:hint="eastAsia" w:ascii="方正仿宋_GBK" w:hAnsi="方正仿宋_GBK" w:eastAsia="方正仿宋_GBK" w:cs="Times New Roman"/>
          <w:sz w:val="32"/>
          <w:szCs w:val="32"/>
          <w:highlight w:val="none"/>
          <w14:ligatures w14:val="standardContextual"/>
        </w:rPr>
        <w:pPrChange w:id="5045" w:author="白日梦想家" w:date="2026-10-26T15:38:54Z">
          <w:pPr>
            <w:widowControl/>
            <w:adjustRightInd w:val="0"/>
            <w:snapToGrid w:val="0"/>
            <w:spacing w:line="560" w:lineRule="exact"/>
            <w:ind w:firstLine="641" w:firstLineChars="200"/>
          </w:pPr>
        </w:pPrChange>
      </w:pPr>
      <w:del w:id="5047" w:author="xh" w:date="2026-10-26T10:03:41Z">
        <w:r>
          <w:rPr>
            <w:rFonts w:hint="eastAsia" w:ascii="方正楷体_GBK" w:hAnsi="方正楷体_GBK" w:eastAsia="方正楷体_GBK" w:cs="方正楷体_GBK"/>
            <w:b/>
            <w:sz w:val="32"/>
            <w:szCs w:val="32"/>
          </w:rPr>
          <w:delText>三是按设备配置回算最终容载比。</w:delText>
        </w:r>
      </w:del>
      <w:del w:id="5048" w:author="xh" w:date="2026-10-26T10:03:41Z">
        <w:r>
          <w:rPr>
            <w:rFonts w:hint="eastAsia" w:ascii="方正仿宋_GBK" w:hAnsi="方正仿宋_GBK" w:eastAsia="方正仿宋_GBK" w:cs="Times New Roman"/>
            <w:sz w:val="32"/>
            <w:szCs w:val="32"/>
          </w:rPr>
          <w:delText>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delText>
        </w:r>
      </w:del>
    </w:p>
    <w:p w14:paraId="5ABF66E8">
      <w:pPr>
        <w:keepNext/>
        <w:keepLines w:val="0"/>
        <w:widowControl/>
        <w:suppressLineNumbers w:val="0"/>
        <w:adjustRightInd w:val="0"/>
        <w:snapToGrid w:val="0"/>
        <w:spacing w:before="0" w:beforeAutospacing="0" w:after="0" w:afterAutospacing="0" w:line="560" w:lineRule="exact"/>
        <w:ind w:left="0" w:right="0" w:firstLine="643" w:firstLineChars="200"/>
        <w:jc w:val="left"/>
        <w:outlineLvl w:val="1"/>
        <w:rPr>
          <w:ins w:id="5050" w:author="白日梦想家" w:date="2026-10-26T16:38:12Z"/>
          <w:rFonts w:hint="eastAsia" w:ascii="方正仿宋_GBK" w:hAnsi="方正仿宋_GBK" w:eastAsia="方正仿宋_GBK" w:cs="方正仿宋_GBK"/>
          <w:b/>
          <w:bCs/>
          <w:kern w:val="0"/>
          <w:sz w:val="32"/>
          <w:szCs w:val="32"/>
          <w:lang w:eastAsia="zh" w:bidi="ar"/>
          <w:rPrChange w:id="5051" w:author="白日梦想家" w:date="2026-10-26T16:41:08Z">
            <w:rPr>
              <w:ins w:id="5052" w:author="白日梦想家" w:date="2026-10-26T16:38:12Z"/>
              <w:woUserID w:val="2"/>
            </w:rPr>
          </w:rPrChange>
          <w:woUserID w:val="2"/>
        </w:rPr>
        <w:pPrChange w:id="5049" w:author="白日梦想家" w:date="2026-10-26T16:38:18Z">
          <w:pPr>
            <w:keepNext w:val="0"/>
            <w:keepLines w:val="0"/>
            <w:widowControl/>
            <w:suppressLineNumbers w:val="0"/>
            <w:spacing w:before="0" w:beforeAutospacing="1" w:after="200" w:afterAutospacing="0" w:line="273" w:lineRule="auto"/>
            <w:ind w:left="0" w:right="0"/>
            <w:jc w:val="left"/>
          </w:pPr>
        </w:pPrChange>
      </w:pPr>
      <w:r>
        <w:rPr>
          <w:rFonts w:hint="default" w:ascii="Times New Roman" w:hAnsi="Times New Roman" w:eastAsia="方正楷体_GBK" w:cs="Times New Roman"/>
          <w:b/>
          <w:bCs/>
          <w:i w:val="0"/>
          <w:iCs w:val="0"/>
          <w:sz w:val="32"/>
          <w:szCs w:val="32"/>
          <w:rPrChange w:id="5053" w:author="xh" w:date="2026-10-26T10:05:19Z">
            <w:rPr>
              <w:rFonts w:hint="eastAsia" w:ascii="方正楷体_GBK" w:hAnsi="方正楷体_GBK" w:eastAsia="方正楷体_GBK" w:cs="方正楷体_GBK"/>
              <w:b/>
              <w:bCs/>
              <w:sz w:val="32"/>
              <w:szCs w:val="32"/>
            </w:rPr>
          </w:rPrChange>
        </w:rPr>
        <w:t>（二）</w:t>
      </w:r>
      <w:ins w:id="5054" w:author="白日梦想家" w:date="2026-10-26T16:38:12Z">
        <w:r>
          <w:rPr>
            <w:rFonts w:hint="default" w:ascii="方正楷体_GBK" w:hAnsi="方正楷体_GBK" w:eastAsia="方正楷体_GBK" w:cs="方正楷体_GBK"/>
            <w:b w:val="0"/>
            <w:kern w:val="0"/>
            <w:sz w:val="32"/>
            <w:szCs w:val="32"/>
            <w:lang w:val="en-US" w:eastAsia="zh-CN" w:bidi="ar"/>
            <w:woUserID w:val="2"/>
          </w:rPr>
          <w:t>结合站级双向承载论证容载比取值</w:t>
        </w:r>
      </w:ins>
    </w:p>
    <w:p w14:paraId="6A57273D">
      <w:pPr>
        <w:keepNext w:val="0"/>
        <w:widowControl/>
        <w:adjustRightInd w:val="0"/>
        <w:snapToGrid w:val="0"/>
        <w:spacing w:line="560" w:lineRule="exact"/>
        <w:ind w:firstLine="640" w:firstLineChars="200"/>
        <w:outlineLvl w:val="1"/>
        <w:rPr>
          <w:rFonts w:hint="eastAsia" w:ascii="方正楷体_GBK" w:hAnsi="方正楷体_GBK" w:eastAsia="方正楷体_GBK" w:cs="方正楷体_GBK"/>
          <w:b/>
          <w:bCs/>
          <w:sz w:val="32"/>
          <w:szCs w:val="32"/>
          <w:highlight w:val="none"/>
        </w:rPr>
        <w:pPrChange w:id="5055" w:author="白日梦想家" w:date="2026-10-26T16:41:11Z">
          <w:pPr>
            <w:keepNext/>
            <w:widowControl/>
            <w:adjustRightInd w:val="0"/>
            <w:snapToGrid w:val="0"/>
            <w:spacing w:line="560" w:lineRule="exact"/>
            <w:ind w:firstLine="641" w:firstLineChars="200"/>
            <w:outlineLvl w:val="1"/>
          </w:pPr>
        </w:pPrChange>
      </w:pPr>
      <w:ins w:id="5056" w:author="xh" w:date="2026-10-26T10:05:19Z">
        <w:del w:id="5057" w:author="白日梦想家" w:date="2026-10-26T16:38:12Z">
          <w:r>
            <w:rPr>
              <w:rFonts w:hint="default" w:ascii="方正仿宋_GBK" w:hAnsi="方正仿宋_GBK" w:eastAsia="方正仿宋_GBK" w:cs="方正仿宋_GBK"/>
              <w:b/>
              <w:bCs/>
              <w:kern w:val="0"/>
              <w:sz w:val="32"/>
              <w:szCs w:val="32"/>
              <w:lang w:eastAsia="zh" w:bidi="ar"/>
              <w:rPrChange w:id="5058" w:author="白日梦想家" w:date="2026-10-26T16:41:08Z">
                <w:rPr>
                  <w:rFonts w:hint="eastAsia" w:ascii="方正楷体_GBK" w:hAnsi="方正楷体_GBK" w:eastAsia="方正楷体_GBK" w:cs="方正楷体_GBK"/>
                  <w:b/>
                  <w:bCs/>
                  <w:sz w:val="32"/>
                  <w:szCs w:val="32"/>
                </w:rPr>
              </w:rPrChange>
              <w:woUserID w:val="2"/>
            </w:rPr>
            <w:delText>结</w:delText>
          </w:r>
        </w:del>
      </w:ins>
      <w:del w:id="5059" w:author="白日梦想家" w:date="2026-10-26T16:38:12Z">
        <w:r>
          <w:rPr>
            <w:rFonts w:hint="eastAsia" w:ascii="方正仿宋_GBK" w:hAnsi="方正仿宋_GBK" w:eastAsia="方正仿宋_GBK" w:cs="方正仿宋_GBK"/>
            <w:b/>
            <w:bCs/>
            <w:kern w:val="0"/>
            <w:sz w:val="32"/>
            <w:szCs w:val="32"/>
            <w:lang w:eastAsia="zh" w:bidi="ar"/>
            <w:rPrChange w:id="5060" w:author="白日梦想家" w:date="2026-10-26T16:41:08Z">
              <w:rPr>
                <w:rFonts w:hint="eastAsia" w:ascii="方正楷体_GBK" w:hAnsi="方正楷体_GBK" w:eastAsia="方正楷体_GBK" w:cs="方正楷体_GBK"/>
                <w:b/>
                <w:bCs/>
                <w:sz w:val="32"/>
                <w:szCs w:val="32"/>
                <w:woUserID w:val="2"/>
              </w:rPr>
            </w:rPrChange>
            <w:woUserID w:val="2"/>
          </w:rPr>
          <w:delText>区分片区供电任务，</w:delText>
        </w:r>
      </w:del>
      <w:del w:id="5061" w:author="白日梦想家" w:date="2026-10-26T16:38:12Z">
        <w:r>
          <w:rPr>
            <w:rFonts w:hint="default" w:ascii="方正仿宋_GBK" w:hAnsi="方正仿宋_GBK" w:eastAsia="方正仿宋_GBK" w:cs="方正仿宋_GBK"/>
            <w:b/>
            <w:bCs/>
            <w:kern w:val="0"/>
            <w:sz w:val="32"/>
            <w:szCs w:val="32"/>
            <w:lang w:eastAsia="zh" w:bidi="ar"/>
            <w:rPrChange w:id="5062" w:author="白日梦想家" w:date="2026-10-26T16:41:08Z">
              <w:rPr>
                <w:rFonts w:hint="eastAsia" w:ascii="方正楷体_GBK" w:hAnsi="方正楷体_GBK" w:eastAsia="方正楷体_GBK" w:cs="方正楷体_GBK"/>
                <w:b/>
                <w:bCs/>
                <w:sz w:val="32"/>
                <w:szCs w:val="32"/>
              </w:rPr>
            </w:rPrChange>
            <w:woUserID w:val="2"/>
          </w:rPr>
          <w:delText>合</w:delText>
        </w:r>
      </w:del>
      <w:ins w:id="5063" w:author="xh" w:date="2026-10-26T10:05:19Z">
        <w:del w:id="5064" w:author="白日梦想家" w:date="2026-10-26T16:38:12Z">
          <w:r>
            <w:rPr>
              <w:rFonts w:hint="default" w:ascii="方正仿宋_GBK" w:hAnsi="方正仿宋_GBK" w:eastAsia="方正仿宋_GBK" w:cs="方正仿宋_GBK"/>
              <w:b/>
              <w:bCs/>
              <w:kern w:val="0"/>
              <w:sz w:val="32"/>
              <w:szCs w:val="32"/>
              <w:lang w:eastAsia="zh" w:bidi="ar"/>
              <w:rPrChange w:id="5065" w:author="白日梦想家" w:date="2026-10-26T16:41:08Z">
                <w:rPr>
                  <w:rFonts w:hint="eastAsia" w:ascii="方正楷体_GBK" w:hAnsi="方正楷体_GBK" w:eastAsia="方正楷体_GBK" w:cs="方正楷体_GBK"/>
                  <w:b/>
                  <w:bCs/>
                  <w:sz w:val="32"/>
                  <w:szCs w:val="32"/>
                </w:rPr>
              </w:rPrChange>
              <w:woUserID w:val="2"/>
            </w:rPr>
            <w:delText>网络条件论证容载比取值</w:delText>
          </w:r>
        </w:del>
      </w:ins>
      <w:del w:id="5066" w:author="白日梦想家" w:date="2026-10-26T16:38:12Z">
        <w:r>
          <w:rPr>
            <w:rFonts w:hint="eastAsia" w:ascii="方正仿宋_GBK" w:hAnsi="方正仿宋_GBK" w:eastAsia="方正仿宋_GBK" w:cs="方正仿宋_GBK"/>
            <w:b/>
            <w:bCs/>
            <w:kern w:val="0"/>
            <w:sz w:val="32"/>
            <w:szCs w:val="32"/>
            <w:lang w:eastAsia="zh" w:bidi="ar"/>
            <w:rPrChange w:id="5067" w:author="白日梦想家" w:date="2026-10-26T16:41:08Z">
              <w:rPr>
                <w:rFonts w:hint="eastAsia" w:ascii="方正楷体_GBK" w:hAnsi="方正楷体_GBK" w:eastAsia="方正楷体_GBK" w:cs="方正楷体_GBK"/>
                <w:b/>
                <w:bCs/>
                <w:sz w:val="32"/>
                <w:szCs w:val="32"/>
                <w:woUserID w:val="2"/>
              </w:rPr>
            </w:rPrChange>
            <w:woUserID w:val="2"/>
          </w:rPr>
          <w:delText>理组合补强措施</w:delText>
        </w:r>
      </w:del>
      <w:ins w:id="5068" w:author="白日梦想家" w:date="2026-10-26T16:40:05Z">
        <w:r>
          <w:rPr>
            <w:rFonts w:hint="eastAsia" w:ascii="方正仿宋_GBK" w:hAnsi="方正仿宋_GBK" w:eastAsia="方正仿宋_GBK" w:cs="方正仿宋_GBK"/>
            <w:b/>
            <w:bCs/>
            <w:kern w:val="0"/>
            <w:sz w:val="32"/>
            <w:szCs w:val="32"/>
            <w:lang w:val="en-US" w:eastAsia="zh" w:bidi="ar"/>
            <w:woUserID w:val="2"/>
          </w:rPr>
          <w:t>目标：</w:t>
        </w:r>
      </w:ins>
      <w:ins w:id="5069" w:author="白日梦想家" w:date="2026-10-26T16:40:15Z">
        <w:r>
          <w:rPr>
            <w:rFonts w:hint="default" w:ascii="方正仿宋_GBK" w:hAnsi="方正仿宋_GBK" w:eastAsia="方正仿宋_GBK" w:cs="方正仿宋_GBK"/>
            <w:b w:val="0"/>
            <w:kern w:val="0"/>
            <w:sz w:val="32"/>
            <w:szCs w:val="32"/>
            <w:lang w:val="en-US" w:eastAsia="zh-CN" w:bidi="ar"/>
            <w:woUserID w:val="2"/>
          </w:rPr>
          <w:t>推荐矩阵仅为容量初选、未考虑具体设备配置差异，直接套用可能与实际供电能力脱节的问题，</w:t>
        </w:r>
      </w:ins>
      <w:ins w:id="5070" w:author="白日梦想家" w:date="2026-10-26T16:41:21Z">
        <w:r>
          <w:rPr>
            <w:rFonts w:hint="eastAsia" w:ascii="方正仿宋_GBK" w:hAnsi="方正仿宋_GBK" w:eastAsia="方正仿宋_GBK" w:cs="方正仿宋_GBK"/>
            <w:b w:val="0"/>
            <w:kern w:val="0"/>
            <w:sz w:val="32"/>
            <w:szCs w:val="32"/>
            <w:lang w:val="en-US" w:eastAsia="zh" w:bidi="ar"/>
            <w:woUserID w:val="2"/>
          </w:rPr>
          <w:t>规划</w:t>
        </w:r>
      </w:ins>
      <w:ins w:id="5071" w:author="白日梦想家" w:date="2026-10-26T16:41:22Z">
        <w:r>
          <w:rPr>
            <w:rFonts w:hint="eastAsia" w:ascii="方正仿宋_GBK" w:hAnsi="方正仿宋_GBK" w:eastAsia="方正仿宋_GBK" w:cs="方正仿宋_GBK"/>
            <w:b w:val="0"/>
            <w:kern w:val="0"/>
            <w:sz w:val="32"/>
            <w:szCs w:val="32"/>
            <w:lang w:val="en-US" w:eastAsia="zh" w:bidi="ar"/>
            <w:woUserID w:val="2"/>
          </w:rPr>
          <w:t>人员</w:t>
        </w:r>
      </w:ins>
      <w:ins w:id="5072" w:author="白日梦想家" w:date="2026-10-26T16:41:24Z">
        <w:r>
          <w:rPr>
            <w:rFonts w:hint="eastAsia" w:ascii="方正仿宋_GBK" w:hAnsi="方正仿宋_GBK" w:eastAsia="方正仿宋_GBK" w:cs="方正仿宋_GBK"/>
            <w:b w:val="0"/>
            <w:kern w:val="0"/>
            <w:sz w:val="32"/>
            <w:szCs w:val="32"/>
            <w:lang w:val="en-US" w:eastAsia="zh" w:bidi="ar"/>
            <w:woUserID w:val="2"/>
          </w:rPr>
          <w:t>需</w:t>
        </w:r>
      </w:ins>
      <w:ins w:id="5073" w:author="白日梦想家" w:date="2026-10-26T16:40:15Z">
        <w:r>
          <w:rPr>
            <w:rFonts w:hint="default" w:ascii="方正仿宋_GBK" w:hAnsi="方正仿宋_GBK" w:eastAsia="方正仿宋_GBK" w:cs="方正仿宋_GBK"/>
            <w:b w:val="0"/>
            <w:kern w:val="0"/>
            <w:sz w:val="32"/>
            <w:szCs w:val="32"/>
            <w:lang w:val="en-US" w:eastAsia="zh-CN" w:bidi="ar"/>
            <w:woUserID w:val="2"/>
          </w:rPr>
          <w:t>将矩阵取值与站级校核相衔接</w:t>
        </w:r>
      </w:ins>
      <w:ins w:id="5074" w:author="白日梦想家" w:date="2026-10-26T16:41:38Z">
        <w:r>
          <w:rPr>
            <w:rFonts w:hint="eastAsia" w:ascii="方正仿宋_GBK" w:hAnsi="方正仿宋_GBK" w:eastAsia="方正仿宋_GBK" w:cs="方正仿宋_GBK"/>
            <w:b w:val="0"/>
            <w:kern w:val="0"/>
            <w:sz w:val="32"/>
            <w:szCs w:val="32"/>
            <w:lang w:val="en-US" w:eastAsia="zh" w:bidi="ar"/>
            <w:woUserID w:val="2"/>
          </w:rPr>
          <w:t>，</w:t>
        </w:r>
      </w:ins>
      <w:ins w:id="5075" w:author="白日梦想家" w:date="2026-10-26T16:41:03Z">
        <w:r>
          <w:rPr>
            <w:rFonts w:hint="default" w:ascii="方正仿宋_GBK" w:hAnsi="方正仿宋_GBK" w:eastAsia="方正仿宋_GBK" w:cs="方正仿宋_GBK"/>
            <w:b w:val="0"/>
            <w:kern w:val="0"/>
            <w:sz w:val="32"/>
            <w:szCs w:val="32"/>
            <w:lang w:val="en-US" w:eastAsia="zh-CN" w:bidi="ar"/>
            <w:woUserID w:val="2"/>
          </w:rPr>
          <w:t>减少“</w:t>
        </w:r>
      </w:ins>
      <w:ins w:id="5076" w:author="白日梦想家" w:date="2026-10-26T16:41:53Z">
        <w:r>
          <w:rPr>
            <w:rFonts w:hint="eastAsia" w:ascii="方正仿宋_GBK" w:hAnsi="方正仿宋_GBK" w:eastAsia="方正仿宋_GBK" w:cs="方正仿宋_GBK"/>
            <w:b w:val="0"/>
            <w:kern w:val="0"/>
            <w:sz w:val="32"/>
            <w:szCs w:val="32"/>
            <w:lang w:val="en-US" w:eastAsia="zh" w:bidi="ar"/>
            <w:woUserID w:val="2"/>
          </w:rPr>
          <w:t>地区</w:t>
        </w:r>
      </w:ins>
      <w:ins w:id="5077" w:author="白日梦想家" w:date="2026-10-26T16:41:44Z">
        <w:r>
          <w:rPr>
            <w:rFonts w:hint="eastAsia" w:ascii="方正仿宋_GBK" w:hAnsi="方正仿宋_GBK" w:eastAsia="方正仿宋_GBK" w:cs="方正仿宋_GBK"/>
            <w:b w:val="0"/>
            <w:kern w:val="0"/>
            <w:sz w:val="32"/>
            <w:szCs w:val="32"/>
            <w:lang w:val="en-US" w:eastAsia="zh" w:bidi="ar"/>
            <w:woUserID w:val="2"/>
          </w:rPr>
          <w:t>容载比</w:t>
        </w:r>
      </w:ins>
      <w:ins w:id="5078" w:author="白日梦想家" w:date="2026-10-26T16:41:03Z">
        <w:r>
          <w:rPr>
            <w:rFonts w:hint="default" w:ascii="方正仿宋_GBK" w:hAnsi="方正仿宋_GBK" w:eastAsia="方正仿宋_GBK" w:cs="方正仿宋_GBK"/>
            <w:b w:val="0"/>
            <w:kern w:val="0"/>
            <w:sz w:val="32"/>
            <w:szCs w:val="32"/>
            <w:lang w:val="en-US" w:eastAsia="zh-CN" w:bidi="ar"/>
            <w:woUserID w:val="2"/>
          </w:rPr>
          <w:t>够、局部不够”和“整体过度配置”两类偏差。</w:t>
        </w:r>
      </w:ins>
    </w:p>
    <w:p w14:paraId="5CEE088E">
      <w:pPr>
        <w:keepNext w:val="0"/>
        <w:keepLines w:val="0"/>
        <w:widowControl/>
        <w:suppressLineNumbers w:val="0"/>
        <w:spacing w:before="0" w:beforeAutospacing="0" w:after="0" w:afterAutospacing="0" w:line="560" w:lineRule="exact"/>
        <w:ind w:left="0" w:right="0" w:firstLine="640"/>
        <w:jc w:val="both"/>
        <w:rPr>
          <w:ins w:id="5080" w:author="白日梦想家" w:date="2026-10-26T16:38:41Z"/>
          <w:rFonts w:ascii="Times New Roman" w:hAnsi="Times New Roman" w:eastAsia="方正楷体_GBK" w:cs="Times New Roman"/>
          <w:b/>
          <w:bCs/>
          <w:sz w:val="32"/>
          <w:szCs w:val="32"/>
          <w:rPrChange w:id="5081" w:author="白日梦想家" w:date="2026-10-26T16:42:14Z">
            <w:rPr>
              <w:ins w:id="5082" w:author="白日梦想家" w:date="2026-10-26T16:38:41Z"/>
              <w:woUserID w:val="2"/>
            </w:rPr>
          </w:rPrChange>
          <w:woUserID w:val="0"/>
        </w:rPr>
        <w:pPrChange w:id="5079" w:author="白日梦想家" w:date="2026-10-26T16:38:47Z">
          <w:pPr>
            <w:keepNext w:val="0"/>
            <w:keepLines w:val="0"/>
            <w:widowControl/>
            <w:suppressLineNumbers w:val="0"/>
            <w:spacing w:before="0" w:beforeAutospacing="1" w:after="200" w:afterAutospacing="0" w:line="273" w:lineRule="auto"/>
            <w:ind w:left="0" w:right="0"/>
            <w:jc w:val="left"/>
          </w:pPr>
        </w:pPrChange>
      </w:pPr>
      <w:ins w:id="5083" w:author="白日梦想家" w:date="2026-10-26T16:38:41Z">
        <w:r>
          <w:rPr>
            <w:rFonts w:hint="default" w:ascii="方正仿宋_GBK" w:hAnsi="方正仿宋_GBK" w:eastAsia="方正仿宋_GBK" w:cs="方正仿宋_GBK"/>
            <w:b/>
            <w:bCs w:val="0"/>
            <w:kern w:val="0"/>
            <w:sz w:val="32"/>
            <w:szCs w:val="32"/>
            <w:lang w:val="en-US" w:eastAsia="zh-CN" w:bidi="ar"/>
            <w:woUserID w:val="2"/>
          </w:rPr>
          <w:t>措施：</w:t>
        </w:r>
      </w:ins>
      <w:ins w:id="5084" w:author="白日梦想家" w:date="2026-10-26T16:38:41Z">
        <w:r>
          <w:rPr>
            <w:rFonts w:hint="default" w:ascii="方正仿宋_GBK" w:hAnsi="方正仿宋_GBK" w:eastAsia="方正仿宋_GBK" w:cs="方正仿宋_GBK"/>
            <w:b/>
            <w:bCs/>
            <w:kern w:val="0"/>
            <w:sz w:val="32"/>
            <w:szCs w:val="32"/>
            <w:lang w:val="en-US" w:eastAsia="zh-CN" w:bidi="ar"/>
            <w:rPrChange w:id="5085" w:author="白日梦想家" w:date="2026-10-26T16:38:5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086" w:author="白日梦想家" w:date="2026-10-26T16:38:41Z">
        <w:r>
          <w:rPr>
            <w:rFonts w:hint="default" w:ascii="方正仿宋_GBK" w:hAnsi="方正仿宋_GBK" w:eastAsia="方正仿宋_GBK" w:cs="方正仿宋_GBK"/>
            <w:b w:val="0"/>
            <w:kern w:val="0"/>
            <w:sz w:val="32"/>
            <w:szCs w:val="32"/>
            <w:lang w:val="en-US" w:eastAsia="zh-CN" w:bidi="ar"/>
            <w:woUserID w:val="2"/>
          </w:rPr>
          <w:t>核定既有转供能力。以逐站可转功率为上限，核实可切换区段、共享馈线余量和受端主变能力，明确联络措施可承担的实际供电任务</w:t>
        </w:r>
      </w:ins>
      <w:ins w:id="5087" w:author="白日梦想家" w:date="2026-10-26T17:18:24Z">
        <w:r>
          <w:rPr>
            <w:rFonts w:hint="eastAsia" w:ascii="方正仿宋_GBK" w:hAnsi="方正仿宋_GBK" w:eastAsia="方正仿宋_GBK" w:cs="方正仿宋_GBK"/>
            <w:b w:val="0"/>
            <w:kern w:val="0"/>
            <w:sz w:val="32"/>
            <w:szCs w:val="32"/>
            <w:lang w:val="en-US" w:eastAsia="zh" w:bidi="ar"/>
            <w:woUserID w:val="2"/>
          </w:rPr>
          <w:t>；</w:t>
        </w:r>
      </w:ins>
      <w:ins w:id="5088" w:author="白日梦想家" w:date="2026-10-26T16:38:41Z">
        <w:r>
          <w:rPr>
            <w:rFonts w:hint="default" w:ascii="方正仿宋_GBK" w:hAnsi="方正仿宋_GBK" w:eastAsia="方正仿宋_GBK" w:cs="方正仿宋_GBK"/>
            <w:b/>
            <w:bCs/>
            <w:kern w:val="0"/>
            <w:sz w:val="32"/>
            <w:szCs w:val="32"/>
            <w:lang w:val="en-US" w:eastAsia="zh-CN" w:bidi="ar"/>
            <w:rPrChange w:id="5089" w:author="白日梦想家" w:date="2026-10-26T16:39:02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090" w:author="白日梦想家" w:date="2026-10-26T16:38:41Z">
        <w:r>
          <w:rPr>
            <w:rFonts w:hint="default" w:ascii="方正仿宋_GBK" w:hAnsi="方正仿宋_GBK" w:eastAsia="方正仿宋_GBK" w:cs="方正仿宋_GBK"/>
            <w:b w:val="0"/>
            <w:kern w:val="0"/>
            <w:sz w:val="32"/>
            <w:szCs w:val="32"/>
            <w:lang w:val="en-US" w:eastAsia="zh-CN" w:bidi="ar"/>
            <w:woUserID w:val="2"/>
          </w:rPr>
          <w:t>按缺口持续时间配置储能。结合站点日间反送与晚间高峰的功率缺口持续时间校核储能有效支撑能力，使储能容量与本地双向缺口相匹配</w:t>
        </w:r>
      </w:ins>
      <w:ins w:id="5091" w:author="白日梦想家" w:date="2026-10-26T16:38:41Z">
        <w:del w:id="5092" w:author="xh" w:date="2026-10-27T08:01:20Z">
          <w:r>
            <w:rPr>
              <w:rFonts w:hint="default" w:ascii="方正仿宋_GBK" w:hAnsi="方正仿宋_GBK" w:eastAsia="方正仿宋_GBK" w:cs="方正仿宋_GBK"/>
              <w:b w:val="0"/>
              <w:kern w:val="0"/>
              <w:sz w:val="32"/>
              <w:szCs w:val="32"/>
              <w:lang w:val="en-US" w:eastAsia="zh-CN" w:bidi="ar"/>
              <w:woUserID w:val="2"/>
            </w:rPr>
            <w:delText>，而非简单按比例配置</w:delText>
          </w:r>
        </w:del>
      </w:ins>
      <w:ins w:id="5093" w:author="白日梦想家" w:date="2026-10-26T17:18:25Z">
        <w:r>
          <w:rPr>
            <w:rFonts w:hint="eastAsia" w:ascii="方正仿宋_GBK" w:hAnsi="方正仿宋_GBK" w:eastAsia="方正仿宋_GBK" w:cs="方正仿宋_GBK"/>
            <w:b w:val="0"/>
            <w:kern w:val="0"/>
            <w:sz w:val="32"/>
            <w:szCs w:val="32"/>
            <w:lang w:val="en-US" w:eastAsia="zh" w:bidi="ar"/>
            <w:woUserID w:val="2"/>
          </w:rPr>
          <w:t>；</w:t>
        </w:r>
      </w:ins>
      <w:ins w:id="5094" w:author="白日梦想家" w:date="2026-10-26T16:38:41Z">
        <w:r>
          <w:rPr>
            <w:rFonts w:hint="default" w:ascii="方正仿宋_GBK" w:hAnsi="方正仿宋_GBK" w:eastAsia="方正仿宋_GBK" w:cs="方正仿宋_GBK"/>
            <w:b/>
            <w:bCs/>
            <w:kern w:val="0"/>
            <w:sz w:val="32"/>
            <w:szCs w:val="32"/>
            <w:lang w:val="en-US" w:eastAsia="zh-CN" w:bidi="ar"/>
            <w:rPrChange w:id="5095" w:author="白日梦想家" w:date="2026-10-26T16:39:05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096" w:author="白日梦想家" w:date="2026-10-26T16:38:41Z">
        <w:r>
          <w:rPr>
            <w:rFonts w:hint="default" w:ascii="方正仿宋_GBK" w:hAnsi="方正仿宋_GBK" w:eastAsia="方正仿宋_GBK" w:cs="方正仿宋_GBK"/>
            <w:b w:val="0"/>
            <w:kern w:val="0"/>
            <w:sz w:val="32"/>
            <w:szCs w:val="32"/>
            <w:lang w:val="en-US" w:eastAsia="zh-CN" w:bidi="ar"/>
            <w:woUserID w:val="2"/>
          </w:rPr>
          <w:t>在统一约束下比选主变增容与</w:t>
        </w:r>
      </w:ins>
      <w:ins w:id="5097" w:author="白日梦想家" w:date="2026-10-26T16:39:26Z">
        <w:r>
          <w:rPr>
            <w:rFonts w:hint="eastAsia" w:ascii="方正仿宋_GBK" w:hAnsi="方正仿宋_GBK" w:eastAsia="方正仿宋_GBK" w:cs="方正仿宋_GBK"/>
            <w:b w:val="0"/>
            <w:kern w:val="0"/>
            <w:sz w:val="32"/>
            <w:szCs w:val="32"/>
            <w:lang w:val="en-US" w:eastAsia="zh" w:bidi="ar"/>
            <w:woUserID w:val="2"/>
          </w:rPr>
          <w:t>中压</w:t>
        </w:r>
      </w:ins>
      <w:ins w:id="5098" w:author="白日梦想家" w:date="2026-10-26T16:38:41Z">
        <w:r>
          <w:rPr>
            <w:rFonts w:hint="default" w:ascii="方正仿宋_GBK" w:hAnsi="方正仿宋_GBK" w:eastAsia="方正仿宋_GBK" w:cs="方正仿宋_GBK"/>
            <w:b w:val="0"/>
            <w:kern w:val="0"/>
            <w:sz w:val="32"/>
            <w:szCs w:val="32"/>
            <w:lang w:val="en-US" w:eastAsia="zh-CN" w:bidi="ar"/>
            <w:woUserID w:val="2"/>
          </w:rPr>
          <w:t>联络。在正常运行负载率不超过</w:t>
        </w:r>
      </w:ins>
      <w:ins w:id="5099" w:author="白日梦想家" w:date="2026-10-26T16:38:41Z">
        <w:r>
          <w:rPr>
            <w:rFonts w:hint="default" w:ascii="方正仿宋_GBK" w:hAnsi="方正仿宋_GBK" w:eastAsia="方正仿宋_GBK" w:cs="Times New Roman"/>
            <w:b w:val="0"/>
            <w:kern w:val="0"/>
            <w:sz w:val="32"/>
            <w:szCs w:val="32"/>
            <w:lang w:val="en-US" w:eastAsia="zh-CN" w:bidi="ar"/>
            <w:woUserID w:val="2"/>
          </w:rPr>
          <w:t>80%、主变N-1后剩余主变短时负载率不超过130%、反向潮流不超过80%的共同约束下，比较站内</w:t>
        </w:r>
      </w:ins>
      <w:ins w:id="5100" w:author="白日梦想家" w:date="2026-10-26T16:39:35Z">
        <w:r>
          <w:rPr>
            <w:rFonts w:hint="eastAsia" w:ascii="方正仿宋_GBK" w:hAnsi="方正仿宋_GBK" w:eastAsia="方正仿宋_GBK" w:cs="Times New Roman"/>
            <w:b w:val="0"/>
            <w:kern w:val="0"/>
            <w:sz w:val="32"/>
            <w:szCs w:val="32"/>
            <w:lang w:val="en-US" w:eastAsia="zh" w:bidi="ar"/>
            <w:woUserID w:val="2"/>
          </w:rPr>
          <w:t>主变</w:t>
        </w:r>
      </w:ins>
      <w:ins w:id="5101" w:author="白日梦想家" w:date="2026-10-26T16:39:41Z">
        <w:r>
          <w:rPr>
            <w:rFonts w:hint="eastAsia" w:ascii="方正仿宋_GBK" w:hAnsi="方正仿宋_GBK" w:eastAsia="方正仿宋_GBK" w:cs="Times New Roman"/>
            <w:b w:val="0"/>
            <w:kern w:val="0"/>
            <w:sz w:val="32"/>
            <w:szCs w:val="32"/>
            <w:lang w:val="en-US" w:eastAsia="zh" w:bidi="ar"/>
            <w:woUserID w:val="2"/>
          </w:rPr>
          <w:t>增容</w:t>
        </w:r>
      </w:ins>
      <w:ins w:id="5102" w:author="白日梦想家" w:date="2026-10-26T16:38:41Z">
        <w:r>
          <w:rPr>
            <w:rFonts w:hint="default" w:ascii="方正仿宋_GBK" w:hAnsi="方正仿宋_GBK" w:eastAsia="方正仿宋_GBK" w:cs="Times New Roman"/>
            <w:b w:val="0"/>
            <w:kern w:val="0"/>
            <w:sz w:val="32"/>
            <w:szCs w:val="32"/>
            <w:lang w:val="en-US" w:eastAsia="zh-CN" w:bidi="ar"/>
            <w:woUserID w:val="2"/>
          </w:rPr>
          <w:t>与新增联络的费用，确定各站点</w:t>
        </w:r>
      </w:ins>
      <w:ins w:id="5103" w:author="xh" w:date="2026-10-27T08:01:20Z">
        <w:r>
          <w:rPr>
            <w:rFonts w:hint="default" w:ascii="方正仿宋_GBK" w:hAnsi="方正仿宋_GBK" w:eastAsia="方正仿宋_GBK" w:cs="Times New Roman"/>
            <w:b w:val="0"/>
            <w:kern w:val="0"/>
            <w:sz w:val="32"/>
            <w:szCs w:val="32"/>
            <w:lang w:val="en-US" w:eastAsia="zh-CN" w:bidi="ar"/>
            <w:woUserID w:val="2"/>
          </w:rPr>
          <w:t>的可行经济</w:t>
        </w:r>
      </w:ins>
      <w:del w:id="5104" w:author="xh" w:date="2026-10-27T08:01:20Z">
        <w:r>
          <w:rPr>
            <w:rFonts w:hint="default" w:ascii="方正仿宋_GBK" w:hAnsi="方正仿宋_GBK" w:eastAsia="方正仿宋_GBK" w:cs="Times New Roman"/>
            <w:b w:val="0"/>
            <w:kern w:val="0"/>
            <w:sz w:val="32"/>
            <w:szCs w:val="32"/>
            <w:lang w:val="en-US" w:eastAsia="zh-CN" w:bidi="ar"/>
            <w:woUserID w:val="2"/>
          </w:rPr>
          <w:delText>最优措施</w:delText>
        </w:r>
      </w:del>
      <w:r>
        <w:rPr>
          <w:rFonts w:hint="default" w:ascii="方正仿宋_GBK" w:hAnsi="方正仿宋_GBK" w:eastAsia="方正仿宋_GBK" w:cs="Times New Roman"/>
          <w:b w:val="0"/>
          <w:kern w:val="0"/>
          <w:sz w:val="32"/>
          <w:szCs w:val="32"/>
          <w:lang w:val="en-US" w:eastAsia="zh-CN" w:bidi="ar"/>
          <w:woUserID w:val="2"/>
        </w:rPr>
        <w:t>组合。</w:t>
      </w:r>
    </w:p>
    <w:p w14:paraId="499C3886">
      <w:pPr>
        <w:widowControl/>
        <w:adjustRightInd w:val="0"/>
        <w:snapToGrid w:val="0"/>
        <w:spacing w:line="560" w:lineRule="exact"/>
        <w:ind w:firstLine="643" w:firstLineChars="200"/>
        <w:rPr>
          <w:del w:id="5105" w:author="白日梦想家" w:date="2026-10-26T16:38:41Z"/>
          <w:rFonts w:hint="default" w:ascii="Times New Roman" w:hAnsi="Times New Roman" w:eastAsia="方正楷体_GBK" w:cs="Times New Roman"/>
          <w:b/>
          <w:bCs/>
          <w:sz w:val="32"/>
          <w:szCs w:val="32"/>
          <w:highlight w:val="none"/>
          <w:rPrChange w:id="5106" w:author="白日梦想家" w:date="2026-10-26T16:42:14Z">
            <w:rPr>
              <w:del w:id="5107"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5108" w:author="xh" w:date="2026-10-26T10:06:57Z">
        <w:del w:id="5109" w:author="白日梦想家" w:date="2026-10-26T16:38:41Z">
          <w:r>
            <w:rPr>
              <w:rFonts w:hint="default" w:ascii="Times New Roman" w:hAnsi="Times New Roman" w:eastAsia="方正楷体_GBK" w:cs="Times New Roman"/>
              <w:b/>
              <w:bCs/>
              <w:i w:val="0"/>
              <w:iCs w:val="0"/>
              <w:sz w:val="32"/>
              <w:szCs w:val="32"/>
              <w:rPrChange w:id="5110" w:author="白日梦想家" w:date="2026-10-26T16:42:14Z">
                <w:rPr>
                  <w:rFonts w:hint="eastAsia" w:ascii="方正仿宋_GBK" w:hAnsi="方正仿宋_GBK" w:eastAsia="方正仿宋_GBK" w:cs="Times New Roman"/>
                  <w:sz w:val="32"/>
                  <w:szCs w:val="32"/>
                </w:rPr>
              </w:rPrChange>
            </w:rPr>
            <w:delText>推荐矩阵用于容量初选，具体取值还需与站级双向承载、转供路径和储能持续支撑相衔接。对</w:delText>
          </w:r>
        </w:del>
      </w:ins>
      <w:del w:id="5111" w:author="白日梦想家" w:date="2026-10-26T16:38:41Z">
        <w:r>
          <w:rPr>
            <w:rFonts w:hint="default" w:ascii="Times New Roman" w:hAnsi="Times New Roman" w:eastAsia="方正楷体_GBK" w:cs="Times New Roman"/>
            <w:b/>
            <w:bCs/>
            <w:sz w:val="32"/>
            <w:szCs w:val="32"/>
            <w:rPrChange w:id="5112" w:author="白日梦想家" w:date="2026-10-26T16:42:14Z">
              <w:rPr>
                <w:rFonts w:hint="eastAsia" w:ascii="方正仿宋_GBK" w:hAnsi="方正仿宋_GBK" w:eastAsia="方正仿宋_GBK" w:cs="Times New Roman"/>
                <w:sz w:val="32"/>
                <w:szCs w:val="32"/>
                <w:woUserID w:val="2"/>
              </w:rPr>
            </w:rPrChange>
            <w:woUserID w:val="0"/>
          </w:rPr>
          <w:delText>邳州类光伏渗透率较</w:delText>
        </w:r>
      </w:del>
      <w:del w:id="5113" w:author="白日梦想家" w:date="2026-10-26T16:38:41Z">
        <w:r>
          <w:rPr>
            <w:rFonts w:hint="default" w:ascii="Times New Roman" w:hAnsi="Times New Roman" w:eastAsia="方正楷体_GBK" w:cs="Times New Roman"/>
            <w:b/>
            <w:bCs/>
            <w:i w:val="0"/>
            <w:iCs w:val="0"/>
            <w:sz w:val="32"/>
            <w:szCs w:val="32"/>
            <w:rPrChange w:id="5114" w:author="白日梦想家" w:date="2026-10-26T16:42:14Z">
              <w:rPr>
                <w:rFonts w:hint="eastAsia" w:ascii="方正仿宋_GBK" w:hAnsi="方正仿宋_GBK" w:eastAsia="方正仿宋_GBK" w:cs="Times New Roman"/>
                <w:sz w:val="32"/>
                <w:szCs w:val="32"/>
              </w:rPr>
            </w:rPrChange>
          </w:rPr>
          <w:delText>高</w:delText>
        </w:r>
      </w:del>
      <w:ins w:id="5115" w:author="xh" w:date="2026-10-26T10:06:57Z">
        <w:del w:id="5116" w:author="白日梦想家" w:date="2026-10-26T16:38:41Z">
          <w:r>
            <w:rPr>
              <w:rFonts w:hint="default" w:ascii="Times New Roman" w:hAnsi="Times New Roman" w:eastAsia="方正楷体_GBK" w:cs="Times New Roman"/>
              <w:b/>
              <w:bCs/>
              <w:i w:val="0"/>
              <w:iCs w:val="0"/>
              <w:sz w:val="32"/>
              <w:szCs w:val="32"/>
              <w:rPrChange w:id="5117" w:author="白日梦想家" w:date="2026-10-26T16:42:14Z">
                <w:rPr>
                  <w:rFonts w:hint="eastAsia" w:ascii="方正仿宋_GBK" w:hAnsi="方正仿宋_GBK" w:eastAsia="方正仿宋_GBK" w:cs="Times New Roman"/>
                  <w:sz w:val="32"/>
                  <w:szCs w:val="32"/>
                </w:rPr>
              </w:rPrChange>
            </w:rPr>
            <w:delText>于导则分档建议上限</w:delText>
          </w:r>
        </w:del>
      </w:ins>
      <w:del w:id="5118" w:author="白日梦想家" w:date="2026-10-26T16:38:41Z">
        <w:r>
          <w:rPr>
            <w:rFonts w:hint="default" w:ascii="Times New Roman" w:hAnsi="Times New Roman" w:eastAsia="方正楷体_GBK" w:cs="Times New Roman"/>
            <w:b/>
            <w:bCs/>
            <w:i w:val="0"/>
            <w:iCs w:val="0"/>
            <w:sz w:val="32"/>
            <w:szCs w:val="32"/>
            <w:rPrChange w:id="5119" w:author="白日梦想家" w:date="2026-10-26T16:42:14Z">
              <w:rPr>
                <w:rFonts w:hint="eastAsia" w:ascii="方正仿宋_GBK" w:hAnsi="方正仿宋_GBK" w:eastAsia="方正仿宋_GBK" w:cs="Times New Roman"/>
                <w:sz w:val="32"/>
                <w:szCs w:val="32"/>
              </w:rPr>
            </w:rPrChange>
          </w:rPr>
          <w:delText>的</w:delText>
        </w:r>
      </w:del>
      <w:ins w:id="5120" w:author="xh" w:date="2026-10-26T10:06:57Z">
        <w:del w:id="5121" w:author="白日梦想家" w:date="2026-10-26T16:38:41Z">
          <w:r>
            <w:rPr>
              <w:rFonts w:hint="default" w:ascii="Times New Roman" w:hAnsi="Times New Roman" w:eastAsia="方正楷体_GBK" w:cs="Times New Roman"/>
              <w:b/>
              <w:bCs/>
              <w:i w:val="0"/>
              <w:iCs w:val="0"/>
              <w:sz w:val="32"/>
              <w:szCs w:val="32"/>
              <w:rPrChange w:id="5122" w:author="白日梦想家" w:date="2026-10-26T16:42:14Z">
                <w:rPr>
                  <w:rFonts w:hint="eastAsia" w:ascii="方正仿宋_GBK" w:hAnsi="方正仿宋_GBK" w:eastAsia="方正仿宋_GBK" w:cs="Times New Roman"/>
                  <w:sz w:val="32"/>
                  <w:szCs w:val="32"/>
                </w:rPr>
              </w:rPrChange>
            </w:rPr>
            <w:delText>方案</w:delText>
          </w:r>
        </w:del>
      </w:ins>
      <w:del w:id="5123" w:author="白日梦想家" w:date="2026-10-26T16:38:41Z">
        <w:r>
          <w:rPr>
            <w:rFonts w:hint="default" w:ascii="Times New Roman" w:hAnsi="Times New Roman" w:eastAsia="方正楷体_GBK" w:cs="Times New Roman"/>
            <w:b/>
            <w:bCs/>
            <w:sz w:val="32"/>
            <w:szCs w:val="32"/>
            <w:rPrChange w:id="5124" w:author="白日梦想家" w:date="2026-10-26T16:42:14Z">
              <w:rPr>
                <w:rFonts w:hint="eastAsia" w:ascii="方正仿宋_GBK" w:hAnsi="方正仿宋_GBK" w:eastAsia="方正仿宋_GBK" w:cs="Times New Roman"/>
                <w:sz w:val="32"/>
                <w:szCs w:val="32"/>
                <w:woUserID w:val="2"/>
              </w:rPr>
            </w:rPrChange>
            <w:woUserID w:val="0"/>
          </w:rPr>
          <w:delText>片区</w:delText>
        </w:r>
      </w:del>
      <w:del w:id="5125" w:author="白日梦想家" w:date="2026-10-26T16:38:41Z">
        <w:r>
          <w:rPr>
            <w:rFonts w:hint="default" w:ascii="Times New Roman" w:hAnsi="Times New Roman" w:eastAsia="方正楷体_GBK" w:cs="Times New Roman"/>
            <w:b/>
            <w:bCs/>
            <w:i w:val="0"/>
            <w:iCs w:val="0"/>
            <w:sz w:val="32"/>
            <w:szCs w:val="32"/>
            <w:rPrChange w:id="5126" w:author="白日梦想家" w:date="2026-10-26T16:42:14Z">
              <w:rPr>
                <w:rFonts w:hint="eastAsia" w:ascii="方正仿宋_GBK" w:hAnsi="方正仿宋_GBK" w:eastAsia="方正仿宋_GBK" w:cs="Times New Roman"/>
                <w:sz w:val="32"/>
                <w:szCs w:val="32"/>
              </w:rPr>
            </w:rPrChange>
          </w:rPr>
          <w:delText>，</w:delText>
        </w:r>
      </w:del>
      <w:ins w:id="5127" w:author="xh" w:date="2026-10-26T10:06:57Z">
        <w:del w:id="5128" w:author="白日梦想家" w:date="2026-10-26T16:38:41Z">
          <w:r>
            <w:rPr>
              <w:rFonts w:hint="default" w:ascii="Times New Roman" w:hAnsi="Times New Roman" w:eastAsia="方正楷体_GBK" w:cs="Times New Roman"/>
              <w:b/>
              <w:bCs/>
              <w:i w:val="0"/>
              <w:iCs w:val="0"/>
              <w:sz w:val="32"/>
              <w:szCs w:val="32"/>
              <w:rPrChange w:id="5129" w:author="白日梦想家" w:date="2026-10-26T16:42:14Z">
                <w:rPr>
                  <w:rFonts w:hint="eastAsia" w:ascii="方正仿宋_GBK" w:hAnsi="方正仿宋_GBK" w:eastAsia="方正仿宋_GBK" w:cs="Times New Roman"/>
                  <w:sz w:val="32"/>
                  <w:szCs w:val="32"/>
                </w:rPr>
              </w:rPrChange>
            </w:rPr>
            <w:delText>结合局部</w:delText>
          </w:r>
        </w:del>
      </w:ins>
      <w:del w:id="5130" w:author="白日梦想家" w:date="2026-10-26T16:38:41Z">
        <w:r>
          <w:rPr>
            <w:rFonts w:hint="default" w:ascii="Times New Roman" w:hAnsi="Times New Roman" w:eastAsia="方正楷体_GBK" w:cs="Times New Roman"/>
            <w:b/>
            <w:bCs/>
            <w:sz w:val="32"/>
            <w:szCs w:val="32"/>
            <w:rPrChange w:id="5131" w:author="白日梦想家" w:date="2026-10-26T16:42:14Z">
              <w:rPr>
                <w:rFonts w:hint="eastAsia" w:ascii="方正仿宋_GBK" w:hAnsi="方正仿宋_GBK" w:eastAsia="方正仿宋_GBK" w:cs="Times New Roman"/>
                <w:sz w:val="32"/>
                <w:szCs w:val="32"/>
                <w:woUserID w:val="2"/>
              </w:rPr>
            </w:rPrChange>
            <w:woUserID w:val="0"/>
          </w:rPr>
          <w:delText>重点分析日间反向功率、晚间正向</w:delText>
        </w:r>
      </w:del>
      <w:del w:id="5132" w:author="白日梦想家" w:date="2026-10-26T16:38:41Z">
        <w:r>
          <w:rPr>
            <w:rFonts w:hint="default" w:ascii="Times New Roman" w:hAnsi="Times New Roman" w:eastAsia="方正楷体_GBK" w:cs="Times New Roman"/>
            <w:b/>
            <w:bCs/>
            <w:i w:val="0"/>
            <w:iCs w:val="0"/>
            <w:sz w:val="32"/>
            <w:szCs w:val="32"/>
            <w:rPrChange w:id="5133" w:author="白日梦想家" w:date="2026-10-26T16:42:14Z">
              <w:rPr>
                <w:rFonts w:hint="eastAsia" w:ascii="方正仿宋_GBK" w:hAnsi="方正仿宋_GBK" w:eastAsia="方正仿宋_GBK" w:cs="Times New Roman"/>
                <w:sz w:val="32"/>
                <w:szCs w:val="32"/>
              </w:rPr>
            </w:rPrChange>
          </w:rPr>
          <w:delText>供电</w:delText>
        </w:r>
      </w:del>
      <w:del w:id="5134" w:author="白日梦想家" w:date="2026-10-26T16:38:41Z">
        <w:r>
          <w:rPr>
            <w:rFonts w:hint="default" w:ascii="Times New Roman" w:hAnsi="Times New Roman" w:eastAsia="方正楷体_GBK" w:cs="Times New Roman"/>
            <w:b/>
            <w:bCs/>
            <w:sz w:val="32"/>
            <w:szCs w:val="32"/>
            <w:rPrChange w:id="5135" w:author="白日梦想家" w:date="2026-10-26T16:42:14Z">
              <w:rPr>
                <w:rFonts w:hint="eastAsia" w:ascii="方正仿宋_GBK" w:hAnsi="方正仿宋_GBK" w:eastAsia="方正仿宋_GBK" w:cs="Times New Roman"/>
                <w:sz w:val="32"/>
                <w:szCs w:val="32"/>
                <w:woUserID w:val="2"/>
              </w:rPr>
            </w:rPrChange>
            <w:woUserID w:val="0"/>
          </w:rPr>
          <w:delText>和故障剩余能力，按局部缺口的持续过程确定储能支撑。主变补强、邻站支援与储能吸收或放电共同满足双向</w:delText>
        </w:r>
      </w:del>
      <w:del w:id="5136" w:author="白日梦想家" w:date="2026-10-26T16:38:41Z">
        <w:r>
          <w:rPr>
            <w:rFonts w:hint="default" w:ascii="Times New Roman" w:hAnsi="Times New Roman" w:eastAsia="方正楷体_GBK" w:cs="Times New Roman"/>
            <w:b/>
            <w:bCs/>
            <w:i w:val="0"/>
            <w:iCs w:val="0"/>
            <w:sz w:val="32"/>
            <w:szCs w:val="32"/>
            <w:rPrChange w:id="5137" w:author="白日梦想家" w:date="2026-10-26T16:42:14Z">
              <w:rPr>
                <w:rFonts w:hint="eastAsia" w:ascii="方正仿宋_GBK" w:hAnsi="方正仿宋_GBK" w:eastAsia="方正仿宋_GBK" w:cs="Times New Roman"/>
                <w:sz w:val="32"/>
                <w:szCs w:val="32"/>
              </w:rPr>
            </w:rPrChange>
          </w:rPr>
          <w:delText>任务</w:delText>
        </w:r>
      </w:del>
      <w:ins w:id="5138" w:author="xh" w:date="2026-10-26T10:06:57Z">
        <w:del w:id="5139" w:author="白日梦想家" w:date="2026-10-26T16:38:41Z">
          <w:r>
            <w:rPr>
              <w:rFonts w:hint="default" w:ascii="Times New Roman" w:hAnsi="Times New Roman" w:eastAsia="方正楷体_GBK" w:cs="Times New Roman"/>
              <w:b/>
              <w:bCs/>
              <w:i w:val="0"/>
              <w:iCs w:val="0"/>
              <w:sz w:val="32"/>
              <w:szCs w:val="32"/>
              <w:rPrChange w:id="5140" w:author="白日梦想家" w:date="2026-10-26T16:42:14Z">
                <w:rPr>
                  <w:rFonts w:hint="eastAsia" w:ascii="方正仿宋_GBK" w:hAnsi="方正仿宋_GBK" w:eastAsia="方正仿宋_GBK" w:cs="Times New Roman"/>
                  <w:sz w:val="32"/>
                  <w:szCs w:val="32"/>
                </w:rPr>
              </w:rPrChange>
            </w:rPr>
            <w:delText>和可实施的替代措施</w:delText>
          </w:r>
        </w:del>
      </w:ins>
      <w:del w:id="5141" w:author="白日梦想家" w:date="2026-10-26T16:38:41Z">
        <w:r>
          <w:rPr>
            <w:rFonts w:hint="default" w:ascii="Times New Roman" w:hAnsi="Times New Roman" w:eastAsia="方正楷体_GBK" w:cs="Times New Roman"/>
            <w:b/>
            <w:bCs/>
            <w:i w:val="0"/>
            <w:iCs w:val="0"/>
            <w:sz w:val="32"/>
            <w:szCs w:val="32"/>
            <w:rPrChange w:id="5142" w:author="白日梦想家" w:date="2026-10-26T16:42:14Z">
              <w:rPr>
                <w:rFonts w:hint="eastAsia" w:ascii="方正仿宋_GBK" w:hAnsi="方正仿宋_GBK" w:eastAsia="方正仿宋_GBK" w:cs="Times New Roman"/>
                <w:sz w:val="32"/>
                <w:szCs w:val="32"/>
              </w:rPr>
            </w:rPrChange>
          </w:rPr>
          <w:delText>，</w:delText>
        </w:r>
      </w:del>
      <w:ins w:id="5143" w:author="xh" w:date="2026-10-26T10:06:57Z">
        <w:del w:id="5144" w:author="白日梦想家" w:date="2026-10-26T16:38:41Z">
          <w:r>
            <w:rPr>
              <w:rFonts w:hint="default" w:ascii="Times New Roman" w:hAnsi="Times New Roman" w:eastAsia="方正楷体_GBK" w:cs="Times New Roman"/>
              <w:b/>
              <w:bCs/>
              <w:i w:val="0"/>
              <w:iCs w:val="0"/>
              <w:sz w:val="32"/>
              <w:szCs w:val="32"/>
              <w:rPrChange w:id="5145" w:author="白日梦想家" w:date="2026-10-26T16:42:14Z">
                <w:rPr>
                  <w:rFonts w:hint="eastAsia" w:ascii="方正仿宋_GBK" w:hAnsi="方正仿宋_GBK" w:eastAsia="方正仿宋_GBK" w:cs="Times New Roman"/>
                  <w:sz w:val="32"/>
                  <w:szCs w:val="32"/>
                </w:rPr>
              </w:rPrChange>
            </w:rPr>
            <w:delText>论证提高</w:delText>
          </w:r>
        </w:del>
      </w:ins>
      <w:del w:id="5146" w:author="白日梦想家" w:date="2026-10-26T16:38:41Z">
        <w:r>
          <w:rPr>
            <w:rFonts w:hint="default" w:ascii="Times New Roman" w:hAnsi="Times New Roman" w:eastAsia="方正楷体_GBK" w:cs="Times New Roman"/>
            <w:b/>
            <w:bCs/>
            <w:sz w:val="32"/>
            <w:szCs w:val="32"/>
            <w:rPrChange w:id="5147" w:author="白日梦想家" w:date="2026-10-26T16:42:14Z">
              <w:rPr>
                <w:rFonts w:hint="eastAsia" w:ascii="方正仿宋_GBK" w:hAnsi="方正仿宋_GBK" w:eastAsia="方正仿宋_GBK" w:cs="Times New Roman"/>
                <w:sz w:val="32"/>
                <w:szCs w:val="32"/>
                <w:woUserID w:val="2"/>
              </w:rPr>
            </w:rPrChange>
            <w:woUserID w:val="0"/>
          </w:rPr>
          <w:delText>按具体工程费用选择组合，并随光伏投产进度更新</w:delText>
        </w:r>
      </w:del>
      <w:del w:id="5148" w:author="白日梦想家" w:date="2026-10-26T16:38:41Z">
        <w:r>
          <w:rPr>
            <w:rFonts w:hint="default" w:ascii="Times New Roman" w:hAnsi="Times New Roman" w:eastAsia="方正楷体_GBK" w:cs="Times New Roman"/>
            <w:b/>
            <w:bCs/>
            <w:i w:val="0"/>
            <w:iCs w:val="0"/>
            <w:sz w:val="32"/>
            <w:szCs w:val="32"/>
            <w:rPrChange w:id="5149" w:author="白日梦想家" w:date="2026-10-26T16:42:14Z">
              <w:rPr>
                <w:rFonts w:hint="eastAsia" w:ascii="方正仿宋_GBK" w:hAnsi="方正仿宋_GBK" w:eastAsia="方正仿宋_GBK" w:cs="Times New Roman"/>
                <w:sz w:val="32"/>
                <w:szCs w:val="32"/>
              </w:rPr>
            </w:rPrChange>
          </w:rPr>
          <w:delText>容量</w:delText>
        </w:r>
      </w:del>
      <w:ins w:id="5150" w:author="xh" w:date="2026-10-26T10:06:57Z">
        <w:del w:id="5151" w:author="白日梦想家" w:date="2026-10-26T16:38:41Z">
          <w:r>
            <w:rPr>
              <w:rFonts w:hint="default" w:ascii="Times New Roman" w:hAnsi="Times New Roman" w:eastAsia="方正楷体_GBK" w:cs="Times New Roman"/>
              <w:b/>
              <w:bCs/>
              <w:i w:val="0"/>
              <w:iCs w:val="0"/>
              <w:sz w:val="32"/>
              <w:szCs w:val="32"/>
              <w:rPrChange w:id="5152" w:author="白日梦想家" w:date="2026-10-26T16:42:14Z">
                <w:rPr>
                  <w:rFonts w:hint="eastAsia" w:ascii="方正仿宋_GBK" w:hAnsi="方正仿宋_GBK" w:eastAsia="方正仿宋_GBK" w:cs="Times New Roman"/>
                  <w:sz w:val="32"/>
                  <w:szCs w:val="32"/>
                </w:rPr>
              </w:rPrChange>
            </w:rPr>
            <w:delText>的必要性</w:delText>
          </w:r>
        </w:del>
      </w:ins>
      <w:del w:id="5153" w:author="白日梦想家" w:date="2026-10-26T16:38:41Z">
        <w:r>
          <w:rPr>
            <w:rFonts w:hint="default" w:ascii="Times New Roman" w:hAnsi="Times New Roman" w:eastAsia="方正楷体_GBK" w:cs="Times New Roman"/>
            <w:b/>
            <w:bCs/>
            <w:sz w:val="32"/>
            <w:szCs w:val="32"/>
            <w:rPrChange w:id="5154" w:author="白日梦想家" w:date="2026-10-26T16:42:14Z">
              <w:rPr>
                <w:rFonts w:hint="eastAsia" w:ascii="方正仿宋_GBK" w:hAnsi="方正仿宋_GBK" w:eastAsia="方正仿宋_GBK" w:cs="Times New Roman"/>
                <w:sz w:val="32"/>
                <w:szCs w:val="32"/>
                <w:woUserID w:val="2"/>
              </w:rPr>
            </w:rPrChange>
            <w:woUserID w:val="0"/>
          </w:rPr>
          <w:delText>需求</w:delText>
        </w:r>
      </w:del>
      <w:del w:id="5155" w:author="白日梦想家" w:date="2026-10-26T16:38:41Z">
        <w:r>
          <w:rPr>
            <w:rFonts w:hint="default" w:ascii="Times New Roman" w:hAnsi="Times New Roman" w:eastAsia="方正楷体_GBK" w:cs="Times New Roman"/>
            <w:b/>
            <w:bCs/>
            <w:i w:val="0"/>
            <w:iCs w:val="0"/>
            <w:sz w:val="32"/>
            <w:szCs w:val="32"/>
            <w:rPrChange w:id="5156" w:author="白日梦想家" w:date="2026-10-26T16:42:14Z">
              <w:rPr>
                <w:rFonts w:hint="eastAsia" w:ascii="方正仿宋_GBK" w:hAnsi="方正仿宋_GBK" w:eastAsia="方正仿宋_GBK" w:cs="Times New Roman"/>
                <w:sz w:val="32"/>
                <w:szCs w:val="32"/>
              </w:rPr>
            </w:rPrChange>
          </w:rPr>
          <w:delText>。</w:delText>
        </w:r>
      </w:del>
    </w:p>
    <w:p w14:paraId="23247027">
      <w:pPr>
        <w:widowControl/>
        <w:adjustRightInd w:val="0"/>
        <w:snapToGrid w:val="0"/>
        <w:spacing w:line="560" w:lineRule="exact"/>
        <w:ind w:firstLine="643" w:firstLineChars="200"/>
        <w:rPr>
          <w:del w:id="5157" w:author="白日梦想家" w:date="2026-10-26T16:38:41Z"/>
          <w:rFonts w:hint="default" w:ascii="Times New Roman" w:hAnsi="Times New Roman" w:eastAsia="方正楷体_GBK" w:cs="Times New Roman"/>
          <w:b/>
          <w:bCs/>
          <w:sz w:val="32"/>
          <w:szCs w:val="32"/>
          <w:highlight w:val="none"/>
          <w:rPrChange w:id="5158" w:author="白日梦想家" w:date="2026-10-26T16:42:14Z">
            <w:rPr>
              <w:del w:id="5159"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del w:id="5160" w:author="白日梦想家" w:date="2026-10-26T16:38:41Z">
        <w:r>
          <w:rPr>
            <w:rFonts w:hint="default" w:ascii="Times New Roman" w:hAnsi="Times New Roman" w:eastAsia="方正楷体_GBK" w:cs="Times New Roman"/>
            <w:b/>
            <w:bCs/>
            <w:sz w:val="32"/>
            <w:szCs w:val="32"/>
            <w:rPrChange w:id="5161" w:author="白日梦想家" w:date="2026-10-26T16:42:14Z">
              <w:rPr>
                <w:rFonts w:hint="eastAsia" w:ascii="方正仿宋_GBK" w:hAnsi="方正仿宋_GBK" w:eastAsia="方正仿宋_GBK" w:cs="Times New Roman"/>
                <w:sz w:val="32"/>
                <w:szCs w:val="32"/>
                <w:woUserID w:val="2"/>
              </w:rPr>
            </w:rPrChange>
            <w:woUserID w:val="0"/>
          </w:rPr>
          <w:delText>市区类负荷较集中的片区，重点结合站级高负载、主变N-1能力和邻站承接任务比较站内补强与联络建设。</w:delText>
        </w:r>
      </w:del>
      <w:del w:id="5162" w:author="白日梦想家" w:date="2026-10-26T16:38:41Z">
        <w:r>
          <w:rPr>
            <w:rFonts w:hint="default" w:ascii="Times New Roman" w:hAnsi="Times New Roman" w:eastAsia="方正楷体_GBK" w:cs="Times New Roman"/>
            <w:b/>
            <w:bCs/>
            <w:i w:val="0"/>
            <w:iCs w:val="0"/>
            <w:sz w:val="32"/>
            <w:szCs w:val="32"/>
            <w:rPrChange w:id="5163" w:author="白日梦想家" w:date="2026-10-26T16:42:14Z">
              <w:rPr>
                <w:rFonts w:hint="eastAsia" w:ascii="方正仿宋_GBK" w:hAnsi="方正仿宋_GBK" w:eastAsia="方正仿宋_GBK" w:cs="Times New Roman"/>
                <w:sz w:val="32"/>
                <w:szCs w:val="32"/>
              </w:rPr>
            </w:rPrChange>
          </w:rPr>
          <w:delText>电缆比例较高</w:delText>
        </w:r>
      </w:del>
      <w:ins w:id="5164" w:author="xh" w:date="2026-10-26T10:08:35Z">
        <w:del w:id="5165" w:author="白日梦想家" w:date="2026-10-26T16:38:41Z">
          <w:r>
            <w:rPr>
              <w:rFonts w:hint="default" w:ascii="Times New Roman" w:hAnsi="Times New Roman" w:eastAsia="方正楷体_GBK" w:cs="Times New Roman"/>
              <w:b/>
              <w:bCs/>
              <w:i w:val="0"/>
              <w:iCs w:val="0"/>
              <w:sz w:val="32"/>
              <w:szCs w:val="32"/>
              <w:rPrChange w:id="5166" w:author="白日梦想家" w:date="2026-10-26T16:42:14Z">
                <w:rPr>
                  <w:rFonts w:hint="eastAsia" w:ascii="方正仿宋_GBK" w:hAnsi="方正仿宋_GBK" w:eastAsia="方正仿宋_GBK" w:cs="Times New Roman"/>
                  <w:sz w:val="32"/>
                  <w:szCs w:val="32"/>
                </w:rPr>
              </w:rPrChange>
            </w:rPr>
            <w:delText>、</w:delText>
          </w:r>
        </w:del>
      </w:ins>
      <w:del w:id="5167" w:author="白日梦想家" w:date="2026-10-26T16:38:41Z">
        <w:r>
          <w:rPr>
            <w:rFonts w:hint="default" w:ascii="Times New Roman" w:hAnsi="Times New Roman" w:eastAsia="方正楷体_GBK" w:cs="Times New Roman"/>
            <w:b/>
            <w:bCs/>
            <w:sz w:val="32"/>
            <w:szCs w:val="32"/>
            <w:rPrChange w:id="5168" w:author="白日梦想家" w:date="2026-10-26T16:42:14Z">
              <w:rPr>
                <w:rFonts w:hint="eastAsia" w:ascii="方正仿宋_GBK" w:hAnsi="方正仿宋_GBK" w:eastAsia="方正仿宋_GBK" w:cs="Times New Roman"/>
                <w:sz w:val="32"/>
                <w:szCs w:val="32"/>
                <w:woUserID w:val="2"/>
              </w:rPr>
            </w:rPrChange>
            <w:woUserID w:val="0"/>
          </w:rPr>
          <w:delText>时，新建</w:delText>
        </w:r>
      </w:del>
      <w:del w:id="5169" w:author="白日梦想家" w:date="2026-10-26T16:38:41Z">
        <w:r>
          <w:rPr>
            <w:rFonts w:hint="default" w:ascii="Times New Roman" w:hAnsi="Times New Roman" w:eastAsia="方正楷体_GBK" w:cs="Times New Roman"/>
            <w:b/>
            <w:bCs/>
            <w:i w:val="0"/>
            <w:iCs w:val="0"/>
            <w:sz w:val="32"/>
            <w:szCs w:val="32"/>
            <w:rPrChange w:id="5170" w:author="白日梦想家" w:date="2026-10-26T16:42:14Z">
              <w:rPr>
                <w:rFonts w:hint="eastAsia" w:ascii="方正仿宋_GBK" w:hAnsi="方正仿宋_GBK" w:eastAsia="方正仿宋_GBK" w:cs="Times New Roman"/>
                <w:sz w:val="32"/>
                <w:szCs w:val="32"/>
              </w:rPr>
            </w:rPrChange>
          </w:rPr>
          <w:delText>通道</w:delText>
        </w:r>
      </w:del>
      <w:ins w:id="5171" w:author="xh" w:date="2026-10-26T10:08:35Z">
        <w:del w:id="5172" w:author="白日梦想家" w:date="2026-10-26T16:38:41Z">
          <w:r>
            <w:rPr>
              <w:rFonts w:hint="default" w:ascii="Times New Roman" w:hAnsi="Times New Roman" w:eastAsia="方正楷体_GBK" w:cs="Times New Roman"/>
              <w:b/>
              <w:bCs/>
              <w:i w:val="0"/>
              <w:iCs w:val="0"/>
              <w:sz w:val="32"/>
              <w:szCs w:val="32"/>
              <w:rPrChange w:id="5173" w:author="白日梦想家" w:date="2026-10-26T16:42:14Z">
                <w:rPr>
                  <w:rFonts w:hint="eastAsia" w:ascii="方正仿宋_GBK" w:hAnsi="方正仿宋_GBK" w:eastAsia="方正仿宋_GBK" w:cs="Times New Roman"/>
                  <w:sz w:val="32"/>
                  <w:szCs w:val="32"/>
                </w:rPr>
              </w:rPrChange>
            </w:rPr>
            <w:delText>建设</w:delText>
          </w:r>
        </w:del>
      </w:ins>
      <w:del w:id="5174" w:author="白日梦想家" w:date="2026-10-26T16:38:41Z">
        <w:r>
          <w:rPr>
            <w:rFonts w:hint="default" w:ascii="Times New Roman" w:hAnsi="Times New Roman" w:eastAsia="方正楷体_GBK" w:cs="Times New Roman"/>
            <w:b/>
            <w:bCs/>
            <w:i w:val="0"/>
            <w:iCs w:val="0"/>
            <w:sz w:val="32"/>
            <w:szCs w:val="32"/>
            <w:rPrChange w:id="5175" w:author="白日梦想家" w:date="2026-10-26T16:42:14Z">
              <w:rPr>
                <w:rFonts w:hint="eastAsia" w:ascii="方正仿宋_GBK" w:hAnsi="方正仿宋_GBK" w:eastAsia="方正仿宋_GBK" w:cs="Times New Roman"/>
                <w:sz w:val="32"/>
                <w:szCs w:val="32"/>
              </w:rPr>
            </w:rPrChange>
          </w:rPr>
          <w:delText>费用</w:delText>
        </w:r>
      </w:del>
      <w:ins w:id="5176" w:author="xh" w:date="2026-10-26T10:08:35Z">
        <w:del w:id="5177" w:author="白日梦想家" w:date="2026-10-26T16:38:41Z">
          <w:r>
            <w:rPr>
              <w:rFonts w:hint="default" w:ascii="Times New Roman" w:hAnsi="Times New Roman" w:eastAsia="方正楷体_GBK" w:cs="Times New Roman"/>
              <w:b/>
              <w:bCs/>
              <w:i w:val="0"/>
              <w:iCs w:val="0"/>
              <w:sz w:val="32"/>
              <w:szCs w:val="32"/>
              <w:rPrChange w:id="5178" w:author="白日梦想家" w:date="2026-10-26T16:42:14Z">
                <w:rPr>
                  <w:rFonts w:hint="eastAsia" w:ascii="方正仿宋_GBK" w:hAnsi="方正仿宋_GBK" w:eastAsia="方正仿宋_GBK" w:cs="Times New Roman"/>
                  <w:sz w:val="32"/>
                  <w:szCs w:val="32"/>
                </w:rPr>
              </w:rPrChange>
            </w:rPr>
            <w:delText>较大</w:delText>
          </w:r>
        </w:del>
      </w:ins>
      <w:del w:id="5179" w:author="白日梦想家" w:date="2026-10-26T16:38:41Z">
        <w:r>
          <w:rPr>
            <w:rFonts w:hint="default" w:ascii="Times New Roman" w:hAnsi="Times New Roman" w:eastAsia="方正楷体_GBK" w:cs="Times New Roman"/>
            <w:b/>
            <w:bCs/>
            <w:sz w:val="32"/>
            <w:szCs w:val="32"/>
            <w:rPrChange w:id="5180" w:author="白日梦想家" w:date="2026-10-26T16:42:14Z">
              <w:rPr>
                <w:rFonts w:hint="eastAsia" w:ascii="方正仿宋_GBK" w:hAnsi="方正仿宋_GBK" w:eastAsia="方正仿宋_GBK" w:cs="Times New Roman"/>
                <w:sz w:val="32"/>
                <w:szCs w:val="32"/>
                <w:woUserID w:val="2"/>
              </w:rPr>
            </w:rPrChange>
            <w:woUserID w:val="0"/>
          </w:rPr>
          <w:delText>对方案排序</w:delText>
        </w:r>
      </w:del>
      <w:del w:id="5181" w:author="白日梦想家" w:date="2026-10-26T16:38:41Z">
        <w:r>
          <w:rPr>
            <w:rFonts w:hint="default" w:ascii="Times New Roman" w:hAnsi="Times New Roman" w:eastAsia="方正楷体_GBK" w:cs="Times New Roman"/>
            <w:b/>
            <w:bCs/>
            <w:i w:val="0"/>
            <w:iCs w:val="0"/>
            <w:sz w:val="32"/>
            <w:szCs w:val="32"/>
            <w:rPrChange w:id="5182" w:author="白日梦想家" w:date="2026-10-26T16:42:14Z">
              <w:rPr>
                <w:rFonts w:hint="eastAsia" w:ascii="方正仿宋_GBK" w:hAnsi="方正仿宋_GBK" w:eastAsia="方正仿宋_GBK" w:cs="Times New Roman"/>
                <w:sz w:val="32"/>
                <w:szCs w:val="32"/>
              </w:rPr>
            </w:rPrChange>
          </w:rPr>
          <w:delText>的</w:delText>
        </w:r>
      </w:del>
      <w:ins w:id="5183" w:author="xh" w:date="2026-10-26T10:08:35Z">
        <w:del w:id="5184" w:author="白日梦想家" w:date="2026-10-26T16:38:41Z">
          <w:r>
            <w:rPr>
              <w:rFonts w:hint="default" w:ascii="Times New Roman" w:hAnsi="Times New Roman" w:eastAsia="方正楷体_GBK" w:cs="Times New Roman"/>
              <w:b/>
              <w:bCs/>
              <w:i w:val="0"/>
              <w:iCs w:val="0"/>
              <w:sz w:val="32"/>
              <w:szCs w:val="32"/>
              <w:rPrChange w:id="5185" w:author="白日梦想家" w:date="2026-10-26T16:42:14Z">
                <w:rPr>
                  <w:rFonts w:hint="eastAsia" w:ascii="方正仿宋_GBK" w:hAnsi="方正仿宋_GBK" w:eastAsia="方正仿宋_GBK" w:cs="Times New Roman"/>
                  <w:sz w:val="32"/>
                  <w:szCs w:val="32"/>
                </w:rPr>
              </w:rPrChange>
            </w:rPr>
            <w:delText>片区</w:delText>
          </w:r>
        </w:del>
      </w:ins>
      <w:del w:id="5186" w:author="白日梦想家" w:date="2026-10-26T16:38:41Z">
        <w:r>
          <w:rPr>
            <w:rFonts w:hint="default" w:ascii="Times New Roman" w:hAnsi="Times New Roman" w:eastAsia="方正楷体_GBK" w:cs="Times New Roman"/>
            <w:b/>
            <w:bCs/>
            <w:sz w:val="32"/>
            <w:szCs w:val="32"/>
            <w:rPrChange w:id="5187" w:author="白日梦想家" w:date="2026-10-26T16:42:14Z">
              <w:rPr>
                <w:rFonts w:hint="eastAsia" w:ascii="方正仿宋_GBK" w:hAnsi="方正仿宋_GBK" w:eastAsia="方正仿宋_GBK" w:cs="Times New Roman"/>
                <w:sz w:val="32"/>
                <w:szCs w:val="32"/>
                <w:woUserID w:val="2"/>
              </w:rPr>
            </w:rPrChange>
            <w:woUserID w:val="0"/>
          </w:rPr>
          <w:delText>影响更大</w:delText>
        </w:r>
      </w:del>
      <w:del w:id="5188" w:author="白日梦想家" w:date="2026-10-26T16:38:41Z">
        <w:r>
          <w:rPr>
            <w:rFonts w:hint="default" w:ascii="Times New Roman" w:hAnsi="Times New Roman" w:eastAsia="方正楷体_GBK" w:cs="Times New Roman"/>
            <w:b/>
            <w:bCs/>
            <w:i w:val="0"/>
            <w:iCs w:val="0"/>
            <w:sz w:val="32"/>
            <w:szCs w:val="32"/>
            <w:rPrChange w:id="5189" w:author="白日梦想家" w:date="2026-10-26T16:42:14Z">
              <w:rPr>
                <w:rFonts w:hint="eastAsia" w:ascii="方正仿宋_GBK" w:hAnsi="方正仿宋_GBK" w:eastAsia="方正仿宋_GBK" w:cs="Times New Roman"/>
                <w:sz w:val="32"/>
                <w:szCs w:val="32"/>
              </w:rPr>
            </w:rPrChange>
          </w:rPr>
          <w:delText>，应</w:delText>
        </w:r>
      </w:del>
      <w:ins w:id="5190" w:author="xh" w:date="2026-10-26T10:08:35Z">
        <w:del w:id="5191" w:author="白日梦想家" w:date="2026-10-26T16:38:41Z">
          <w:r>
            <w:rPr>
              <w:rFonts w:hint="default" w:ascii="Times New Roman" w:hAnsi="Times New Roman" w:eastAsia="方正楷体_GBK" w:cs="Times New Roman"/>
              <w:b/>
              <w:bCs/>
              <w:i w:val="0"/>
              <w:iCs w:val="0"/>
              <w:sz w:val="32"/>
              <w:szCs w:val="32"/>
              <w:rPrChange w:id="5192" w:author="白日梦想家" w:date="2026-10-26T16:42:14Z">
                <w:rPr>
                  <w:rFonts w:hint="eastAsia" w:ascii="方正仿宋_GBK" w:hAnsi="方正仿宋_GBK" w:eastAsia="方正仿宋_GBK" w:cs="Times New Roman"/>
                  <w:sz w:val="32"/>
                  <w:szCs w:val="32"/>
                </w:rPr>
              </w:rPrChange>
            </w:rPr>
            <w:delText>将站内补强与新增联络共同比较。</w:delText>
          </w:r>
        </w:del>
      </w:ins>
      <w:del w:id="5193" w:author="白日梦想家" w:date="2026-10-26T16:38:41Z">
        <w:r>
          <w:rPr>
            <w:rFonts w:hint="default" w:ascii="Times New Roman" w:hAnsi="Times New Roman" w:eastAsia="方正楷体_GBK" w:cs="Times New Roman"/>
            <w:b/>
            <w:bCs/>
            <w:sz w:val="32"/>
            <w:szCs w:val="32"/>
            <w:rPrChange w:id="5194" w:author="白日梦想家" w:date="2026-10-26T16:42:14Z">
              <w:rPr>
                <w:rFonts w:hint="eastAsia" w:ascii="方正仿宋_GBK" w:hAnsi="方正仿宋_GBK" w:eastAsia="方正仿宋_GBK" w:cs="Times New Roman"/>
                <w:sz w:val="32"/>
                <w:szCs w:val="32"/>
                <w:woUserID w:val="2"/>
              </w:rPr>
            </w:rPrChange>
            <w:woUserID w:val="0"/>
          </w:rPr>
          <w:delText>利用</w:delText>
        </w:r>
      </w:del>
      <w:del w:id="5195" w:author="白日梦想家" w:date="2026-10-26T16:38:41Z">
        <w:r>
          <w:rPr>
            <w:rFonts w:hint="default" w:ascii="Times New Roman" w:hAnsi="Times New Roman" w:eastAsia="方正楷体_GBK" w:cs="Times New Roman"/>
            <w:b/>
            <w:bCs/>
            <w:i w:val="0"/>
            <w:iCs w:val="0"/>
            <w:sz w:val="32"/>
            <w:szCs w:val="32"/>
            <w:rPrChange w:id="5196" w:author="白日梦想家" w:date="2026-10-26T16:42:14Z">
              <w:rPr>
                <w:rFonts w:hint="eastAsia" w:ascii="方正仿宋_GBK" w:hAnsi="方正仿宋_GBK" w:eastAsia="方正仿宋_GBK" w:cs="Times New Roman"/>
                <w:sz w:val="32"/>
                <w:szCs w:val="32"/>
              </w:rPr>
            </w:rPrChange>
          </w:rPr>
          <w:delText>既有</w:delText>
        </w:r>
      </w:del>
      <w:ins w:id="5197" w:author="xh" w:date="2026-10-26T10:08:35Z">
        <w:del w:id="5198" w:author="白日梦想家" w:date="2026-10-26T16:38:41Z">
          <w:r>
            <w:rPr>
              <w:rFonts w:hint="default" w:ascii="Times New Roman" w:hAnsi="Times New Roman" w:eastAsia="方正楷体_GBK" w:cs="Times New Roman"/>
              <w:b/>
              <w:bCs/>
              <w:i w:val="0"/>
              <w:iCs w:val="0"/>
              <w:sz w:val="32"/>
              <w:szCs w:val="32"/>
              <w:rPrChange w:id="5199" w:author="白日梦想家" w:date="2026-10-26T16:42:14Z">
                <w:rPr>
                  <w:rFonts w:hint="eastAsia" w:ascii="方正仿宋_GBK" w:hAnsi="方正仿宋_GBK" w:eastAsia="方正仿宋_GBK" w:cs="Times New Roman"/>
                  <w:sz w:val="32"/>
                  <w:szCs w:val="32"/>
                </w:rPr>
              </w:rPrChange>
            </w:rPr>
            <w:delText>支援条件较好的片区，核定</w:delText>
          </w:r>
        </w:del>
      </w:ins>
      <w:del w:id="5200" w:author="白日梦想家" w:date="2026-10-26T16:38:41Z">
        <w:r>
          <w:rPr>
            <w:rFonts w:hint="default" w:ascii="Times New Roman" w:hAnsi="Times New Roman" w:eastAsia="方正楷体_GBK" w:cs="Times New Roman"/>
            <w:b/>
            <w:bCs/>
            <w:i w:val="0"/>
            <w:iCs w:val="0"/>
            <w:sz w:val="32"/>
            <w:szCs w:val="32"/>
            <w:rPrChange w:id="5201" w:author="白日梦想家" w:date="2026-10-26T16:42:14Z">
              <w:rPr>
                <w:rFonts w:hint="eastAsia" w:ascii="方正仿宋_GBK" w:hAnsi="方正仿宋_GBK" w:eastAsia="方正仿宋_GBK" w:cs="Times New Roman"/>
                <w:sz w:val="32"/>
                <w:szCs w:val="32"/>
              </w:rPr>
            </w:rPrChange>
          </w:rPr>
          <w:delText>可切换区段</w:delText>
        </w:r>
      </w:del>
      <w:ins w:id="5202" w:author="xh" w:date="2026-10-26T10:08:35Z">
        <w:del w:id="5203" w:author="白日梦想家" w:date="2026-10-26T16:38:41Z">
          <w:r>
            <w:rPr>
              <w:rFonts w:hint="default" w:ascii="Times New Roman" w:hAnsi="Times New Roman" w:eastAsia="方正楷体_GBK" w:cs="Times New Roman"/>
              <w:b/>
              <w:bCs/>
              <w:i w:val="0"/>
              <w:iCs w:val="0"/>
              <w:sz w:val="32"/>
              <w:szCs w:val="32"/>
              <w:rPrChange w:id="5204" w:author="白日梦想家" w:date="2026-10-26T16:42:14Z">
                <w:rPr>
                  <w:rFonts w:hint="eastAsia" w:ascii="方正仿宋_GBK" w:hAnsi="方正仿宋_GBK" w:eastAsia="方正仿宋_GBK" w:cs="Times New Roman"/>
                  <w:sz w:val="32"/>
                  <w:szCs w:val="32"/>
                </w:rPr>
              </w:rPrChange>
            </w:rPr>
            <w:delText>、共享馈线及受端</w:delText>
          </w:r>
        </w:del>
      </w:ins>
      <w:del w:id="5205" w:author="白日梦想家" w:date="2026-10-26T16:38:41Z">
        <w:r>
          <w:rPr>
            <w:rFonts w:hint="default" w:ascii="Times New Roman" w:hAnsi="Times New Roman" w:eastAsia="方正楷体_GBK" w:cs="Times New Roman"/>
            <w:b/>
            <w:bCs/>
            <w:sz w:val="32"/>
            <w:szCs w:val="32"/>
            <w:rPrChange w:id="5206" w:author="白日梦想家" w:date="2026-10-26T16:42:14Z">
              <w:rPr>
                <w:rFonts w:hint="eastAsia" w:ascii="方正仿宋_GBK" w:hAnsi="方正仿宋_GBK" w:eastAsia="方正仿宋_GBK" w:cs="Times New Roman"/>
                <w:sz w:val="32"/>
                <w:szCs w:val="32"/>
                <w:woUserID w:val="2"/>
              </w:rPr>
            </w:rPrChange>
            <w:woUserID w:val="0"/>
          </w:rPr>
          <w:delText>和邻站</w:delText>
        </w:r>
      </w:del>
      <w:del w:id="5207" w:author="白日梦想家" w:date="2026-10-26T16:38:41Z">
        <w:r>
          <w:rPr>
            <w:rFonts w:hint="default" w:ascii="Times New Roman" w:hAnsi="Times New Roman" w:eastAsia="方正楷体_GBK" w:cs="Times New Roman"/>
            <w:b/>
            <w:bCs/>
            <w:i w:val="0"/>
            <w:iCs w:val="0"/>
            <w:sz w:val="32"/>
            <w:szCs w:val="32"/>
            <w:rPrChange w:id="5208" w:author="白日梦想家" w:date="2026-10-26T16:42:14Z">
              <w:rPr>
                <w:rFonts w:hint="eastAsia" w:ascii="方正仿宋_GBK" w:hAnsi="方正仿宋_GBK" w:eastAsia="方正仿宋_GBK" w:cs="Times New Roman"/>
                <w:sz w:val="32"/>
                <w:szCs w:val="32"/>
              </w:rPr>
            </w:rPrChange>
          </w:rPr>
          <w:delText>余量</w:delText>
        </w:r>
      </w:del>
      <w:ins w:id="5209" w:author="xh" w:date="2026-10-26T10:08:35Z">
        <w:del w:id="5210" w:author="白日梦想家" w:date="2026-10-26T16:38:41Z">
          <w:r>
            <w:rPr>
              <w:rFonts w:hint="default" w:ascii="Times New Roman" w:hAnsi="Times New Roman" w:eastAsia="方正楷体_GBK" w:cs="Times New Roman"/>
              <w:b/>
              <w:bCs/>
              <w:i w:val="0"/>
              <w:iCs w:val="0"/>
              <w:sz w:val="32"/>
              <w:szCs w:val="32"/>
              <w:rPrChange w:id="5211" w:author="白日梦想家" w:date="2026-10-26T16:42:14Z">
                <w:rPr>
                  <w:rFonts w:hint="eastAsia" w:ascii="方正仿宋_GBK" w:hAnsi="方正仿宋_GBK" w:eastAsia="方正仿宋_GBK" w:cs="Times New Roman"/>
                  <w:sz w:val="32"/>
                  <w:szCs w:val="32"/>
                </w:rPr>
              </w:rPrChange>
            </w:rPr>
            <w:delText>后</w:delText>
          </w:r>
        </w:del>
      </w:ins>
      <w:del w:id="5212" w:author="白日梦想家" w:date="2026-10-26T16:38:41Z">
        <w:r>
          <w:rPr>
            <w:rFonts w:hint="default" w:ascii="Times New Roman" w:hAnsi="Times New Roman" w:eastAsia="方正楷体_GBK" w:cs="Times New Roman"/>
            <w:b/>
            <w:bCs/>
            <w:i w:val="0"/>
            <w:iCs w:val="0"/>
            <w:sz w:val="32"/>
            <w:szCs w:val="32"/>
            <w:rPrChange w:id="5213" w:author="白日梦想家" w:date="2026-10-26T16:42:14Z">
              <w:rPr>
                <w:rFonts w:hint="eastAsia" w:ascii="方正仿宋_GBK" w:hAnsi="方正仿宋_GBK" w:eastAsia="方正仿宋_GBK" w:cs="Times New Roman"/>
                <w:sz w:val="32"/>
                <w:szCs w:val="32"/>
              </w:rPr>
            </w:rPrChange>
          </w:rPr>
          <w:delText>，</w:delText>
        </w:r>
      </w:del>
      <w:ins w:id="5214" w:author="xh" w:date="2026-10-26T10:08:35Z">
        <w:del w:id="5215" w:author="白日梦想家" w:date="2026-10-26T16:38:41Z">
          <w:r>
            <w:rPr>
              <w:rFonts w:hint="default" w:ascii="Times New Roman" w:hAnsi="Times New Roman" w:eastAsia="方正楷体_GBK" w:cs="Times New Roman"/>
              <w:b/>
              <w:bCs/>
              <w:i w:val="0"/>
              <w:iCs w:val="0"/>
              <w:sz w:val="32"/>
              <w:szCs w:val="32"/>
              <w:rPrChange w:id="5216" w:author="白日梦想家" w:date="2026-10-26T16:42:14Z">
                <w:rPr>
                  <w:rFonts w:hint="eastAsia" w:ascii="方正仿宋_GBK" w:hAnsi="方正仿宋_GBK" w:eastAsia="方正仿宋_GBK" w:cs="Times New Roman"/>
                  <w:sz w:val="32"/>
                  <w:szCs w:val="32"/>
                </w:rPr>
              </w:rPrChange>
            </w:rPr>
            <w:delText>利用可用网</w:delText>
          </w:r>
        </w:del>
      </w:ins>
      <w:del w:id="5217" w:author="白日梦想家" w:date="2026-10-26T16:38:41Z">
        <w:r>
          <w:rPr>
            <w:rFonts w:hint="default" w:ascii="Times New Roman" w:hAnsi="Times New Roman" w:eastAsia="方正楷体_GBK" w:cs="Times New Roman"/>
            <w:b/>
            <w:bCs/>
            <w:sz w:val="32"/>
            <w:szCs w:val="32"/>
            <w:rPrChange w:id="5218" w:author="白日梦想家" w:date="2026-10-26T16:42:14Z">
              <w:rPr>
                <w:rFonts w:hint="eastAsia" w:ascii="方正仿宋_GBK" w:hAnsi="方正仿宋_GBK" w:eastAsia="方正仿宋_GBK" w:cs="Times New Roman"/>
                <w:sz w:val="32"/>
                <w:szCs w:val="32"/>
                <w:woUserID w:val="2"/>
              </w:rPr>
            </w:rPrChange>
            <w:woUserID w:val="0"/>
          </w:rPr>
          <w:delText>将新增联</w:delText>
        </w:r>
      </w:del>
      <w:del w:id="5219" w:author="白日梦想家" w:date="2026-10-26T16:38:41Z">
        <w:r>
          <w:rPr>
            <w:rFonts w:hint="default" w:ascii="Times New Roman" w:hAnsi="Times New Roman" w:eastAsia="方正楷体_GBK" w:cs="Times New Roman"/>
            <w:b/>
            <w:bCs/>
            <w:i w:val="0"/>
            <w:iCs w:val="0"/>
            <w:sz w:val="32"/>
            <w:szCs w:val="32"/>
            <w:rPrChange w:id="5220" w:author="白日梦想家" w:date="2026-10-26T16:42:14Z">
              <w:rPr>
                <w:rFonts w:hint="eastAsia" w:ascii="方正仿宋_GBK" w:hAnsi="方正仿宋_GBK" w:eastAsia="方正仿宋_GBK" w:cs="Times New Roman"/>
                <w:sz w:val="32"/>
                <w:szCs w:val="32"/>
              </w:rPr>
            </w:rPrChange>
          </w:rPr>
          <w:delText>络</w:delText>
        </w:r>
      </w:del>
      <w:ins w:id="5221" w:author="xh" w:date="2026-10-26T10:08:35Z">
        <w:del w:id="5222" w:author="白日梦想家" w:date="2026-10-26T16:38:41Z">
          <w:r>
            <w:rPr>
              <w:rFonts w:hint="default" w:ascii="Times New Roman" w:hAnsi="Times New Roman" w:eastAsia="方正楷体_GBK" w:cs="Times New Roman"/>
              <w:b/>
              <w:bCs/>
              <w:i w:val="0"/>
              <w:iCs w:val="0"/>
              <w:sz w:val="32"/>
              <w:szCs w:val="32"/>
              <w:rPrChange w:id="5223" w:author="白日梦想家" w:date="2026-10-26T16:42:14Z">
                <w:rPr>
                  <w:rFonts w:hint="eastAsia" w:ascii="方正仿宋_GBK" w:hAnsi="方正仿宋_GBK" w:eastAsia="方正仿宋_GBK" w:cs="Times New Roman"/>
                  <w:sz w:val="32"/>
                  <w:szCs w:val="32"/>
                </w:rPr>
              </w:rPrChange>
            </w:rPr>
            <w:delText>能力安排</w:delText>
          </w:r>
        </w:del>
      </w:ins>
      <w:del w:id="5224" w:author="白日梦想家" w:date="2026-10-26T16:38:41Z">
        <w:r>
          <w:rPr>
            <w:rFonts w:hint="default" w:ascii="Times New Roman" w:hAnsi="Times New Roman" w:eastAsia="方正楷体_GBK" w:cs="Times New Roman"/>
            <w:b/>
            <w:bCs/>
            <w:sz w:val="32"/>
            <w:szCs w:val="32"/>
            <w:rPrChange w:id="5225" w:author="白日梦想家" w:date="2026-10-26T16:42:14Z">
              <w:rPr>
                <w:rFonts w:hint="eastAsia" w:ascii="方正仿宋_GBK" w:hAnsi="方正仿宋_GBK" w:eastAsia="方正仿宋_GBK" w:cs="Times New Roman"/>
                <w:sz w:val="32"/>
                <w:szCs w:val="32"/>
                <w:woUserID w:val="2"/>
              </w:rPr>
            </w:rPrChange>
            <w:woUserID w:val="0"/>
          </w:rPr>
          <w:delText>与主变更换、扩</w:delText>
        </w:r>
      </w:del>
      <w:del w:id="5226" w:author="白日梦想家" w:date="2026-10-26T16:38:41Z">
        <w:r>
          <w:rPr>
            <w:rFonts w:hint="default" w:ascii="Times New Roman" w:hAnsi="Times New Roman" w:eastAsia="方正楷体_GBK" w:cs="Times New Roman"/>
            <w:b/>
            <w:bCs/>
            <w:i w:val="0"/>
            <w:iCs w:val="0"/>
            <w:sz w:val="32"/>
            <w:szCs w:val="32"/>
            <w:rPrChange w:id="5227" w:author="白日梦想家" w:date="2026-10-26T16:42:14Z">
              <w:rPr>
                <w:rFonts w:hint="eastAsia" w:ascii="方正仿宋_GBK" w:hAnsi="方正仿宋_GBK" w:eastAsia="方正仿宋_GBK" w:cs="Times New Roman"/>
                <w:sz w:val="32"/>
                <w:szCs w:val="32"/>
              </w:rPr>
            </w:rPrChange>
          </w:rPr>
          <w:delText>建</w:delText>
        </w:r>
      </w:del>
      <w:ins w:id="5228" w:author="xh" w:date="2026-10-26T10:08:35Z">
        <w:del w:id="5229" w:author="白日梦想家" w:date="2026-10-26T16:38:41Z">
          <w:r>
            <w:rPr>
              <w:rFonts w:hint="default" w:ascii="Times New Roman" w:hAnsi="Times New Roman" w:eastAsia="方正楷体_GBK" w:cs="Times New Roman"/>
              <w:b/>
              <w:bCs/>
              <w:i w:val="0"/>
              <w:iCs w:val="0"/>
              <w:sz w:val="32"/>
              <w:szCs w:val="32"/>
              <w:rPrChange w:id="5230" w:author="白日梦想家" w:date="2026-10-26T16:42:14Z">
                <w:rPr>
                  <w:rFonts w:hint="eastAsia" w:ascii="方正仿宋_GBK" w:hAnsi="方正仿宋_GBK" w:eastAsia="方正仿宋_GBK" w:cs="Times New Roman"/>
                  <w:sz w:val="32"/>
                  <w:szCs w:val="32"/>
                </w:rPr>
              </w:rPrChange>
            </w:rPr>
            <w:delText>设，明确各措施承担的实际供电任务</w:delText>
          </w:r>
        </w:del>
      </w:ins>
      <w:del w:id="5231" w:author="白日梦想家" w:date="2026-10-26T16:38:41Z">
        <w:r>
          <w:rPr>
            <w:rFonts w:hint="default" w:ascii="Times New Roman" w:hAnsi="Times New Roman" w:eastAsia="方正楷体_GBK" w:cs="Times New Roman"/>
            <w:b/>
            <w:bCs/>
            <w:sz w:val="32"/>
            <w:szCs w:val="32"/>
            <w:rPrChange w:id="5232" w:author="白日梦想家" w:date="2026-10-26T16:42:14Z">
              <w:rPr>
                <w:rFonts w:hint="eastAsia" w:ascii="方正仿宋_GBK" w:hAnsi="方正仿宋_GBK" w:eastAsia="方正仿宋_GBK" w:cs="Times New Roman"/>
                <w:sz w:val="32"/>
                <w:szCs w:val="32"/>
                <w:woUserID w:val="2"/>
              </w:rPr>
            </w:rPrChange>
            <w:woUserID w:val="0"/>
          </w:rPr>
          <w:delText>及配储共同纳入比选</w:delText>
        </w:r>
      </w:del>
      <w:del w:id="5233" w:author="白日梦想家" w:date="2026-10-26T16:38:41Z">
        <w:r>
          <w:rPr>
            <w:rFonts w:hint="default" w:ascii="Times New Roman" w:hAnsi="Times New Roman" w:eastAsia="方正楷体_GBK" w:cs="Times New Roman"/>
            <w:b/>
            <w:bCs/>
            <w:i w:val="0"/>
            <w:iCs w:val="0"/>
            <w:sz w:val="32"/>
            <w:szCs w:val="32"/>
            <w:rPrChange w:id="5234" w:author="白日梦想家" w:date="2026-10-26T16:42:14Z">
              <w:rPr>
                <w:rFonts w:hint="eastAsia" w:ascii="方正仿宋_GBK" w:hAnsi="方正仿宋_GBK" w:eastAsia="方正仿宋_GBK" w:cs="Times New Roman"/>
                <w:sz w:val="32"/>
                <w:szCs w:val="32"/>
              </w:rPr>
            </w:rPrChange>
          </w:rPr>
          <w:delText>。</w:delText>
        </w:r>
      </w:del>
    </w:p>
    <w:p w14:paraId="218335F6">
      <w:pPr>
        <w:widowControl/>
        <w:adjustRightInd w:val="0"/>
        <w:snapToGrid w:val="0"/>
        <w:spacing w:line="560" w:lineRule="exact"/>
        <w:ind w:firstLine="643" w:firstLineChars="200"/>
        <w:rPr>
          <w:del w:id="5235" w:author="xh" w:date="2026-10-26T10:10:13Z"/>
          <w:rFonts w:hint="default" w:ascii="Times New Roman" w:hAnsi="Times New Roman" w:eastAsia="方正楷体_GBK" w:cs="Times New Roman"/>
          <w:b/>
          <w:bCs/>
          <w:sz w:val="32"/>
          <w:szCs w:val="32"/>
          <w:highlight w:val="none"/>
          <w:rPrChange w:id="5236" w:author="白日梦想家" w:date="2026-10-26T16:42:14Z">
            <w:rPr>
              <w:del w:id="5237" w:author="xh" w:date="2026-10-26T10:10:13Z"/>
              <w:rFonts w:hint="eastAsia" w:ascii="方正仿宋_GBK" w:hAnsi="方正仿宋_GBK" w:eastAsia="方正仿宋_GBK" w:cs="Times New Roman"/>
              <w:sz w:val="32"/>
              <w:szCs w:val="32"/>
              <w:highlight w:val="none"/>
              <w14:ligatures w14:val="standardContextual"/>
            </w:rPr>
          </w:rPrChange>
          <w14:ligatures w14:val="none"/>
        </w:rPr>
      </w:pPr>
      <w:del w:id="5238" w:author="xh" w:date="2026-10-26T10:10:13Z">
        <w:r>
          <w:rPr>
            <w:rFonts w:hint="default" w:ascii="Times New Roman" w:hAnsi="Times New Roman" w:eastAsia="方正楷体_GBK" w:cs="Times New Roman"/>
            <w:b/>
            <w:bCs/>
            <w:sz w:val="32"/>
            <w:szCs w:val="32"/>
            <w:rPrChange w:id="5239" w:author="白日梦想家" w:date="2026-10-26T16:42:14Z">
              <w:rPr>
                <w:rFonts w:hint="eastAsia" w:ascii="方正仿宋_GBK" w:hAnsi="方正仿宋_GBK" w:eastAsia="方正仿宋_GBK" w:cs="Times New Roman"/>
                <w:sz w:val="32"/>
                <w:szCs w:val="32"/>
              </w:rPr>
            </w:rPrChange>
          </w:rPr>
          <w:delText>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delText>
        </w:r>
      </w:del>
    </w:p>
    <w:p w14:paraId="55AD5F5C">
      <w:pPr>
        <w:keepNext w:val="0"/>
        <w:keepLines w:val="0"/>
        <w:widowControl/>
        <w:suppressLineNumbers w:val="0"/>
        <w:spacing w:before="0" w:beforeAutospacing="0" w:after="0" w:afterAutospacing="0" w:line="560" w:lineRule="exact"/>
        <w:ind w:left="0" w:right="0" w:firstLine="640"/>
        <w:jc w:val="left"/>
        <w:rPr>
          <w:ins w:id="5240" w:author="白日梦想家" w:date="2026-10-26T16:43:24Z"/>
          <w:rFonts w:hint="default" w:ascii="Cambria" w:hAnsi="Cambria" w:eastAsia="MS Mincho" w:cs="Times New Roman"/>
          <w:sz w:val="22"/>
          <w:szCs w:val="22"/>
          <w:woUserID w:val="2"/>
        </w:rPr>
      </w:pPr>
      <w:del w:id="5241" w:author="白日梦想家" w:date="2026-10-26T17:06:42Z">
        <w:r>
          <w:rPr>
            <w:rFonts w:hint="default" w:ascii="Times New Roman" w:hAnsi="Times New Roman" w:eastAsia="方正楷体_GBK" w:cs="Times New Roman"/>
            <w:b/>
            <w:bCs/>
            <w:i w:val="0"/>
            <w:iCs w:val="0"/>
            <w:sz w:val="32"/>
            <w:szCs w:val="32"/>
            <w:rPrChange w:id="5242" w:author="xh" w:date="2026-10-26T10:11:50Z">
              <w:rPr>
                <w:rFonts w:hint="eastAsia" w:ascii="方正楷体_GBK" w:hAnsi="方正楷体_GBK" w:eastAsia="方正楷体_GBK" w:cs="方正楷体_GBK"/>
                <w:b/>
                <w:bCs/>
                <w:sz w:val="32"/>
                <w:szCs w:val="32"/>
              </w:rPr>
            </w:rPrChange>
          </w:rPr>
          <w:delText>（三）</w:delText>
        </w:r>
      </w:del>
      <w:ins w:id="5243" w:author="xh" w:date="2026-10-26T10:11:50Z">
        <w:del w:id="5244" w:author="白日梦想家" w:date="2026-10-26T17:06:42Z">
          <w:r>
            <w:rPr>
              <w:rFonts w:hint="default" w:ascii="Times New Roman" w:hAnsi="Times New Roman" w:eastAsia="方正楷体_GBK" w:cs="Times New Roman"/>
              <w:b/>
              <w:bCs/>
              <w:i w:val="0"/>
              <w:iCs w:val="0"/>
              <w:sz w:val="32"/>
              <w:szCs w:val="32"/>
              <w:rPrChange w:id="5245" w:author="xh" w:date="2026-10-26T10:11:50Z">
                <w:rPr>
                  <w:rFonts w:hint="eastAsia" w:ascii="方正楷体_GBK" w:hAnsi="方正楷体_GBK" w:eastAsia="方正楷体_GBK" w:cs="方正楷体_GBK"/>
                  <w:b/>
                  <w:bCs/>
                  <w:sz w:val="32"/>
                  <w:szCs w:val="32"/>
                </w:rPr>
              </w:rPrChange>
              <w:woUserID w:val="2"/>
            </w:rPr>
            <w:delText>随</w:delText>
          </w:r>
        </w:del>
      </w:ins>
      <w:del w:id="5246" w:author="白日梦想家" w:date="2026-10-26T17:06:42Z">
        <w:r>
          <w:rPr>
            <w:rFonts w:hint="eastAsia" w:ascii="方正楷体_GBK" w:hAnsi="方正楷体_GBK" w:eastAsia="方正楷体_GBK" w:cs="方正楷体_GBK"/>
            <w:b/>
            <w:bCs/>
            <w:sz w:val="32"/>
            <w:szCs w:val="32"/>
            <w:woUserID w:val="2"/>
          </w:rPr>
          <w:delText>结合</w:delText>
        </w:r>
      </w:del>
      <w:del w:id="5247" w:author="白日梦想家" w:date="2026-10-26T17:06:42Z">
        <w:r>
          <w:rPr>
            <w:rFonts w:hint="default" w:ascii="Times New Roman" w:hAnsi="Times New Roman" w:eastAsia="方正楷体_GBK" w:cs="Times New Roman"/>
            <w:b/>
            <w:bCs/>
            <w:i w:val="0"/>
            <w:iCs w:val="0"/>
            <w:sz w:val="32"/>
            <w:szCs w:val="32"/>
            <w:rPrChange w:id="5248" w:author="xh" w:date="2026-10-26T10:11:50Z">
              <w:rPr>
                <w:rFonts w:hint="eastAsia" w:ascii="方正楷体_GBK" w:hAnsi="方正楷体_GBK" w:eastAsia="方正楷体_GBK" w:cs="方正楷体_GBK"/>
                <w:b/>
                <w:bCs/>
                <w:sz w:val="32"/>
                <w:szCs w:val="32"/>
              </w:rPr>
            </w:rPrChange>
            <w:woUserID w:val="2"/>
          </w:rPr>
          <w:delText>建设进度滚动</w:delText>
        </w:r>
      </w:del>
      <w:ins w:id="5249" w:author="xh" w:date="2026-10-26T10:11:50Z">
        <w:del w:id="5250" w:author="白日梦想家" w:date="2026-10-26T17:06:42Z">
          <w:r>
            <w:rPr>
              <w:rFonts w:hint="default" w:ascii="Times New Roman" w:hAnsi="Times New Roman" w:eastAsia="方正楷体_GBK" w:cs="Times New Roman"/>
              <w:b/>
              <w:bCs/>
              <w:i w:val="0"/>
              <w:iCs w:val="0"/>
              <w:sz w:val="32"/>
              <w:szCs w:val="32"/>
              <w:rPrChange w:id="5251" w:author="xh" w:date="2026-10-26T10:11:50Z">
                <w:rPr>
                  <w:rFonts w:hint="eastAsia" w:ascii="方正楷体_GBK" w:hAnsi="方正楷体_GBK" w:eastAsia="方正楷体_GBK" w:cs="方正楷体_GBK"/>
                  <w:b/>
                  <w:bCs/>
                  <w:sz w:val="32"/>
                  <w:szCs w:val="32"/>
                </w:rPr>
              </w:rPrChange>
              <w:woUserID w:val="2"/>
            </w:rPr>
            <w:delText>完善</w:delText>
          </w:r>
        </w:del>
      </w:ins>
      <w:del w:id="5252" w:author="白日梦想家" w:date="2026-10-26T17:06:42Z">
        <w:r>
          <w:rPr>
            <w:rFonts w:hint="eastAsia" w:ascii="方正楷体_GBK" w:hAnsi="方正楷体_GBK" w:eastAsia="方正楷体_GBK" w:cs="方正楷体_GBK"/>
            <w:b/>
            <w:bCs/>
            <w:sz w:val="32"/>
            <w:szCs w:val="32"/>
            <w:woUserID w:val="2"/>
          </w:rPr>
          <w:delText>更新</w:delText>
        </w:r>
      </w:del>
      <w:del w:id="5253" w:author="白日梦想家" w:date="2026-10-26T17:06:42Z">
        <w:r>
          <w:rPr>
            <w:rFonts w:hint="default" w:ascii="Times New Roman" w:hAnsi="Times New Roman" w:eastAsia="方正楷体_GBK" w:cs="Times New Roman"/>
            <w:b/>
            <w:bCs/>
            <w:i w:val="0"/>
            <w:iCs w:val="0"/>
            <w:sz w:val="32"/>
            <w:szCs w:val="32"/>
            <w:rPrChange w:id="5254" w:author="xh" w:date="2026-10-26T10:11:50Z">
              <w:rPr>
                <w:rFonts w:hint="eastAsia" w:ascii="方正楷体_GBK" w:hAnsi="方正楷体_GBK" w:eastAsia="方正楷体_GBK" w:cs="方正楷体_GBK"/>
                <w:b/>
                <w:bCs/>
                <w:sz w:val="32"/>
                <w:szCs w:val="32"/>
              </w:rPr>
            </w:rPrChange>
            <w:woUserID w:val="2"/>
          </w:rPr>
          <w:delText>应用</w:delText>
        </w:r>
      </w:del>
      <w:ins w:id="5255" w:author="xh" w:date="2026-10-26T10:11:50Z">
        <w:del w:id="5256" w:author="白日梦想家" w:date="2026-10-26T17:06:42Z">
          <w:r>
            <w:rPr>
              <w:rFonts w:hint="default" w:ascii="Times New Roman" w:hAnsi="Times New Roman" w:eastAsia="方正楷体_GBK" w:cs="Times New Roman"/>
              <w:b/>
              <w:bCs/>
              <w:i w:val="0"/>
              <w:iCs w:val="0"/>
              <w:sz w:val="32"/>
              <w:szCs w:val="32"/>
              <w:rPrChange w:id="5257" w:author="xh" w:date="2026-10-26T10:11:50Z">
                <w:rPr>
                  <w:rFonts w:hint="eastAsia" w:ascii="方正楷体_GBK" w:hAnsi="方正楷体_GBK" w:eastAsia="方正楷体_GBK" w:cs="方正楷体_GBK"/>
                  <w:b/>
                  <w:bCs/>
                  <w:sz w:val="32"/>
                  <w:szCs w:val="32"/>
                </w:rPr>
              </w:rPrChange>
              <w:woUserID w:val="2"/>
            </w:rPr>
            <w:delText>方案</w:delText>
          </w:r>
        </w:del>
      </w:ins>
      <w:del w:id="5258" w:author="白日梦想家" w:date="2026-10-26T17:06:42Z">
        <w:r>
          <w:rPr>
            <w:rFonts w:hint="eastAsia" w:ascii="方正楷体_GBK" w:hAnsi="方正楷体_GBK" w:eastAsia="方正楷体_GBK" w:cs="方正楷体_GBK"/>
            <w:b/>
            <w:bCs/>
            <w:sz w:val="32"/>
            <w:szCs w:val="32"/>
          </w:rPr>
          <w:delText>结果</w:delText>
        </w:r>
      </w:del>
      <w:ins w:id="5259" w:author="白日梦想家" w:date="2026-10-26T16:43:24Z">
        <w:r>
          <w:rPr>
            <w:rFonts w:hint="default" w:ascii="方正楷体_GBK" w:hAnsi="方正楷体_GBK" w:eastAsia="方正楷体_GBK" w:cs="方正楷体_GBK"/>
            <w:b w:val="0"/>
            <w:kern w:val="0"/>
            <w:sz w:val="32"/>
            <w:szCs w:val="32"/>
            <w:lang w:val="en-US" w:eastAsia="zh-CN" w:bidi="ar"/>
            <w:woUserID w:val="2"/>
          </w:rPr>
          <w:t>（</w:t>
        </w:r>
      </w:ins>
      <w:ins w:id="5260" w:author="白日梦想家" w:date="2026-10-26T17:06:46Z">
        <w:r>
          <w:rPr>
            <w:rFonts w:hint="eastAsia" w:ascii="方正楷体_GBK" w:hAnsi="方正楷体_GBK" w:eastAsia="方正楷体_GBK" w:cs="方正楷体_GBK"/>
            <w:b w:val="0"/>
            <w:kern w:val="0"/>
            <w:sz w:val="32"/>
            <w:szCs w:val="32"/>
            <w:lang w:val="en-US" w:eastAsia="zh" w:bidi="ar"/>
            <w:woUserID w:val="2"/>
          </w:rPr>
          <w:t>三</w:t>
        </w:r>
      </w:ins>
      <w:ins w:id="5261" w:author="白日梦想家" w:date="2026-10-26T16:43:24Z">
        <w:r>
          <w:rPr>
            <w:rFonts w:hint="default" w:ascii="方正楷体_GBK" w:hAnsi="方正楷体_GBK" w:eastAsia="方正楷体_GBK" w:cs="方正楷体_GBK"/>
            <w:b w:val="0"/>
            <w:kern w:val="0"/>
            <w:sz w:val="32"/>
            <w:szCs w:val="32"/>
            <w:lang w:val="en-US" w:eastAsia="zh-CN" w:bidi="ar"/>
            <w:woUserID w:val="2"/>
          </w:rPr>
          <w:t>）随建设进度滚动完善应用方案</w:t>
        </w:r>
      </w:ins>
    </w:p>
    <w:p w14:paraId="29761193">
      <w:pPr>
        <w:keepNext w:val="0"/>
        <w:keepLines w:val="0"/>
        <w:widowControl/>
        <w:suppressLineNumbers w:val="0"/>
        <w:spacing w:before="0" w:beforeAutospacing="0" w:after="0" w:afterAutospacing="0" w:line="560" w:lineRule="exact"/>
        <w:ind w:left="0" w:right="0" w:firstLine="640"/>
        <w:jc w:val="both"/>
        <w:rPr>
          <w:ins w:id="5262" w:author="白日梦想家" w:date="2026-10-26T16:43:24Z"/>
          <w:rFonts w:hint="default" w:ascii="Cambria" w:hAnsi="Cambria" w:eastAsia="MS Mincho" w:cs="Times New Roman"/>
          <w:sz w:val="22"/>
          <w:szCs w:val="22"/>
          <w:woUserID w:val="2"/>
        </w:rPr>
      </w:pPr>
      <w:ins w:id="5263" w:author="白日梦想家" w:date="2026-10-26T17:19:30Z">
        <w:r>
          <w:rPr>
            <w:rFonts w:hint="eastAsia" w:ascii="方正仿宋_GBK" w:hAnsi="方正仿宋_GBK" w:eastAsia="方正仿宋_GBK" w:cs="方正仿宋_GBK"/>
            <w:b/>
            <w:bCs/>
            <w:kern w:val="0"/>
            <w:sz w:val="32"/>
            <w:szCs w:val="32"/>
            <w:lang w:val="en-US" w:eastAsia="zh" w:bidi="ar"/>
            <w:woUserID w:val="2"/>
          </w:rPr>
          <w:t>目标：</w:t>
        </w:r>
      </w:ins>
      <w:ins w:id="5264" w:author="白日梦想家" w:date="2026-10-26T16:43:24Z">
        <w:r>
          <w:rPr>
            <w:rFonts w:hint="default" w:ascii="方正仿宋_GBK" w:hAnsi="方正仿宋_GBK" w:eastAsia="方正仿宋_GBK" w:cs="方正仿宋_GBK"/>
            <w:b w:val="0"/>
            <w:kern w:val="0"/>
            <w:sz w:val="32"/>
            <w:szCs w:val="32"/>
            <w:lang w:val="en-US" w:eastAsia="zh-CN" w:bidi="ar"/>
            <w:woUserID w:val="2"/>
          </w:rPr>
          <w:t>针对源荷条件和工程价格持续变化、一次规划长期沿用易产生偏差的问题，建立动态更新与校核机制。</w:t>
        </w:r>
      </w:ins>
      <w:ins w:id="5265" w:author="白日梦想家" w:date="2026-10-26T16:58:05Z">
        <w:r>
          <w:rPr>
            <w:rFonts w:hint="eastAsia" w:ascii="方正仿宋_GBK" w:hAnsi="方正仿宋_GBK" w:eastAsia="方正仿宋_GBK" w:cs="方正仿宋_GBK"/>
            <w:b w:val="0"/>
            <w:kern w:val="0"/>
            <w:sz w:val="32"/>
            <w:szCs w:val="32"/>
            <w:lang w:val="en-US" w:eastAsia="zh" w:bidi="ar"/>
            <w:woUserID w:val="2"/>
          </w:rPr>
          <w:t>需要</w:t>
        </w:r>
      </w:ins>
      <w:ins w:id="5266" w:author="白日梦想家" w:date="2026-10-26T16:58:06Z">
        <w:r>
          <w:rPr>
            <w:rFonts w:hint="eastAsia" w:ascii="方正仿宋_GBK" w:hAnsi="方正仿宋_GBK" w:eastAsia="方正仿宋_GBK" w:cs="方正仿宋_GBK"/>
            <w:b w:val="0"/>
            <w:kern w:val="0"/>
            <w:sz w:val="32"/>
            <w:szCs w:val="32"/>
            <w:lang w:val="en-US" w:eastAsia="zh" w:bidi="ar"/>
            <w:woUserID w:val="2"/>
          </w:rPr>
          <w:t>保持</w:t>
        </w:r>
      </w:ins>
      <w:ins w:id="5267" w:author="白日梦想家" w:date="2026-10-26T16:58:00Z">
        <w:r>
          <w:rPr>
            <w:rFonts w:hint="default" w:ascii="方正仿宋_GBK" w:hAnsi="方正仿宋_GBK" w:eastAsia="方正仿宋_GBK" w:cs="方正仿宋_GBK"/>
            <w:b w:val="0"/>
            <w:kern w:val="0"/>
            <w:sz w:val="32"/>
            <w:szCs w:val="32"/>
            <w:lang w:val="en-US" w:eastAsia="zh-CN" w:bidi="ar"/>
            <w:woUserID w:val="2"/>
          </w:rPr>
          <w:t>容量安排与建设进度、投资计划同步，形成可逐年复核的技术档案，逐步落实“一片一策”的弹性容载比规划。</w:t>
        </w:r>
      </w:ins>
    </w:p>
    <w:p w14:paraId="554D2F70">
      <w:pPr>
        <w:keepNext w:val="0"/>
        <w:keepLines w:val="0"/>
        <w:widowControl/>
        <w:suppressLineNumbers w:val="0"/>
        <w:spacing w:before="0" w:beforeAutospacing="0" w:after="0" w:afterAutospacing="0" w:line="560" w:lineRule="exact"/>
        <w:ind w:left="0" w:right="0" w:firstLine="640"/>
        <w:jc w:val="both"/>
        <w:rPr>
          <w:ins w:id="5268" w:author="白日梦想家" w:date="2026-10-26T16:43:24Z"/>
          <w:rFonts w:hint="eastAsia" w:ascii="Cambria" w:hAnsi="Cambria" w:eastAsia="方正仿宋_GBK" w:cs="Times New Roman"/>
          <w:sz w:val="22"/>
          <w:szCs w:val="22"/>
          <w:lang w:eastAsia="zh"/>
          <w:woUserID w:val="2"/>
        </w:rPr>
      </w:pPr>
      <w:ins w:id="5269" w:author="白日梦想家" w:date="2026-10-26T16:43:24Z">
        <w:r>
          <w:rPr>
            <w:rFonts w:hint="default" w:ascii="方正仿宋_GBK" w:hAnsi="方正仿宋_GBK" w:eastAsia="方正仿宋_GBK" w:cs="方正仿宋_GBK"/>
            <w:b/>
            <w:bCs w:val="0"/>
            <w:kern w:val="0"/>
            <w:sz w:val="32"/>
            <w:szCs w:val="32"/>
            <w:lang w:val="en-US" w:eastAsia="zh-CN" w:bidi="ar"/>
            <w:woUserID w:val="2"/>
          </w:rPr>
          <w:t>措施：</w:t>
        </w:r>
      </w:ins>
      <w:ins w:id="5270" w:author="白日梦想家" w:date="2026-10-26T16:43:24Z">
        <w:r>
          <w:rPr>
            <w:rFonts w:hint="default" w:ascii="方正仿宋_GBK" w:hAnsi="方正仿宋_GBK" w:eastAsia="方正仿宋_GBK" w:cs="方正仿宋_GBK"/>
            <w:b/>
            <w:bCs/>
            <w:kern w:val="0"/>
            <w:sz w:val="32"/>
            <w:szCs w:val="32"/>
            <w:lang w:val="en-US" w:eastAsia="zh-CN" w:bidi="ar"/>
            <w:rPrChange w:id="5271" w:author="白日梦想家" w:date="2026-10-26T16:58:1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272" w:author="白日梦想家" w:date="2026-10-26T16:43:24Z">
        <w:r>
          <w:rPr>
            <w:rFonts w:hint="default" w:ascii="方正仿宋_GBK" w:hAnsi="方正仿宋_GBK" w:eastAsia="方正仿宋_GBK" w:cs="方正仿宋_GBK"/>
            <w:b w:val="0"/>
            <w:kern w:val="0"/>
            <w:sz w:val="32"/>
            <w:szCs w:val="32"/>
            <w:lang w:val="en-US" w:eastAsia="zh-CN" w:bidi="ar"/>
            <w:woUserID w:val="2"/>
          </w:rPr>
          <w:t>年度更新参数与方案。结合新增用户、实际峰值和光伏投产重算五项参数，调整主变、储能和</w:t>
        </w:r>
      </w:ins>
      <w:ins w:id="5273" w:author="白日梦想家" w:date="2026-10-26T16:58:42Z">
        <w:r>
          <w:rPr>
            <w:rFonts w:hint="eastAsia" w:ascii="方正仿宋_GBK" w:hAnsi="方正仿宋_GBK" w:eastAsia="方正仿宋_GBK" w:cs="方正仿宋_GBK"/>
            <w:b w:val="0"/>
            <w:kern w:val="0"/>
            <w:sz w:val="32"/>
            <w:szCs w:val="32"/>
            <w:lang w:val="en-US" w:eastAsia="zh" w:bidi="ar"/>
            <w:woUserID w:val="2"/>
          </w:rPr>
          <w:t>中压</w:t>
        </w:r>
      </w:ins>
      <w:ins w:id="5274" w:author="白日梦想家" w:date="2026-10-26T16:43:24Z">
        <w:r>
          <w:rPr>
            <w:rFonts w:hint="default" w:ascii="方正仿宋_GBK" w:hAnsi="方正仿宋_GBK" w:eastAsia="方正仿宋_GBK" w:cs="方正仿宋_GBK"/>
            <w:b w:val="0"/>
            <w:kern w:val="0"/>
            <w:sz w:val="32"/>
            <w:szCs w:val="32"/>
            <w:lang w:val="en-US" w:eastAsia="zh-CN" w:bidi="ar"/>
            <w:woUserID w:val="2"/>
          </w:rPr>
          <w:t>联络的建设时序，</w:t>
        </w:r>
      </w:ins>
      <w:ins w:id="5275" w:author="白日梦想家" w:date="2026-10-26T17:19:15Z">
        <w:r>
          <w:rPr>
            <w:rFonts w:hint="default" w:ascii="方正仿宋_GBK" w:hAnsi="方正仿宋_GBK" w:eastAsia="方正仿宋_GBK" w:cs="方正仿宋_GBK"/>
            <w:b w:val="0"/>
            <w:kern w:val="0"/>
            <w:sz w:val="32"/>
            <w:szCs w:val="32"/>
            <w:lang w:val="en-US" w:eastAsia="zh-CN" w:bidi="ar"/>
            <w:woUserID w:val="2"/>
          </w:rPr>
          <w:t>使参数、方案与源荷条件同步更新；</w:t>
        </w:r>
      </w:ins>
      <w:ins w:id="5276" w:author="白日梦想家" w:date="2026-10-26T16:43:24Z">
        <w:r>
          <w:rPr>
            <w:rFonts w:hint="default" w:ascii="方正仿宋_GBK" w:hAnsi="方正仿宋_GBK" w:eastAsia="方正仿宋_GBK" w:cs="方正仿宋_GBK"/>
            <w:b/>
            <w:bCs/>
            <w:kern w:val="0"/>
            <w:sz w:val="32"/>
            <w:szCs w:val="32"/>
            <w:lang w:val="en-US" w:eastAsia="zh-CN" w:bidi="ar"/>
            <w:rPrChange w:id="5277" w:author="白日梦想家" w:date="2026-10-26T16:58:17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278" w:author="白日梦想家" w:date="2026-10-26T16:43:24Z">
        <w:r>
          <w:rPr>
            <w:rFonts w:hint="default" w:ascii="方正仿宋_GBK" w:hAnsi="方正仿宋_GBK" w:eastAsia="方正仿宋_GBK" w:cs="方正仿宋_GBK"/>
            <w:b w:val="0"/>
            <w:kern w:val="0"/>
            <w:sz w:val="32"/>
            <w:szCs w:val="32"/>
            <w:lang w:val="en-US" w:eastAsia="zh-CN" w:bidi="ar"/>
            <w:woUserID w:val="2"/>
          </w:rPr>
          <w:t>价格与条件变化后重算。</w:t>
        </w:r>
      </w:ins>
      <w:ins w:id="5279" w:author="白日梦想家" w:date="2026-10-26T17:20:08Z">
        <w:r>
          <w:rPr>
            <w:rFonts w:hint="eastAsia" w:ascii="方正仿宋_GBK" w:hAnsi="方正仿宋_GBK" w:eastAsia="方正仿宋_GBK" w:cs="方正仿宋_GBK"/>
            <w:b w:val="0"/>
            <w:kern w:val="0"/>
            <w:sz w:val="32"/>
            <w:szCs w:val="32"/>
            <w:lang w:val="en-US" w:eastAsia="zh" w:bidi="ar"/>
            <w:woUserID w:val="2"/>
          </w:rPr>
          <w:t>设备</w:t>
        </w:r>
      </w:ins>
      <w:ins w:id="5280" w:author="白日梦想家" w:date="2026-10-26T16:43:24Z">
        <w:r>
          <w:rPr>
            <w:rFonts w:hint="default" w:ascii="方正仿宋_GBK" w:hAnsi="方正仿宋_GBK" w:eastAsia="方正仿宋_GBK" w:cs="方正仿宋_GBK"/>
            <w:b w:val="0"/>
            <w:kern w:val="0"/>
            <w:sz w:val="32"/>
            <w:szCs w:val="32"/>
            <w:lang w:val="en-US" w:eastAsia="zh-CN" w:bidi="ar"/>
            <w:woUserID w:val="2"/>
          </w:rPr>
          <w:t>造价、储能价格变化后，按统一费用范围重算设备组合，保持容量、配置与投入之间的对应关系</w:t>
        </w:r>
      </w:ins>
      <w:ins w:id="5281" w:author="白日梦想家" w:date="2026-10-26T17:18:31Z">
        <w:r>
          <w:rPr>
            <w:rFonts w:hint="eastAsia" w:ascii="方正仿宋_GBK" w:hAnsi="方正仿宋_GBK" w:eastAsia="方正仿宋_GBK" w:cs="方正仿宋_GBK"/>
            <w:b w:val="0"/>
            <w:kern w:val="0"/>
            <w:sz w:val="32"/>
            <w:szCs w:val="32"/>
            <w:lang w:val="en-US" w:eastAsia="zh" w:bidi="ar"/>
            <w:woUserID w:val="2"/>
          </w:rPr>
          <w:t>；</w:t>
        </w:r>
      </w:ins>
      <w:ins w:id="5282" w:author="白日梦想家" w:date="2026-10-26T17:20:29Z">
        <w:r>
          <w:rPr>
            <w:rFonts w:hint="default" w:ascii="方正仿宋_GBK" w:hAnsi="方正仿宋_GBK" w:eastAsia="方正仿宋_GBK" w:cs="方正仿宋_GBK"/>
            <w:b/>
            <w:bCs/>
            <w:kern w:val="0"/>
            <w:sz w:val="32"/>
            <w:szCs w:val="32"/>
            <w:lang w:val="en-US" w:eastAsia="zh-CN" w:bidi="ar"/>
            <w:rPrChange w:id="5283" w:author="白日梦想家" w:date="2026-10-26T17:20:44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284" w:author="白日梦想家" w:date="2026-10-26T17:20:29Z">
        <w:r>
          <w:rPr>
            <w:rFonts w:hint="default" w:ascii="方正仿宋_GBK" w:hAnsi="方正仿宋_GBK" w:eastAsia="方正仿宋_GBK" w:cs="方正仿宋_GBK"/>
            <w:b w:val="0"/>
            <w:kern w:val="0"/>
            <w:sz w:val="32"/>
            <w:szCs w:val="32"/>
            <w:lang w:val="en-US" w:eastAsia="zh-CN" w:bidi="ar"/>
            <w:woUserID w:val="2"/>
          </w:rPr>
          <w:t>建立运行反馈与再校核机制。</w:t>
        </w:r>
      </w:ins>
      <w:ins w:id="5285" w:author="白日梦想家" w:date="2026-10-26T17:21:52Z">
        <w:r>
          <w:rPr>
            <w:rFonts w:hint="eastAsia" w:ascii="方正仿宋_GBK" w:hAnsi="方正仿宋_GBK" w:eastAsia="方正仿宋_GBK" w:cs="方正仿宋_GBK"/>
            <w:b w:val="0"/>
            <w:kern w:val="0"/>
            <w:sz w:val="32"/>
            <w:szCs w:val="32"/>
            <w:lang w:val="en-US" w:eastAsia="zh" w:bidi="ar"/>
            <w:woUserID w:val="2"/>
          </w:rPr>
          <w:t>根据</w:t>
        </w:r>
      </w:ins>
      <w:ins w:id="5286" w:author="白日梦想家" w:date="2026-10-26T17:22:31Z">
        <w:r>
          <w:rPr>
            <w:rFonts w:hint="eastAsia" w:ascii="方正仿宋_GBK" w:hAnsi="方正仿宋_GBK" w:eastAsia="方正仿宋_GBK" w:cs="方正仿宋_GBK"/>
            <w:b w:val="0"/>
            <w:kern w:val="0"/>
            <w:sz w:val="32"/>
            <w:szCs w:val="32"/>
            <w:lang w:val="en-US" w:eastAsia="zh" w:bidi="ar"/>
            <w:woUserID w:val="2"/>
          </w:rPr>
          <w:t>更新</w:t>
        </w:r>
      </w:ins>
      <w:ins w:id="5287" w:author="白日梦想家" w:date="2026-10-26T17:22:33Z">
        <w:r>
          <w:rPr>
            <w:rFonts w:hint="eastAsia" w:ascii="方正仿宋_GBK" w:hAnsi="方正仿宋_GBK" w:eastAsia="方正仿宋_GBK" w:cs="方正仿宋_GBK"/>
            <w:b w:val="0"/>
            <w:kern w:val="0"/>
            <w:sz w:val="32"/>
            <w:szCs w:val="32"/>
            <w:lang w:val="en-US" w:eastAsia="zh" w:bidi="ar"/>
            <w:woUserID w:val="2"/>
          </w:rPr>
          <w:t>后的</w:t>
        </w:r>
      </w:ins>
      <w:ins w:id="5288" w:author="白日梦想家" w:date="2026-10-26T17:20:29Z">
        <w:r>
          <w:rPr>
            <w:rFonts w:hint="default" w:ascii="方正仿宋_GBK" w:hAnsi="方正仿宋_GBK" w:eastAsia="方正仿宋_GBK" w:cs="方正仿宋_GBK"/>
            <w:b w:val="0"/>
            <w:kern w:val="0"/>
            <w:sz w:val="32"/>
            <w:szCs w:val="32"/>
            <w:lang w:val="en-US" w:eastAsia="zh-CN" w:bidi="ar"/>
            <w:woUserID w:val="2"/>
          </w:rPr>
          <w:t>参数和</w:t>
        </w:r>
      </w:ins>
      <w:ins w:id="5289" w:author="白日梦想家" w:date="2026-10-26T17:21:57Z">
        <w:r>
          <w:rPr>
            <w:rFonts w:hint="eastAsia" w:ascii="方正仿宋_GBK" w:hAnsi="方正仿宋_GBK" w:eastAsia="方正仿宋_GBK" w:cs="方正仿宋_GBK"/>
            <w:b w:val="0"/>
            <w:kern w:val="0"/>
            <w:sz w:val="32"/>
            <w:szCs w:val="32"/>
            <w:lang w:val="en-US" w:eastAsia="zh" w:bidi="ar"/>
            <w:woUserID w:val="2"/>
          </w:rPr>
          <w:t>工程</w:t>
        </w:r>
      </w:ins>
      <w:ins w:id="5290" w:author="白日梦想家" w:date="2026-10-26T17:22:00Z">
        <w:r>
          <w:rPr>
            <w:rFonts w:hint="eastAsia" w:ascii="方正仿宋_GBK" w:hAnsi="方正仿宋_GBK" w:eastAsia="方正仿宋_GBK" w:cs="方正仿宋_GBK"/>
            <w:b w:val="0"/>
            <w:kern w:val="0"/>
            <w:sz w:val="32"/>
            <w:szCs w:val="32"/>
            <w:lang w:val="en-US" w:eastAsia="zh" w:bidi="ar"/>
            <w:woUserID w:val="2"/>
          </w:rPr>
          <w:t>投产</w:t>
        </w:r>
      </w:ins>
      <w:ins w:id="5291" w:author="白日梦想家" w:date="2026-10-26T17:20:29Z">
        <w:r>
          <w:rPr>
            <w:rFonts w:hint="default" w:ascii="方正仿宋_GBK" w:hAnsi="方正仿宋_GBK" w:eastAsia="方正仿宋_GBK" w:cs="方正仿宋_GBK"/>
            <w:b w:val="0"/>
            <w:kern w:val="0"/>
            <w:sz w:val="32"/>
            <w:szCs w:val="32"/>
            <w:lang w:val="en-US" w:eastAsia="zh-CN" w:bidi="ar"/>
            <w:woUserID w:val="2"/>
          </w:rPr>
          <w:t>时序</w:t>
        </w:r>
      </w:ins>
      <w:ins w:id="5292" w:author="白日梦想家" w:date="2026-10-26T17:21:49Z">
        <w:r>
          <w:rPr>
            <w:rFonts w:hint="default" w:ascii="方正仿宋_GBK" w:hAnsi="方正仿宋_GBK" w:eastAsia="方正仿宋_GBK" w:cs="方正仿宋_GBK"/>
            <w:b w:val="0"/>
            <w:kern w:val="0"/>
            <w:sz w:val="32"/>
            <w:szCs w:val="32"/>
            <w:lang w:val="en-US" w:eastAsia="zh-CN" w:bidi="ar"/>
            <w:woUserID w:val="2"/>
          </w:rPr>
          <w:t>逐年修正</w:t>
        </w:r>
      </w:ins>
      <w:ins w:id="5293" w:author="白日梦想家" w:date="2026-10-26T17:22:04Z">
        <w:r>
          <w:rPr>
            <w:rFonts w:hint="eastAsia" w:ascii="方正仿宋_GBK" w:hAnsi="方正仿宋_GBK" w:eastAsia="方正仿宋_GBK" w:cs="方正仿宋_GBK"/>
            <w:b w:val="0"/>
            <w:kern w:val="0"/>
            <w:sz w:val="32"/>
            <w:szCs w:val="32"/>
            <w:lang w:val="en-US" w:eastAsia="zh" w:bidi="ar"/>
            <w:woUserID w:val="2"/>
          </w:rPr>
          <w:t>地区</w:t>
        </w:r>
      </w:ins>
      <w:ins w:id="5294" w:author="白日梦想家" w:date="2026-10-26T17:22:07Z">
        <w:r>
          <w:rPr>
            <w:rFonts w:hint="eastAsia" w:ascii="方正仿宋_GBK" w:hAnsi="方正仿宋_GBK" w:eastAsia="方正仿宋_GBK" w:cs="方正仿宋_GBK"/>
            <w:b w:val="0"/>
            <w:kern w:val="0"/>
            <w:sz w:val="32"/>
            <w:szCs w:val="32"/>
            <w:lang w:val="en-US" w:eastAsia="zh" w:bidi="ar"/>
            <w:woUserID w:val="2"/>
          </w:rPr>
          <w:t>容载比</w:t>
        </w:r>
      </w:ins>
      <w:ins w:id="5295" w:author="白日梦想家" w:date="2026-10-26T17:20:29Z">
        <w:r>
          <w:rPr>
            <w:rFonts w:hint="default" w:ascii="方正仿宋_GBK" w:hAnsi="方正仿宋_GBK" w:eastAsia="方正仿宋_GBK" w:cs="方正仿宋_GBK"/>
            <w:b w:val="0"/>
            <w:kern w:val="0"/>
            <w:sz w:val="32"/>
            <w:szCs w:val="32"/>
            <w:lang w:val="en-US" w:eastAsia="zh-CN" w:bidi="ar"/>
            <w:woUserID w:val="2"/>
          </w:rPr>
          <w:t>，形成“规划—建设—运行—再规划”的滚动闭环。</w:t>
        </w:r>
      </w:ins>
    </w:p>
    <w:p w14:paraId="01DBB420">
      <w:pPr>
        <w:keepNext w:val="0"/>
        <w:widowControl/>
        <w:adjustRightInd/>
        <w:snapToGrid/>
        <w:spacing w:beforeAutospacing="0" w:after="0" w:line="560" w:lineRule="exact"/>
        <w:ind w:firstLine="640" w:firstLineChars="0"/>
        <w:outlineLvl w:val="9"/>
        <w:rPr>
          <w:ins w:id="5297" w:author="白日梦想家" w:date="2026-10-26T16:43:53Z"/>
          <w:rFonts w:hint="default" w:ascii="方正仿宋_GBK" w:hAnsi="方正仿宋_GBK" w:eastAsia="方正仿宋_GBK" w:cs="方正仿宋_GBK"/>
          <w:b w:val="0"/>
          <w:kern w:val="0"/>
          <w:sz w:val="32"/>
          <w:szCs w:val="32"/>
          <w:lang w:val="en-US" w:eastAsia="zh-CN" w:bidi="ar"/>
          <w:woUserID w:val="2"/>
        </w:rPr>
        <w:pPrChange w:id="5296" w:author="白日梦想家" w:date="2026-10-26T16:43:52Z">
          <w:pPr>
            <w:keepNext/>
            <w:widowControl/>
            <w:adjustRightInd w:val="0"/>
            <w:snapToGrid w:val="0"/>
            <w:spacing w:line="560" w:lineRule="exact"/>
            <w:ind w:firstLine="641" w:firstLineChars="200"/>
            <w:outlineLvl w:val="1"/>
          </w:pPr>
        </w:pPrChange>
      </w:pPr>
      <w:ins w:id="5298" w:author="白日梦想家" w:date="2026-10-26T16:43:24Z">
        <w:r>
          <w:rPr>
            <w:rFonts w:hint="default" w:ascii="方正仿宋_GBK" w:hAnsi="方正仿宋_GBK" w:eastAsia="方正仿宋_GBK" w:cs="方正仿宋_GBK"/>
            <w:b/>
            <w:bCs w:val="0"/>
            <w:kern w:val="0"/>
            <w:sz w:val="32"/>
            <w:szCs w:val="32"/>
            <w:lang w:val="en-US" w:eastAsia="zh-CN" w:bidi="ar"/>
            <w:woUserID w:val="2"/>
          </w:rPr>
          <w:t>预期效果：</w:t>
        </w:r>
      </w:ins>
    </w:p>
    <w:p w14:paraId="6ED347FF">
      <w:pPr>
        <w:keepNext w:val="0"/>
        <w:widowControl/>
        <w:adjustRightInd/>
        <w:snapToGrid/>
        <w:spacing w:beforeAutospacing="0" w:after="0" w:line="560" w:lineRule="exact"/>
        <w:ind w:firstLine="640" w:firstLineChars="0"/>
        <w:outlineLvl w:val="9"/>
        <w:rPr>
          <w:del w:id="5300" w:author="白日梦想家" w:date="2026-10-26T16:43:39Z"/>
          <w:rFonts w:hint="eastAsia" w:ascii="方正仿宋_GBK" w:hAnsi="方正仿宋_GBK" w:eastAsia="方正仿宋_GBK" w:cs="方正仿宋_GBK"/>
          <w:b w:val="0"/>
          <w:kern w:val="0"/>
          <w:sz w:val="32"/>
          <w:szCs w:val="32"/>
          <w:lang w:val="en-US" w:eastAsia="zh-CN" w:bidi="ar"/>
          <w:woUserID w:val="2"/>
        </w:rPr>
        <w:pPrChange w:id="5299" w:author="白日梦想家" w:date="2026-10-26T16:43:52Z">
          <w:pPr>
            <w:keepNext/>
            <w:widowControl/>
            <w:adjustRightInd w:val="0"/>
            <w:snapToGrid w:val="0"/>
            <w:spacing w:line="560" w:lineRule="exact"/>
            <w:ind w:firstLine="641" w:firstLineChars="200"/>
            <w:outlineLvl w:val="1"/>
          </w:pPr>
        </w:pPrChange>
      </w:pPr>
      <w:ins w:id="5301" w:author="白日梦想家" w:date="2026-10-26T16:43:24Z">
        <w:r>
          <w:rPr>
            <w:rFonts w:hint="default" w:ascii="方正仿宋_GBK" w:hAnsi="方正仿宋_GBK" w:eastAsia="方正仿宋_GBK" w:cs="方正仿宋_GBK"/>
            <w:b w:val="0"/>
            <w:kern w:val="0"/>
            <w:sz w:val="32"/>
            <w:szCs w:val="32"/>
            <w:lang w:val="en-US" w:eastAsia="zh-CN" w:bidi="ar"/>
            <w:woUserID w:val="2"/>
          </w:rPr>
          <w:t>上述应用建议以五参数推广矩阵为核心，将“查表定容—站级论证—滚动校核”串成闭环。建议先</w:t>
        </w:r>
      </w:ins>
      <w:ins w:id="5302" w:author="白日梦想家" w:date="2026-10-26T16:44:21Z">
        <w:r>
          <w:rPr>
            <w:rFonts w:hint="eastAsia" w:ascii="方正仿宋_GBK" w:hAnsi="方正仿宋_GBK" w:eastAsia="方正仿宋_GBK" w:cs="方正仿宋_GBK"/>
            <w:b w:val="0"/>
            <w:kern w:val="0"/>
            <w:sz w:val="32"/>
            <w:szCs w:val="32"/>
            <w:lang w:val="en-US" w:eastAsia="zh" w:bidi="ar"/>
            <w:woUserID w:val="2"/>
          </w:rPr>
          <w:t>徐州</w:t>
        </w:r>
      </w:ins>
      <w:ins w:id="5303" w:author="白日梦想家" w:date="2026-10-26T16:44:23Z">
        <w:r>
          <w:rPr>
            <w:rFonts w:hint="eastAsia" w:ascii="方正仿宋_GBK" w:hAnsi="方正仿宋_GBK" w:eastAsia="方正仿宋_GBK" w:cs="方正仿宋_GBK"/>
            <w:b w:val="0"/>
            <w:kern w:val="0"/>
            <w:sz w:val="32"/>
            <w:szCs w:val="32"/>
            <w:lang w:val="en-US" w:eastAsia="zh" w:bidi="ar"/>
            <w:woUserID w:val="2"/>
          </w:rPr>
          <w:t>地区</w:t>
        </w:r>
      </w:ins>
      <w:ins w:id="5304" w:author="白日梦想家" w:date="2026-10-26T16:43:24Z">
        <w:r>
          <w:rPr>
            <w:rFonts w:hint="default" w:ascii="方正仿宋_GBK" w:hAnsi="方正仿宋_GBK" w:eastAsia="方正仿宋_GBK" w:cs="方正仿宋_GBK"/>
            <w:b w:val="0"/>
            <w:kern w:val="0"/>
            <w:sz w:val="32"/>
            <w:szCs w:val="32"/>
            <w:lang w:val="en-US" w:eastAsia="zh-CN" w:bidi="ar"/>
            <w:woUserID w:val="2"/>
          </w:rPr>
          <w:t>完成一次全流程试用，验证参数口径与查表流程后，再向</w:t>
        </w:r>
      </w:ins>
      <w:ins w:id="5305" w:author="白日梦想家" w:date="2026-10-26T16:44:15Z">
        <w:r>
          <w:rPr>
            <w:rFonts w:hint="eastAsia" w:ascii="方正仿宋_GBK" w:hAnsi="方正仿宋_GBK" w:eastAsia="方正仿宋_GBK" w:cs="方正仿宋_GBK"/>
            <w:b w:val="0"/>
            <w:kern w:val="0"/>
            <w:sz w:val="32"/>
            <w:szCs w:val="32"/>
            <w:lang w:val="en-US" w:eastAsia="zh" w:bidi="ar"/>
            <w:woUserID w:val="2"/>
          </w:rPr>
          <w:t>其他</w:t>
        </w:r>
      </w:ins>
      <w:ins w:id="5306" w:author="白日梦想家" w:date="2026-10-26T16:44:16Z">
        <w:r>
          <w:rPr>
            <w:rFonts w:hint="eastAsia" w:ascii="方正仿宋_GBK" w:hAnsi="方正仿宋_GBK" w:eastAsia="方正仿宋_GBK" w:cs="方正仿宋_GBK"/>
            <w:b w:val="0"/>
            <w:kern w:val="0"/>
            <w:sz w:val="32"/>
            <w:szCs w:val="32"/>
            <w:lang w:val="en-US" w:eastAsia="zh" w:bidi="ar"/>
            <w:woUserID w:val="2"/>
          </w:rPr>
          <w:t>地区</w:t>
        </w:r>
      </w:ins>
      <w:ins w:id="5307" w:author="白日梦想家" w:date="2026-10-26T16:43:24Z">
        <w:r>
          <w:rPr>
            <w:rFonts w:hint="default" w:ascii="方正仿宋_GBK" w:hAnsi="方正仿宋_GBK" w:eastAsia="方正仿宋_GBK" w:cs="方正仿宋_GBK"/>
            <w:b w:val="0"/>
            <w:kern w:val="0"/>
            <w:sz w:val="32"/>
            <w:szCs w:val="32"/>
            <w:lang w:val="en-US" w:eastAsia="zh-CN" w:bidi="ar"/>
            <w:woUserID w:val="2"/>
          </w:rPr>
          <w:t>高渗透率片区推广</w:t>
        </w:r>
      </w:ins>
      <w:ins w:id="5308" w:author="xh" w:date="2026-10-27T08:14:40Z">
        <w:r>
          <w:rPr>
            <w:rFonts w:hint="default" w:ascii="方正仿宋_GBK" w:hAnsi="方正仿宋_GBK" w:eastAsia="方正仿宋_GBK" w:cs="方正仿宋_GBK"/>
            <w:b w:val="0"/>
            <w:kern w:val="0"/>
            <w:sz w:val="32"/>
            <w:szCs w:val="32"/>
            <w:lang w:val="en-US" w:eastAsia="zh-CN" w:bidi="ar"/>
            <w:woUserID w:val="2"/>
          </w:rPr>
          <w:t>。</w:t>
        </w:r>
      </w:ins>
    </w:p>
    <w:p w14:paraId="40CB9F59">
      <w:pPr>
        <w:keepNext w:val="0"/>
        <w:widowControl/>
        <w:adjustRightInd/>
        <w:snapToGrid/>
        <w:spacing w:beforeAutospacing="0" w:after="0" w:line="560" w:lineRule="exact"/>
        <w:ind w:firstLine="640" w:firstLineChars="0"/>
        <w:rPr>
          <w:del w:id="5310" w:author="白日梦想家" w:date="2026-10-26T16:43:38Z"/>
          <w:rFonts w:hint="eastAsia" w:ascii="方正仿宋_GBK" w:hAnsi="方正仿宋_GBK" w:eastAsia="方正仿宋_GBK" w:cs="Times New Roman"/>
          <w:sz w:val="32"/>
          <w:szCs w:val="32"/>
          <w:highlight w:val="none"/>
          <w14:ligatures w14:val="standardContextual"/>
        </w:rPr>
        <w:pPrChange w:id="5309" w:author="白日梦想家" w:date="2026-10-26T16:43:52Z">
          <w:pPr>
            <w:widowControl/>
            <w:adjustRightInd w:val="0"/>
            <w:snapToGrid w:val="0"/>
            <w:spacing w:line="560" w:lineRule="exact"/>
            <w:ind w:firstLine="640" w:firstLineChars="200"/>
          </w:pPr>
        </w:pPrChange>
      </w:pPr>
      <w:del w:id="5311" w:author="白日梦想家" w:date="2026-10-26T16:43:38Z">
        <w:r>
          <w:rPr>
            <w:rFonts w:hint="default" w:ascii="Times New Roman" w:hAnsi="Times New Roman" w:eastAsia="方正仿宋_GBK" w:cs="Times New Roman"/>
            <w:b w:val="0"/>
            <w:bCs w:val="0"/>
            <w:i w:val="0"/>
            <w:iCs w:val="0"/>
            <w:sz w:val="32"/>
            <w:szCs w:val="32"/>
            <w:rPrChange w:id="5312" w:author="xh" w:date="2026-10-26T10:13:28Z">
              <w:rPr>
                <w:rFonts w:hint="eastAsia" w:ascii="方正仿宋_GBK" w:hAnsi="方正仿宋_GBK" w:eastAsia="方正仿宋_GBK" w:cs="Times New Roman"/>
                <w:sz w:val="32"/>
                <w:szCs w:val="32"/>
              </w:rPr>
            </w:rPrChange>
          </w:rPr>
          <w:delText>年度规划随新增用户、负荷峰值和光伏投产更新源荷条件，承接已投运设备，</w:delText>
        </w:r>
      </w:del>
      <w:ins w:id="5313" w:author="xh" w:date="2026-10-26T10:13:28Z">
        <w:del w:id="5314" w:author="白日梦想家" w:date="2026-10-26T16:43:38Z">
          <w:r>
            <w:rPr>
              <w:rFonts w:hint="default" w:ascii="Times New Roman" w:hAnsi="Times New Roman" w:eastAsia="方正仿宋_GBK" w:cs="Times New Roman"/>
              <w:b w:val="0"/>
              <w:bCs w:val="0"/>
              <w:i w:val="0"/>
              <w:iCs w:val="0"/>
              <w:sz w:val="32"/>
              <w:szCs w:val="32"/>
              <w:rPrChange w:id="5315" w:author="xh" w:date="2026-10-26T10:13:28Z">
                <w:rPr>
                  <w:rFonts w:hint="eastAsia" w:ascii="方正仿宋_GBK" w:hAnsi="方正仿宋_GBK" w:eastAsia="方正仿宋_GBK" w:cs="Times New Roman"/>
                  <w:sz w:val="32"/>
                  <w:szCs w:val="32"/>
                </w:rPr>
              </w:rPrChange>
            </w:rPr>
            <w:delText>调整</w:delText>
          </w:r>
        </w:del>
      </w:ins>
      <w:del w:id="5316" w:author="白日梦想家" w:date="2026-10-26T16:43:38Z">
        <w:r>
          <w:rPr>
            <w:rFonts w:hint="eastAsia" w:ascii="方正仿宋_GBK" w:hAnsi="方正仿宋_GBK" w:eastAsia="方正仿宋_GBK" w:cs="Times New Roman"/>
            <w:sz w:val="32"/>
            <w:szCs w:val="32"/>
          </w:rPr>
          <w:delText>再比较当年</w:delText>
        </w:r>
      </w:del>
      <w:del w:id="5317" w:author="白日梦想家" w:date="2026-10-26T16:43:38Z">
        <w:r>
          <w:rPr>
            <w:rFonts w:hint="default" w:ascii="Times New Roman" w:hAnsi="Times New Roman" w:eastAsia="方正仿宋_GBK" w:cs="Times New Roman"/>
            <w:b w:val="0"/>
            <w:bCs w:val="0"/>
            <w:i w:val="0"/>
            <w:iCs w:val="0"/>
            <w:sz w:val="32"/>
            <w:szCs w:val="32"/>
            <w:rPrChange w:id="5318" w:author="xh" w:date="2026-10-26T10:13:28Z">
              <w:rPr>
                <w:rFonts w:hint="eastAsia" w:ascii="方正仿宋_GBK" w:hAnsi="方正仿宋_GBK" w:eastAsia="方正仿宋_GBK" w:cs="Times New Roman"/>
                <w:sz w:val="32"/>
                <w:szCs w:val="32"/>
              </w:rPr>
            </w:rPrChange>
          </w:rPr>
          <w:delText>主变、储能</w:delText>
        </w:r>
      </w:del>
      <w:ins w:id="5319" w:author="xh" w:date="2026-10-26T10:13:28Z">
        <w:del w:id="5320" w:author="白日梦想家" w:date="2026-10-26T16:43:38Z">
          <w:r>
            <w:rPr>
              <w:rFonts w:hint="default" w:ascii="Times New Roman" w:hAnsi="Times New Roman" w:eastAsia="方正仿宋_GBK" w:cs="Times New Roman"/>
              <w:b w:val="0"/>
              <w:bCs w:val="0"/>
              <w:i w:val="0"/>
              <w:iCs w:val="0"/>
              <w:sz w:val="32"/>
              <w:szCs w:val="32"/>
              <w:rPrChange w:id="5321" w:author="xh" w:date="2026-10-26T10:13:28Z">
                <w:rPr>
                  <w:rFonts w:hint="eastAsia" w:ascii="方正仿宋_GBK" w:hAnsi="方正仿宋_GBK" w:eastAsia="方正仿宋_GBK" w:cs="Times New Roman"/>
                  <w:sz w:val="32"/>
                  <w:szCs w:val="32"/>
                </w:rPr>
              </w:rPrChange>
            </w:rPr>
            <w:delText>和</w:delText>
          </w:r>
        </w:del>
      </w:ins>
      <w:del w:id="5322" w:author="白日梦想家" w:date="2026-10-26T16:43:38Z">
        <w:r>
          <w:rPr>
            <w:rFonts w:hint="eastAsia" w:ascii="方正仿宋_GBK" w:hAnsi="方正仿宋_GBK" w:eastAsia="方正仿宋_GBK" w:cs="Times New Roman"/>
            <w:sz w:val="32"/>
            <w:szCs w:val="32"/>
          </w:rPr>
          <w:delText>与</w:delText>
        </w:r>
      </w:del>
      <w:del w:id="5323" w:author="白日梦想家" w:date="2026-10-26T16:43:38Z">
        <w:r>
          <w:rPr>
            <w:rFonts w:hint="default" w:ascii="Times New Roman" w:hAnsi="Times New Roman" w:eastAsia="方正仿宋_GBK" w:cs="Times New Roman"/>
            <w:b w:val="0"/>
            <w:bCs w:val="0"/>
            <w:i w:val="0"/>
            <w:iCs w:val="0"/>
            <w:sz w:val="32"/>
            <w:szCs w:val="32"/>
            <w:rPrChange w:id="5324" w:author="xh" w:date="2026-10-26T10:13:28Z">
              <w:rPr>
                <w:rFonts w:hint="eastAsia" w:ascii="方正仿宋_GBK" w:hAnsi="方正仿宋_GBK" w:eastAsia="方正仿宋_GBK" w:cs="Times New Roman"/>
                <w:sz w:val="32"/>
                <w:szCs w:val="32"/>
              </w:rPr>
            </w:rPrChange>
          </w:rPr>
          <w:delText>联络</w:delText>
        </w:r>
      </w:del>
      <w:ins w:id="5325" w:author="xh" w:date="2026-10-26T10:13:28Z">
        <w:del w:id="5326" w:author="白日梦想家" w:date="2026-10-26T16:43:38Z">
          <w:r>
            <w:rPr>
              <w:rFonts w:hint="default" w:ascii="Times New Roman" w:hAnsi="Times New Roman" w:eastAsia="方正仿宋_GBK" w:cs="Times New Roman"/>
              <w:b w:val="0"/>
              <w:bCs w:val="0"/>
              <w:i w:val="0"/>
              <w:iCs w:val="0"/>
              <w:sz w:val="32"/>
              <w:szCs w:val="32"/>
              <w:rPrChange w:id="5327" w:author="xh" w:date="2026-10-26T10:13:28Z">
                <w:rPr>
                  <w:rFonts w:hint="eastAsia" w:ascii="方正仿宋_GBK" w:hAnsi="方正仿宋_GBK" w:eastAsia="方正仿宋_GBK" w:cs="Times New Roman"/>
                  <w:sz w:val="32"/>
                  <w:szCs w:val="32"/>
                </w:rPr>
              </w:rPrChange>
            </w:rPr>
            <w:delText>建设时序</w:delText>
          </w:r>
        </w:del>
      </w:ins>
      <w:del w:id="5328" w:author="白日梦想家" w:date="2026-10-26T16:43:38Z">
        <w:r>
          <w:rPr>
            <w:rFonts w:hint="eastAsia" w:ascii="方正仿宋_GBK" w:hAnsi="方正仿宋_GBK" w:eastAsia="方正仿宋_GBK" w:cs="Times New Roman"/>
            <w:sz w:val="32"/>
            <w:szCs w:val="32"/>
          </w:rPr>
          <w:delText>需求</w:delText>
        </w:r>
      </w:del>
      <w:del w:id="5329" w:author="白日梦想家" w:date="2026-10-26T16:43:38Z">
        <w:r>
          <w:rPr>
            <w:rFonts w:hint="default" w:ascii="Times New Roman" w:hAnsi="Times New Roman" w:eastAsia="方正仿宋_GBK" w:cs="Times New Roman"/>
            <w:b w:val="0"/>
            <w:bCs w:val="0"/>
            <w:i w:val="0"/>
            <w:iCs w:val="0"/>
            <w:sz w:val="32"/>
            <w:szCs w:val="32"/>
            <w:rPrChange w:id="5330" w:author="xh" w:date="2026-10-26T10:13:28Z">
              <w:rPr>
                <w:rFonts w:hint="eastAsia" w:ascii="方正仿宋_GBK" w:hAnsi="方正仿宋_GBK" w:eastAsia="方正仿宋_GBK" w:cs="Times New Roman"/>
                <w:sz w:val="32"/>
                <w:szCs w:val="32"/>
              </w:rPr>
            </w:rPrChange>
          </w:rPr>
          <w:delText>。</w:delText>
        </w:r>
      </w:del>
      <w:ins w:id="5331" w:author="xh" w:date="2026-10-26T10:13:28Z">
        <w:del w:id="5332" w:author="白日梦想家" w:date="2026-10-26T16:43:38Z">
          <w:r>
            <w:rPr>
              <w:rFonts w:hint="default" w:ascii="Times New Roman" w:hAnsi="Times New Roman" w:eastAsia="方正仿宋_GBK" w:cs="Times New Roman"/>
              <w:b w:val="0"/>
              <w:bCs w:val="0"/>
              <w:i w:val="0"/>
              <w:iCs w:val="0"/>
              <w:sz w:val="32"/>
              <w:szCs w:val="32"/>
              <w:rPrChange w:id="5333" w:author="xh" w:date="2026-10-26T10:13:28Z">
                <w:rPr>
                  <w:rFonts w:hint="eastAsia" w:ascii="方正仿宋_GBK" w:hAnsi="方正仿宋_GBK" w:eastAsia="方正仿宋_GBK" w:cs="Times New Roman"/>
                  <w:sz w:val="32"/>
                  <w:szCs w:val="32"/>
                </w:rPr>
              </w:rPrChange>
            </w:rPr>
            <w:delText>工程</w:delText>
          </w:r>
        </w:del>
      </w:ins>
      <w:del w:id="5334" w:author="白日梦想家" w:date="2026-10-26T16:43:38Z">
        <w:r>
          <w:rPr>
            <w:rFonts w:hint="eastAsia" w:ascii="方正仿宋_GBK" w:hAnsi="方正仿宋_GBK" w:eastAsia="方正仿宋_GBK" w:cs="Times New Roman"/>
            <w:sz w:val="32"/>
            <w:szCs w:val="32"/>
          </w:rPr>
          <w:delText>线路造价、储能</w:delText>
        </w:r>
      </w:del>
      <w:del w:id="5335" w:author="白日梦想家" w:date="2026-10-26T16:43:38Z">
        <w:r>
          <w:rPr>
            <w:rFonts w:hint="default" w:ascii="Times New Roman" w:hAnsi="Times New Roman" w:eastAsia="方正仿宋_GBK" w:cs="Times New Roman"/>
            <w:b w:val="0"/>
            <w:bCs w:val="0"/>
            <w:i w:val="0"/>
            <w:iCs w:val="0"/>
            <w:sz w:val="32"/>
            <w:szCs w:val="32"/>
            <w:rPrChange w:id="5336" w:author="xh" w:date="2026-10-26T10:13:28Z">
              <w:rPr>
                <w:rFonts w:hint="eastAsia" w:ascii="方正仿宋_GBK" w:hAnsi="方正仿宋_GBK" w:eastAsia="方正仿宋_GBK" w:cs="Times New Roman"/>
                <w:sz w:val="32"/>
                <w:szCs w:val="32"/>
              </w:rPr>
            </w:rPrChange>
          </w:rPr>
          <w:delText>价格、</w:delText>
        </w:r>
      </w:del>
      <w:del w:id="5337" w:author="白日梦想家" w:date="2026-10-26T16:43:38Z">
        <w:r>
          <w:rPr>
            <w:rFonts w:hint="eastAsia" w:ascii="方正仿宋_GBK" w:hAnsi="方正仿宋_GBK" w:eastAsia="方正仿宋_GBK" w:cs="Times New Roman"/>
            <w:sz w:val="32"/>
            <w:szCs w:val="32"/>
          </w:rPr>
          <w:delText>站内</w:delText>
        </w:r>
      </w:del>
      <w:del w:id="5338" w:author="白日梦想家" w:date="2026-10-26T16:43:38Z">
        <w:r>
          <w:rPr>
            <w:rFonts w:hint="default" w:ascii="Times New Roman" w:hAnsi="Times New Roman" w:eastAsia="方正仿宋_GBK" w:cs="Times New Roman"/>
            <w:b w:val="0"/>
            <w:bCs w:val="0"/>
            <w:i w:val="0"/>
            <w:iCs w:val="0"/>
            <w:sz w:val="32"/>
            <w:szCs w:val="32"/>
            <w:rPrChange w:id="5339" w:author="xh" w:date="2026-10-26T10:13:28Z">
              <w:rPr>
                <w:rFonts w:hint="eastAsia" w:ascii="方正仿宋_GBK" w:hAnsi="方正仿宋_GBK" w:eastAsia="方正仿宋_GBK" w:cs="Times New Roman"/>
                <w:sz w:val="32"/>
                <w:szCs w:val="32"/>
              </w:rPr>
            </w:rPrChange>
          </w:rPr>
          <w:delText>扩建条件及馈线可转区段</w:delText>
        </w:r>
      </w:del>
      <w:del w:id="5340" w:author="白日梦想家" w:date="2026-10-26T16:43:38Z">
        <w:r>
          <w:rPr>
            <w:rFonts w:hint="eastAsia" w:ascii="方正仿宋_GBK" w:hAnsi="方正仿宋_GBK" w:eastAsia="方正仿宋_GBK" w:cs="Times New Roman"/>
            <w:sz w:val="32"/>
            <w:szCs w:val="32"/>
          </w:rPr>
          <w:delText>发生</w:delText>
        </w:r>
      </w:del>
      <w:del w:id="5341" w:author="白日梦想家" w:date="2026-10-26T16:43:38Z">
        <w:r>
          <w:rPr>
            <w:rFonts w:hint="default" w:ascii="Times New Roman" w:hAnsi="Times New Roman" w:eastAsia="方正仿宋_GBK" w:cs="Times New Roman"/>
            <w:b w:val="0"/>
            <w:bCs w:val="0"/>
            <w:i w:val="0"/>
            <w:iCs w:val="0"/>
            <w:sz w:val="32"/>
            <w:szCs w:val="32"/>
            <w:rPrChange w:id="5342" w:author="xh" w:date="2026-10-26T10:13:28Z">
              <w:rPr>
                <w:rFonts w:hint="eastAsia" w:ascii="方正仿宋_GBK" w:hAnsi="方正仿宋_GBK" w:eastAsia="方正仿宋_GBK" w:cs="Times New Roman"/>
                <w:sz w:val="32"/>
                <w:szCs w:val="32"/>
              </w:rPr>
            </w:rPrChange>
          </w:rPr>
          <w:delText>变化后，同步</w:delText>
        </w:r>
      </w:del>
      <w:ins w:id="5343" w:author="xh" w:date="2026-10-26T10:13:28Z">
        <w:del w:id="5344" w:author="白日梦想家" w:date="2026-10-26T16:43:38Z">
          <w:r>
            <w:rPr>
              <w:rFonts w:hint="default" w:ascii="Times New Roman" w:hAnsi="Times New Roman" w:eastAsia="方正仿宋_GBK" w:cs="Times New Roman"/>
              <w:b w:val="0"/>
              <w:bCs w:val="0"/>
              <w:i w:val="0"/>
              <w:iCs w:val="0"/>
              <w:sz w:val="32"/>
              <w:szCs w:val="32"/>
              <w:rPrChange w:id="5345" w:author="xh" w:date="2026-10-26T10:13:28Z">
                <w:rPr>
                  <w:rFonts w:hint="eastAsia" w:ascii="方正仿宋_GBK" w:hAnsi="方正仿宋_GBK" w:eastAsia="方正仿宋_GBK" w:cs="Times New Roman"/>
                  <w:sz w:val="32"/>
                  <w:szCs w:val="32"/>
                </w:rPr>
              </w:rPrChange>
            </w:rPr>
            <w:delText>更新设备</w:delText>
          </w:r>
        </w:del>
      </w:ins>
      <w:del w:id="5346" w:author="白日梦想家" w:date="2026-10-26T16:43:38Z">
        <w:r>
          <w:rPr>
            <w:rFonts w:hint="eastAsia" w:ascii="方正仿宋_GBK" w:hAnsi="方正仿宋_GBK" w:eastAsia="方正仿宋_GBK" w:cs="Times New Roman"/>
            <w:sz w:val="32"/>
            <w:szCs w:val="32"/>
          </w:rPr>
          <w:delText>调整工程</w:delText>
        </w:r>
      </w:del>
      <w:del w:id="5347" w:author="白日梦想家" w:date="2026-10-26T16:43:38Z">
        <w:r>
          <w:rPr>
            <w:rFonts w:hint="default" w:ascii="Times New Roman" w:hAnsi="Times New Roman" w:eastAsia="方正仿宋_GBK" w:cs="Times New Roman"/>
            <w:b w:val="0"/>
            <w:bCs w:val="0"/>
            <w:i w:val="0"/>
            <w:iCs w:val="0"/>
            <w:sz w:val="32"/>
            <w:szCs w:val="32"/>
            <w:rPrChange w:id="5348" w:author="xh" w:date="2026-10-26T10:13:28Z">
              <w:rPr>
                <w:rFonts w:hint="eastAsia" w:ascii="方正仿宋_GBK" w:hAnsi="方正仿宋_GBK" w:eastAsia="方正仿宋_GBK" w:cs="Times New Roman"/>
                <w:sz w:val="32"/>
                <w:szCs w:val="32"/>
              </w:rPr>
            </w:rPrChange>
          </w:rPr>
          <w:delText>组合</w:delText>
        </w:r>
      </w:del>
      <w:ins w:id="5349" w:author="xh" w:date="2026-10-26T10:13:28Z">
        <w:del w:id="5350" w:author="白日梦想家" w:date="2026-10-26T16:43:38Z">
          <w:r>
            <w:rPr>
              <w:rFonts w:hint="default" w:ascii="Times New Roman" w:hAnsi="Times New Roman" w:eastAsia="方正仿宋_GBK" w:cs="Times New Roman"/>
              <w:b w:val="0"/>
              <w:bCs w:val="0"/>
              <w:i w:val="0"/>
              <w:iCs w:val="0"/>
              <w:sz w:val="32"/>
              <w:szCs w:val="32"/>
              <w:rPrChange w:id="5351" w:author="xh" w:date="2026-10-26T10:13:28Z">
                <w:rPr>
                  <w:rFonts w:hint="eastAsia" w:ascii="方正仿宋_GBK" w:hAnsi="方正仿宋_GBK" w:eastAsia="方正仿宋_GBK" w:cs="Times New Roman"/>
                  <w:sz w:val="32"/>
                  <w:szCs w:val="32"/>
                </w:rPr>
              </w:rPrChange>
            </w:rPr>
            <w:delText>和费用</w:delText>
          </w:r>
        </w:del>
      </w:ins>
      <w:del w:id="5352" w:author="白日梦想家" w:date="2026-10-26T16:43:38Z">
        <w:r>
          <w:rPr>
            <w:rFonts w:hint="eastAsia" w:ascii="方正仿宋_GBK" w:hAnsi="方正仿宋_GBK" w:eastAsia="方正仿宋_GBK" w:cs="Times New Roman"/>
            <w:sz w:val="32"/>
            <w:szCs w:val="32"/>
          </w:rPr>
          <w:delText>与推荐窗口</w:delText>
        </w:r>
      </w:del>
      <w:del w:id="5353" w:author="白日梦想家" w:date="2026-10-26T16:43:38Z">
        <w:r>
          <w:rPr>
            <w:rFonts w:hint="default" w:ascii="Times New Roman" w:hAnsi="Times New Roman" w:eastAsia="方正仿宋_GBK" w:cs="Times New Roman"/>
            <w:b w:val="0"/>
            <w:bCs w:val="0"/>
            <w:i w:val="0"/>
            <w:iCs w:val="0"/>
            <w:sz w:val="32"/>
            <w:szCs w:val="32"/>
            <w:rPrChange w:id="5354" w:author="xh" w:date="2026-10-26T10:13:28Z">
              <w:rPr>
                <w:rFonts w:hint="eastAsia" w:ascii="方正仿宋_GBK" w:hAnsi="方正仿宋_GBK" w:eastAsia="方正仿宋_GBK" w:cs="Times New Roman"/>
                <w:sz w:val="32"/>
                <w:szCs w:val="32"/>
              </w:rPr>
            </w:rPrChange>
          </w:rPr>
          <w:delText>，</w:delText>
        </w:r>
      </w:del>
      <w:ins w:id="5355" w:author="xh" w:date="2026-10-26T10:13:28Z">
        <w:del w:id="5356" w:author="白日梦想家" w:date="2026-10-26T16:43:38Z">
          <w:r>
            <w:rPr>
              <w:rFonts w:hint="default" w:ascii="Times New Roman" w:hAnsi="Times New Roman" w:eastAsia="方正仿宋_GBK" w:cs="Times New Roman"/>
              <w:b w:val="0"/>
              <w:bCs w:val="0"/>
              <w:i w:val="0"/>
              <w:iCs w:val="0"/>
              <w:sz w:val="32"/>
              <w:szCs w:val="32"/>
              <w:rPrChange w:id="5357" w:author="xh" w:date="2026-10-26T10:13:28Z">
                <w:rPr>
                  <w:rFonts w:hint="eastAsia" w:ascii="方正仿宋_GBK" w:hAnsi="方正仿宋_GBK" w:eastAsia="方正仿宋_GBK" w:cs="Times New Roman"/>
                  <w:sz w:val="32"/>
                  <w:szCs w:val="32"/>
                </w:rPr>
              </w:rPrChange>
            </w:rPr>
            <w:delText>逐步落实“一</w:delText>
          </w:r>
        </w:del>
      </w:ins>
      <w:del w:id="5358" w:author="白日梦想家" w:date="2026-10-26T16:43:38Z">
        <w:r>
          <w:rPr>
            <w:rFonts w:hint="eastAsia" w:ascii="方正仿宋_GBK" w:hAnsi="方正仿宋_GBK" w:eastAsia="方正仿宋_GBK" w:cs="Times New Roman"/>
            <w:sz w:val="32"/>
            <w:szCs w:val="32"/>
          </w:rPr>
          <w:delText>形成各</w:delText>
        </w:r>
      </w:del>
      <w:del w:id="5359" w:author="白日梦想家" w:date="2026-10-26T16:43:38Z">
        <w:r>
          <w:rPr>
            <w:rFonts w:hint="default" w:ascii="Times New Roman" w:hAnsi="Times New Roman" w:eastAsia="方正仿宋_GBK" w:cs="Times New Roman"/>
            <w:b w:val="0"/>
            <w:bCs w:val="0"/>
            <w:i w:val="0"/>
            <w:iCs w:val="0"/>
            <w:sz w:val="32"/>
            <w:szCs w:val="32"/>
            <w:rPrChange w:id="5360" w:author="xh" w:date="2026-10-26T10:13:28Z">
              <w:rPr>
                <w:rFonts w:hint="eastAsia" w:ascii="方正仿宋_GBK" w:hAnsi="方正仿宋_GBK" w:eastAsia="方正仿宋_GBK" w:cs="Times New Roman"/>
                <w:sz w:val="32"/>
                <w:szCs w:val="32"/>
              </w:rPr>
            </w:rPrChange>
          </w:rPr>
          <w:delText>片</w:delText>
        </w:r>
      </w:del>
      <w:ins w:id="5361" w:author="xh" w:date="2026-10-26T10:13:28Z">
        <w:del w:id="5362" w:author="白日梦想家" w:date="2026-10-26T16:43:38Z">
          <w:r>
            <w:rPr>
              <w:rFonts w:hint="default" w:ascii="Times New Roman" w:hAnsi="Times New Roman" w:eastAsia="方正仿宋_GBK" w:cs="Times New Roman"/>
              <w:b w:val="0"/>
              <w:bCs w:val="0"/>
              <w:i w:val="0"/>
              <w:iCs w:val="0"/>
              <w:sz w:val="32"/>
              <w:szCs w:val="32"/>
              <w:rPrChange w:id="5363" w:author="xh" w:date="2026-10-26T10:13:28Z">
                <w:rPr>
                  <w:rFonts w:hint="eastAsia" w:ascii="方正仿宋_GBK" w:hAnsi="方正仿宋_GBK" w:eastAsia="方正仿宋_GBK" w:cs="Times New Roman"/>
                  <w:sz w:val="32"/>
                  <w:szCs w:val="32"/>
                </w:rPr>
              </w:rPrChange>
            </w:rPr>
            <w:delText>一策”</w:delText>
          </w:r>
        </w:del>
      </w:ins>
      <w:del w:id="5364" w:author="白日梦想家" w:date="2026-10-26T16:43:38Z">
        <w:r>
          <w:rPr>
            <w:rFonts w:hint="eastAsia" w:ascii="方正仿宋_GBK" w:hAnsi="方正仿宋_GBK" w:eastAsia="方正仿宋_GBK" w:cs="Times New Roman"/>
            <w:sz w:val="32"/>
            <w:szCs w:val="32"/>
          </w:rPr>
          <w:delText>区</w:delText>
        </w:r>
      </w:del>
      <w:del w:id="5365" w:author="白日梦想家" w:date="2026-10-26T16:43:38Z">
        <w:r>
          <w:rPr>
            <w:rFonts w:hint="default" w:ascii="Times New Roman" w:hAnsi="Times New Roman" w:eastAsia="方正仿宋_GBK" w:cs="Times New Roman"/>
            <w:b w:val="0"/>
            <w:bCs w:val="0"/>
            <w:i w:val="0"/>
            <w:iCs w:val="0"/>
            <w:sz w:val="32"/>
            <w:szCs w:val="32"/>
            <w:rPrChange w:id="5366" w:author="xh" w:date="2026-10-26T10:13:28Z">
              <w:rPr>
                <w:rFonts w:hint="eastAsia" w:ascii="方正仿宋_GBK" w:hAnsi="方正仿宋_GBK" w:eastAsia="方正仿宋_GBK" w:cs="Times New Roman"/>
                <w:sz w:val="32"/>
                <w:szCs w:val="32"/>
              </w:rPr>
            </w:rPrChange>
          </w:rPr>
          <w:delText>的</w:delText>
        </w:r>
      </w:del>
      <w:ins w:id="5367" w:author="xh" w:date="2026-10-26T10:13:28Z">
        <w:del w:id="5368" w:author="白日梦想家" w:date="2026-10-26T16:43:38Z">
          <w:r>
            <w:rPr>
              <w:rFonts w:hint="default" w:ascii="Times New Roman" w:hAnsi="Times New Roman" w:eastAsia="方正仿宋_GBK" w:cs="Times New Roman"/>
              <w:b w:val="0"/>
              <w:bCs w:val="0"/>
              <w:i w:val="0"/>
              <w:iCs w:val="0"/>
              <w:sz w:val="32"/>
              <w:szCs w:val="32"/>
              <w:rPrChange w:id="5369" w:author="xh" w:date="2026-10-26T10:13:28Z">
                <w:rPr>
                  <w:rFonts w:hint="eastAsia" w:ascii="方正仿宋_GBK" w:hAnsi="方正仿宋_GBK" w:eastAsia="方正仿宋_GBK" w:cs="Times New Roman"/>
                  <w:sz w:val="32"/>
                  <w:szCs w:val="32"/>
                </w:rPr>
              </w:rPrChange>
            </w:rPr>
            <w:delText>容量安排</w:delText>
          </w:r>
        </w:del>
      </w:ins>
      <w:del w:id="5370" w:author="白日梦想家" w:date="2026-10-26T16:43:38Z">
        <w:r>
          <w:rPr>
            <w:rFonts w:hint="eastAsia" w:ascii="方正仿宋_GBK" w:hAnsi="方正仿宋_GBK" w:eastAsia="方正仿宋_GBK" w:cs="Times New Roman"/>
            <w:sz w:val="32"/>
            <w:szCs w:val="32"/>
          </w:rPr>
          <w:delText>建设时序</w:delText>
        </w:r>
      </w:del>
      <w:del w:id="5371" w:author="白日梦想家" w:date="2026-10-26T16:43:38Z">
        <w:r>
          <w:rPr>
            <w:rFonts w:hint="default" w:ascii="Times New Roman" w:hAnsi="Times New Roman" w:eastAsia="方正仿宋_GBK" w:cs="Times New Roman"/>
            <w:b w:val="0"/>
            <w:bCs w:val="0"/>
            <w:i w:val="0"/>
            <w:iCs w:val="0"/>
            <w:sz w:val="32"/>
            <w:szCs w:val="32"/>
            <w:rPrChange w:id="5372" w:author="xh" w:date="2026-10-26T10:13:28Z">
              <w:rPr>
                <w:rFonts w:hint="eastAsia" w:ascii="方正仿宋_GBK" w:hAnsi="方正仿宋_GBK" w:eastAsia="方正仿宋_GBK" w:cs="Times New Roman"/>
                <w:sz w:val="32"/>
                <w:szCs w:val="32"/>
              </w:rPr>
            </w:rPrChange>
          </w:rPr>
          <w:delText>。</w:delText>
        </w:r>
      </w:del>
    </w:p>
    <w:p w14:paraId="019F9950">
      <w:pPr>
        <w:widowControl/>
        <w:adjustRightInd/>
        <w:snapToGrid/>
        <w:spacing w:beforeAutospacing="0" w:after="0" w:line="560" w:lineRule="exact"/>
        <w:ind w:firstLine="640" w:firstLineChars="0"/>
        <w:rPr>
          <w:del w:id="5374" w:author="xh" w:date="2026-10-27T08:18:00Z"/>
          <w:rFonts w:hint="eastAsia" w:ascii="方正仿宋_GBK" w:hAnsi="方正仿宋_GBK" w:eastAsia="方正仿宋_GBK" w:cs="Times New Roman"/>
          <w:sz w:val="32"/>
          <w:szCs w:val="32"/>
          <w:highlight w:val="none"/>
          <w14:ligatures w14:val="standardContextual"/>
        </w:rPr>
        <w:pPrChange w:id="5373" w:author="白日梦想家" w:date="2026-10-26T16:43:52Z">
          <w:pPr>
            <w:widowControl/>
            <w:adjustRightInd w:val="0"/>
            <w:snapToGrid w:val="0"/>
            <w:spacing w:line="560" w:lineRule="exact"/>
            <w:ind w:firstLine="640" w:firstLineChars="200"/>
          </w:pPr>
        </w:pPrChange>
      </w:pPr>
      <w:del w:id="5375" w:author="白日梦想家" w:date="2026-10-26T16:43:38Z">
        <w:r>
          <w:rPr>
            <w:rFonts w:hint="eastAsia" w:ascii="方正仿宋_GBK" w:hAnsi="方正仿宋_GBK" w:eastAsia="方正仿宋_GBK" w:cs="Times New Roman"/>
            <w:sz w:val="32"/>
            <w:szCs w:val="32"/>
          </w:rPr>
          <w:delText>本研究以年度源荷序列回代正常及主变N-1工况，部分等效通道和区段分配采用研究设定，历史时序为模板回算，未来沿用基准空间分布。储能按有效功率参与容量比选，</w:delText>
        </w:r>
      </w:del>
      <w:del w:id="5376" w:author="白日梦想家" w:date="2026-10-26T16:43:38Z">
        <w:r>
          <w:rPr>
            <w:rFonts w:hint="default" w:ascii="Times New Roman" w:hAnsi="Times New Roman" w:eastAsia="方正仿宋_GBK" w:cs="Times New Roman"/>
            <w:b w:val="0"/>
            <w:bCs w:val="0"/>
            <w:i w:val="0"/>
            <w:iCs w:val="0"/>
            <w:sz w:val="32"/>
            <w:szCs w:val="32"/>
            <w:rPrChange w:id="5377" w:author="xh" w:date="2026-10-26T10:15:06Z">
              <w:rPr>
                <w:rFonts w:hint="eastAsia" w:ascii="方正仿宋_GBK" w:hAnsi="方正仿宋_GBK" w:eastAsia="方正仿宋_GBK" w:cs="Times New Roman"/>
                <w:sz w:val="32"/>
                <w:szCs w:val="32"/>
              </w:rPr>
            </w:rPrChange>
          </w:rPr>
          <w:delText>工程</w:delText>
        </w:r>
      </w:del>
      <w:ins w:id="5378" w:author="xh" w:date="2026-10-26T10:15:06Z">
        <w:del w:id="5379" w:author="白日梦想家" w:date="2026-10-26T16:43:38Z">
          <w:r>
            <w:rPr>
              <w:rFonts w:hint="default" w:ascii="Times New Roman" w:hAnsi="Times New Roman" w:eastAsia="方正仿宋_GBK" w:cs="Times New Roman"/>
              <w:b w:val="0"/>
              <w:bCs w:val="0"/>
              <w:i w:val="0"/>
              <w:iCs w:val="0"/>
              <w:sz w:val="32"/>
              <w:szCs w:val="32"/>
              <w:rPrChange w:id="5380" w:author="xh" w:date="2026-10-26T10:15:06Z">
                <w:rPr>
                  <w:rFonts w:hint="eastAsia" w:ascii="方正仿宋_GBK" w:hAnsi="方正仿宋_GBK" w:eastAsia="方正仿宋_GBK" w:cs="Times New Roman"/>
                  <w:sz w:val="32"/>
                  <w:szCs w:val="32"/>
                </w:rPr>
              </w:rPrChange>
            </w:rPr>
            <w:delText>实施以</w:delText>
          </w:r>
        </w:del>
      </w:ins>
      <w:del w:id="5381" w:author="白日梦想家" w:date="2026-10-26T16:43:38Z">
        <w:r>
          <w:rPr>
            <w:rFonts w:hint="eastAsia" w:ascii="方正仿宋_GBK" w:hAnsi="方正仿宋_GBK" w:eastAsia="方正仿宋_GBK" w:cs="Times New Roman"/>
            <w:sz w:val="32"/>
            <w:szCs w:val="32"/>
          </w:rPr>
          <w:delText>应用还需结合</w:delText>
        </w:r>
      </w:del>
      <w:del w:id="5382" w:author="白日梦想家" w:date="2026-10-26T16:43:38Z">
        <w:r>
          <w:rPr>
            <w:rFonts w:hint="default" w:ascii="Times New Roman" w:hAnsi="Times New Roman" w:eastAsia="方正仿宋_GBK" w:cs="Times New Roman"/>
            <w:b w:val="0"/>
            <w:bCs w:val="0"/>
            <w:i w:val="0"/>
            <w:iCs w:val="0"/>
            <w:sz w:val="32"/>
            <w:szCs w:val="32"/>
            <w:rPrChange w:id="5383" w:author="xh" w:date="2026-10-26T10:15:06Z">
              <w:rPr>
                <w:rFonts w:hint="eastAsia" w:ascii="方正仿宋_GBK" w:hAnsi="方正仿宋_GBK" w:eastAsia="方正仿宋_GBK" w:cs="Times New Roman"/>
                <w:sz w:val="32"/>
                <w:szCs w:val="32"/>
              </w:rPr>
            </w:rPrChange>
          </w:rPr>
          <w:delText>实际网络</w:delText>
        </w:r>
      </w:del>
      <w:ins w:id="5384" w:author="xh" w:date="2026-10-26T10:15:06Z">
        <w:del w:id="5385" w:author="白日梦想家" w:date="2026-10-26T16:43:38Z">
          <w:r>
            <w:rPr>
              <w:rFonts w:hint="default" w:ascii="Times New Roman" w:hAnsi="Times New Roman" w:eastAsia="方正仿宋_GBK" w:cs="Times New Roman"/>
              <w:b w:val="0"/>
              <w:bCs w:val="0"/>
              <w:i w:val="0"/>
              <w:iCs w:val="0"/>
              <w:sz w:val="32"/>
              <w:szCs w:val="32"/>
              <w:rPrChange w:id="5386" w:author="xh" w:date="2026-10-26T10:15:06Z">
                <w:rPr>
                  <w:rFonts w:hint="eastAsia" w:ascii="方正仿宋_GBK" w:hAnsi="方正仿宋_GBK" w:eastAsia="方正仿宋_GBK" w:cs="Times New Roman"/>
                  <w:sz w:val="32"/>
                  <w:szCs w:val="32"/>
                </w:rPr>
              </w:rPrChange>
            </w:rPr>
            <w:delText>和设备资料为基础，进一步校核储能</w:delText>
          </w:r>
        </w:del>
      </w:ins>
      <w:del w:id="5387" w:author="白日梦想家" w:date="2026-10-26T16:43:38Z">
        <w:r>
          <w:rPr>
            <w:rFonts w:hint="eastAsia" w:ascii="方正仿宋_GBK" w:hAnsi="方正仿宋_GBK" w:eastAsia="方正仿宋_GBK" w:cs="Times New Roman"/>
            <w:sz w:val="32"/>
            <w:szCs w:val="32"/>
          </w:rPr>
          <w:delText>检查</w:delText>
        </w:r>
      </w:del>
      <w:del w:id="5388" w:author="白日梦想家" w:date="2026-10-26T16:43:38Z">
        <w:r>
          <w:rPr>
            <w:rFonts w:hint="default" w:ascii="Times New Roman" w:hAnsi="Times New Roman" w:eastAsia="方正仿宋_GBK" w:cs="Times New Roman"/>
            <w:b w:val="0"/>
            <w:bCs w:val="0"/>
            <w:i w:val="0"/>
            <w:iCs w:val="0"/>
            <w:sz w:val="32"/>
            <w:szCs w:val="32"/>
            <w:rPrChange w:id="5389" w:author="xh" w:date="2026-10-26T10:15:06Z">
              <w:rPr>
                <w:rFonts w:hint="eastAsia" w:ascii="方正仿宋_GBK" w:hAnsi="方正仿宋_GBK" w:eastAsia="方正仿宋_GBK" w:cs="Times New Roman"/>
                <w:sz w:val="32"/>
                <w:szCs w:val="32"/>
              </w:rPr>
            </w:rPrChange>
          </w:rPr>
          <w:delText>连续荷电状态、电压及保护配合，并补充运行费用。</w:delText>
        </w:r>
      </w:del>
      <w:ins w:id="5390" w:author="xh" w:date="2026-10-26T10:15:06Z">
        <w:del w:id="5391" w:author="白日梦想家" w:date="2026-10-26T16:43:38Z">
          <w:r>
            <w:rPr>
              <w:rFonts w:hint="default" w:ascii="Times New Roman" w:hAnsi="Times New Roman" w:eastAsia="方正仿宋_GBK" w:cs="Times New Roman"/>
              <w:b w:val="0"/>
              <w:bCs w:val="0"/>
              <w:i w:val="0"/>
              <w:iCs w:val="0"/>
              <w:sz w:val="32"/>
              <w:szCs w:val="32"/>
              <w:rPrChange w:id="5392" w:author="xh" w:date="2026-10-26T10:15:06Z">
                <w:rPr>
                  <w:rFonts w:hint="eastAsia" w:ascii="方正仿宋_GBK" w:hAnsi="方正仿宋_GBK" w:eastAsia="方正仿宋_GBK" w:cs="Times New Roman"/>
                  <w:sz w:val="32"/>
                  <w:szCs w:val="32"/>
                </w:rPr>
              </w:rPrChange>
            </w:rPr>
            <w:delText>研究形成的地区方案与多参数推荐矩阵，可</w:delText>
          </w:r>
        </w:del>
      </w:ins>
      <w:del w:id="5393" w:author="白日梦想家" w:date="2026-10-26T16:43:38Z">
        <w:r>
          <w:rPr>
            <w:rFonts w:hint="eastAsia" w:ascii="方正仿宋_GBK" w:hAnsi="方正仿宋_GBK" w:eastAsia="方正仿宋_GBK" w:cs="Times New Roman"/>
            <w:sz w:val="32"/>
            <w:szCs w:val="32"/>
          </w:rPr>
          <w:delText>上述条件在规划应</w:delText>
        </w:r>
      </w:del>
      <w:del w:id="5394" w:author="白日梦想家" w:date="2026-10-26T16:43:38Z">
        <w:r>
          <w:rPr>
            <w:rFonts w:hint="default" w:ascii="Times New Roman" w:hAnsi="Times New Roman" w:eastAsia="方正仿宋_GBK" w:cs="Times New Roman"/>
            <w:b w:val="0"/>
            <w:bCs w:val="0"/>
            <w:i w:val="0"/>
            <w:iCs w:val="0"/>
            <w:sz w:val="32"/>
            <w:szCs w:val="32"/>
            <w:rPrChange w:id="5395" w:author="xh" w:date="2026-10-26T10:15:06Z">
              <w:rPr>
                <w:rFonts w:hint="eastAsia" w:ascii="方正仿宋_GBK" w:hAnsi="方正仿宋_GBK" w:eastAsia="方正仿宋_GBK" w:cs="Times New Roman"/>
                <w:sz w:val="32"/>
                <w:szCs w:val="32"/>
              </w:rPr>
            </w:rPrChange>
          </w:rPr>
          <w:delText>用</w:delText>
        </w:r>
      </w:del>
      <w:ins w:id="5396" w:author="xh" w:date="2026-10-26T10:15:06Z">
        <w:del w:id="5397" w:author="白日梦想家" w:date="2026-10-26T16:43:38Z">
          <w:r>
            <w:rPr>
              <w:rFonts w:hint="default" w:ascii="Times New Roman" w:hAnsi="Times New Roman" w:eastAsia="方正仿宋_GBK" w:cs="Times New Roman"/>
              <w:b w:val="0"/>
              <w:bCs w:val="0"/>
              <w:i w:val="0"/>
              <w:iCs w:val="0"/>
              <w:sz w:val="32"/>
              <w:szCs w:val="32"/>
              <w:rPrChange w:id="5398" w:author="xh" w:date="2026-10-26T10:15:06Z">
                <w:rPr>
                  <w:rFonts w:hint="eastAsia" w:ascii="方正仿宋_GBK" w:hAnsi="方正仿宋_GBK" w:eastAsia="方正仿宋_GBK" w:cs="Times New Roman"/>
                  <w:sz w:val="32"/>
                  <w:szCs w:val="32"/>
                </w:rPr>
              </w:rPrChange>
            </w:rPr>
            <w:delText>于前期</w:delText>
          </w:r>
        </w:del>
      </w:ins>
      <w:del w:id="5399" w:author="白日梦想家" w:date="2026-10-26T16:43:38Z">
        <w:r>
          <w:rPr>
            <w:rFonts w:hint="eastAsia" w:ascii="方正仿宋_GBK" w:hAnsi="方正仿宋_GBK" w:eastAsia="方正仿宋_GBK" w:cs="Times New Roman"/>
            <w:sz w:val="32"/>
            <w:szCs w:val="32"/>
          </w:rPr>
          <w:delText>中一并核定，用新增资料逐步完善“一片一策”的</w:delText>
        </w:r>
      </w:del>
      <w:del w:id="5400" w:author="白日梦想家" w:date="2026-10-26T16:43:38Z">
        <w:r>
          <w:rPr>
            <w:rFonts w:hint="default" w:ascii="Times New Roman" w:hAnsi="Times New Roman" w:eastAsia="方正仿宋_GBK" w:cs="Times New Roman"/>
            <w:b w:val="0"/>
            <w:bCs w:val="0"/>
            <w:i w:val="0"/>
            <w:iCs w:val="0"/>
            <w:sz w:val="32"/>
            <w:szCs w:val="32"/>
            <w:rPrChange w:id="5401" w:author="xh" w:date="2026-10-26T10:15:06Z">
              <w:rPr>
                <w:rFonts w:hint="eastAsia" w:ascii="方正仿宋_GBK" w:hAnsi="方正仿宋_GBK" w:eastAsia="方正仿宋_GBK" w:cs="Times New Roman"/>
                <w:sz w:val="32"/>
                <w:szCs w:val="32"/>
              </w:rPr>
            </w:rPrChange>
          </w:rPr>
          <w:delText>容量</w:delText>
        </w:r>
      </w:del>
      <w:ins w:id="5402" w:author="xh" w:date="2026-10-26T10:15:06Z">
        <w:del w:id="5403" w:author="白日梦想家" w:date="2026-10-26T16:43:38Z">
          <w:r>
            <w:rPr>
              <w:rFonts w:hint="default" w:ascii="Times New Roman" w:hAnsi="Times New Roman" w:eastAsia="方正仿宋_GBK" w:cs="Times New Roman"/>
              <w:b w:val="0"/>
              <w:bCs w:val="0"/>
              <w:i w:val="0"/>
              <w:iCs w:val="0"/>
              <w:sz w:val="32"/>
              <w:szCs w:val="32"/>
              <w:rPrChange w:id="5404" w:author="xh" w:date="2026-10-26T10:15:06Z">
                <w:rPr>
                  <w:rFonts w:hint="eastAsia" w:ascii="方正仿宋_GBK" w:hAnsi="方正仿宋_GBK" w:eastAsia="方正仿宋_GBK" w:cs="Times New Roman"/>
                  <w:sz w:val="32"/>
                  <w:szCs w:val="32"/>
                </w:rPr>
              </w:rPrChange>
            </w:rPr>
            <w:delText>比选、措施组合和建设时序论证</w:delText>
          </w:r>
        </w:del>
      </w:ins>
      <w:del w:id="5405" w:author="白日梦想家" w:date="2026-10-26T16:43:38Z">
        <w:r>
          <w:rPr>
            <w:rFonts w:hint="eastAsia" w:ascii="方正仿宋_GBK" w:hAnsi="方正仿宋_GBK" w:eastAsia="方正仿宋_GBK" w:cs="Times New Roman"/>
            <w:sz w:val="32"/>
            <w:szCs w:val="32"/>
          </w:rPr>
          <w:delText>安排</w:delText>
        </w:r>
      </w:del>
      <w:del w:id="5406" w:author="xh" w:date="2026-10-27T08:18:00Z">
        <w:r>
          <w:rPr>
            <w:rFonts w:hint="default" w:ascii="Times New Roman" w:hAnsi="Times New Roman" w:eastAsia="方正仿宋_GBK" w:cs="Times New Roman"/>
            <w:b w:val="0"/>
            <w:bCs w:val="0"/>
            <w:i w:val="0"/>
            <w:iCs w:val="0"/>
            <w:sz w:val="32"/>
            <w:szCs w:val="32"/>
            <w:rPrChange w:id="5407" w:author="xh" w:date="2026-10-26T10:15:06Z">
              <w:rPr>
                <w:rFonts w:hint="eastAsia" w:ascii="方正仿宋_GBK" w:hAnsi="方正仿宋_GBK" w:eastAsia="方正仿宋_GBK" w:cs="Times New Roman"/>
                <w:sz w:val="32"/>
                <w:szCs w:val="32"/>
              </w:rPr>
            </w:rPrChange>
          </w:rPr>
          <w:delText>。</w:delText>
        </w:r>
      </w:del>
    </w:p>
    <w:p w14:paraId="01A3394E">
      <w:pPr>
        <w:widowControl/>
        <w:adjustRightInd w:val="0"/>
        <w:snapToGrid w:val="0"/>
        <w:spacing w:line="560" w:lineRule="exact"/>
        <w:ind w:firstLine="420" w:firstLineChars="200"/>
        <w:rPr>
          <w:ins w:id="5408" w:author="xh" w:date="2026-10-27T08:18:00Z"/>
        </w:rPr>
      </w:pPr>
    </w:p>
    <w:p w14:paraId="5A979C81">
      <w:pPr>
        <w:keepNext w:val="0"/>
        <w:keepLines w:val="0"/>
        <w:widowControl w:val="0"/>
        <w:suppressLineNumbers w:val="0"/>
        <w:spacing w:before="0" w:beforeAutospacing="0" w:after="0" w:afterAutospacing="0"/>
        <w:ind w:left="0" w:right="0" w:firstLine="321" w:firstLineChars="100"/>
        <w:jc w:val="both"/>
        <w:rPr>
          <w:rFonts w:hint="eastAsia" w:eastAsia="方正楷体_GBK"/>
          <w:lang w:eastAsia="zh"/>
          <w:woUserID w:val="1"/>
        </w:rPr>
      </w:pPr>
      <w:r>
        <w:rPr>
          <w:rFonts w:hint="default" w:ascii="方正楷体_GBK" w:hAnsi="方正楷体_GBK" w:eastAsia="方正楷体_GBK" w:cs="方正楷体_GBK"/>
          <w:b/>
          <w:bCs/>
          <w:kern w:val="2"/>
          <w:sz w:val="32"/>
          <w:szCs w:val="32"/>
          <w:lang w:val="en-US" w:eastAsia="zh-CN" w:bidi="ar"/>
          <w:woUserID w:val="1"/>
        </w:rPr>
        <w:t>撰稿人：</w:t>
      </w:r>
      <w:r>
        <w:rPr>
          <w:rFonts w:hint="eastAsia" w:ascii="方正楷体_GBK" w:hAnsi="方正楷体_GBK" w:eastAsia="方正楷体_GBK" w:cs="方正楷体_GBK"/>
          <w:b/>
          <w:bCs/>
          <w:kern w:val="2"/>
          <w:sz w:val="32"/>
          <w:szCs w:val="32"/>
          <w:lang w:val="en-US" w:eastAsia="zh" w:bidi="ar"/>
          <w:woUserID w:val="1"/>
        </w:rPr>
        <w:t>XX、许彦</w:t>
      </w:r>
      <w:r>
        <w:rPr>
          <w:rFonts w:hint="default" w:ascii="方正楷体_GBK" w:hAnsi="方正楷体_GBK" w:eastAsia="方正楷体_GBK" w:cs="方正楷体_GBK"/>
          <w:b/>
          <w:bCs/>
          <w:kern w:val="2"/>
          <w:sz w:val="32"/>
          <w:szCs w:val="32"/>
          <w:lang w:val="en-US" w:eastAsia="zh-CN" w:bidi="ar"/>
          <w:woUserID w:val="1"/>
        </w:rPr>
        <w:t>、</w:t>
      </w:r>
      <w:r>
        <w:rPr>
          <w:rFonts w:hint="eastAsia" w:ascii="方正楷体_GBK" w:hAnsi="方正楷体_GBK" w:eastAsia="方正楷体_GBK" w:cs="方正楷体_GBK"/>
          <w:b/>
          <w:bCs/>
          <w:kern w:val="2"/>
          <w:sz w:val="32"/>
          <w:szCs w:val="32"/>
          <w:lang w:val="en-US" w:eastAsia="zh" w:bidi="ar"/>
          <w:woUserID w:val="1"/>
        </w:rPr>
        <w:t>XX、袁瑞、XX、黄子越</w:t>
      </w:r>
    </w:p>
    <w:p w14:paraId="3D9D3A44">
      <w:pPr>
        <w:widowControl/>
        <w:adjustRightInd w:val="0"/>
        <w:snapToGrid w:val="0"/>
        <w:spacing w:line="560" w:lineRule="exact"/>
        <w:ind w:left="0" w:leftChars="0" w:firstLine="0" w:firstLineChars="0"/>
        <w:rPr>
          <w:rFonts w:hint="eastAsia" w:ascii="方正仿宋_GBK" w:hAnsi="方正仿宋_GBK" w:eastAsia="方正仿宋_GBK" w:cs="Times New Roman"/>
          <w:sz w:val="32"/>
          <w:szCs w:val="32"/>
          <w:highlight w:val="none"/>
          <w14:ligatures w14:val="standardContextua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23T11:04:47Z" w:initials="">
    <w:p w14:paraId="2A1D8F5C">
      <w:pPr>
        <w:pStyle w:val="5"/>
        <w:rPr>
          <w:rFonts w:hint="eastAsia" w:eastAsiaTheme="minorEastAsia"/>
          <w:lang w:eastAsia="zh"/>
        </w:rPr>
      </w:pPr>
      <w:bookmarkStart w:id="0" w:name="_T1322182406_233911019"/>
      <w:r>
        <w:rPr>
          <w:rFonts w:hint="eastAsia"/>
          <w:lang w:eastAsia="zh"/>
        </w:rPr>
        <w:t>不要参考文献</w:t>
      </w:r>
    </w:p>
    <w:bookmarkEnd w:id="0"/>
  </w:comment>
  <w:comment w:id="1" w:author="白日梦想家" w:date="2026-10-26T14:47:19Z" w:initials="">
    <w:p w14:paraId="159BF56D">
      <w:pPr>
        <w:pStyle w:val="5"/>
        <w:rPr>
          <w:rFonts w:hint="eastAsia" w:eastAsiaTheme="minorEastAsia"/>
          <w:lang w:eastAsia="zh"/>
        </w:rPr>
      </w:pPr>
      <w:bookmarkStart w:id="1" w:name="_T1132484913_233911019"/>
      <w:r>
        <w:rPr>
          <w:rFonts w:hint="eastAsia"/>
          <w:lang w:eastAsia="zh"/>
        </w:rPr>
        <w:t>将ppt第3.11的成本模型补充进去</w:t>
      </w:r>
    </w:p>
    <w:bookmarkEnd w:id="1"/>
  </w:comment>
  <w:comment w:id="2" w:author="白日梦想家" w:date="2026-10-26T15:27:34Z" w:initials="">
    <w:p w14:paraId="7D28098A">
      <w:pPr>
        <w:pStyle w:val="5"/>
        <w:rPr>
          <w:rFonts w:hint="eastAsia" w:eastAsiaTheme="minorEastAsia"/>
          <w:lang w:eastAsia="zh"/>
        </w:rPr>
      </w:pPr>
      <w:bookmarkStart w:id="2" w:name="_T1881578415_233911019"/>
      <w:r>
        <w:rPr>
          <w:rFonts w:hint="eastAsia"/>
          <w:lang w:eastAsia="zh"/>
        </w:rPr>
        <w:t>补充与原规范推荐容载比的对比，报告第5.4.3节内容</w:t>
      </w:r>
    </w:p>
    <w:bookmarkEnd w:id="2"/>
  </w:comment>
  <w:comment w:id="3" w:author="白日梦想家" w:date="2026-10-26T14:35:44Z" w:initials="">
    <w:p w14:paraId="6B33A1BC">
      <w:pPr>
        <w:pStyle w:val="5"/>
        <w:rPr>
          <w:rFonts w:hint="eastAsia" w:eastAsiaTheme="minorEastAsia"/>
          <w:lang w:eastAsia="zh"/>
        </w:rPr>
      </w:pPr>
      <w:bookmarkStart w:id="3" w:name="_T385720919_233911019"/>
      <w:r>
        <w:rPr>
          <w:rFonts w:hint="eastAsia"/>
          <w:lang w:eastAsia="zh"/>
        </w:rPr>
        <w:t>此处补充ppt第3.6、第3.7核心指标筛选的相关内容和图</w:t>
      </w:r>
    </w:p>
    <w:bookmarkEnd w:id="3"/>
  </w:comment>
  <w:comment w:id="4" w:author="白日梦想家" w:date="2026-10-26T14:38:31Z" w:initials="">
    <w:p w14:paraId="4DDDC2D7">
      <w:pPr>
        <w:pStyle w:val="5"/>
        <w:rPr>
          <w:rFonts w:hint="eastAsia" w:eastAsiaTheme="minorEastAsia"/>
          <w:lang w:eastAsia="zh"/>
        </w:rPr>
      </w:pPr>
      <w:bookmarkStart w:id="4" w:name="_T434704398_233911019"/>
      <w:r>
        <w:rPr>
          <w:rFonts w:hint="eastAsia"/>
          <w:lang w:eastAsia="zh"/>
        </w:rPr>
        <w:t>补充ppt第4.7单一参数（转供率）变化时，容载比的变化趋势，可加报告中的图示意。</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1D8F5C" w15:done="0"/>
  <w15:commentEx w15:paraId="159BF56D" w15:done="0"/>
  <w15:commentEx w15:paraId="7D28098A" w15:done="0"/>
  <w15:commentEx w15:paraId="6B33A1BC" w15:done="0"/>
  <w15:commentEx w15:paraId="4DDDC2D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ambria">
    <w:altName w:val="Georgia"/>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S Mincho">
    <w:altName w:val="Times New Roman"/>
    <w:panose1 w:val="02020609040205080304"/>
    <w:charset w:val="00"/>
    <w:family w:val="auto"/>
    <w:pitch w:val="default"/>
    <w:sig w:usb0="00000000" w:usb1="00000000" w:usb2="00000010" w:usb3="00000000" w:csb0="00000000" w:csb1="00000000"/>
  </w:font>
  <w:font w:name="Abyssinica SIL">
    <w:panose1 w:val="02000000000000000000"/>
    <w:charset w:val="00"/>
    <w:family w:val="auto"/>
    <w:pitch w:val="default"/>
    <w:sig w:usb0="800000EF" w:usb1="5200A14B" w:usb2="08000828" w:usb3="00000000" w:csb0="20000001" w:csb1="00000000"/>
  </w:font>
  <w:font w:name="DejaVu Math TeX Gyre">
    <w:panose1 w:val="02000503000000000000"/>
    <w:charset w:val="00"/>
    <w:family w:val="auto"/>
    <w:pitch w:val="default"/>
    <w:sig w:usb0="A10000EF" w:usb1="4201F9EE" w:usb2="02000000" w:usb3="00000000" w:csb0="60000193" w:csb1="0DD4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rson w15:author="xh">
    <w15:presenceInfo w15:providerId="None" w15:userId="xh"/>
  </w15:person>
  <w15:person w15:author="许恒">
    <w15:presenceInfo w15:providerId="WPS Office" w15:userId="12154820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1E5B6A52"/>
    <w:rsid w:val="224C34F1"/>
    <w:rsid w:val="273B136A"/>
    <w:rsid w:val="2A976290"/>
    <w:rsid w:val="2CEE4744"/>
    <w:rsid w:val="2DFF48CA"/>
    <w:rsid w:val="2F748642"/>
    <w:rsid w:val="309B06AC"/>
    <w:rsid w:val="377F35BF"/>
    <w:rsid w:val="37FFADDA"/>
    <w:rsid w:val="388F6D48"/>
    <w:rsid w:val="39712E34"/>
    <w:rsid w:val="3DFF4F18"/>
    <w:rsid w:val="3E2D5AED"/>
    <w:rsid w:val="3ED85280"/>
    <w:rsid w:val="3F79E09A"/>
    <w:rsid w:val="3F9DE5F8"/>
    <w:rsid w:val="3FFF7BBA"/>
    <w:rsid w:val="420678AE"/>
    <w:rsid w:val="43850656"/>
    <w:rsid w:val="440C3737"/>
    <w:rsid w:val="44F354BA"/>
    <w:rsid w:val="47FDF9CC"/>
    <w:rsid w:val="4BF851B4"/>
    <w:rsid w:val="4FFE2944"/>
    <w:rsid w:val="51EB4B97"/>
    <w:rsid w:val="56E5BF66"/>
    <w:rsid w:val="57803A42"/>
    <w:rsid w:val="58195673"/>
    <w:rsid w:val="59E41013"/>
    <w:rsid w:val="5ADE72D7"/>
    <w:rsid w:val="5D7F2C40"/>
    <w:rsid w:val="5F5FE76B"/>
    <w:rsid w:val="5FDA06E2"/>
    <w:rsid w:val="5FF2CC77"/>
    <w:rsid w:val="5FFF3B2F"/>
    <w:rsid w:val="62C4B180"/>
    <w:rsid w:val="648701A3"/>
    <w:rsid w:val="65DB7D10"/>
    <w:rsid w:val="692A7973"/>
    <w:rsid w:val="6AB7097E"/>
    <w:rsid w:val="6AF9E58B"/>
    <w:rsid w:val="6AFFF6EA"/>
    <w:rsid w:val="6B977093"/>
    <w:rsid w:val="70C938A7"/>
    <w:rsid w:val="70E1568B"/>
    <w:rsid w:val="71CD20B4"/>
    <w:rsid w:val="73216DDF"/>
    <w:rsid w:val="75044958"/>
    <w:rsid w:val="75FFFFC9"/>
    <w:rsid w:val="76E07A22"/>
    <w:rsid w:val="778A576D"/>
    <w:rsid w:val="79FB0956"/>
    <w:rsid w:val="7AABC234"/>
    <w:rsid w:val="7D6C7155"/>
    <w:rsid w:val="7E1022D2"/>
    <w:rsid w:val="7F675C96"/>
    <w:rsid w:val="7F78C7F4"/>
    <w:rsid w:val="7F8FA22E"/>
    <w:rsid w:val="7FF79742"/>
    <w:rsid w:val="85F64675"/>
    <w:rsid w:val="B7FD0FDC"/>
    <w:rsid w:val="BB6E3AB6"/>
    <w:rsid w:val="BBBF6FCB"/>
    <w:rsid w:val="D77748E3"/>
    <w:rsid w:val="D7BD14F6"/>
    <w:rsid w:val="DDED1CE9"/>
    <w:rsid w:val="E7F2B328"/>
    <w:rsid w:val="EAFF1A2A"/>
    <w:rsid w:val="ECFF8451"/>
    <w:rsid w:val="EDFD055F"/>
    <w:rsid w:val="EDFFA9DC"/>
    <w:rsid w:val="EFFC6D5A"/>
    <w:rsid w:val="F5DFA1D1"/>
    <w:rsid w:val="FA760729"/>
    <w:rsid w:val="FA7D2B8D"/>
    <w:rsid w:val="FBF5EAF5"/>
    <w:rsid w:val="FBF957F2"/>
    <w:rsid w:val="FCFF1C82"/>
    <w:rsid w:val="FD7708B8"/>
    <w:rsid w:val="FEBB50DF"/>
    <w:rsid w:val="FF7BD782"/>
    <w:rsid w:val="FF7FD6F0"/>
    <w:rsid w:val="FFBD0079"/>
    <w:rsid w:val="FFF96342"/>
    <w:rsid w:val="FFFB0853"/>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styleId="4">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5">
    <w:name w:val="annotation text"/>
    <w:basedOn w:val="1"/>
    <w:qFormat/>
    <w:uiPriority w:val="0"/>
    <w:pPr>
      <w:jc w:val="left"/>
    </w:pPr>
  </w:style>
  <w:style w:type="paragraph" w:customStyle="1" w:styleId="8">
    <w:name w:val="First Paragraph"/>
    <w:basedOn w:val="1"/>
    <w:qFormat/>
    <w:uiPriority w:val="0"/>
    <w:pPr>
      <w:snapToGrid w:val="0"/>
      <w:spacing w:before="0" w:after="0" w:line="348" w:lineRule="exact"/>
      <w:ind w:firstLine="480"/>
    </w:pPr>
    <w:rPr>
      <w:rFonts w:ascii="Times New Roman" w:hAnsi="Times New Roman" w:eastAsia="方正仿宋_GBK"/>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Pages>16</Pages>
  <Words>0</Words>
  <Characters>0</Characters>
  <Lines>1</Lines>
  <Paragraphs>1</Paragraphs>
  <TotalTime>6</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2025-08-23T18:37:00Z</dcterms:created>
  <dc:creator>徐州公司</dc:creator>
  <cp:lastModifiedBy>许恒</cp:lastModifiedBy>
  <dcterms:modified xsi:type="dcterms:W3CDTF">2026-10-27T09:26:48Z</dcterms:modified>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A58EE91D772166E6CC1CDF6A960E0603_43</vt:lpwstr>
  </property>
</Properties>
</file>