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sz w:val="36"/>
          <w:szCs w:val="36"/>
          <w:highlight w:val="none"/>
          <w:rPrChange w:id="16" w:author="白日梦想家" w:date="2026-10-26T14:25:02Z">
            <w:rPr>
              <w:rFonts w:hint="eastAsia" w:ascii="方正黑体_GBK" w:hAnsi="方正黑体_GBK" w:eastAsia="方正黑体_GBK" w:cs="方正黑体_GBK"/>
              <w:highlight w:val="none"/>
              <w14:ligatures w14:val="standardContextual"/>
            </w:rPr>
          </w:rPrChange>
          <w14:ligatures w14:val="standardContextual"/>
        </w:rPr>
        <w:pPrChange w:id="15" w:author="白日梦想家" w:date="2026-10-26T14:26:3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7" w:author="白日梦想家" w:date="2026-10-26T14:25:02Z">
            <w:rPr>
              <w:rFonts w:hint="eastAsia" w:ascii="方正黑体_GBK" w:hAnsi="方正黑体_GBK" w:eastAsia="方正黑体_GBK" w:cs="方正黑体_GBK"/>
              <w:b/>
              <w:bCs/>
              <w:sz w:val="36"/>
              <w:szCs w:val="36"/>
            </w:rPr>
          </w:rPrChange>
        </w:rPr>
        <w:t>一、现状形势</w:t>
      </w:r>
      <w:ins w:id="18" w:author="xh" w:date="2026-10-23T13:15:13Z">
        <w:r>
          <w:rPr>
            <w:rFonts w:hint="default" w:ascii="Times New Roman" w:hAnsi="Times New Roman" w:eastAsia="方正黑体_GBK" w:cs="Times New Roman"/>
            <w:b w:val="0"/>
            <w:bCs w:val="0"/>
            <w:i w:val="0"/>
            <w:iCs w:val="0"/>
            <w:sz w:val="36"/>
            <w:szCs w:val="36"/>
            <w:rPrChange w:id="19" w:author="白日梦想家" w:date="2026-10-26T14:25:02Z">
              <w:rPr>
                <w:rFonts w:hint="eastAsia" w:ascii="方正黑体_GBK" w:hAnsi="方正黑体_GBK" w:eastAsia="方正黑体_GBK" w:cs="方正黑体_GBK"/>
                <w:b/>
                <w:bCs/>
                <w:sz w:val="36"/>
                <w:szCs w:val="36"/>
              </w:rPr>
            </w:rPrChange>
          </w:rPr>
          <w:t>与规划需求</w:t>
        </w:r>
      </w:ins>
      <w:del w:id="20" w:author="xh" w:date="2026-10-23T13:15:13Z">
        <w:r>
          <w:rPr>
            <w:rFonts w:hint="eastAsia" w:ascii="方正黑体_GBK" w:hAnsi="方正黑体_GBK" w:eastAsia="方正黑体_GBK" w:cs="方正黑体_GBK"/>
            <w:sz w:val="36"/>
            <w:szCs w:val="36"/>
            <w:rPrChange w:id="21" w:author="白日梦想家" w:date="2026-10-26T14:25:02Z">
              <w:rPr>
                <w:rFonts w:hint="eastAsia" w:ascii="方正黑体_GBK" w:hAnsi="方正黑体_GBK" w:eastAsia="方正黑体_GBK" w:cs="方正黑体_GBK"/>
              </w:rPr>
            </w:rPrChange>
          </w:rPr>
          <w:delText>分析</w:delText>
        </w:r>
      </w:del>
    </w:p>
    <w:p w14:paraId="31FDB198">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2" w:author="xh" w:date="2026-10-23T13:18:38Z">
            <w:rPr>
              <w:rFonts w:hint="eastAsia" w:ascii="方正楷体_GBK" w:hAnsi="方正楷体_GBK" w:eastAsia="方正楷体_GBK" w:cs="方正楷体_GBK"/>
              <w:b/>
              <w:bCs/>
              <w:sz w:val="32"/>
              <w:szCs w:val="32"/>
            </w:rPr>
          </w:rPrChange>
        </w:rPr>
        <w:t>（一）新能源增长</w:t>
      </w:r>
      <w:ins w:id="23" w:author="xh" w:date="2026-10-23T13:18:38Z">
        <w:r>
          <w:rPr>
            <w:rFonts w:hint="default" w:ascii="Times New Roman" w:hAnsi="Times New Roman" w:eastAsia="方正楷体_GBK" w:cs="Times New Roman"/>
            <w:b/>
            <w:bCs/>
            <w:i w:val="0"/>
            <w:iCs w:val="0"/>
            <w:sz w:val="32"/>
            <w:szCs w:val="32"/>
            <w:rPrChange w:id="24" w:author="xh" w:date="2026-10-23T13:18:38Z">
              <w:rPr>
                <w:rFonts w:hint="eastAsia" w:ascii="方正楷体_GBK" w:hAnsi="方正楷体_GBK" w:eastAsia="方正楷体_GBK" w:cs="方正楷体_GBK"/>
                <w:b/>
                <w:bCs/>
                <w:sz w:val="32"/>
                <w:szCs w:val="32"/>
              </w:rPr>
            </w:rPrChange>
          </w:rPr>
          <w:t>使容量规划面临</w:t>
        </w:r>
      </w:ins>
      <w:del w:id="25"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6" w:author="xh" w:date="2026-10-23T13:18:38Z">
            <w:rPr>
              <w:rFonts w:hint="eastAsia" w:ascii="方正楷体_GBK" w:hAnsi="方正楷体_GBK" w:eastAsia="方正楷体_GBK" w:cs="方正楷体_GBK"/>
              <w:b/>
              <w:bCs/>
              <w:sz w:val="32"/>
              <w:szCs w:val="32"/>
            </w:rPr>
          </w:rPrChange>
        </w:rPr>
        <w:t>双向</w:t>
      </w:r>
      <w:ins w:id="27" w:author="xh" w:date="2026-10-23T13:18:38Z">
        <w:r>
          <w:rPr>
            <w:rFonts w:hint="default" w:ascii="Times New Roman" w:hAnsi="Times New Roman" w:eastAsia="方正楷体_GBK" w:cs="Times New Roman"/>
            <w:b/>
            <w:bCs/>
            <w:i w:val="0"/>
            <w:iCs w:val="0"/>
            <w:sz w:val="32"/>
            <w:szCs w:val="32"/>
            <w:rPrChange w:id="28" w:author="xh" w:date="2026-10-23T13:18:38Z">
              <w:rPr>
                <w:rFonts w:hint="eastAsia" w:ascii="方正楷体_GBK" w:hAnsi="方正楷体_GBK" w:eastAsia="方正楷体_GBK" w:cs="方正楷体_GBK"/>
                <w:b/>
                <w:bCs/>
                <w:sz w:val="32"/>
                <w:szCs w:val="32"/>
              </w:rPr>
            </w:rPrChange>
          </w:rPr>
          <w:t>供电</w:t>
        </w:r>
      </w:ins>
      <w:del w:id="29"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30"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31" w:author="xh" w:date="2026-10-23T13:22:02Z">
            <w:rPr>
              <w:rFonts w:hint="eastAsia" w:ascii="方正楷体_GBK" w:hAnsi="方正楷体_GBK" w:eastAsia="方正楷体_GBK" w:cs="方正楷体_GBK"/>
              <w:b/>
              <w:sz w:val="32"/>
              <w:szCs w:val="32"/>
            </w:rPr>
          </w:rPrChange>
        </w:rPr>
        <w:t>一是</w:t>
      </w:r>
      <w:ins w:id="32" w:author="xh" w:date="2026-10-23T13:22:02Z">
        <w:r>
          <w:rPr>
            <w:rFonts w:hint="default" w:ascii="Times New Roman" w:hAnsi="Times New Roman" w:eastAsia="方正楷体_GBK" w:cs="Times New Roman"/>
            <w:b/>
            <w:bCs/>
            <w:i w:val="0"/>
            <w:iCs w:val="0"/>
            <w:sz w:val="32"/>
            <w:szCs w:val="32"/>
            <w:rPrChange w:id="33" w:author="xh" w:date="2026-10-23T13:22:02Z">
              <w:rPr>
                <w:rFonts w:hint="eastAsia" w:ascii="方正楷体_GBK" w:hAnsi="方正楷体_GBK" w:eastAsia="方正楷体_GBK" w:cs="方正楷体_GBK"/>
                <w:b/>
                <w:sz w:val="32"/>
                <w:szCs w:val="32"/>
              </w:rPr>
            </w:rPrChange>
          </w:rPr>
          <w:t>分布式</w:t>
        </w:r>
      </w:ins>
      <w:del w:id="34"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光伏规模</w:t>
      </w:r>
      <w:ins w:id="36" w:author="xh" w:date="2026-10-23T13:22:02Z">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8" w:author="xh" w:date="2026-10-23T13:22:02Z">
            <w:rPr>
              <w:rFonts w:hint="eastAsia" w:ascii="方正楷体_GBK" w:hAnsi="方正楷体_GBK" w:eastAsia="方正楷体_GBK" w:cs="方正楷体_GBK"/>
              <w:b/>
              <w:sz w:val="32"/>
              <w:szCs w:val="32"/>
            </w:rPr>
          </w:rPrChange>
        </w:rPr>
        <w:t>增长</w:t>
      </w:r>
      <w:del w:id="39"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40"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41" w:author="xh" w:date="2026-10-23T13:22:02Z">
            <w:rPr>
              <w:rFonts w:hint="eastAsia" w:ascii="方正仿宋_GBK" w:hAnsi="方正仿宋_GBK" w:eastAsia="方正仿宋_GBK" w:cs="Times New Roman"/>
              <w:sz w:val="32"/>
              <w:szCs w:val="32"/>
            </w:rPr>
          </w:rPrChange>
        </w:rPr>
        <w:t>邳州年末分布式光伏装机由2023年的564.70 MW增</w:t>
      </w:r>
      <w:del w:id="42"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3" w:author="xh" w:date="2026-10-23T13:22:02Z">
            <w:rPr>
              <w:rFonts w:hint="eastAsia" w:ascii="方正仿宋_GBK" w:hAnsi="方正仿宋_GBK" w:eastAsia="方正仿宋_GBK" w:cs="Times New Roman"/>
              <w:sz w:val="32"/>
              <w:szCs w:val="32"/>
            </w:rPr>
          </w:rPrChange>
        </w:rPr>
        <w:t>至2025年的1559.64 MW，市区同期由253.68 MW增</w:t>
      </w:r>
      <w:del w:id="44"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5" w:author="xh" w:date="2026-10-23T13:22:02Z">
            <w:rPr>
              <w:rFonts w:hint="eastAsia" w:ascii="方正仿宋_GBK" w:hAnsi="方正仿宋_GBK" w:eastAsia="方正仿宋_GBK" w:cs="Times New Roman"/>
              <w:sz w:val="32"/>
              <w:szCs w:val="32"/>
            </w:rPr>
          </w:rPrChange>
        </w:rPr>
        <w:t>至491.18 MW。</w:t>
      </w:r>
      <w:ins w:id="46" w:author="xh" w:date="2026-10-23T13:22:02Z">
        <w:r>
          <w:rPr>
            <w:rFonts w:hint="default" w:ascii="Times New Roman" w:hAnsi="Times New Roman" w:eastAsia="方正仿宋_GBK" w:cs="Times New Roman"/>
            <w:b w:val="0"/>
            <w:bCs w:val="0"/>
            <w:i w:val="0"/>
            <w:iCs w:val="0"/>
            <w:sz w:val="32"/>
            <w:szCs w:val="32"/>
            <w:rPrChange w:id="47" w:author="xh" w:date="2026-10-23T13:22:02Z">
              <w:rPr>
                <w:rFonts w:hint="eastAsia" w:ascii="方正仿宋_GBK" w:hAnsi="方正仿宋_GBK" w:eastAsia="方正仿宋_GBK" w:cs="Times New Roman"/>
                <w:sz w:val="32"/>
                <w:szCs w:val="32"/>
              </w:rPr>
            </w:rPrChange>
          </w:rPr>
          <w:t>两地</w:t>
        </w:r>
      </w:ins>
      <w:del w:id="48"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9" w:author="xh" w:date="2026-10-23T13:22:02Z">
            <w:rPr>
              <w:rFonts w:hint="eastAsia" w:ascii="方正仿宋_GBK" w:hAnsi="方正仿宋_GBK" w:eastAsia="方正仿宋_GBK" w:cs="Times New Roman"/>
              <w:sz w:val="32"/>
              <w:szCs w:val="32"/>
            </w:rPr>
          </w:rPrChange>
        </w:rPr>
        <w:t>区</w:t>
      </w:r>
      <w:del w:id="50"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51" w:author="xh" w:date="2026-10-23T13:22:02Z">
            <w:rPr>
              <w:rFonts w:hint="eastAsia" w:ascii="方正仿宋_GBK" w:hAnsi="方正仿宋_GBK" w:eastAsia="方正仿宋_GBK" w:cs="Times New Roman"/>
              <w:sz w:val="32"/>
              <w:szCs w:val="32"/>
            </w:rPr>
          </w:rPrChange>
        </w:rPr>
        <w:t>分别</w:t>
      </w:r>
      <w:ins w:id="52" w:author="xh" w:date="2026-10-23T13:22:02Z">
        <w:r>
          <w:rPr>
            <w:rFonts w:hint="default" w:ascii="Times New Roman" w:hAnsi="Times New Roman" w:eastAsia="方正仿宋_GBK" w:cs="Times New Roman"/>
            <w:b w:val="0"/>
            <w:bCs w:val="0"/>
            <w:i w:val="0"/>
            <w:iCs w:val="0"/>
            <w:sz w:val="32"/>
            <w:szCs w:val="32"/>
            <w:rPrChange w:id="53" w:author="xh" w:date="2026-10-23T13:22:02Z">
              <w:rPr>
                <w:rFonts w:hint="eastAsia" w:ascii="方正仿宋_GBK" w:hAnsi="方正仿宋_GBK" w:eastAsia="方正仿宋_GBK" w:cs="Times New Roman"/>
                <w:sz w:val="32"/>
                <w:szCs w:val="32"/>
              </w:rPr>
            </w:rPrChange>
          </w:rPr>
          <w:t>代表</w:t>
        </w:r>
      </w:ins>
      <w:del w:id="54"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5" w:author="xh" w:date="2026-10-23T13:22:02Z">
            <w:rPr>
              <w:rFonts w:hint="eastAsia" w:ascii="方正仿宋_GBK" w:hAnsi="方正仿宋_GBK" w:eastAsia="方正仿宋_GBK" w:cs="Times New Roman"/>
              <w:sz w:val="32"/>
              <w:szCs w:val="32"/>
            </w:rPr>
          </w:rPrChange>
        </w:rPr>
        <w:t>光伏规模较大的县域</w:t>
      </w:r>
      <w:ins w:id="56" w:author="xh" w:date="2026-10-23T13:22:02Z">
        <w:r>
          <w:rPr>
            <w:rFonts w:hint="default" w:ascii="Times New Roman" w:hAnsi="Times New Roman" w:eastAsia="方正仿宋_GBK" w:cs="Times New Roman"/>
            <w:b w:val="0"/>
            <w:bCs w:val="0"/>
            <w:i w:val="0"/>
            <w:iCs w:val="0"/>
            <w:sz w:val="32"/>
            <w:szCs w:val="32"/>
            <w:rPrChange w:id="57" w:author="xh" w:date="2026-10-23T13:22:02Z">
              <w:rPr>
                <w:rFonts w:hint="eastAsia" w:ascii="方正仿宋_GBK" w:hAnsi="方正仿宋_GBK" w:eastAsia="方正仿宋_GBK" w:cs="Times New Roman"/>
                <w:sz w:val="32"/>
                <w:szCs w:val="32"/>
              </w:rPr>
            </w:rPrChange>
          </w:rPr>
          <w:t>和</w:t>
        </w:r>
      </w:ins>
      <w:del w:id="58"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9" w:author="xh" w:date="2026-10-23T13:22:02Z">
            <w:rPr>
              <w:rFonts w:hint="eastAsia" w:ascii="方正仿宋_GBK" w:hAnsi="方正仿宋_GBK" w:eastAsia="方正仿宋_GBK" w:cs="Times New Roman"/>
              <w:sz w:val="32"/>
              <w:szCs w:val="32"/>
            </w:rPr>
          </w:rPrChange>
        </w:rPr>
        <w:t>负荷较集中的城区</w:t>
      </w:r>
      <w:ins w:id="60" w:author="xh" w:date="2026-10-23T13:22:02Z">
        <w:r>
          <w:rPr>
            <w:rFonts w:hint="default" w:ascii="Times New Roman" w:hAnsi="Times New Roman" w:eastAsia="方正仿宋_GBK" w:cs="Times New Roman"/>
            <w:b w:val="0"/>
            <w:bCs w:val="0"/>
            <w:i w:val="0"/>
            <w:iCs w:val="0"/>
            <w:sz w:val="32"/>
            <w:szCs w:val="32"/>
            <w:rPrChange w:id="61"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62"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3"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4" w:author="xh" w:date="2026-10-23T13:25:27Z">
            <w:rPr>
              <w:rFonts w:hint="eastAsia" w:ascii="方正楷体_GBK" w:hAnsi="方正楷体_GBK" w:eastAsia="方正楷体_GBK" w:cs="方正楷体_GBK"/>
              <w:b/>
              <w:sz w:val="32"/>
              <w:szCs w:val="32"/>
            </w:rPr>
          </w:rPrChange>
        </w:rPr>
        <w:t>二是</w:t>
      </w:r>
      <w:ins w:id="65" w:author="xh" w:date="2026-10-23T13:25:27Z">
        <w:r>
          <w:rPr>
            <w:rFonts w:hint="default" w:ascii="Times New Roman" w:hAnsi="Times New Roman" w:eastAsia="方正楷体_GBK" w:cs="Times New Roman"/>
            <w:b/>
            <w:bCs/>
            <w:i w:val="0"/>
            <w:iCs w:val="0"/>
            <w:sz w:val="32"/>
            <w:szCs w:val="32"/>
            <w:rPrChange w:id="66" w:author="xh" w:date="2026-10-23T13:25:27Z">
              <w:rPr>
                <w:rFonts w:hint="eastAsia" w:ascii="方正楷体_GBK" w:hAnsi="方正楷体_GBK" w:eastAsia="方正楷体_GBK" w:cs="方正楷体_GBK"/>
                <w:b/>
                <w:sz w:val="32"/>
                <w:szCs w:val="32"/>
              </w:rPr>
            </w:rPrChange>
          </w:rPr>
          <w:t>主变承担的</w:t>
        </w:r>
      </w:ins>
      <w:del w:id="67"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8" w:author="xh" w:date="2026-10-23T13:25:27Z">
            <w:rPr>
              <w:rFonts w:hint="eastAsia" w:ascii="方正楷体_GBK" w:hAnsi="方正楷体_GBK" w:eastAsia="方正楷体_GBK" w:cs="方正楷体_GBK"/>
              <w:b/>
              <w:sz w:val="32"/>
              <w:szCs w:val="32"/>
            </w:rPr>
          </w:rPrChange>
        </w:rPr>
        <w:t>供</w:t>
      </w:r>
      <w:del w:id="69" w:author="xh" w:date="2026-10-23T13:25:27Z">
        <w:r>
          <w:rPr>
            <w:rFonts w:hint="eastAsia" w:ascii="方正楷体_GBK" w:hAnsi="方正楷体_GBK" w:eastAsia="方正楷体_GBK" w:cs="方正楷体_GBK"/>
            <w:b/>
            <w:sz w:val="32"/>
            <w:szCs w:val="32"/>
          </w:rPr>
          <w:delText>能与峰时容量需求存在时段差异。</w:delText>
        </w:r>
      </w:del>
      <w:del w:id="70"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71" w:author="xh" w:date="2026-10-23T13:25:27Z">
            <w:rPr>
              <w:rFonts w:hint="eastAsia" w:ascii="方正仿宋_GBK" w:hAnsi="方正仿宋_GBK" w:eastAsia="方正仿宋_GBK" w:cs="Times New Roman"/>
              <w:sz w:val="32"/>
              <w:szCs w:val="32"/>
            </w:rPr>
          </w:rPrChange>
        </w:rPr>
        <w:t>电</w:t>
      </w:r>
      <w:ins w:id="72" w:author="xh" w:date="2026-10-23T13:25:27Z">
        <w:r>
          <w:rPr>
            <w:rFonts w:hint="default" w:ascii="Times New Roman" w:hAnsi="Times New Roman" w:eastAsia="方正楷体_GBK" w:cs="Times New Roman"/>
            <w:b/>
            <w:bCs/>
            <w:i w:val="0"/>
            <w:iCs w:val="0"/>
            <w:sz w:val="32"/>
            <w:szCs w:val="32"/>
            <w:rPrChange w:id="73" w:author="xh" w:date="2026-10-23T13:25:27Z">
              <w:rPr>
                <w:rFonts w:hint="eastAsia" w:ascii="方正仿宋_GBK" w:hAnsi="方正仿宋_GBK" w:eastAsia="方正仿宋_GBK" w:cs="Times New Roman"/>
                <w:sz w:val="32"/>
                <w:szCs w:val="32"/>
              </w:rPr>
            </w:rPrChange>
          </w:rPr>
          <w:t>任务</w:t>
        </w:r>
      </w:ins>
      <w:del w:id="74"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5" w:author="xh" w:date="2026-10-23T13:25:27Z">
            <w:rPr>
              <w:rFonts w:hint="eastAsia" w:ascii="方正仿宋_GBK" w:hAnsi="方正仿宋_GBK" w:eastAsia="方正仿宋_GBK" w:cs="Times New Roman"/>
              <w:sz w:val="32"/>
              <w:szCs w:val="32"/>
            </w:rPr>
          </w:rPrChange>
        </w:rPr>
        <w:t>发</w:t>
      </w:r>
      <w:ins w:id="76" w:author="xh" w:date="2026-10-23T13:25:27Z">
        <w:r>
          <w:rPr>
            <w:rFonts w:hint="default" w:ascii="Times New Roman" w:hAnsi="Times New Roman" w:eastAsia="方正楷体_GBK" w:cs="Times New Roman"/>
            <w:b/>
            <w:bCs/>
            <w:i w:val="0"/>
            <w:iCs w:val="0"/>
            <w:sz w:val="32"/>
            <w:szCs w:val="32"/>
            <w:rPrChange w:id="77" w:author="xh" w:date="2026-10-23T13:25:27Z">
              <w:rPr>
                <w:rFonts w:hint="eastAsia" w:ascii="方正仿宋_GBK" w:hAnsi="方正仿宋_GBK" w:eastAsia="方正仿宋_GBK" w:cs="Times New Roman"/>
                <w:sz w:val="32"/>
                <w:szCs w:val="32"/>
              </w:rPr>
            </w:rPrChange>
          </w:rPr>
          <w:t>生变化</w:t>
        </w:r>
      </w:ins>
      <w:del w:id="78"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9"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80" w:author="xh" w:date="2026-10-23T13:25:27Z">
            <w:rPr>
              <w:rFonts w:hint="eastAsia" w:ascii="方正仿宋_GBK" w:hAnsi="方正仿宋_GBK" w:eastAsia="方正仿宋_GBK" w:cs="Times New Roman"/>
              <w:sz w:val="32"/>
              <w:szCs w:val="32"/>
            </w:rPr>
          </w:rPrChange>
        </w:rPr>
        <w:t>光伏</w:t>
      </w:r>
      <w:ins w:id="81" w:author="xh" w:date="2026-10-23T13:25:27Z">
        <w:r>
          <w:rPr>
            <w:rFonts w:hint="default" w:ascii="Times New Roman" w:hAnsi="Times New Roman" w:eastAsia="方正仿宋_GBK" w:cs="Times New Roman"/>
            <w:b w:val="0"/>
            <w:bCs w:val="0"/>
            <w:i w:val="0"/>
            <w:iCs w:val="0"/>
            <w:sz w:val="32"/>
            <w:szCs w:val="32"/>
            <w:rPrChange w:id="82" w:author="xh" w:date="2026-10-23T13:25:27Z">
              <w:rPr>
                <w:rFonts w:hint="eastAsia" w:ascii="方正仿宋_GBK" w:hAnsi="方正仿宋_GBK" w:eastAsia="方正仿宋_GBK" w:cs="Times New Roman"/>
                <w:sz w:val="32"/>
                <w:szCs w:val="32"/>
              </w:rPr>
            </w:rPrChange>
          </w:rPr>
          <w:t>集中出力</w:t>
        </w:r>
      </w:ins>
      <w:del w:id="83"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4" w:author="xh" w:date="2026-10-23T13:25:27Z">
            <w:rPr>
              <w:rFonts w:hint="eastAsia" w:ascii="方正仿宋_GBK" w:hAnsi="方正仿宋_GBK" w:eastAsia="方正仿宋_GBK" w:cs="Times New Roman"/>
              <w:sz w:val="32"/>
              <w:szCs w:val="32"/>
            </w:rPr>
          </w:rPrChange>
        </w:rPr>
        <w:t>降低日间受电</w:t>
      </w:r>
      <w:ins w:id="85" w:author="xh" w:date="2026-10-23T13:25:27Z">
        <w:r>
          <w:rPr>
            <w:rFonts w:hint="default" w:ascii="Times New Roman" w:hAnsi="Times New Roman" w:eastAsia="方正仿宋_GBK" w:cs="Times New Roman"/>
            <w:b w:val="0"/>
            <w:bCs w:val="0"/>
            <w:i w:val="0"/>
            <w:iCs w:val="0"/>
            <w:sz w:val="32"/>
            <w:szCs w:val="32"/>
            <w:rPrChange w:id="86" w:author="xh" w:date="2026-10-23T13:25:27Z">
              <w:rPr>
                <w:rFonts w:hint="eastAsia" w:ascii="方正仿宋_GBK" w:hAnsi="方正仿宋_GBK" w:eastAsia="方正仿宋_GBK" w:cs="Times New Roman"/>
                <w:sz w:val="32"/>
                <w:szCs w:val="32"/>
              </w:rPr>
            </w:rPrChange>
          </w:rPr>
          <w:t>需求</w:t>
        </w:r>
      </w:ins>
      <w:del w:id="87"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8" w:author="xh" w:date="2026-10-23T13:25:27Z">
            <w:rPr>
              <w:rFonts w:hint="eastAsia" w:ascii="方正仿宋_GBK" w:hAnsi="方正仿宋_GBK" w:eastAsia="方正仿宋_GBK" w:cs="Times New Roman"/>
              <w:sz w:val="32"/>
              <w:szCs w:val="32"/>
            </w:rPr>
          </w:rPrChange>
        </w:rPr>
        <w:t>，</w:t>
      </w:r>
      <w:ins w:id="89" w:author="xh" w:date="2026-10-23T13:25:27Z">
        <w:r>
          <w:rPr>
            <w:rFonts w:hint="default" w:ascii="Times New Roman" w:hAnsi="Times New Roman" w:eastAsia="方正仿宋_GBK" w:cs="Times New Roman"/>
            <w:b w:val="0"/>
            <w:bCs w:val="0"/>
            <w:i w:val="0"/>
            <w:iCs w:val="0"/>
            <w:sz w:val="32"/>
            <w:szCs w:val="32"/>
            <w:rPrChange w:id="90" w:author="xh" w:date="2026-10-23T13:25:27Z">
              <w:rPr>
                <w:rFonts w:hint="eastAsia" w:ascii="方正仿宋_GBK" w:hAnsi="方正仿宋_GBK" w:eastAsia="方正仿宋_GBK" w:cs="Times New Roman"/>
                <w:sz w:val="32"/>
                <w:szCs w:val="32"/>
              </w:rPr>
            </w:rPrChange>
          </w:rPr>
          <w:t>部分站点</w:t>
        </w:r>
      </w:ins>
      <w:del w:id="91"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92" w:author="xh" w:date="2026-10-23T13:25:27Z">
            <w:rPr>
              <w:rFonts w:hint="eastAsia" w:ascii="方正仿宋_GBK" w:hAnsi="方正仿宋_GBK" w:eastAsia="方正仿宋_GBK" w:cs="Times New Roman"/>
              <w:sz w:val="32"/>
              <w:szCs w:val="32"/>
            </w:rPr>
          </w:rPrChange>
        </w:rPr>
        <w:t>出</w:t>
      </w:r>
      <w:ins w:id="93" w:author="xh" w:date="2026-10-23T13:25:27Z">
        <w:r>
          <w:rPr>
            <w:rFonts w:hint="default" w:ascii="Times New Roman" w:hAnsi="Times New Roman" w:eastAsia="方正仿宋_GBK" w:cs="Times New Roman"/>
            <w:b w:val="0"/>
            <w:bCs w:val="0"/>
            <w:i w:val="0"/>
            <w:iCs w:val="0"/>
            <w:sz w:val="32"/>
            <w:szCs w:val="32"/>
            <w:rPrChange w:id="94" w:author="xh" w:date="2026-10-23T13:25:27Z">
              <w:rPr>
                <w:rFonts w:hint="eastAsia" w:ascii="方正仿宋_GBK" w:hAnsi="方正仿宋_GBK" w:eastAsia="方正仿宋_GBK" w:cs="Times New Roman"/>
                <w:sz w:val="32"/>
                <w:szCs w:val="32"/>
              </w:rPr>
            </w:rPrChange>
          </w:rPr>
          <w:t>现反</w:t>
        </w:r>
      </w:ins>
      <w:del w:id="95"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向输送</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102" w:author="xh" w:date="2026-10-23T13:25:27Z">
            <w:rPr>
              <w:rFonts w:hint="eastAsia" w:ascii="方正仿宋_GBK" w:hAnsi="方正仿宋_GBK" w:eastAsia="方正仿宋_GBK" w:cs="Times New Roman"/>
              <w:sz w:val="32"/>
              <w:szCs w:val="32"/>
            </w:rPr>
          </w:rPrChange>
        </w:rPr>
        <w:t>主变容量需同时满足</w:t>
      </w:r>
      <w:ins w:id="103" w:author="xh" w:date="2026-10-23T13:25:27Z">
        <w:r>
          <w:rPr>
            <w:rFonts w:hint="default" w:ascii="Times New Roman" w:hAnsi="Times New Roman" w:eastAsia="方正仿宋_GBK" w:cs="Times New Roman"/>
            <w:b w:val="0"/>
            <w:bCs w:val="0"/>
            <w:i w:val="0"/>
            <w:iCs w:val="0"/>
            <w:sz w:val="32"/>
            <w:szCs w:val="32"/>
            <w:rPrChange w:id="104" w:author="xh" w:date="2026-10-23T13:25:27Z">
              <w:rPr>
                <w:rFonts w:hint="eastAsia" w:ascii="方正仿宋_GBK" w:hAnsi="方正仿宋_GBK" w:eastAsia="方正仿宋_GBK" w:cs="Times New Roman"/>
                <w:sz w:val="32"/>
                <w:szCs w:val="32"/>
              </w:rPr>
            </w:rPrChange>
          </w:rPr>
          <w:t>两类任务</w:t>
        </w:r>
      </w:ins>
      <w:del w:id="105"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年度</w:t>
      </w:r>
      <w:ins w:id="110" w:author="xh" w:date="2026-10-23T13:25:27Z">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12" w:author="xh" w:date="2026-10-23T13:25:27Z">
            <w:rPr>
              <w:rFonts w:hint="eastAsia" w:ascii="方正仿宋_GBK" w:hAnsi="方正仿宋_GBK" w:eastAsia="方正仿宋_GBK" w:cs="Times New Roman"/>
              <w:sz w:val="32"/>
              <w:szCs w:val="32"/>
            </w:rPr>
          </w:rPrChange>
        </w:rPr>
        <w:t>电量</w:t>
      </w:r>
      <w:del w:id="113"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4" w:author="xh" w:date="2026-10-23T13:25:27Z">
            <w:rPr>
              <w:rFonts w:hint="eastAsia" w:ascii="方正仿宋_GBK" w:hAnsi="方正仿宋_GBK" w:eastAsia="方正仿宋_GBK" w:cs="Times New Roman"/>
              <w:sz w:val="32"/>
              <w:szCs w:val="32"/>
            </w:rPr>
          </w:rPrChange>
        </w:rPr>
        <w:t>与峰时</w:t>
      </w:r>
      <w:ins w:id="115" w:author="xh" w:date="2026-10-23T13:25:27Z">
        <w:r>
          <w:rPr>
            <w:rFonts w:hint="default" w:ascii="Times New Roman" w:hAnsi="Times New Roman" w:eastAsia="方正仿宋_GBK" w:cs="Times New Roman"/>
            <w:b w:val="0"/>
            <w:bCs w:val="0"/>
            <w:i w:val="0"/>
            <w:iCs w:val="0"/>
            <w:sz w:val="32"/>
            <w:szCs w:val="32"/>
            <w:rPrChange w:id="116" w:author="xh" w:date="2026-10-23T13:25:27Z">
              <w:rPr>
                <w:rFonts w:hint="eastAsia" w:ascii="方正仿宋_GBK" w:hAnsi="方正仿宋_GBK" w:eastAsia="方正仿宋_GBK" w:cs="Times New Roman"/>
                <w:sz w:val="32"/>
                <w:szCs w:val="32"/>
              </w:rPr>
            </w:rPrChange>
          </w:rPr>
          <w:t>容量需求应结合</w:t>
        </w:r>
      </w:ins>
      <w:del w:id="117"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8"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1" w:firstLineChars="200"/>
        <w:rPr>
          <w:del w:id="119" w:author="白日梦想家" w:date="2026-10-23T11:16:10Z"/>
          <w:rFonts w:hint="eastAsia" w:ascii="方正仿宋_GBK" w:hAnsi="方正仿宋_GBK" w:eastAsia="方正仿宋_GBK" w:cs="Times New Roman"/>
          <w:sz w:val="32"/>
          <w:szCs w:val="32"/>
          <w:highlight w:val="none"/>
          <w14:ligatures w14:val="standardContextual"/>
        </w:rPr>
      </w:pPr>
      <w:del w:id="120"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21"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2" w:author="xh" w:date="2026-10-23T13:32:16Z">
            <w:rPr>
              <w:rFonts w:hint="eastAsia" w:ascii="方正楷体_GBK" w:hAnsi="方正楷体_GBK" w:eastAsia="方正楷体_GBK" w:cs="方正楷体_GBK"/>
              <w:b/>
              <w:bCs/>
              <w:sz w:val="32"/>
              <w:szCs w:val="32"/>
            </w:rPr>
          </w:rPrChange>
        </w:rPr>
        <w:t>（二）区域容量储备与</w:t>
      </w:r>
      <w:ins w:id="123" w:author="xh" w:date="2026-10-23T13:32:16Z">
        <w:r>
          <w:rPr>
            <w:rFonts w:hint="default" w:ascii="Times New Roman" w:hAnsi="Times New Roman" w:eastAsia="方正楷体_GBK" w:cs="Times New Roman"/>
            <w:b/>
            <w:bCs/>
            <w:i w:val="0"/>
            <w:iCs w:val="0"/>
            <w:sz w:val="32"/>
            <w:szCs w:val="32"/>
            <w:rPrChange w:id="124" w:author="xh" w:date="2026-10-23T13:32:16Z">
              <w:rPr>
                <w:rFonts w:hint="eastAsia" w:ascii="方正楷体_GBK" w:hAnsi="方正楷体_GBK" w:eastAsia="方正楷体_GBK" w:cs="方正楷体_GBK"/>
                <w:b/>
                <w:bCs/>
                <w:sz w:val="32"/>
                <w:szCs w:val="32"/>
              </w:rPr>
            </w:rPrChange>
          </w:rPr>
          <w:t>局部</w:t>
        </w:r>
      </w:ins>
      <w:del w:id="125"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6"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7"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8"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9" w:author="xh" w:date="2026-10-23T13:35:40Z">
        <w:r>
          <w:rPr>
            <w:rFonts w:hint="default" w:ascii="Times New Roman" w:hAnsi="Times New Roman" w:eastAsia="方正仿宋_GBK" w:cs="Times New Roman"/>
            <w:b w:val="0"/>
            <w:bCs w:val="0"/>
            <w:i w:val="0"/>
            <w:iCs w:val="0"/>
            <w:sz w:val="32"/>
            <w:szCs w:val="32"/>
            <w:rPrChange w:id="130" w:author="xh" w:date="2026-10-23T13:35:40Z">
              <w:rPr>
                <w:rFonts w:hint="eastAsia" w:ascii="方正仿宋_GBK" w:hAnsi="方正仿宋_GBK" w:eastAsia="方正仿宋_GBK" w:cs="Times New Roman"/>
                <w:sz w:val="32"/>
                <w:szCs w:val="32"/>
              </w:rPr>
            </w:rPrChange>
          </w:rPr>
          <w:t>总体</w:t>
        </w:r>
      </w:ins>
      <w:del w:id="131"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32" w:author="xh" w:date="2026-10-23T13:35:40Z">
            <w:rPr>
              <w:rFonts w:hint="eastAsia" w:ascii="方正仿宋_GBK" w:hAnsi="方正仿宋_GBK" w:eastAsia="方正仿宋_GBK" w:cs="Times New Roman"/>
              <w:sz w:val="32"/>
              <w:szCs w:val="32"/>
            </w:rPr>
          </w:rPrChange>
        </w:rPr>
        <w:t>容量储备较充足，</w:t>
      </w:r>
      <w:ins w:id="133" w:author="xh" w:date="2026-10-23T13:35:40Z">
        <w:r>
          <w:rPr>
            <w:rFonts w:hint="default" w:ascii="Times New Roman" w:hAnsi="Times New Roman" w:eastAsia="方正仿宋_GBK" w:cs="Times New Roman"/>
            <w:b w:val="0"/>
            <w:bCs w:val="0"/>
            <w:i w:val="0"/>
            <w:iCs w:val="0"/>
            <w:sz w:val="32"/>
            <w:szCs w:val="32"/>
            <w:rPrChange w:id="134" w:author="xh" w:date="2026-10-23T13:35:40Z">
              <w:rPr>
                <w:rFonts w:hint="eastAsia" w:ascii="方正仿宋_GBK" w:hAnsi="方正仿宋_GBK" w:eastAsia="方正仿宋_GBK" w:cs="Times New Roman"/>
                <w:sz w:val="32"/>
                <w:szCs w:val="32"/>
              </w:rPr>
            </w:rPrChange>
          </w:rPr>
          <w:t>但</w:t>
        </w:r>
      </w:ins>
      <w:del w:id="135"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6" w:author="xh" w:date="2026-10-23T13:35:40Z">
            <w:rPr>
              <w:rFonts w:hint="eastAsia" w:ascii="方正仿宋_GBK" w:hAnsi="方正仿宋_GBK" w:eastAsia="方正仿宋_GBK" w:cs="Times New Roman"/>
              <w:sz w:val="32"/>
              <w:szCs w:val="32"/>
            </w:rPr>
          </w:rPrChange>
        </w:rPr>
        <w:t>设备</w:t>
      </w:r>
      <w:ins w:id="137" w:author="xh" w:date="2026-10-23T13:35:40Z">
        <w:r>
          <w:rPr>
            <w:rFonts w:hint="default" w:ascii="Times New Roman" w:hAnsi="Times New Roman" w:eastAsia="方正仿宋_GBK" w:cs="Times New Roman"/>
            <w:b w:val="0"/>
            <w:bCs w:val="0"/>
            <w:i w:val="0"/>
            <w:iCs w:val="0"/>
            <w:sz w:val="32"/>
            <w:szCs w:val="32"/>
            <w:rPrChange w:id="138" w:author="xh" w:date="2026-10-23T13:35:40Z">
              <w:rPr>
                <w:rFonts w:hint="eastAsia" w:ascii="方正仿宋_GBK" w:hAnsi="方正仿宋_GBK" w:eastAsia="方正仿宋_GBK" w:cs="Times New Roman"/>
                <w:sz w:val="32"/>
                <w:szCs w:val="32"/>
              </w:rPr>
            </w:rPrChange>
          </w:rPr>
          <w:t>统计中</w:t>
        </w:r>
      </w:ins>
      <w:del w:id="139"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40" w:author="xh" w:date="2026-10-23T13:35:40Z">
            <w:rPr>
              <w:rFonts w:hint="eastAsia" w:ascii="方正仿宋_GBK" w:hAnsi="方正仿宋_GBK" w:eastAsia="方正仿宋_GBK" w:cs="Times New Roman"/>
              <w:sz w:val="32"/>
              <w:szCs w:val="32"/>
            </w:rPr>
          </w:rPrChange>
        </w:rPr>
        <w:t>仍</w:t>
      </w:r>
      <w:ins w:id="141" w:author="xh" w:date="2026-10-23T13:35:40Z">
        <w:r>
          <w:rPr>
            <w:rFonts w:hint="default" w:ascii="Times New Roman" w:hAnsi="Times New Roman" w:eastAsia="方正仿宋_GBK" w:cs="Times New Roman"/>
            <w:b w:val="0"/>
            <w:bCs w:val="0"/>
            <w:i w:val="0"/>
            <w:iCs w:val="0"/>
            <w:sz w:val="32"/>
            <w:szCs w:val="32"/>
            <w:rPrChange w:id="142" w:author="xh" w:date="2026-10-23T13:35:40Z">
              <w:rPr>
                <w:rFonts w:hint="eastAsia" w:ascii="方正仿宋_GBK" w:hAnsi="方正仿宋_GBK" w:eastAsia="方正仿宋_GBK" w:cs="Times New Roman"/>
                <w:sz w:val="32"/>
                <w:szCs w:val="32"/>
              </w:rPr>
            </w:rPrChange>
          </w:rPr>
          <w:t>各有7台110千伏主变实测年最大负载率达到80%及以上，</w:t>
        </w:r>
      </w:ins>
      <w:ins w:id="143" w:author="白日梦想家" w:date="2026-10-27T10:04:54Z">
        <w:r>
          <w:rPr>
            <w:rFonts w:hint="eastAsia" w:ascii="Times New Roman" w:hAnsi="Times New Roman" w:eastAsia="方正仿宋_GBK" w:cs="Times New Roman"/>
            <w:b w:val="0"/>
            <w:bCs w:val="0"/>
            <w:i w:val="0"/>
            <w:iCs w:val="0"/>
            <w:sz w:val="32"/>
            <w:szCs w:val="32"/>
            <w:lang w:eastAsia="zh"/>
            <w:woUserID w:val="1"/>
          </w:rPr>
          <w:t>地区</w:t>
        </w:r>
      </w:ins>
      <w:ins w:id="144" w:author="白日梦想家" w:date="2026-10-27T10:04:56Z">
        <w:r>
          <w:rPr>
            <w:rFonts w:hint="eastAsia" w:ascii="Times New Roman" w:hAnsi="Times New Roman" w:eastAsia="方正仿宋_GBK" w:cs="Times New Roman"/>
            <w:b w:val="0"/>
            <w:bCs w:val="0"/>
            <w:i w:val="0"/>
            <w:iCs w:val="0"/>
            <w:sz w:val="32"/>
            <w:szCs w:val="32"/>
            <w:lang w:eastAsia="zh"/>
            <w:woUserID w:val="1"/>
          </w:rPr>
          <w:t>容载比</w:t>
        </w:r>
      </w:ins>
      <w:ins w:id="145" w:author="xh" w:date="2026-10-23T13:35:40Z">
        <w:del w:id="146" w:author="白日梦想家" w:date="2026-10-27T10:04:52Z">
          <w:r>
            <w:rPr>
              <w:rFonts w:hint="default" w:ascii="Times New Roman" w:hAnsi="Times New Roman" w:eastAsia="方正仿宋_GBK" w:cs="Times New Roman"/>
              <w:b w:val="0"/>
              <w:bCs w:val="0"/>
              <w:i w:val="0"/>
              <w:iCs w:val="0"/>
              <w:sz w:val="32"/>
              <w:szCs w:val="32"/>
              <w:rPrChange w:id="147" w:author="xh" w:date="2026-10-23T13:35:40Z">
                <w:rPr>
                  <w:rFonts w:hint="eastAsia" w:ascii="方正仿宋_GBK" w:hAnsi="方正仿宋_GBK" w:eastAsia="方正仿宋_GBK" w:cs="Times New Roman"/>
                  <w:sz w:val="32"/>
                  <w:szCs w:val="32"/>
                </w:rPr>
              </w:rPrChange>
            </w:rPr>
            <w:delText>区</w:delText>
          </w:r>
        </w:del>
      </w:ins>
      <w:ins w:id="150" w:author="xh" w:date="2026-10-23T13:35:40Z">
        <w:del w:id="151" w:author="白日梦想家" w:date="2026-10-27T10:04:51Z">
          <w:r>
            <w:rPr>
              <w:rFonts w:hint="default" w:ascii="Times New Roman" w:hAnsi="Times New Roman" w:eastAsia="方正仿宋_GBK" w:cs="Times New Roman"/>
              <w:b w:val="0"/>
              <w:bCs w:val="0"/>
              <w:i w:val="0"/>
              <w:iCs w:val="0"/>
              <w:sz w:val="32"/>
              <w:szCs w:val="32"/>
              <w:rPrChange w:id="152" w:author="xh" w:date="2026-10-23T13:35:40Z">
                <w:rPr>
                  <w:rFonts w:hint="eastAsia" w:ascii="方正仿宋_GBK" w:hAnsi="方正仿宋_GBK" w:eastAsia="方正仿宋_GBK" w:cs="Times New Roman"/>
                  <w:sz w:val="32"/>
                  <w:szCs w:val="32"/>
                </w:rPr>
              </w:rPrChange>
            </w:rPr>
            <w:delText>域</w:delText>
          </w:r>
        </w:del>
      </w:ins>
      <w:ins w:id="155" w:author="xh" w:date="2026-10-23T13:35:40Z">
        <w:r>
          <w:rPr>
            <w:rFonts w:hint="default" w:ascii="Times New Roman" w:hAnsi="Times New Roman" w:eastAsia="方正仿宋_GBK" w:cs="Times New Roman"/>
            <w:b w:val="0"/>
            <w:bCs w:val="0"/>
            <w:i w:val="0"/>
            <w:iCs w:val="0"/>
            <w:sz w:val="32"/>
            <w:szCs w:val="32"/>
            <w:rPrChange w:id="156" w:author="xh" w:date="2026-10-23T13:35:40Z">
              <w:rPr>
                <w:rFonts w:hint="eastAsia" w:ascii="方正仿宋_GBK" w:hAnsi="方正仿宋_GBK" w:eastAsia="方正仿宋_GBK" w:cs="Times New Roman"/>
                <w:sz w:val="32"/>
                <w:szCs w:val="32"/>
              </w:rPr>
            </w:rPrChange>
          </w:rPr>
          <w:t>指标与局部供电压力需共同分析</w:t>
        </w:r>
      </w:ins>
      <w:del w:id="157"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58"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相同总容量下</w:t>
        </w:r>
      </w:ins>
      <w:del w:id="161"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62" w:author="xh" w:date="2026-10-23T13:39:05Z">
            <w:rPr>
              <w:rFonts w:hint="eastAsia" w:ascii="方正仿宋_GBK" w:hAnsi="方正仿宋_GBK" w:eastAsia="方正仿宋_GBK" w:cs="Times New Roman"/>
              <w:sz w:val="32"/>
              <w:szCs w:val="32"/>
            </w:rPr>
          </w:rPrChange>
        </w:rPr>
        <w:t>，</w:t>
      </w:r>
      <w:del w:id="163"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64" w:author="xh" w:date="2026-10-23T13:39:05Z">
            <w:rPr>
              <w:rFonts w:hint="eastAsia" w:ascii="方正仿宋_GBK" w:hAnsi="方正仿宋_GBK" w:eastAsia="方正仿宋_GBK" w:cs="Times New Roman"/>
              <w:sz w:val="32"/>
              <w:szCs w:val="32"/>
            </w:rPr>
          </w:rPrChange>
        </w:rPr>
        <w:t>主变</w:t>
      </w:r>
      <w:ins w:id="165" w:author="xh" w:date="2026-10-23T13:39:05Z">
        <w:r>
          <w:rPr>
            <w:rFonts w:hint="default" w:ascii="Times New Roman" w:hAnsi="Times New Roman" w:eastAsia="方正仿宋_GBK" w:cs="Times New Roman"/>
            <w:b w:val="0"/>
            <w:bCs w:val="0"/>
            <w:i w:val="0"/>
            <w:iCs w:val="0"/>
            <w:sz w:val="32"/>
            <w:szCs w:val="32"/>
            <w:rPrChange w:id="166" w:author="xh" w:date="2026-10-23T13:39:05Z">
              <w:rPr>
                <w:rFonts w:hint="eastAsia" w:ascii="方正仿宋_GBK" w:hAnsi="方正仿宋_GBK" w:eastAsia="方正仿宋_GBK" w:cs="Times New Roman"/>
                <w:sz w:val="32"/>
                <w:szCs w:val="32"/>
              </w:rPr>
            </w:rPrChange>
          </w:rPr>
          <w:t>台数和容量组合影响</w:t>
        </w:r>
      </w:ins>
      <w:del w:id="167"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68" w:author="xh" w:date="2026-10-23T13:39:05Z">
            <w:rPr>
              <w:rFonts w:hint="eastAsia" w:ascii="方正仿宋_GBK" w:hAnsi="方正仿宋_GBK" w:eastAsia="方正仿宋_GBK" w:cs="Times New Roman"/>
              <w:sz w:val="32"/>
              <w:szCs w:val="32"/>
            </w:rPr>
          </w:rPrChange>
        </w:rPr>
        <w:t>最大</w:t>
      </w:r>
      <w:ins w:id="169" w:author="xh" w:date="2026-10-23T13:39:05Z">
        <w:r>
          <w:rPr>
            <w:rFonts w:hint="default" w:ascii="Times New Roman" w:hAnsi="Times New Roman" w:eastAsia="方正仿宋_GBK" w:cs="Times New Roman"/>
            <w:b w:val="0"/>
            <w:bCs w:val="0"/>
            <w:i w:val="0"/>
            <w:iCs w:val="0"/>
            <w:sz w:val="32"/>
            <w:szCs w:val="32"/>
            <w:rPrChange w:id="170" w:author="xh" w:date="2026-10-23T13:39:05Z">
              <w:rPr>
                <w:rFonts w:hint="eastAsia" w:ascii="方正仿宋_GBK" w:hAnsi="方正仿宋_GBK" w:eastAsia="方正仿宋_GBK" w:cs="Times New Roman"/>
                <w:sz w:val="32"/>
                <w:szCs w:val="32"/>
              </w:rPr>
            </w:rPrChange>
          </w:rPr>
          <w:t>单</w:t>
        </w:r>
      </w:ins>
      <w:del w:id="171"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72" w:author="xh" w:date="2026-10-23T13:39:05Z">
            <w:rPr>
              <w:rFonts w:hint="eastAsia" w:ascii="方正仿宋_GBK" w:hAnsi="方正仿宋_GBK" w:eastAsia="方正仿宋_GBK" w:cs="Times New Roman"/>
              <w:sz w:val="32"/>
              <w:szCs w:val="32"/>
            </w:rPr>
          </w:rPrChange>
        </w:rPr>
        <w:t>台主变</w:t>
      </w:r>
      <w:ins w:id="173" w:author="xh" w:date="2026-10-23T13:39:05Z">
        <w:r>
          <w:rPr>
            <w:rFonts w:hint="default" w:ascii="Times New Roman" w:hAnsi="Times New Roman" w:eastAsia="方正仿宋_GBK" w:cs="Times New Roman"/>
            <w:b w:val="0"/>
            <w:bCs w:val="0"/>
            <w:i w:val="0"/>
            <w:iCs w:val="0"/>
            <w:sz w:val="32"/>
            <w:szCs w:val="32"/>
            <w:rPrChange w:id="174"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75" w:author="xh" w:date="2026-10-23T13:39:05Z">
            <w:rPr>
              <w:rFonts w:hint="eastAsia" w:ascii="方正仿宋_GBK" w:hAnsi="方正仿宋_GBK" w:eastAsia="方正仿宋_GBK" w:cs="Times New Roman"/>
              <w:sz w:val="32"/>
              <w:szCs w:val="32"/>
            </w:rPr>
          </w:rPrChange>
        </w:rPr>
        <w:t>的</w:t>
      </w:r>
      <w:ins w:id="176" w:author="xh" w:date="2026-10-23T13:39:05Z">
        <w:r>
          <w:rPr>
            <w:rFonts w:hint="default" w:ascii="Times New Roman" w:hAnsi="Times New Roman" w:eastAsia="方正仿宋_GBK" w:cs="Times New Roman"/>
            <w:b w:val="0"/>
            <w:bCs w:val="0"/>
            <w:i w:val="0"/>
            <w:iCs w:val="0"/>
            <w:sz w:val="32"/>
            <w:szCs w:val="32"/>
            <w:rPrChange w:id="177"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78"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79" w:author="xh" w:date="2026-10-23T13:39:05Z">
            <w:rPr>
              <w:rFonts w:hint="eastAsia" w:ascii="方正仿宋_GBK" w:hAnsi="方正仿宋_GBK" w:eastAsia="方正仿宋_GBK" w:cs="Times New Roman"/>
              <w:sz w:val="32"/>
              <w:szCs w:val="32"/>
            </w:rPr>
          </w:rPrChange>
        </w:rPr>
        <w:t>。</w:t>
      </w:r>
      <w:ins w:id="180" w:author="xh" w:date="2026-10-23T13:39:05Z">
        <w:r>
          <w:rPr>
            <w:rFonts w:hint="default" w:ascii="Times New Roman" w:hAnsi="Times New Roman" w:eastAsia="方正仿宋_GBK" w:cs="Times New Roman"/>
            <w:b w:val="0"/>
            <w:bCs w:val="0"/>
            <w:i w:val="0"/>
            <w:iCs w:val="0"/>
            <w:sz w:val="32"/>
            <w:szCs w:val="32"/>
            <w:rPrChange w:id="181" w:author="xh" w:date="2026-10-23T13:39:05Z">
              <w:rPr>
                <w:rFonts w:hint="eastAsia" w:ascii="方正仿宋_GBK" w:hAnsi="方正仿宋_GBK" w:eastAsia="方正仿宋_GBK" w:cs="Times New Roman"/>
                <w:sz w:val="32"/>
                <w:szCs w:val="32"/>
              </w:rPr>
            </w:rPrChange>
          </w:rPr>
          <w:t>区域容量安排需要落实到具体</w:t>
        </w:r>
      </w:ins>
      <w:del w:id="182"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83" w:author="xh" w:date="2026-10-23T13:39:05Z">
            <w:rPr>
              <w:rFonts w:hint="eastAsia" w:ascii="方正仿宋_GBK" w:hAnsi="方正仿宋_GBK" w:eastAsia="方正仿宋_GBK" w:cs="Times New Roman"/>
              <w:sz w:val="32"/>
              <w:szCs w:val="32"/>
            </w:rPr>
          </w:rPrChange>
        </w:rPr>
        <w:t>站</w:t>
      </w:r>
      <w:ins w:id="184" w:author="xh" w:date="2026-10-23T13:39:05Z">
        <w:r>
          <w:rPr>
            <w:rFonts w:hint="default" w:ascii="Times New Roman" w:hAnsi="Times New Roman" w:eastAsia="方正仿宋_GBK" w:cs="Times New Roman"/>
            <w:b w:val="0"/>
            <w:bCs w:val="0"/>
            <w:i w:val="0"/>
            <w:iCs w:val="0"/>
            <w:sz w:val="32"/>
            <w:szCs w:val="32"/>
            <w:rPrChange w:id="185" w:author="xh" w:date="2026-10-23T13:39:05Z">
              <w:rPr>
                <w:rFonts w:hint="eastAsia" w:ascii="方正仿宋_GBK" w:hAnsi="方正仿宋_GBK" w:eastAsia="方正仿宋_GBK" w:cs="Times New Roman"/>
                <w:sz w:val="32"/>
                <w:szCs w:val="32"/>
              </w:rPr>
            </w:rPrChange>
          </w:rPr>
          <w:t>点，结合双向功率、设备条件和可转</w:t>
        </w:r>
      </w:ins>
      <w:del w:id="186"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87" w:author="xh" w:date="2026-10-23T13:39:05Z">
            <w:rPr>
              <w:rFonts w:hint="eastAsia" w:ascii="方正仿宋_GBK" w:hAnsi="方正仿宋_GBK" w:eastAsia="方正仿宋_GBK" w:cs="Times New Roman"/>
              <w:sz w:val="32"/>
              <w:szCs w:val="32"/>
            </w:rPr>
          </w:rPrChange>
        </w:rPr>
        <w:t>负荷</w:t>
      </w:r>
      <w:ins w:id="188" w:author="xh" w:date="2026-10-23T13:39:05Z">
        <w:r>
          <w:rPr>
            <w:rFonts w:hint="default" w:ascii="Times New Roman" w:hAnsi="Times New Roman" w:eastAsia="方正仿宋_GBK" w:cs="Times New Roman"/>
            <w:b w:val="0"/>
            <w:bCs w:val="0"/>
            <w:i w:val="0"/>
            <w:iCs w:val="0"/>
            <w:sz w:val="32"/>
            <w:szCs w:val="32"/>
            <w:rPrChange w:id="189" w:author="xh" w:date="2026-10-23T13:39:05Z">
              <w:rPr>
                <w:rFonts w:hint="eastAsia" w:ascii="方正仿宋_GBK" w:hAnsi="方正仿宋_GBK" w:eastAsia="方正仿宋_GBK" w:cs="Times New Roman"/>
                <w:sz w:val="32"/>
                <w:szCs w:val="32"/>
              </w:rPr>
            </w:rPrChange>
          </w:rPr>
          <w:t>判断补强需求</w:t>
        </w:r>
      </w:ins>
      <w:del w:id="190"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91"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92" w:author="xh" w:date="2026-10-23T13:42:30Z"/>
          <w:rFonts w:hint="eastAsia" w:ascii="方正仿宋_GBK" w:hAnsi="方正仿宋_GBK" w:eastAsia="方正仿宋_GBK" w:cs="Times New Roman"/>
          <w:sz w:val="32"/>
          <w:szCs w:val="32"/>
          <w:highlight w:val="none"/>
          <w14:ligatures w14:val="standardContextual"/>
        </w:rPr>
      </w:pPr>
      <w:del w:id="193"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94" w:author="xh" w:date="2026-10-23T13:45:54Z">
            <w:rPr>
              <w:rFonts w:hint="eastAsia" w:ascii="方正楷体_GBK" w:hAnsi="方正楷体_GBK" w:eastAsia="方正楷体_GBK" w:cs="方正楷体_GBK"/>
              <w:b/>
              <w:bCs/>
              <w:sz w:val="32"/>
              <w:szCs w:val="32"/>
            </w:rPr>
          </w:rPrChange>
        </w:rPr>
        <w:t>（三）</w:t>
      </w:r>
      <w:del w:id="195"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96" w:author="xh" w:date="2026-10-23T13:45:54Z">
            <w:rPr>
              <w:rFonts w:hint="eastAsia" w:ascii="方正楷体_GBK" w:hAnsi="方正楷体_GBK" w:eastAsia="方正楷体_GBK" w:cs="方正楷体_GBK"/>
              <w:b/>
              <w:bCs/>
              <w:sz w:val="32"/>
              <w:szCs w:val="32"/>
            </w:rPr>
          </w:rPrChange>
        </w:rPr>
        <w:t>分片区</w:t>
      </w:r>
      <w:ins w:id="197" w:author="xh" w:date="2026-10-23T13:45:54Z">
        <w:r>
          <w:rPr>
            <w:rFonts w:hint="default" w:ascii="Times New Roman" w:hAnsi="Times New Roman" w:eastAsia="方正楷体_GBK" w:cs="Times New Roman"/>
            <w:b/>
            <w:bCs/>
            <w:i w:val="0"/>
            <w:iCs w:val="0"/>
            <w:sz w:val="32"/>
            <w:szCs w:val="32"/>
            <w:rPrChange w:id="198" w:author="xh" w:date="2026-10-23T13:45:54Z">
              <w:rPr>
                <w:rFonts w:hint="eastAsia" w:ascii="方正楷体_GBK" w:hAnsi="方正楷体_GBK" w:eastAsia="方正楷体_GBK" w:cs="方正楷体_GBK"/>
                <w:b/>
                <w:bCs/>
                <w:sz w:val="32"/>
                <w:szCs w:val="32"/>
              </w:rPr>
            </w:rPrChange>
          </w:rPr>
          <w:t>规划需要兼顾</w:t>
        </w:r>
      </w:ins>
      <w:del w:id="199"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200" w:author="xh" w:date="2026-10-23T13:45:54Z">
            <w:rPr>
              <w:rFonts w:hint="eastAsia" w:ascii="方正楷体_GBK" w:hAnsi="方正楷体_GBK" w:eastAsia="方正楷体_GBK" w:cs="方正楷体_GBK"/>
              <w:b/>
              <w:bCs/>
              <w:sz w:val="32"/>
              <w:szCs w:val="32"/>
            </w:rPr>
          </w:rPrChange>
        </w:rPr>
        <w:t>供</w:t>
      </w:r>
      <w:ins w:id="201" w:author="xh" w:date="2026-10-23T13:45:54Z">
        <w:r>
          <w:rPr>
            <w:rFonts w:hint="default" w:ascii="Times New Roman" w:hAnsi="Times New Roman" w:eastAsia="方正楷体_GBK" w:cs="Times New Roman"/>
            <w:b/>
            <w:bCs/>
            <w:i w:val="0"/>
            <w:iCs w:val="0"/>
            <w:sz w:val="32"/>
            <w:szCs w:val="32"/>
            <w:rPrChange w:id="202" w:author="xh" w:date="2026-10-23T13:45:54Z">
              <w:rPr>
                <w:rFonts w:hint="eastAsia" w:ascii="方正楷体_GBK" w:hAnsi="方正楷体_GBK" w:eastAsia="方正楷体_GBK" w:cs="方正楷体_GBK"/>
                <w:b/>
                <w:bCs/>
                <w:sz w:val="32"/>
                <w:szCs w:val="32"/>
              </w:rPr>
            </w:rPrChange>
          </w:rPr>
          <w:t>电安全与工程费用</w:t>
        </w:r>
      </w:ins>
      <w:del w:id="203"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204"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205" w:author="xh" w:date="2026-10-23T13:49:19Z">
            <w:rPr>
              <w:rFonts w:hint="eastAsia" w:ascii="方正仿宋_GBK" w:hAnsi="方正仿宋_GBK" w:eastAsia="方正仿宋_GBK" w:cs="Times New Roman"/>
              <w:sz w:val="32"/>
              <w:szCs w:val="32"/>
            </w:rPr>
          </w:rPrChange>
        </w:rPr>
        <w:t>《配电网规划设计技术导则（修订稿）》</w:t>
      </w:r>
      <w:ins w:id="206" w:author="白日梦想家" w:date="2026-10-26T11:44:00Z">
        <w:r>
          <w:rPr>
            <w:rFonts w:hint="eastAsia" w:ascii="Times New Roman" w:hAnsi="Times New Roman" w:eastAsia="方正仿宋_GBK" w:cs="Times New Roman"/>
            <w:b w:val="0"/>
            <w:bCs w:val="0"/>
            <w:i w:val="0"/>
            <w:iCs w:val="0"/>
            <w:sz w:val="32"/>
            <w:szCs w:val="32"/>
            <w:lang w:eastAsia="zh"/>
            <w:woUserID w:val="2"/>
          </w:rPr>
          <w:t>中</w:t>
        </w:r>
      </w:ins>
      <w:ins w:id="207" w:author="白日梦想家" w:date="2026-10-26T11:44:01Z">
        <w:r>
          <w:rPr>
            <w:rFonts w:hint="eastAsia" w:ascii="Times New Roman" w:hAnsi="Times New Roman" w:eastAsia="方正仿宋_GBK" w:cs="Times New Roman"/>
            <w:b w:val="0"/>
            <w:bCs w:val="0"/>
            <w:i w:val="0"/>
            <w:iCs w:val="0"/>
            <w:sz w:val="32"/>
            <w:szCs w:val="32"/>
            <w:lang w:eastAsia="zh"/>
            <w:woUserID w:val="2"/>
          </w:rPr>
          <w:t>：</w:t>
        </w:r>
      </w:ins>
      <w:del w:id="208" w:author="白日梦想家" w:date="2026-10-26T11:43:59Z">
        <w:r>
          <w:rPr>
            <w:rFonts w:hint="default" w:ascii="Times New Roman" w:hAnsi="Times New Roman" w:eastAsia="方正仿宋_GBK" w:cs="Times New Roman"/>
            <w:b w:val="0"/>
            <w:bCs w:val="0"/>
            <w:i w:val="0"/>
            <w:iCs w:val="0"/>
            <w:sz w:val="32"/>
            <w:szCs w:val="32"/>
            <w:rPrChange w:id="209" w:author="xh" w:date="2026-10-23T13:49:19Z">
              <w:rPr>
                <w:rFonts w:hint="eastAsia" w:ascii="方正仿宋_GBK" w:hAnsi="方正仿宋_GBK" w:eastAsia="方正仿宋_GBK" w:cs="Times New Roman"/>
                <w:sz w:val="32"/>
                <w:szCs w:val="32"/>
              </w:rPr>
            </w:rPrChange>
          </w:rPr>
          <w:delText>提出，</w:delText>
        </w:r>
      </w:del>
      <w:r>
        <w:rPr>
          <w:rFonts w:hint="default" w:ascii="Times New Roman" w:hAnsi="Times New Roman" w:eastAsia="方正仿宋_GBK" w:cs="Times New Roman"/>
          <w:b w:val="0"/>
          <w:bCs w:val="0"/>
          <w:i w:val="0"/>
          <w:iCs w:val="0"/>
          <w:sz w:val="32"/>
          <w:szCs w:val="32"/>
          <w:rPrChange w:id="210" w:author="xh" w:date="2026-10-23T13:49:19Z">
            <w:rPr>
              <w:rFonts w:hint="eastAsia" w:ascii="方正仿宋_GBK" w:hAnsi="方正仿宋_GBK" w:eastAsia="方正仿宋_GBK" w:cs="Times New Roman"/>
              <w:sz w:val="32"/>
              <w:szCs w:val="32"/>
            </w:rPr>
          </w:rPrChange>
        </w:rPr>
        <w:t>容载比总体控制在1.5～2.0，并按年最大净负荷平均增长率</w:t>
      </w:r>
      <w:ins w:id="211" w:author="xh" w:date="2026-10-23T13:49:19Z">
        <w:r>
          <w:rPr>
            <w:rFonts w:hint="default" w:ascii="Times New Roman" w:hAnsi="Times New Roman" w:eastAsia="方正仿宋_GBK" w:cs="Times New Roman"/>
            <w:b w:val="0"/>
            <w:bCs w:val="0"/>
            <w:i w:val="0"/>
            <w:iCs w:val="0"/>
            <w:sz w:val="32"/>
            <w:szCs w:val="32"/>
            <w:rPrChange w:id="212" w:author="xh" w:date="2026-10-23T13:49:19Z">
              <w:rPr>
                <w:rFonts w:hint="eastAsia" w:ascii="方正仿宋_GBK" w:hAnsi="方正仿宋_GBK" w:eastAsia="方正仿宋_GBK" w:cs="Times New Roman"/>
                <w:sz w:val="32"/>
                <w:szCs w:val="32"/>
              </w:rPr>
            </w:rPrChange>
          </w:rPr>
          <w:t>区</w:t>
        </w:r>
      </w:ins>
      <w:del w:id="213"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214" w:author="xh" w:date="2026-10-23T13:49:19Z">
            <w:rPr>
              <w:rFonts w:hint="eastAsia" w:ascii="方正仿宋_GBK" w:hAnsi="方正仿宋_GBK" w:eastAsia="方正仿宋_GBK" w:cs="Times New Roman"/>
              <w:sz w:val="32"/>
              <w:szCs w:val="32"/>
            </w:rPr>
          </w:rPrChange>
        </w:rPr>
        <w:t>分发展阶段</w:t>
      </w:r>
      <w:del w:id="215"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216" w:author="xh" w:date="2026-10-23T13:49:19Z">
            <w:rPr>
              <w:rFonts w:hint="eastAsia" w:ascii="方正仿宋_GBK" w:hAnsi="方正仿宋_GBK" w:eastAsia="方正仿宋_GBK" w:cs="Times New Roman"/>
              <w:sz w:val="32"/>
              <w:szCs w:val="32"/>
            </w:rPr>
          </w:rPrChange>
        </w:rPr>
        <w:t>。</w:t>
      </w:r>
      <w:ins w:id="217" w:author="xh" w:date="2026-10-23T13:49:19Z">
        <w:r>
          <w:rPr>
            <w:rFonts w:hint="default" w:ascii="Times New Roman" w:hAnsi="Times New Roman" w:eastAsia="方正仿宋_GBK" w:cs="Times New Roman"/>
            <w:b w:val="0"/>
            <w:bCs w:val="0"/>
            <w:i w:val="0"/>
            <w:iCs w:val="0"/>
            <w:sz w:val="32"/>
            <w:szCs w:val="32"/>
            <w:rPrChange w:id="218" w:author="xh" w:date="2026-10-23T13:49:19Z">
              <w:rPr>
                <w:rFonts w:hint="eastAsia" w:ascii="方正仿宋_GBK" w:hAnsi="方正仿宋_GBK" w:eastAsia="方正仿宋_GBK" w:cs="Times New Roman"/>
                <w:sz w:val="32"/>
                <w:szCs w:val="32"/>
              </w:rPr>
            </w:rPrChange>
          </w:rPr>
          <w:t>在</w:t>
        </w:r>
      </w:ins>
      <w:del w:id="219"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220" w:author="xh" w:date="2026-10-23T13:49:19Z">
            <w:rPr>
              <w:rFonts w:hint="eastAsia" w:ascii="方正仿宋_GBK" w:hAnsi="方正仿宋_GBK" w:eastAsia="方正仿宋_GBK" w:cs="Times New Roman"/>
              <w:sz w:val="32"/>
              <w:szCs w:val="32"/>
            </w:rPr>
          </w:rPrChange>
        </w:rPr>
        <w:t>建议范围</w:t>
      </w:r>
      <w:ins w:id="221" w:author="xh" w:date="2026-10-23T13:49:19Z">
        <w:r>
          <w:rPr>
            <w:rFonts w:hint="default" w:ascii="Times New Roman" w:hAnsi="Times New Roman" w:eastAsia="方正仿宋_GBK" w:cs="Times New Roman"/>
            <w:b w:val="0"/>
            <w:bCs w:val="0"/>
            <w:i w:val="0"/>
            <w:iCs w:val="0"/>
            <w:sz w:val="32"/>
            <w:szCs w:val="32"/>
            <w:rPrChange w:id="222"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23"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24" w:author="xh" w:date="2026-10-23T13:49:19Z">
            <w:rPr>
              <w:rFonts w:hint="eastAsia" w:ascii="方正仿宋_GBK" w:hAnsi="方正仿宋_GBK" w:eastAsia="方正仿宋_GBK" w:cs="Times New Roman"/>
              <w:sz w:val="32"/>
              <w:szCs w:val="32"/>
            </w:rPr>
          </w:rPrChange>
        </w:rPr>
        <w:t>、</w:t>
      </w:r>
      <w:ins w:id="225" w:author="xh" w:date="2026-10-23T13:49:19Z">
        <w:r>
          <w:rPr>
            <w:rFonts w:hint="default" w:ascii="Times New Roman" w:hAnsi="Times New Roman" w:eastAsia="方正仿宋_GBK" w:cs="Times New Roman"/>
            <w:b w:val="0"/>
            <w:bCs w:val="0"/>
            <w:i w:val="0"/>
            <w:iCs w:val="0"/>
            <w:sz w:val="32"/>
            <w:szCs w:val="32"/>
            <w:rPrChange w:id="226" w:author="xh" w:date="2026-10-23T13:49:19Z">
              <w:rPr>
                <w:rFonts w:hint="eastAsia" w:ascii="方正仿宋_GBK" w:hAnsi="方正仿宋_GBK" w:eastAsia="方正仿宋_GBK" w:cs="Times New Roman"/>
                <w:sz w:val="32"/>
                <w:szCs w:val="32"/>
              </w:rPr>
            </w:rPrChange>
          </w:rPr>
          <w:t>利用转供能力合理确定区域容量</w:t>
        </w:r>
      </w:ins>
      <w:del w:id="227"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28"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29" w:author="xh" w:date="2026-10-23T13:52:43Z">
        <w:r>
          <w:rPr>
            <w:rFonts w:hint="default" w:ascii="Times New Roman" w:hAnsi="Times New Roman" w:eastAsia="方正仿宋_GBK" w:cs="Times New Roman"/>
            <w:b w:val="0"/>
            <w:bCs w:val="0"/>
            <w:i w:val="0"/>
            <w:iCs w:val="0"/>
            <w:sz w:val="32"/>
            <w:szCs w:val="32"/>
            <w:lang w:eastAsia="zh"/>
            <w:rPrChange w:id="230"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w:t>
        </w:r>
      </w:ins>
      <w:ins w:id="231" w:author="白日梦想家" w:date="2026-10-27T10:22:15Z">
        <w:r>
          <w:rPr>
            <w:rFonts w:hint="eastAsia" w:ascii="Times New Roman" w:hAnsi="Times New Roman" w:eastAsia="方正仿宋_GBK" w:cs="Times New Roman"/>
            <w:b w:val="0"/>
            <w:bCs w:val="0"/>
            <w:i w:val="0"/>
            <w:iCs w:val="0"/>
            <w:sz w:val="32"/>
            <w:szCs w:val="32"/>
            <w:lang w:eastAsia="zh"/>
            <w:woUserID w:val="1"/>
          </w:rPr>
          <w:t>中压</w:t>
        </w:r>
      </w:ins>
      <w:ins w:id="232" w:author="白日梦想家" w:date="2026-10-27T10:22:44Z">
        <w:r>
          <w:rPr>
            <w:rFonts w:hint="eastAsia" w:ascii="Times New Roman" w:hAnsi="Times New Roman" w:eastAsia="方正仿宋_GBK" w:cs="Times New Roman"/>
            <w:b w:val="0"/>
            <w:bCs w:val="0"/>
            <w:i w:val="0"/>
            <w:iCs w:val="0"/>
            <w:sz w:val="32"/>
            <w:szCs w:val="32"/>
            <w:lang w:eastAsia="zh"/>
            <w:woUserID w:val="1"/>
          </w:rPr>
          <w:t>电网</w:t>
        </w:r>
      </w:ins>
      <w:ins w:id="233" w:author="xh" w:date="2026-10-23T13:52:43Z">
        <w:del w:id="234" w:author="白日梦想家" w:date="2026-10-27T10:22:15Z">
          <w:r>
            <w:rPr>
              <w:rFonts w:hint="default" w:ascii="Times New Roman" w:hAnsi="Times New Roman" w:eastAsia="方正仿宋_GBK" w:cs="Times New Roman"/>
              <w:b w:val="0"/>
              <w:bCs w:val="0"/>
              <w:i w:val="0"/>
              <w:iCs w:val="0"/>
              <w:sz w:val="32"/>
              <w:szCs w:val="32"/>
              <w:lang w:eastAsia="zh"/>
              <w:rPrChange w:id="235" w:author="xh" w:date="2026-10-23T13:52:43Z">
                <w:rPr>
                  <w:rFonts w:hint="eastAsia" w:ascii="方正仿宋_GBK" w:hAnsi="方正仿宋_GBK" w:eastAsia="方正仿宋_GBK" w:cs="Times New Roman"/>
                  <w:sz w:val="32"/>
                  <w:szCs w:val="32"/>
                  <w:lang w:eastAsia="zh"/>
                  <w:woUserID w:val="1"/>
                </w:rPr>
              </w:rPrChange>
              <w:woUserID w:val="1"/>
            </w:rPr>
            <w:delText>网络</w:delText>
          </w:r>
        </w:del>
      </w:ins>
      <w:ins w:id="238" w:author="xh" w:date="2026-10-23T13:52:43Z">
        <w:del w:id="239" w:author="白日梦想家" w:date="2026-10-27T10:22:23Z">
          <w:r>
            <w:rPr>
              <w:rFonts w:hint="default" w:ascii="Times New Roman" w:hAnsi="Times New Roman" w:eastAsia="方正仿宋_GBK" w:cs="Times New Roman"/>
              <w:b w:val="0"/>
              <w:bCs w:val="0"/>
              <w:i w:val="0"/>
              <w:iCs w:val="0"/>
              <w:sz w:val="32"/>
              <w:szCs w:val="32"/>
              <w:lang w:eastAsia="zh"/>
              <w:rPrChange w:id="240" w:author="xh" w:date="2026-10-23T13:52:43Z">
                <w:rPr>
                  <w:rFonts w:hint="eastAsia" w:ascii="方正仿宋_GBK" w:hAnsi="方正仿宋_GBK" w:eastAsia="方正仿宋_GBK" w:cs="Times New Roman"/>
                  <w:sz w:val="32"/>
                  <w:szCs w:val="32"/>
                  <w:lang w:eastAsia="zh"/>
                  <w:woUserID w:val="1"/>
                </w:rPr>
              </w:rPrChange>
              <w:woUserID w:val="1"/>
            </w:rPr>
            <w:delText>条件</w:delText>
          </w:r>
        </w:del>
      </w:ins>
      <w:ins w:id="243" w:author="xh" w:date="2026-10-23T13:52:43Z">
        <w:r>
          <w:rPr>
            <w:rFonts w:hint="default" w:ascii="Times New Roman" w:hAnsi="Times New Roman" w:eastAsia="方正仿宋_GBK" w:cs="Times New Roman"/>
            <w:b w:val="0"/>
            <w:bCs w:val="0"/>
            <w:i w:val="0"/>
            <w:iCs w:val="0"/>
            <w:sz w:val="32"/>
            <w:szCs w:val="32"/>
            <w:lang w:eastAsia="zh"/>
            <w:rPrChange w:id="244" w:author="xh" w:date="2026-10-23T13:52:43Z">
              <w:rPr>
                <w:rFonts w:hint="eastAsia" w:ascii="方正仿宋_GBK" w:hAnsi="方正仿宋_GBK" w:eastAsia="方正仿宋_GBK" w:cs="Times New Roman"/>
                <w:sz w:val="32"/>
                <w:szCs w:val="32"/>
                <w:lang w:eastAsia="zh"/>
                <w:woUserID w:val="1"/>
              </w:rPr>
            </w:rPrChange>
            <w:woUserID w:val="1"/>
          </w:rPr>
          <w:t>共</w:t>
        </w:r>
      </w:ins>
      <w:del w:id="245" w:author="xh" w:date="2026-10-23T13:52:43Z">
        <w:r>
          <w:rPr>
            <w:rFonts w:hint="eastAsia" w:ascii="方正仿宋_GBK" w:hAnsi="方正仿宋_GBK" w:eastAsia="方正仿宋_GBK" w:cs="Times New Roman"/>
            <w:sz w:val="32"/>
            <w:szCs w:val="32"/>
            <w:lang w:eastAsia="zh"/>
            <w:woUserID w:val="1"/>
          </w:rPr>
          <w:delText>导则</w:delText>
        </w:r>
      </w:del>
      <w:del w:id="246"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47" w:author="xh" w:date="2026-10-23T13:52:43Z">
            <w:rPr>
              <w:rFonts w:hint="eastAsia" w:ascii="方正仿宋_GBK" w:hAnsi="方正仿宋_GBK" w:eastAsia="方正仿宋_GBK" w:cs="Times New Roman"/>
              <w:sz w:val="32"/>
              <w:szCs w:val="32"/>
            </w:rPr>
          </w:rPrChange>
        </w:rPr>
        <w:t>同</w:t>
      </w:r>
      <w:ins w:id="248" w:author="xh" w:date="2026-10-23T13:52:43Z">
        <w:r>
          <w:rPr>
            <w:rFonts w:hint="default" w:ascii="Times New Roman" w:hAnsi="Times New Roman" w:eastAsia="方正仿宋_GBK" w:cs="Times New Roman"/>
            <w:b w:val="0"/>
            <w:bCs w:val="0"/>
            <w:i w:val="0"/>
            <w:iCs w:val="0"/>
            <w:sz w:val="32"/>
            <w:szCs w:val="32"/>
            <w:rPrChange w:id="249" w:author="xh" w:date="2026-10-23T13:52:43Z">
              <w:rPr>
                <w:rFonts w:hint="eastAsia" w:ascii="方正仿宋_GBK" w:hAnsi="方正仿宋_GBK" w:eastAsia="方正仿宋_GBK" w:cs="Times New Roman"/>
                <w:sz w:val="32"/>
                <w:szCs w:val="32"/>
              </w:rPr>
            </w:rPrChange>
          </w:rPr>
          <w:t>作用下的容量需求</w:t>
        </w:r>
      </w:ins>
      <w:del w:id="250"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51" w:author="xh" w:date="2026-10-23T13:52:43Z">
            <w:rPr>
              <w:rFonts w:hint="eastAsia" w:ascii="方正仿宋_GBK" w:hAnsi="方正仿宋_GBK" w:eastAsia="方正仿宋_GBK" w:cs="Times New Roman"/>
              <w:sz w:val="32"/>
              <w:szCs w:val="32"/>
            </w:rPr>
          </w:rPrChange>
        </w:rPr>
        <w:t>，</w:t>
      </w:r>
      <w:ins w:id="252" w:author="xh" w:date="2026-10-23T13:52:43Z">
        <w:r>
          <w:rPr>
            <w:rFonts w:hint="default" w:ascii="Times New Roman" w:hAnsi="Times New Roman" w:eastAsia="方正仿宋_GBK" w:cs="Times New Roman"/>
            <w:b w:val="0"/>
            <w:bCs w:val="0"/>
            <w:i w:val="0"/>
            <w:iCs w:val="0"/>
            <w:sz w:val="32"/>
            <w:szCs w:val="32"/>
            <w:rPrChange w:id="253" w:author="xh" w:date="2026-10-23T13:52:43Z">
              <w:rPr>
                <w:rFonts w:hint="eastAsia" w:ascii="方正仿宋_GBK" w:hAnsi="方正仿宋_GBK" w:eastAsia="方正仿宋_GBK" w:cs="Times New Roman"/>
                <w:sz w:val="32"/>
                <w:szCs w:val="32"/>
              </w:rPr>
            </w:rPrChange>
          </w:rPr>
          <w:t>为</w:t>
        </w:r>
      </w:ins>
      <w:del w:id="254"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ins w:id="255" w:author="白日梦想家" w:date="2026-10-27T10:23:15Z">
        <w:r>
          <w:rPr>
            <w:rFonts w:hint="eastAsia" w:ascii="方正仿宋_GBK" w:hAnsi="方正仿宋_GBK" w:eastAsia="方正仿宋_GBK" w:cs="Times New Roman"/>
            <w:sz w:val="32"/>
            <w:szCs w:val="32"/>
            <w:lang w:eastAsia="zh"/>
            <w:woUserID w:val="1"/>
          </w:rPr>
          <w:t>合理</w:t>
        </w:r>
      </w:ins>
      <w:ins w:id="256" w:author="白日梦想家" w:date="2026-10-27T10:23:17Z">
        <w:r>
          <w:rPr>
            <w:rFonts w:hint="eastAsia" w:ascii="方正仿宋_GBK" w:hAnsi="方正仿宋_GBK" w:eastAsia="方正仿宋_GBK" w:cs="Times New Roman"/>
            <w:sz w:val="32"/>
            <w:szCs w:val="32"/>
            <w:lang w:eastAsia="zh"/>
            <w:woUserID w:val="1"/>
          </w:rPr>
          <w:t>、</w:t>
        </w:r>
      </w:ins>
      <w:ins w:id="257" w:author="白日梦想家" w:date="2026-10-27T10:23:19Z">
        <w:r>
          <w:rPr>
            <w:rFonts w:hint="eastAsia" w:ascii="方正仿宋_GBK" w:hAnsi="方正仿宋_GBK" w:eastAsia="方正仿宋_GBK" w:cs="Times New Roman"/>
            <w:sz w:val="32"/>
            <w:szCs w:val="32"/>
            <w:lang w:eastAsia="zh"/>
            <w:woUserID w:val="1"/>
          </w:rPr>
          <w:t>经济</w:t>
        </w:r>
      </w:ins>
      <w:del w:id="258" w:author="白日梦想家" w:date="2026-10-27T10:23:11Z">
        <w:r>
          <w:rPr>
            <w:rFonts w:hint="default" w:ascii="Times New Roman" w:hAnsi="Times New Roman" w:eastAsia="方正仿宋_GBK" w:cs="Times New Roman"/>
            <w:b w:val="0"/>
            <w:bCs w:val="0"/>
            <w:i w:val="0"/>
            <w:iCs w:val="0"/>
            <w:sz w:val="32"/>
            <w:szCs w:val="32"/>
            <w:rPrChange w:id="259" w:author="xh" w:date="2026-10-23T13:52:43Z">
              <w:rPr>
                <w:rFonts w:hint="eastAsia" w:ascii="方正仿宋_GBK" w:hAnsi="方正仿宋_GBK" w:eastAsia="方正仿宋_GBK" w:cs="Times New Roman"/>
                <w:sz w:val="32"/>
                <w:szCs w:val="32"/>
              </w:rPr>
            </w:rPrChange>
          </w:rPr>
          <w:delText>高</w:delText>
        </w:r>
      </w:del>
      <w:ins w:id="261" w:author="xh" w:date="2026-10-23T13:52:43Z">
        <w:del w:id="262" w:author="白日梦想家" w:date="2026-10-27T10:23:11Z">
          <w:r>
            <w:rPr>
              <w:rFonts w:hint="default" w:ascii="Times New Roman" w:hAnsi="Times New Roman" w:eastAsia="方正仿宋_GBK" w:cs="Times New Roman"/>
              <w:b w:val="0"/>
              <w:bCs w:val="0"/>
              <w:i w:val="0"/>
              <w:iCs w:val="0"/>
              <w:sz w:val="32"/>
              <w:szCs w:val="32"/>
              <w:rPrChange w:id="263" w:author="xh" w:date="2026-10-23T13:52:43Z">
                <w:rPr>
                  <w:rFonts w:hint="eastAsia" w:ascii="方正仿宋_GBK" w:hAnsi="方正仿宋_GBK" w:eastAsia="方正仿宋_GBK" w:cs="Times New Roman"/>
                  <w:sz w:val="32"/>
                  <w:szCs w:val="32"/>
                </w:rPr>
              </w:rPrChange>
            </w:rPr>
            <w:delText>渗透率片区</w:delText>
          </w:r>
        </w:del>
      </w:ins>
      <w:ins w:id="266" w:author="xh" w:date="2026-10-23T13:52:43Z">
        <w:r>
          <w:rPr>
            <w:rFonts w:hint="default" w:ascii="Times New Roman" w:hAnsi="Times New Roman" w:eastAsia="方正仿宋_GBK" w:cs="Times New Roman"/>
            <w:b w:val="0"/>
            <w:bCs w:val="0"/>
            <w:i w:val="0"/>
            <w:iCs w:val="0"/>
            <w:sz w:val="32"/>
            <w:szCs w:val="32"/>
            <w:rPrChange w:id="267" w:author="xh" w:date="2026-10-23T13:52:43Z">
              <w:rPr>
                <w:rFonts w:hint="eastAsia" w:ascii="方正仿宋_GBK" w:hAnsi="方正仿宋_GBK" w:eastAsia="方正仿宋_GBK" w:cs="Times New Roman"/>
                <w:sz w:val="32"/>
                <w:szCs w:val="32"/>
              </w:rPr>
            </w:rPrChange>
          </w:rPr>
          <w:t>确定</w:t>
        </w:r>
      </w:ins>
      <w:r>
        <w:rPr>
          <w:rFonts w:hint="default" w:ascii="Times New Roman" w:hAnsi="Times New Roman" w:eastAsia="方正仿宋_GBK" w:cs="Times New Roman"/>
          <w:b w:val="0"/>
          <w:bCs w:val="0"/>
          <w:i w:val="0"/>
          <w:iCs w:val="0"/>
          <w:sz w:val="32"/>
          <w:szCs w:val="32"/>
          <w:rPrChange w:id="268" w:author="xh" w:date="2026-10-23T13:52:43Z">
            <w:rPr>
              <w:rFonts w:hint="eastAsia" w:ascii="方正仿宋_GBK" w:hAnsi="方正仿宋_GBK" w:eastAsia="方正仿宋_GBK" w:cs="Times New Roman"/>
              <w:sz w:val="32"/>
              <w:szCs w:val="32"/>
            </w:rPr>
          </w:rPrChange>
        </w:rPr>
        <w:t>容载比</w:t>
      </w:r>
      <w:del w:id="269"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70" w:author="xh" w:date="2026-10-23T13:52:43Z">
            <w:rPr>
              <w:rFonts w:hint="eastAsia" w:ascii="方正仿宋_GBK" w:hAnsi="方正仿宋_GBK" w:eastAsia="方正仿宋_GBK" w:cs="Times New Roman"/>
              <w:sz w:val="32"/>
              <w:szCs w:val="32"/>
            </w:rPr>
          </w:rPrChange>
        </w:rPr>
        <w:t>、</w:t>
      </w:r>
      <w:ins w:id="271" w:author="xh" w:date="2026-10-23T13:52:43Z">
        <w:r>
          <w:rPr>
            <w:rFonts w:hint="default" w:ascii="Times New Roman" w:hAnsi="Times New Roman" w:eastAsia="方正仿宋_GBK" w:cs="Times New Roman"/>
            <w:b w:val="0"/>
            <w:bCs w:val="0"/>
            <w:i w:val="0"/>
            <w:iCs w:val="0"/>
            <w:sz w:val="32"/>
            <w:szCs w:val="32"/>
            <w:rPrChange w:id="272" w:author="xh" w:date="2026-10-23T13:52:43Z">
              <w:rPr>
                <w:rFonts w:hint="eastAsia" w:ascii="方正仿宋_GBK" w:hAnsi="方正仿宋_GBK" w:eastAsia="方正仿宋_GBK" w:cs="Times New Roman"/>
                <w:sz w:val="32"/>
                <w:szCs w:val="32"/>
              </w:rPr>
            </w:rPrChange>
          </w:rPr>
          <w:t>安排建设项目提</w:t>
        </w:r>
      </w:ins>
      <w:del w:id="273"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74" w:author="xh" w:date="2026-10-23T13:52:43Z">
            <w:rPr>
              <w:rFonts w:hint="eastAsia" w:ascii="方正仿宋_GBK" w:hAnsi="方正仿宋_GBK" w:eastAsia="方正仿宋_GBK" w:cs="Times New Roman"/>
              <w:sz w:val="32"/>
              <w:szCs w:val="32"/>
            </w:rPr>
          </w:rPrChange>
        </w:rPr>
        <w:t>供</w:t>
      </w:r>
      <w:ins w:id="275" w:author="xh" w:date="2026-10-23T13:52:43Z">
        <w:r>
          <w:rPr>
            <w:rFonts w:hint="default" w:ascii="Times New Roman" w:hAnsi="Times New Roman" w:eastAsia="方正仿宋_GBK" w:cs="Times New Roman"/>
            <w:b w:val="0"/>
            <w:bCs w:val="0"/>
            <w:i w:val="0"/>
            <w:iCs w:val="0"/>
            <w:sz w:val="32"/>
            <w:szCs w:val="32"/>
            <w:rPrChange w:id="276" w:author="xh" w:date="2026-10-23T13:52:43Z">
              <w:rPr>
                <w:rFonts w:hint="eastAsia" w:ascii="方正仿宋_GBK" w:hAnsi="方正仿宋_GBK" w:eastAsia="方正仿宋_GBK" w:cs="Times New Roman"/>
                <w:sz w:val="32"/>
                <w:szCs w:val="32"/>
              </w:rPr>
            </w:rPrChange>
          </w:rPr>
          <w:t>依据</w:t>
        </w:r>
      </w:ins>
      <w:del w:id="277"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78" w:author="xh" w:date="2026-10-23T13:52:43Z">
            <w:rPr>
              <w:rFonts w:hint="eastAsia" w:ascii="方正仿宋_GBK" w:hAnsi="方正仿宋_GBK" w:eastAsia="方正仿宋_GBK" w:cs="Times New Roman"/>
              <w:sz w:val="32"/>
              <w:szCs w:val="32"/>
            </w:rPr>
          </w:rPrChange>
        </w:rPr>
        <w:t>。</w:t>
      </w:r>
      <w:del w:id="279"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pStyle w:val="3"/>
        <w:keepNext/>
        <w:widowControl/>
        <w:adjustRightInd w:val="0"/>
        <w:snapToGrid w:val="0"/>
        <w:spacing w:before="0" w:after="0" w:line="560" w:lineRule="exact"/>
        <w:ind w:firstLine="720" w:firstLineChars="200"/>
        <w:outlineLvl w:val="9"/>
        <w:rPr>
          <w:rFonts w:hint="default" w:ascii="Times New Roman" w:hAnsi="Times New Roman" w:eastAsia="方正黑体_GBK" w:cs="Times New Roman"/>
          <w:b w:val="0"/>
          <w:bCs w:val="0"/>
          <w:sz w:val="36"/>
          <w:szCs w:val="36"/>
          <w:highlight w:val="none"/>
          <w:rPrChange w:id="281" w:author="白日梦想家" w:date="2026-10-26T14:26:39Z">
            <w:rPr>
              <w:rFonts w:hint="eastAsia" w:ascii="方正黑体_GBK" w:hAnsi="方正黑体_GBK" w:eastAsia="方正黑体_GBK" w:cs="方正黑体_GBK"/>
              <w:b/>
              <w:bCs/>
              <w:sz w:val="36"/>
              <w:szCs w:val="36"/>
              <w:highlight w:val="none"/>
              <w14:ligatures w14:val="standardContextual"/>
            </w:rPr>
          </w:rPrChange>
          <w14:ligatures w14:val="none"/>
        </w:rPr>
        <w:pPrChange w:id="280" w:author="白日梦想家" w:date="2026-10-26T14:27:1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282" w:author="白日梦想家" w:date="2026-10-26T14:26:39Z">
            <w:rPr>
              <w:rFonts w:hint="eastAsia" w:ascii="方正黑体_GBK" w:hAnsi="方正黑体_GBK" w:eastAsia="方正黑体_GBK" w:cs="方正黑体_GBK"/>
              <w:b/>
              <w:bCs/>
              <w:sz w:val="36"/>
              <w:szCs w:val="36"/>
            </w:rPr>
          </w:rPrChange>
        </w:rPr>
        <w:t>二、</w:t>
      </w:r>
      <w:del w:id="283" w:author="xh" w:date="2026-10-23T13:56:08Z">
        <w:r>
          <w:rPr>
            <w:rFonts w:hint="default" w:ascii="Times New Roman" w:hAnsi="Times New Roman" w:eastAsia="方正黑体_GBK" w:cs="Times New Roman"/>
            <w:b w:val="0"/>
            <w:bCs w:val="0"/>
            <w:sz w:val="36"/>
            <w:szCs w:val="36"/>
            <w:rPrChange w:id="284" w:author="白日梦想家" w:date="2026-10-26T14:26:39Z">
              <w:rPr>
                <w:rFonts w:hint="eastAsia" w:ascii="方正黑体_GBK" w:hAnsi="方正黑体_GBK" w:eastAsia="方正黑体_GBK" w:cs="方正黑体_GBK"/>
                <w:b/>
                <w:bCs/>
                <w:sz w:val="36"/>
                <w:szCs w:val="36"/>
              </w:rPr>
            </w:rPrChange>
          </w:rPr>
          <w:delText>关键问题与</w:delText>
        </w:r>
      </w:del>
      <w:r>
        <w:rPr>
          <w:rFonts w:hint="default" w:ascii="Times New Roman" w:hAnsi="Times New Roman" w:eastAsia="方正黑体_GBK" w:cs="Times New Roman"/>
          <w:b w:val="0"/>
          <w:bCs w:val="0"/>
          <w:i w:val="0"/>
          <w:iCs w:val="0"/>
          <w:sz w:val="36"/>
          <w:szCs w:val="36"/>
          <w:rPrChange w:id="285" w:author="白日梦想家" w:date="2026-10-26T14:26:39Z">
            <w:rPr>
              <w:rFonts w:hint="eastAsia" w:ascii="方正黑体_GBK" w:hAnsi="方正黑体_GBK" w:eastAsia="方正黑体_GBK" w:cs="方正黑体_GBK"/>
              <w:b/>
              <w:bCs/>
              <w:sz w:val="36"/>
              <w:szCs w:val="36"/>
            </w:rPr>
          </w:rPrChange>
        </w:rPr>
        <w:t>研究</w:t>
      </w:r>
      <w:ins w:id="286" w:author="xh" w:date="2026-10-23T13:56:08Z">
        <w:r>
          <w:rPr>
            <w:rFonts w:hint="default" w:ascii="Times New Roman" w:hAnsi="Times New Roman" w:eastAsia="方正黑体_GBK" w:cs="Times New Roman"/>
            <w:b w:val="0"/>
            <w:bCs w:val="0"/>
            <w:i w:val="0"/>
            <w:iCs w:val="0"/>
            <w:sz w:val="36"/>
            <w:szCs w:val="36"/>
            <w:rPrChange w:id="287" w:author="白日梦想家" w:date="2026-10-26T14:26:39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val="0"/>
          <w:bCs w:val="0"/>
          <w:i w:val="0"/>
          <w:iCs w:val="0"/>
          <w:sz w:val="36"/>
          <w:szCs w:val="36"/>
          <w:rPrChange w:id="288" w:author="白日梦想家" w:date="2026-10-26T14:26:39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89" w:author="xh" w:date="2026-10-23T13:59:32Z">
            <w:rPr>
              <w:rFonts w:hint="eastAsia" w:ascii="方正楷体_GBK" w:hAnsi="方正楷体_GBK" w:eastAsia="方正楷体_GBK" w:cs="方正楷体_GBK"/>
              <w:b/>
              <w:bCs/>
              <w:sz w:val="32"/>
              <w:szCs w:val="32"/>
            </w:rPr>
          </w:rPrChange>
        </w:rPr>
        <w:t>（一）</w:t>
      </w:r>
      <w:ins w:id="290" w:author="xh" w:date="2026-10-23T13:59:32Z">
        <w:r>
          <w:rPr>
            <w:rFonts w:hint="default" w:ascii="Times New Roman" w:hAnsi="Times New Roman" w:eastAsia="方正楷体_GBK" w:cs="Times New Roman"/>
            <w:b/>
            <w:bCs/>
            <w:i w:val="0"/>
            <w:iCs w:val="0"/>
            <w:sz w:val="32"/>
            <w:szCs w:val="32"/>
            <w:rPrChange w:id="291" w:author="xh" w:date="2026-10-23T13:59:32Z">
              <w:rPr>
                <w:rFonts w:hint="eastAsia" w:ascii="方正楷体_GBK" w:hAnsi="方正楷体_GBK" w:eastAsia="方正楷体_GBK" w:cs="方正楷体_GBK"/>
                <w:b/>
                <w:bCs/>
                <w:sz w:val="32"/>
                <w:szCs w:val="32"/>
              </w:rPr>
            </w:rPrChange>
          </w:rPr>
          <w:t>以实际源荷为基础开展</w:t>
        </w:r>
      </w:ins>
      <w:ins w:id="292" w:author="xh" w:date="2026-10-23T13:59:32Z">
        <w:del w:id="293" w:author="白日梦想家" w:date="2026-10-26T11:45:31Z">
          <w:r>
            <w:rPr>
              <w:rFonts w:hint="default" w:ascii="Times New Roman" w:hAnsi="Times New Roman" w:eastAsia="方正楷体_GBK" w:cs="Times New Roman"/>
              <w:b/>
              <w:bCs/>
              <w:i w:val="0"/>
              <w:iCs w:val="0"/>
              <w:sz w:val="32"/>
              <w:szCs w:val="32"/>
              <w:rPrChange w:id="294" w:author="xh" w:date="2026-10-23T13:59:32Z">
                <w:rPr>
                  <w:rFonts w:hint="eastAsia" w:ascii="方正楷体_GBK" w:hAnsi="方正楷体_GBK" w:eastAsia="方正楷体_GBK" w:cs="方正楷体_GBK"/>
                  <w:b/>
                  <w:bCs/>
                  <w:sz w:val="32"/>
                  <w:szCs w:val="32"/>
                </w:rPr>
              </w:rPrChange>
            </w:rPr>
            <w:delText>两地区</w:delText>
          </w:r>
        </w:del>
      </w:ins>
      <w:del w:id="295" w:author="xh" w:date="2026-10-23T13:59:32Z">
        <w:r>
          <w:rPr>
            <w:rFonts w:hint="eastAsia" w:ascii="方正楷体_GBK" w:hAnsi="方正楷体_GBK" w:eastAsia="方正楷体_GBK" w:cs="方正楷体_GBK"/>
            <w:b/>
            <w:bCs/>
            <w:sz w:val="32"/>
            <w:szCs w:val="32"/>
          </w:rPr>
          <w:delText>建立同一起点、逐年承接的</w:delText>
        </w:r>
      </w:del>
      <w:ins w:id="296" w:author="白日梦想家" w:date="2026-10-26T11:45:26Z">
        <w:r>
          <w:rPr>
            <w:rFonts w:hint="eastAsia" w:ascii="方正楷体_GBK" w:hAnsi="方正楷体_GBK" w:eastAsia="方正楷体_GBK" w:cs="方正楷体_GBK"/>
            <w:b/>
            <w:bCs/>
            <w:sz w:val="32"/>
            <w:szCs w:val="32"/>
            <w:lang w:eastAsia="zh"/>
            <w:woUserID w:val="2"/>
          </w:rPr>
          <w:t>容载比</w:t>
        </w:r>
      </w:ins>
      <w:r>
        <w:rPr>
          <w:rFonts w:hint="default" w:ascii="Times New Roman" w:hAnsi="Times New Roman" w:eastAsia="方正楷体_GBK" w:cs="Times New Roman"/>
          <w:b/>
          <w:bCs/>
          <w:i w:val="0"/>
          <w:iCs w:val="0"/>
          <w:sz w:val="32"/>
          <w:szCs w:val="32"/>
          <w:rPrChange w:id="297" w:author="xh" w:date="2026-10-23T13:59:32Z">
            <w:rPr>
              <w:rFonts w:hint="eastAsia" w:ascii="方正楷体_GBK" w:hAnsi="方正楷体_GBK" w:eastAsia="方正楷体_GBK" w:cs="方正楷体_GBK"/>
              <w:b/>
              <w:bCs/>
              <w:sz w:val="32"/>
              <w:szCs w:val="32"/>
            </w:rPr>
          </w:rPrChange>
        </w:rPr>
        <w:t>方案比</w:t>
      </w:r>
      <w:ins w:id="298" w:author="xh" w:date="2026-10-23T13:59:32Z">
        <w:r>
          <w:rPr>
            <w:rFonts w:hint="default" w:ascii="Times New Roman" w:hAnsi="Times New Roman" w:eastAsia="方正楷体_GBK" w:cs="Times New Roman"/>
            <w:b/>
            <w:bCs/>
            <w:i w:val="0"/>
            <w:iCs w:val="0"/>
            <w:sz w:val="32"/>
            <w:szCs w:val="32"/>
            <w:rPrChange w:id="299" w:author="xh" w:date="2026-10-23T13:59:32Z">
              <w:rPr>
                <w:rFonts w:hint="eastAsia" w:ascii="方正楷体_GBK" w:hAnsi="方正楷体_GBK" w:eastAsia="方正楷体_GBK" w:cs="方正楷体_GBK"/>
                <w:b/>
                <w:bCs/>
                <w:sz w:val="32"/>
                <w:szCs w:val="32"/>
              </w:rPr>
            </w:rPrChange>
          </w:rPr>
          <w:t>选</w:t>
        </w:r>
      </w:ins>
      <w:del w:id="300"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01" w:author="xh" w:date="2026-10-23T14:02:57Z">
        <w:r>
          <w:rPr>
            <w:rFonts w:hint="default" w:ascii="Times New Roman" w:hAnsi="Times New Roman" w:eastAsia="方正仿宋_GBK" w:cs="Times New Roman"/>
            <w:b w:val="0"/>
            <w:bCs w:val="0"/>
            <w:i w:val="0"/>
            <w:iCs w:val="0"/>
            <w:sz w:val="32"/>
            <w:szCs w:val="32"/>
            <w:rPrChange w:id="302" w:author="xh" w:date="2026-10-23T14:02:57Z">
              <w:rPr>
                <w:rFonts w:hint="eastAsia" w:ascii="方正仿宋_GBK" w:hAnsi="方正仿宋_GBK" w:eastAsia="方正仿宋_GBK" w:cs="Times New Roman"/>
                <w:sz w:val="32"/>
                <w:szCs w:val="32"/>
              </w:rPr>
            </w:rPrChange>
          </w:rPr>
          <w:t>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303" w:author="xh" w:date="2026-10-23T14:02:57Z">
            <w:rPr>
              <w:rFonts w:hint="eastAsia" w:ascii="方正仿宋_GBK" w:hAnsi="方正仿宋_GBK" w:eastAsia="方正仿宋_GBK" w:cs="Times New Roman"/>
              <w:sz w:val="32"/>
              <w:szCs w:val="32"/>
            </w:rPr>
          </w:rPrChange>
        </w:rPr>
        <w:t>两地区</w:t>
      </w:r>
      <w:ins w:id="304" w:author="白日梦想家" w:date="2026-10-23T11:15:27Z">
        <w:del w:id="305" w:author="xh" w:date="2026-10-23T14:02:57Z">
          <w:r>
            <w:rPr>
              <w:rFonts w:hint="eastAsia" w:ascii="方正仿宋_GBK" w:hAnsi="方正仿宋_GBK" w:eastAsia="方正仿宋_GBK" w:cs="Times New Roman"/>
              <w:sz w:val="32"/>
              <w:szCs w:val="32"/>
              <w:lang w:eastAsia="zh"/>
              <w:woUserID w:val="1"/>
            </w:rPr>
            <w:delText>以</w:delText>
          </w:r>
        </w:del>
      </w:ins>
      <w:del w:id="306"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307" w:author="xh" w:date="2026-10-23T14:02:57Z">
            <w:rPr>
              <w:rFonts w:hint="eastAsia" w:ascii="方正仿宋_GBK" w:hAnsi="方正仿宋_GBK" w:eastAsia="方正仿宋_GBK" w:cs="Times New Roman"/>
              <w:sz w:val="32"/>
              <w:szCs w:val="32"/>
            </w:rPr>
          </w:rPrChange>
        </w:rPr>
        <w:t>2021</w:t>
      </w:r>
      <w:del w:id="308"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309" w:author="xh" w:date="2026-10-23T14:02:57Z">
            <w:rPr>
              <w:rFonts w:hint="eastAsia" w:ascii="方正仿宋_GBK" w:hAnsi="方正仿宋_GBK" w:eastAsia="方正仿宋_GBK" w:cs="Times New Roman"/>
              <w:sz w:val="32"/>
              <w:szCs w:val="32"/>
            </w:rPr>
          </w:rPrChange>
        </w:rPr>
        <w:t>—2025年</w:t>
      </w:r>
      <w:del w:id="310"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311" w:author="xh" w:date="2026-10-23T14:02:57Z">
            <w:rPr>
              <w:rFonts w:hint="eastAsia" w:ascii="方正仿宋_GBK" w:hAnsi="方正仿宋_GBK" w:eastAsia="方正仿宋_GBK" w:cs="Times New Roman"/>
              <w:sz w:val="32"/>
              <w:szCs w:val="32"/>
            </w:rPr>
          </w:rPrChange>
        </w:rPr>
        <w:t>负荷和光伏</w:t>
      </w:r>
      <w:ins w:id="312" w:author="xh" w:date="2026-10-23T14:02:57Z">
        <w:r>
          <w:rPr>
            <w:rFonts w:hint="default" w:ascii="Times New Roman" w:hAnsi="Times New Roman" w:eastAsia="方正仿宋_GBK" w:cs="Times New Roman"/>
            <w:b w:val="0"/>
            <w:bCs w:val="0"/>
            <w:i w:val="0"/>
            <w:iCs w:val="0"/>
            <w:sz w:val="32"/>
            <w:szCs w:val="32"/>
            <w:rPrChange w:id="313" w:author="xh" w:date="2026-10-23T14:02:57Z">
              <w:rPr>
                <w:rFonts w:hint="eastAsia" w:ascii="方正仿宋_GBK" w:hAnsi="方正仿宋_GBK" w:eastAsia="方正仿宋_GBK" w:cs="Times New Roman"/>
                <w:sz w:val="32"/>
                <w:szCs w:val="32"/>
              </w:rPr>
            </w:rPrChange>
          </w:rPr>
          <w:t>资料为基础</w:t>
        </w:r>
      </w:ins>
      <w:del w:id="314"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315" w:author="xh" w:date="2026-10-23T14:02:57Z">
            <w:rPr>
              <w:rFonts w:hint="eastAsia" w:ascii="方正仿宋_GBK" w:hAnsi="方正仿宋_GBK" w:eastAsia="方正仿宋_GBK" w:cs="Times New Roman"/>
              <w:sz w:val="32"/>
              <w:szCs w:val="32"/>
            </w:rPr>
          </w:rPrChange>
        </w:rPr>
        <w:t>开展</w:t>
      </w:r>
      <w:del w:id="316"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317" w:author="xh" w:date="2026-10-23T14:02:57Z">
            <w:rPr>
              <w:rFonts w:hint="eastAsia" w:ascii="方正仿宋_GBK" w:hAnsi="方正仿宋_GBK" w:eastAsia="方正仿宋_GBK" w:cs="Times New Roman"/>
              <w:sz w:val="32"/>
              <w:szCs w:val="32"/>
            </w:rPr>
          </w:rPrChange>
        </w:rPr>
        <w:t>回算，2026—203</w:t>
      </w:r>
      <w:ins w:id="318" w:author="xh" w:date="2026-10-26T18:14:59Z">
        <w:r>
          <w:rPr>
            <w:rFonts w:hint="default" w:ascii="Times New Roman" w:hAnsi="Times New Roman" w:eastAsia="方正仿宋_GBK" w:cs="Times New Roman"/>
            <w:b w:val="0"/>
            <w:bCs w:val="0"/>
            <w:i w:val="0"/>
            <w:iCs w:val="0"/>
            <w:sz w:val="32"/>
            <w:szCs w:val="32"/>
          </w:rPr>
          <w:t>0</w:t>
        </w:r>
      </w:ins>
      <w:del w:id="319" w:author="xh" w:date="2026-10-26T18:14:5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年按区域负荷预测</w:t>
      </w:r>
      <w:ins w:id="320" w:author="xh" w:date="2026-10-23T14:02:57Z">
        <w:r>
          <w:rPr>
            <w:rFonts w:hint="default" w:ascii="Times New Roman" w:hAnsi="Times New Roman" w:eastAsia="方正仿宋_GBK" w:cs="Times New Roman"/>
            <w:b w:val="0"/>
            <w:bCs w:val="0"/>
            <w:i w:val="0"/>
            <w:iCs w:val="0"/>
            <w:sz w:val="32"/>
            <w:szCs w:val="32"/>
            <w:rPrChange w:id="321" w:author="xh" w:date="2026-10-23T14:02:57Z">
              <w:rPr>
                <w:rFonts w:hint="eastAsia" w:ascii="方正仿宋_GBK" w:hAnsi="方正仿宋_GBK" w:eastAsia="方正仿宋_GBK" w:cs="Times New Roman"/>
                <w:sz w:val="32"/>
                <w:szCs w:val="32"/>
              </w:rPr>
            </w:rPrChange>
          </w:rPr>
          <w:t>和</w:t>
        </w:r>
      </w:ins>
      <w:del w:id="322"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323" w:author="xh" w:date="2026-10-23T14:02:57Z">
            <w:rPr>
              <w:rFonts w:hint="eastAsia" w:ascii="方正仿宋_GBK" w:hAnsi="方正仿宋_GBK" w:eastAsia="方正仿宋_GBK" w:cs="Times New Roman"/>
              <w:sz w:val="32"/>
              <w:szCs w:val="32"/>
            </w:rPr>
          </w:rPrChange>
        </w:rPr>
        <w:t>光伏</w:t>
      </w:r>
      <w:ins w:id="324" w:author="xh" w:date="2026-10-23T14:02:57Z">
        <w:r>
          <w:rPr>
            <w:rFonts w:hint="default" w:ascii="Times New Roman" w:hAnsi="Times New Roman" w:eastAsia="方正仿宋_GBK" w:cs="Times New Roman"/>
            <w:b w:val="0"/>
            <w:bCs w:val="0"/>
            <w:i w:val="0"/>
            <w:iCs w:val="0"/>
            <w:sz w:val="32"/>
            <w:szCs w:val="32"/>
            <w:rPrChange w:id="325" w:author="xh" w:date="2026-10-23T14:02:57Z">
              <w:rPr>
                <w:rFonts w:hint="eastAsia" w:ascii="方正仿宋_GBK" w:hAnsi="方正仿宋_GBK" w:eastAsia="方正仿宋_GBK" w:cs="Times New Roman"/>
                <w:sz w:val="32"/>
                <w:szCs w:val="32"/>
              </w:rPr>
            </w:rPrChange>
          </w:rPr>
          <w:t>发展</w:t>
        </w:r>
      </w:ins>
      <w:del w:id="326"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327" w:author="xh" w:date="2026-10-23T14:02:57Z">
            <w:rPr>
              <w:rFonts w:hint="eastAsia" w:ascii="方正仿宋_GBK" w:hAnsi="方正仿宋_GBK" w:eastAsia="方正仿宋_GBK" w:cs="Times New Roman"/>
              <w:sz w:val="32"/>
              <w:szCs w:val="32"/>
            </w:rPr>
          </w:rPrChange>
        </w:rPr>
        <w:t>情景</w:t>
      </w:r>
      <w:ins w:id="328" w:author="xh" w:date="2026-10-23T14:02:57Z">
        <w:r>
          <w:rPr>
            <w:rFonts w:hint="default" w:ascii="Times New Roman" w:hAnsi="Times New Roman" w:eastAsia="方正仿宋_GBK" w:cs="Times New Roman"/>
            <w:b w:val="0"/>
            <w:bCs w:val="0"/>
            <w:i w:val="0"/>
            <w:iCs w:val="0"/>
            <w:sz w:val="32"/>
            <w:szCs w:val="32"/>
            <w:rPrChange w:id="329" w:author="xh" w:date="2026-10-23T14:02:57Z">
              <w:rPr>
                <w:rFonts w:hint="eastAsia" w:ascii="方正仿宋_GBK" w:hAnsi="方正仿宋_GBK" w:eastAsia="方正仿宋_GBK" w:cs="Times New Roman"/>
                <w:sz w:val="32"/>
                <w:szCs w:val="32"/>
              </w:rPr>
            </w:rPrChange>
          </w:rPr>
          <w:t>推演</w:t>
        </w:r>
      </w:ins>
      <w:ins w:id="330" w:author="白日梦想家" w:date="2026-10-26T11:45:54Z">
        <w:r>
          <w:rPr>
            <w:rFonts w:hint="eastAsia" w:ascii="Times New Roman" w:hAnsi="Times New Roman" w:eastAsia="方正仿宋_GBK" w:cs="Times New Roman"/>
            <w:b w:val="0"/>
            <w:bCs w:val="0"/>
            <w:i w:val="0"/>
            <w:iCs w:val="0"/>
            <w:sz w:val="32"/>
            <w:szCs w:val="32"/>
            <w:lang w:eastAsia="zh"/>
            <w:woUserID w:val="2"/>
          </w:rPr>
          <w:t>容载比</w:t>
        </w:r>
      </w:ins>
      <w:ins w:id="331" w:author="xh" w:date="2026-10-23T14:02:57Z">
        <w:r>
          <w:rPr>
            <w:rFonts w:hint="default" w:ascii="Times New Roman" w:hAnsi="Times New Roman" w:eastAsia="方正仿宋_GBK" w:cs="Times New Roman"/>
            <w:b w:val="0"/>
            <w:bCs w:val="0"/>
            <w:i w:val="0"/>
            <w:iCs w:val="0"/>
            <w:sz w:val="32"/>
            <w:szCs w:val="32"/>
            <w:rPrChange w:id="332" w:author="xh" w:date="2026-10-23T14:02:57Z">
              <w:rPr>
                <w:rFonts w:hint="eastAsia" w:ascii="方正仿宋_GBK" w:hAnsi="方正仿宋_GBK" w:eastAsia="方正仿宋_GBK" w:cs="Times New Roman"/>
                <w:sz w:val="32"/>
                <w:szCs w:val="32"/>
              </w:rPr>
            </w:rPrChange>
          </w:rPr>
          <w:t>。</w:t>
        </w:r>
      </w:ins>
      <w:ins w:id="333" w:author="白日梦想家" w:date="2026-10-26T11:46:00Z">
        <w:r>
          <w:rPr>
            <w:rFonts w:hint="eastAsia" w:ascii="Times New Roman" w:hAnsi="Times New Roman" w:eastAsia="方正仿宋_GBK" w:cs="Times New Roman"/>
            <w:b w:val="0"/>
            <w:bCs w:val="0"/>
            <w:i w:val="0"/>
            <w:iCs w:val="0"/>
            <w:sz w:val="32"/>
            <w:szCs w:val="32"/>
            <w:lang w:eastAsia="zh"/>
            <w:woUserID w:val="2"/>
          </w:rPr>
          <w:t>每个</w:t>
        </w:r>
      </w:ins>
      <w:ins w:id="334" w:author="白日梦想家" w:date="2026-10-26T11:46:02Z">
        <w:r>
          <w:rPr>
            <w:rFonts w:hint="eastAsia" w:ascii="Times New Roman" w:hAnsi="Times New Roman" w:eastAsia="方正仿宋_GBK" w:cs="Times New Roman"/>
            <w:b w:val="0"/>
            <w:bCs w:val="0"/>
            <w:i w:val="0"/>
            <w:iCs w:val="0"/>
            <w:sz w:val="32"/>
            <w:szCs w:val="32"/>
            <w:lang w:eastAsia="zh"/>
            <w:woUserID w:val="2"/>
          </w:rPr>
          <w:t>地区</w:t>
        </w:r>
      </w:ins>
      <w:ins w:id="335" w:author="白日梦想家" w:date="2026-10-26T11:46:03Z">
        <w:r>
          <w:rPr>
            <w:rFonts w:hint="eastAsia" w:ascii="Times New Roman" w:hAnsi="Times New Roman" w:eastAsia="方正仿宋_GBK" w:cs="Times New Roman"/>
            <w:b w:val="0"/>
            <w:bCs w:val="0"/>
            <w:i w:val="0"/>
            <w:iCs w:val="0"/>
            <w:sz w:val="32"/>
            <w:szCs w:val="32"/>
            <w:lang w:eastAsia="zh"/>
            <w:woUserID w:val="2"/>
          </w:rPr>
          <w:t>均</w:t>
        </w:r>
      </w:ins>
      <w:ins w:id="336" w:author="白日梦想家" w:date="2026-10-26T11:46:04Z">
        <w:r>
          <w:rPr>
            <w:rFonts w:hint="eastAsia" w:ascii="Times New Roman" w:hAnsi="Times New Roman" w:eastAsia="方正仿宋_GBK" w:cs="Times New Roman"/>
            <w:b w:val="0"/>
            <w:bCs w:val="0"/>
            <w:i w:val="0"/>
            <w:iCs w:val="0"/>
            <w:sz w:val="32"/>
            <w:szCs w:val="32"/>
            <w:lang w:eastAsia="zh"/>
            <w:woUserID w:val="2"/>
          </w:rPr>
          <w:t>采用</w:t>
        </w:r>
      </w:ins>
      <w:ins w:id="337" w:author="白日梦想家" w:date="2026-10-26T11:46:07Z">
        <w:r>
          <w:rPr>
            <w:rFonts w:hint="eastAsia" w:ascii="Times New Roman" w:hAnsi="Times New Roman" w:eastAsia="方正仿宋_GBK" w:cs="Times New Roman"/>
            <w:b w:val="0"/>
            <w:bCs w:val="0"/>
            <w:i w:val="0"/>
            <w:iCs w:val="0"/>
            <w:sz w:val="32"/>
            <w:szCs w:val="32"/>
            <w:lang w:eastAsia="zh"/>
            <w:woUserID w:val="2"/>
          </w:rPr>
          <w:t>刚性和</w:t>
        </w:r>
      </w:ins>
      <w:ins w:id="338" w:author="白日梦想家" w:date="2026-10-26T11:46:09Z">
        <w:r>
          <w:rPr>
            <w:rFonts w:hint="eastAsia" w:ascii="Times New Roman" w:hAnsi="Times New Roman" w:eastAsia="方正仿宋_GBK" w:cs="Times New Roman"/>
            <w:b w:val="0"/>
            <w:bCs w:val="0"/>
            <w:i w:val="0"/>
            <w:iCs w:val="0"/>
            <w:sz w:val="32"/>
            <w:szCs w:val="32"/>
            <w:lang w:eastAsia="zh"/>
            <w:woUserID w:val="2"/>
          </w:rPr>
          <w:t>弹性</w:t>
        </w:r>
      </w:ins>
      <w:ins w:id="339" w:author="xh" w:date="2026-10-23T14:02:57Z">
        <w:r>
          <w:rPr>
            <w:rFonts w:hint="default" w:ascii="Times New Roman" w:hAnsi="Times New Roman" w:eastAsia="方正仿宋_GBK" w:cs="Times New Roman"/>
            <w:b w:val="0"/>
            <w:bCs w:val="0"/>
            <w:i w:val="0"/>
            <w:iCs w:val="0"/>
            <w:sz w:val="32"/>
            <w:szCs w:val="32"/>
            <w:rPrChange w:id="340" w:author="xh" w:date="2026-10-23T14:02:57Z">
              <w:rPr>
                <w:rFonts w:hint="eastAsia" w:ascii="方正仿宋_GBK" w:hAnsi="方正仿宋_GBK" w:eastAsia="方正仿宋_GBK" w:cs="Times New Roman"/>
                <w:sz w:val="32"/>
                <w:szCs w:val="32"/>
              </w:rPr>
            </w:rPrChange>
          </w:rPr>
          <w:t>两</w:t>
        </w:r>
      </w:ins>
      <w:ins w:id="341" w:author="白日梦想家" w:date="2026-10-26T11:46:15Z">
        <w:r>
          <w:rPr>
            <w:rFonts w:hint="eastAsia" w:ascii="Times New Roman" w:hAnsi="Times New Roman" w:eastAsia="方正仿宋_GBK" w:cs="Times New Roman"/>
            <w:b w:val="0"/>
            <w:bCs w:val="0"/>
            <w:i w:val="0"/>
            <w:iCs w:val="0"/>
            <w:sz w:val="32"/>
            <w:szCs w:val="32"/>
            <w:lang w:eastAsia="zh"/>
            <w:woUserID w:val="2"/>
          </w:rPr>
          <w:t>种</w:t>
        </w:r>
      </w:ins>
      <w:ins w:id="342" w:author="白日梦想家" w:date="2026-10-26T11:46:18Z">
        <w:r>
          <w:rPr>
            <w:rFonts w:hint="eastAsia" w:ascii="Times New Roman" w:hAnsi="Times New Roman" w:eastAsia="方正仿宋_GBK" w:cs="Times New Roman"/>
            <w:b w:val="0"/>
            <w:bCs w:val="0"/>
            <w:i w:val="0"/>
            <w:iCs w:val="0"/>
            <w:sz w:val="32"/>
            <w:szCs w:val="32"/>
            <w:lang w:eastAsia="zh"/>
            <w:woUserID w:val="2"/>
          </w:rPr>
          <w:t>容载比的</w:t>
        </w:r>
      </w:ins>
      <w:ins w:id="343" w:author="白日梦想家" w:date="2026-10-26T11:46:20Z">
        <w:r>
          <w:rPr>
            <w:rFonts w:hint="eastAsia" w:ascii="Times New Roman" w:hAnsi="Times New Roman" w:eastAsia="方正仿宋_GBK" w:cs="Times New Roman"/>
            <w:b w:val="0"/>
            <w:bCs w:val="0"/>
            <w:i w:val="0"/>
            <w:iCs w:val="0"/>
            <w:sz w:val="32"/>
            <w:szCs w:val="32"/>
            <w:lang w:eastAsia="zh"/>
            <w:woUserID w:val="2"/>
          </w:rPr>
          <w:t>规划</w:t>
        </w:r>
      </w:ins>
      <w:ins w:id="344" w:author="白日梦想家" w:date="2026-10-26T11:46:23Z">
        <w:r>
          <w:rPr>
            <w:rFonts w:hint="eastAsia" w:ascii="Times New Roman" w:hAnsi="Times New Roman" w:eastAsia="方正仿宋_GBK" w:cs="Times New Roman"/>
            <w:b w:val="0"/>
            <w:bCs w:val="0"/>
            <w:i w:val="0"/>
            <w:iCs w:val="0"/>
            <w:sz w:val="32"/>
            <w:szCs w:val="32"/>
            <w:lang w:eastAsia="zh"/>
            <w:woUserID w:val="2"/>
          </w:rPr>
          <w:t>思路</w:t>
        </w:r>
      </w:ins>
      <w:ins w:id="345" w:author="白日梦想家" w:date="2026-10-26T11:46:29Z">
        <w:r>
          <w:rPr>
            <w:rFonts w:hint="eastAsia" w:ascii="Times New Roman" w:hAnsi="Times New Roman" w:eastAsia="方正仿宋_GBK" w:cs="Times New Roman"/>
            <w:b w:val="0"/>
            <w:bCs w:val="0"/>
            <w:i w:val="0"/>
            <w:iCs w:val="0"/>
            <w:sz w:val="32"/>
            <w:szCs w:val="32"/>
            <w:lang w:eastAsia="zh"/>
            <w:woUserID w:val="2"/>
          </w:rPr>
          <w:t>，</w:t>
        </w:r>
      </w:ins>
      <w:ins w:id="346" w:author="白日梦想家" w:date="2026-10-26T11:46:30Z">
        <w:r>
          <w:rPr>
            <w:rFonts w:hint="eastAsia" w:ascii="Times New Roman" w:hAnsi="Times New Roman" w:eastAsia="方正仿宋_GBK" w:cs="Times New Roman"/>
            <w:b w:val="0"/>
            <w:bCs w:val="0"/>
            <w:i w:val="0"/>
            <w:iCs w:val="0"/>
            <w:sz w:val="32"/>
            <w:szCs w:val="32"/>
            <w:lang w:eastAsia="zh"/>
            <w:woUserID w:val="2"/>
          </w:rPr>
          <w:t>在</w:t>
        </w:r>
      </w:ins>
      <w:ins w:id="347" w:author="xh" w:date="2026-10-23T14:02:57Z">
        <w:del w:id="348" w:author="白日梦想家" w:date="2026-10-26T11:46:22Z">
          <w:r>
            <w:rPr>
              <w:rFonts w:hint="default" w:ascii="Times New Roman" w:hAnsi="Times New Roman" w:eastAsia="方正仿宋_GBK" w:cs="Times New Roman"/>
              <w:b w:val="0"/>
              <w:bCs w:val="0"/>
              <w:i w:val="0"/>
              <w:iCs w:val="0"/>
              <w:sz w:val="32"/>
              <w:szCs w:val="32"/>
              <w:rPrChange w:id="349" w:author="xh" w:date="2026-10-23T14:02:57Z">
                <w:rPr>
                  <w:rFonts w:hint="eastAsia" w:ascii="方正仿宋_GBK" w:hAnsi="方正仿宋_GBK" w:eastAsia="方正仿宋_GBK" w:cs="Times New Roman"/>
                  <w:sz w:val="32"/>
                  <w:szCs w:val="32"/>
                </w:rPr>
              </w:rPrChange>
            </w:rPr>
            <w:delText>方案</w:delText>
          </w:r>
        </w:del>
      </w:ins>
      <w:ins w:id="350" w:author="白日梦想家" w:date="2026-10-26T11:46:57Z">
        <w:r>
          <w:rPr>
            <w:rFonts w:hint="eastAsia" w:ascii="Times New Roman" w:hAnsi="Times New Roman" w:eastAsia="方正仿宋_GBK" w:cs="Times New Roman"/>
            <w:b w:val="0"/>
            <w:bCs w:val="0"/>
            <w:i w:val="0"/>
            <w:iCs w:val="0"/>
            <w:sz w:val="32"/>
            <w:szCs w:val="32"/>
            <w:lang w:eastAsia="zh"/>
            <w:woUserID w:val="2"/>
          </w:rPr>
          <w:t>相同</w:t>
        </w:r>
      </w:ins>
      <w:ins w:id="351" w:author="白日梦想家" w:date="2026-10-26T11:47:06Z">
        <w:r>
          <w:rPr>
            <w:rFonts w:hint="eastAsia" w:ascii="Times New Roman" w:hAnsi="Times New Roman" w:eastAsia="方正仿宋_GBK" w:cs="Times New Roman"/>
            <w:b w:val="0"/>
            <w:bCs w:val="0"/>
            <w:i w:val="0"/>
            <w:iCs w:val="0"/>
            <w:sz w:val="32"/>
            <w:szCs w:val="32"/>
            <w:lang w:eastAsia="zh"/>
            <w:woUserID w:val="2"/>
          </w:rPr>
          <w:t>规划</w:t>
        </w:r>
      </w:ins>
      <w:ins w:id="352" w:author="白日梦想家" w:date="2026-10-26T11:46:59Z">
        <w:r>
          <w:rPr>
            <w:rFonts w:hint="eastAsia" w:ascii="Times New Roman" w:hAnsi="Times New Roman" w:eastAsia="方正仿宋_GBK" w:cs="Times New Roman"/>
            <w:b w:val="0"/>
            <w:bCs w:val="0"/>
            <w:i w:val="0"/>
            <w:iCs w:val="0"/>
            <w:sz w:val="32"/>
            <w:szCs w:val="32"/>
            <w:lang w:eastAsia="zh"/>
            <w:woUserID w:val="2"/>
          </w:rPr>
          <w:t>边界</w:t>
        </w:r>
      </w:ins>
      <w:ins w:id="353" w:author="白日梦想家" w:date="2026-10-26T11:47:08Z">
        <w:r>
          <w:rPr>
            <w:rFonts w:hint="eastAsia" w:ascii="Times New Roman" w:hAnsi="Times New Roman" w:eastAsia="方正仿宋_GBK" w:cs="Times New Roman"/>
            <w:b w:val="0"/>
            <w:bCs w:val="0"/>
            <w:i w:val="0"/>
            <w:iCs w:val="0"/>
            <w:sz w:val="32"/>
            <w:szCs w:val="32"/>
            <w:lang w:eastAsia="zh"/>
            <w:woUserID w:val="2"/>
          </w:rPr>
          <w:t>下</w:t>
        </w:r>
      </w:ins>
      <w:ins w:id="354" w:author="xh" w:date="2026-10-23T14:02:57Z">
        <w:del w:id="355" w:author="白日梦想家" w:date="2026-10-26T11:46:56Z">
          <w:r>
            <w:rPr>
              <w:rFonts w:hint="default" w:ascii="Times New Roman" w:hAnsi="Times New Roman" w:eastAsia="方正仿宋_GBK" w:cs="Times New Roman"/>
              <w:b w:val="0"/>
              <w:bCs w:val="0"/>
              <w:i w:val="0"/>
              <w:iCs w:val="0"/>
              <w:sz w:val="32"/>
              <w:szCs w:val="32"/>
              <w:rPrChange w:id="356" w:author="xh" w:date="2026-10-23T14:02:57Z">
                <w:rPr>
                  <w:rFonts w:hint="eastAsia" w:ascii="方正仿宋_GBK" w:hAnsi="方正仿宋_GBK" w:eastAsia="方正仿宋_GBK" w:cs="Times New Roman"/>
                  <w:sz w:val="32"/>
                  <w:szCs w:val="32"/>
                </w:rPr>
              </w:rPrChange>
            </w:rPr>
            <w:delText>共</w:delText>
          </w:r>
        </w:del>
      </w:ins>
      <w:ins w:id="357" w:author="xh" w:date="2026-10-23T14:02:57Z">
        <w:del w:id="358" w:author="白日梦想家" w:date="2026-10-26T11:46:56Z">
          <w:r>
            <w:rPr>
              <w:rFonts w:hint="default" w:ascii="Times New Roman" w:hAnsi="Times New Roman" w:eastAsia="方正仿宋_GBK" w:cs="Times New Roman"/>
              <w:b w:val="0"/>
              <w:bCs w:val="0"/>
              <w:i w:val="0"/>
              <w:iCs w:val="0"/>
              <w:sz w:val="32"/>
              <w:szCs w:val="32"/>
              <w:rPrChange w:id="359" w:author="xh" w:date="2026-10-23T14:02:57Z">
                <w:rPr>
                  <w:rFonts w:hint="eastAsia" w:ascii="方正仿宋_GBK" w:hAnsi="方正仿宋_GBK" w:eastAsia="方正仿宋_GBK" w:cs="Times New Roman"/>
                  <w:sz w:val="32"/>
                  <w:szCs w:val="32"/>
                </w:rPr>
              </w:rPrChange>
            </w:rPr>
            <w:delText>用</w:delText>
          </w:r>
        </w:del>
      </w:ins>
      <w:ins w:id="360" w:author="xh" w:date="2026-10-23T14:02:57Z">
        <w:del w:id="361" w:author="白日梦想家" w:date="2026-10-26T11:46:56Z">
          <w:r>
            <w:rPr>
              <w:rFonts w:hint="default" w:ascii="Times New Roman" w:hAnsi="Times New Roman" w:eastAsia="方正仿宋_GBK" w:cs="Times New Roman"/>
              <w:b w:val="0"/>
              <w:bCs w:val="0"/>
              <w:i w:val="0"/>
              <w:iCs w:val="0"/>
              <w:sz w:val="32"/>
              <w:szCs w:val="32"/>
              <w:rPrChange w:id="362" w:author="xh" w:date="2026-10-23T14:02:57Z">
                <w:rPr>
                  <w:rFonts w:hint="eastAsia" w:ascii="方正仿宋_GBK" w:hAnsi="方正仿宋_GBK" w:eastAsia="方正仿宋_GBK" w:cs="Times New Roman"/>
                  <w:sz w:val="32"/>
                  <w:szCs w:val="32"/>
                </w:rPr>
              </w:rPrChange>
            </w:rPr>
            <w:delText>年度源荷、工程价格及</w:delText>
          </w:r>
        </w:del>
      </w:ins>
      <w:ins w:id="363" w:author="xh" w:date="2026-10-23T14:02:57Z">
        <w:del w:id="364" w:author="白日梦想家" w:date="2026-10-26T11:46:56Z">
          <w:r>
            <w:rPr>
              <w:rFonts w:hint="default" w:ascii="Times New Roman" w:hAnsi="Times New Roman" w:eastAsia="方正仿宋_GBK" w:cs="Times New Roman"/>
              <w:b w:val="0"/>
              <w:bCs w:val="0"/>
              <w:i w:val="0"/>
              <w:iCs w:val="0"/>
              <w:sz w:val="32"/>
              <w:szCs w:val="32"/>
              <w:rPrChange w:id="365" w:author="xh" w:date="2026-10-23T14:02:57Z">
                <w:rPr>
                  <w:rFonts w:hint="eastAsia" w:ascii="方正仿宋_GBK" w:hAnsi="方正仿宋_GBK" w:eastAsia="方正仿宋_GBK" w:cs="Times New Roman"/>
                  <w:sz w:val="32"/>
                  <w:szCs w:val="32"/>
                </w:rPr>
              </w:rPrChange>
            </w:rPr>
            <w:delText>候选</w:delText>
          </w:r>
        </w:del>
      </w:ins>
      <w:ins w:id="366" w:author="xh" w:date="2026-10-23T14:02:57Z">
        <w:del w:id="367" w:author="白日梦想家" w:date="2026-10-26T11:46:56Z">
          <w:r>
            <w:rPr>
              <w:rFonts w:hint="default" w:ascii="Times New Roman" w:hAnsi="Times New Roman" w:eastAsia="方正仿宋_GBK" w:cs="Times New Roman"/>
              <w:b w:val="0"/>
              <w:bCs w:val="0"/>
              <w:i w:val="0"/>
              <w:iCs w:val="0"/>
              <w:sz w:val="32"/>
              <w:szCs w:val="32"/>
              <w:rPrChange w:id="368" w:author="xh" w:date="2026-10-23T14:02:57Z">
                <w:rPr>
                  <w:rFonts w:hint="eastAsia" w:ascii="方正仿宋_GBK" w:hAnsi="方正仿宋_GBK" w:eastAsia="方正仿宋_GBK" w:cs="Times New Roman"/>
                  <w:sz w:val="32"/>
                  <w:szCs w:val="32"/>
                </w:rPr>
              </w:rPrChange>
            </w:rPr>
            <w:delText>网络</w:delText>
          </w:r>
        </w:del>
      </w:ins>
      <w:r>
        <w:rPr>
          <w:rFonts w:hint="default" w:ascii="Times New Roman" w:hAnsi="Times New Roman" w:eastAsia="方正仿宋_GBK" w:cs="Times New Roman"/>
          <w:b w:val="0"/>
          <w:bCs w:val="0"/>
          <w:i w:val="0"/>
          <w:iCs w:val="0"/>
          <w:sz w:val="32"/>
          <w:szCs w:val="32"/>
          <w:rPrChange w:id="369" w:author="xh" w:date="2026-10-23T14:02:57Z">
            <w:rPr>
              <w:rFonts w:hint="eastAsia" w:ascii="方正仿宋_GBK" w:hAnsi="方正仿宋_GBK" w:eastAsia="方正仿宋_GBK" w:cs="Times New Roman"/>
              <w:sz w:val="32"/>
              <w:szCs w:val="32"/>
            </w:rPr>
          </w:rPrChange>
        </w:rPr>
        <w:t>，</w:t>
      </w:r>
      <w:ins w:id="370" w:author="xh" w:date="2026-10-23T14:02:57Z">
        <w:r>
          <w:rPr>
            <w:rFonts w:hint="default" w:ascii="Times New Roman" w:hAnsi="Times New Roman" w:eastAsia="方正仿宋_GBK" w:cs="Times New Roman"/>
            <w:b w:val="0"/>
            <w:bCs w:val="0"/>
            <w:i w:val="0"/>
            <w:iCs w:val="0"/>
            <w:sz w:val="32"/>
            <w:szCs w:val="32"/>
            <w:rPrChange w:id="371" w:author="xh" w:date="2026-10-23T14:02:57Z">
              <w:rPr>
                <w:rFonts w:hint="eastAsia" w:ascii="方正仿宋_GBK" w:hAnsi="方正仿宋_GBK" w:eastAsia="方正仿宋_GBK" w:cs="Times New Roman"/>
                <w:sz w:val="32"/>
                <w:szCs w:val="32"/>
              </w:rPr>
            </w:rPrChange>
          </w:rPr>
          <w:t>比较</w:t>
        </w:r>
      </w:ins>
      <w:ins w:id="372" w:author="白日梦想家" w:date="2026-10-26T11:47:28Z">
        <w:r>
          <w:rPr>
            <w:rFonts w:hint="eastAsia" w:ascii="Times New Roman" w:hAnsi="Times New Roman" w:eastAsia="方正仿宋_GBK" w:cs="Times New Roman"/>
            <w:b w:val="0"/>
            <w:bCs w:val="0"/>
            <w:i w:val="0"/>
            <w:iCs w:val="0"/>
            <w:sz w:val="32"/>
            <w:szCs w:val="32"/>
            <w:lang w:eastAsia="zh"/>
            <w:woUserID w:val="2"/>
          </w:rPr>
          <w:t>方案</w:t>
        </w:r>
      </w:ins>
      <w:ins w:id="373" w:author="白日梦想家" w:date="2026-10-26T11:47:31Z">
        <w:r>
          <w:rPr>
            <w:rFonts w:hint="eastAsia" w:ascii="Times New Roman" w:hAnsi="Times New Roman" w:eastAsia="方正仿宋_GBK" w:cs="Times New Roman"/>
            <w:b w:val="0"/>
            <w:bCs w:val="0"/>
            <w:i w:val="0"/>
            <w:iCs w:val="0"/>
            <w:sz w:val="32"/>
            <w:szCs w:val="32"/>
            <w:lang w:eastAsia="zh"/>
            <w:woUserID w:val="2"/>
          </w:rPr>
          <w:t>经济性</w:t>
        </w:r>
      </w:ins>
      <w:ins w:id="374" w:author="xh" w:date="2026-10-23T14:02:57Z">
        <w:del w:id="375" w:author="白日梦想家" w:date="2026-10-26T11:47:28Z">
          <w:r>
            <w:rPr>
              <w:rFonts w:hint="default" w:ascii="Times New Roman" w:hAnsi="Times New Roman" w:eastAsia="方正仿宋_GBK" w:cs="Times New Roman"/>
              <w:b w:val="0"/>
              <w:bCs w:val="0"/>
              <w:i w:val="0"/>
              <w:iCs w:val="0"/>
              <w:sz w:val="32"/>
              <w:szCs w:val="32"/>
              <w:rPrChange w:id="376" w:author="xh" w:date="2026-10-23T14:02:57Z">
                <w:rPr>
                  <w:rFonts w:hint="eastAsia" w:ascii="方正仿宋_GBK" w:hAnsi="方正仿宋_GBK" w:eastAsia="方正仿宋_GBK" w:cs="Times New Roman"/>
                  <w:sz w:val="32"/>
                  <w:szCs w:val="32"/>
                </w:rPr>
              </w:rPrChange>
            </w:rPr>
            <w:delText>同一供电任务下的</w:delText>
          </w:r>
        </w:del>
      </w:ins>
      <w:ins w:id="377" w:author="xh" w:date="2026-10-23T14:02:57Z">
        <w:del w:id="378" w:author="白日梦想家" w:date="2026-10-26T11:47:28Z">
          <w:r>
            <w:rPr>
              <w:rFonts w:hint="default" w:ascii="Times New Roman" w:hAnsi="Times New Roman" w:eastAsia="方正仿宋_GBK" w:cs="Times New Roman"/>
              <w:b w:val="0"/>
              <w:bCs w:val="0"/>
              <w:i w:val="0"/>
              <w:iCs w:val="0"/>
              <w:sz w:val="32"/>
              <w:szCs w:val="32"/>
              <w:rPrChange w:id="379" w:author="xh" w:date="2026-10-23T14:02:57Z">
                <w:rPr>
                  <w:rFonts w:hint="eastAsia" w:ascii="方正仿宋_GBK" w:hAnsi="方正仿宋_GBK" w:eastAsia="方正仿宋_GBK" w:cs="Times New Roman"/>
                  <w:sz w:val="32"/>
                  <w:szCs w:val="32"/>
                </w:rPr>
              </w:rPrChange>
            </w:rPr>
            <w:delText>设备配置与费用</w:delText>
          </w:r>
        </w:del>
      </w:ins>
      <w:ins w:id="380" w:author="xh" w:date="2026-10-23T14:02:57Z">
        <w:r>
          <w:rPr>
            <w:rFonts w:hint="default" w:ascii="Times New Roman" w:hAnsi="Times New Roman" w:eastAsia="方正仿宋_GBK" w:cs="Times New Roman"/>
            <w:b w:val="0"/>
            <w:bCs w:val="0"/>
            <w:i w:val="0"/>
            <w:iCs w:val="0"/>
            <w:sz w:val="32"/>
            <w:szCs w:val="32"/>
            <w:rPrChange w:id="381" w:author="xh" w:date="2026-10-23T14:02:57Z">
              <w:rPr>
                <w:rFonts w:hint="eastAsia" w:ascii="方正仿宋_GBK" w:hAnsi="方正仿宋_GBK" w:eastAsia="方正仿宋_GBK" w:cs="Times New Roman"/>
                <w:sz w:val="32"/>
                <w:szCs w:val="32"/>
              </w:rPr>
            </w:rPrChange>
          </w:rPr>
          <w:t>。</w:t>
        </w:r>
      </w:ins>
      <w:ins w:id="382" w:author="xh" w:date="2026-10-23T14:02:57Z">
        <w:del w:id="383" w:author="白日梦想家" w:date="2026-10-26T11:47:38Z">
          <w:r>
            <w:rPr>
              <w:rFonts w:hint="default" w:ascii="Times New Roman" w:hAnsi="Times New Roman" w:eastAsia="方正仿宋_GBK" w:cs="Times New Roman"/>
              <w:b w:val="0"/>
              <w:bCs w:val="0"/>
              <w:i w:val="0"/>
              <w:iCs w:val="0"/>
              <w:sz w:val="32"/>
              <w:szCs w:val="32"/>
              <w:rPrChange w:id="384" w:author="xh" w:date="2026-10-23T14:02:57Z">
                <w:rPr>
                  <w:rFonts w:hint="eastAsia" w:ascii="方正仿宋_GBK" w:hAnsi="方正仿宋_GBK" w:eastAsia="方正仿宋_GBK" w:cs="Times New Roman"/>
                  <w:sz w:val="32"/>
                  <w:szCs w:val="32"/>
                </w:rPr>
              </w:rPrChange>
            </w:rPr>
            <w:delText>历史回算及未来预测均按既定</w:delText>
          </w:r>
        </w:del>
      </w:ins>
      <w:del w:id="385" w:author="白日梦想家" w:date="2026-10-26T11:47:38Z">
        <w:r>
          <w:rPr>
            <w:rFonts w:hint="default" w:ascii="Times New Roman" w:hAnsi="Times New Roman" w:eastAsia="方正仿宋_GBK" w:cs="Times New Roman"/>
            <w:b w:val="0"/>
            <w:bCs w:val="0"/>
            <w:i w:val="0"/>
            <w:iCs w:val="0"/>
            <w:sz w:val="32"/>
            <w:szCs w:val="32"/>
            <w:rPrChange w:id="386" w:author="xh" w:date="2026-10-23T14:02:57Z">
              <w:rPr>
                <w:rFonts w:hint="eastAsia" w:ascii="方正仿宋_GBK" w:hAnsi="方正仿宋_GBK" w:eastAsia="方正仿宋_GBK" w:cs="Times New Roman"/>
                <w:sz w:val="32"/>
                <w:szCs w:val="32"/>
              </w:rPr>
            </w:rPrChange>
          </w:rPr>
          <w:delText>站级空间分</w:delText>
        </w:r>
      </w:del>
      <w:ins w:id="387" w:author="xh" w:date="2026-10-23T14:02:57Z">
        <w:del w:id="388" w:author="白日梦想家" w:date="2026-10-26T11:47:38Z">
          <w:r>
            <w:rPr>
              <w:rFonts w:hint="default" w:ascii="Times New Roman" w:hAnsi="Times New Roman" w:eastAsia="方正仿宋_GBK" w:cs="Times New Roman"/>
              <w:b w:val="0"/>
              <w:bCs w:val="0"/>
              <w:i w:val="0"/>
              <w:iCs w:val="0"/>
              <w:sz w:val="32"/>
              <w:szCs w:val="32"/>
              <w:rPrChange w:id="389" w:author="xh" w:date="2026-10-23T14:02:57Z">
                <w:rPr>
                  <w:rFonts w:hint="eastAsia" w:ascii="方正仿宋_GBK" w:hAnsi="方正仿宋_GBK" w:eastAsia="方正仿宋_GBK" w:cs="Times New Roman"/>
                  <w:sz w:val="32"/>
                  <w:szCs w:val="32"/>
                </w:rPr>
              </w:rPrChange>
            </w:rPr>
            <w:delText>布构造</w:delText>
          </w:r>
        </w:del>
      </w:ins>
      <w:del w:id="390" w:author="白日梦想家" w:date="2026-10-26T11:47:38Z">
        <w:r>
          <w:rPr>
            <w:rFonts w:hint="eastAsia" w:ascii="方正仿宋_GBK" w:hAnsi="方正仿宋_GBK" w:eastAsia="方正仿宋_GBK" w:cs="Times New Roman"/>
            <w:sz w:val="32"/>
            <w:szCs w:val="32"/>
          </w:rPr>
          <w:delText>配继承2025年模板</w:delText>
        </w:r>
      </w:del>
      <w:del w:id="391" w:author="白日梦想家" w:date="2026-10-26T11:47:38Z">
        <w:r>
          <w:rPr>
            <w:rFonts w:hint="default" w:ascii="Times New Roman" w:hAnsi="Times New Roman" w:eastAsia="方正仿宋_GBK" w:cs="Times New Roman"/>
            <w:b w:val="0"/>
            <w:bCs w:val="0"/>
            <w:i w:val="0"/>
            <w:iCs w:val="0"/>
            <w:sz w:val="32"/>
            <w:szCs w:val="32"/>
            <w:rPrChange w:id="392" w:author="xh" w:date="2026-10-23T14:02:57Z">
              <w:rPr>
                <w:rFonts w:hint="eastAsia" w:ascii="方正仿宋_GBK" w:hAnsi="方正仿宋_GBK" w:eastAsia="方正仿宋_GBK" w:cs="Times New Roman"/>
                <w:sz w:val="32"/>
                <w:szCs w:val="32"/>
              </w:rPr>
            </w:rPrChange>
          </w:rPr>
          <w:delText>。</w:delText>
        </w:r>
      </w:del>
      <w:del w:id="393"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del w:id="394" w:author="白日梦想家" w:date="2026-10-26T11:48:25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95" w:author="xh" w:date="2026-10-23T14:06:21Z">
            <w:rPr>
              <w:rFonts w:hint="eastAsia" w:ascii="方正仿宋_GBK" w:hAnsi="方正仿宋_GBK" w:eastAsia="方正仿宋_GBK" w:cs="Times New Roman"/>
              <w:sz w:val="32"/>
              <w:szCs w:val="32"/>
            </w:rPr>
          </w:rPrChange>
        </w:rPr>
        <w:t>刚性</w:t>
      </w:r>
      <w:ins w:id="396" w:author="白日梦想家" w:date="2026-10-26T11:47:42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97" w:author="xh" w:date="2026-10-23T14:06:21Z">
            <w:rPr>
              <w:rFonts w:hint="eastAsia" w:ascii="方正仿宋_GBK" w:hAnsi="方正仿宋_GBK" w:eastAsia="方正仿宋_GBK" w:cs="Times New Roman"/>
              <w:sz w:val="32"/>
              <w:szCs w:val="32"/>
            </w:rPr>
          </w:rPrChange>
        </w:rPr>
        <w:t>方案新增扩容</w:t>
      </w:r>
      <w:ins w:id="398" w:author="白日梦想家" w:date="2026-10-26T11:47:56Z">
        <w:r>
          <w:rPr>
            <w:rFonts w:hint="eastAsia" w:ascii="Times New Roman" w:hAnsi="Times New Roman" w:eastAsia="方正仿宋_GBK" w:cs="Times New Roman"/>
            <w:b w:val="0"/>
            <w:bCs w:val="0"/>
            <w:i w:val="0"/>
            <w:iCs w:val="0"/>
            <w:sz w:val="32"/>
            <w:szCs w:val="32"/>
            <w:lang w:eastAsia="zh"/>
            <w:woUserID w:val="2"/>
          </w:rPr>
          <w:t>按</w:t>
        </w:r>
      </w:ins>
      <w:ins w:id="399" w:author="白日梦想家" w:date="2026-10-26T11:47:59Z">
        <w:r>
          <w:rPr>
            <w:rFonts w:hint="eastAsia" w:ascii="Times New Roman" w:hAnsi="Times New Roman" w:eastAsia="方正仿宋_GBK" w:cs="Times New Roman"/>
            <w:b w:val="0"/>
            <w:bCs w:val="0"/>
            <w:i w:val="0"/>
            <w:iCs w:val="0"/>
            <w:sz w:val="32"/>
            <w:szCs w:val="32"/>
            <w:lang w:eastAsia="zh"/>
            <w:woUserID w:val="2"/>
          </w:rPr>
          <w:t>容载比</w:t>
        </w:r>
      </w:ins>
      <w:ins w:id="400" w:author="白日梦想家" w:date="2026-10-26T11:48:02Z">
        <w:r>
          <w:rPr>
            <w:rFonts w:hint="eastAsia" w:ascii="Times New Roman" w:hAnsi="Times New Roman" w:eastAsia="方正仿宋_GBK" w:cs="Times New Roman"/>
            <w:b w:val="0"/>
            <w:bCs w:val="0"/>
            <w:i w:val="0"/>
            <w:iCs w:val="0"/>
            <w:sz w:val="32"/>
            <w:szCs w:val="32"/>
            <w:lang w:eastAsia="zh"/>
            <w:woUserID w:val="2"/>
          </w:rPr>
          <w:t>上限</w:t>
        </w:r>
      </w:ins>
      <w:del w:id="401" w:author="白日梦想家" w:date="2026-10-26T11:47:54Z">
        <w:r>
          <w:rPr>
            <w:rFonts w:hint="default" w:ascii="Times New Roman" w:hAnsi="Times New Roman" w:eastAsia="方正仿宋_GBK" w:cs="Times New Roman"/>
            <w:b w:val="0"/>
            <w:bCs w:val="0"/>
            <w:i w:val="0"/>
            <w:iCs w:val="0"/>
            <w:sz w:val="32"/>
            <w:szCs w:val="32"/>
            <w:rPrChange w:id="402" w:author="xh" w:date="2026-10-23T14:06:21Z">
              <w:rPr>
                <w:rFonts w:hint="eastAsia" w:ascii="方正仿宋_GBK" w:hAnsi="方正仿宋_GBK" w:eastAsia="方正仿宋_GBK" w:cs="Times New Roman"/>
                <w:sz w:val="32"/>
                <w:szCs w:val="32"/>
              </w:rPr>
            </w:rPrChange>
          </w:rPr>
          <w:delText>以当年网供最大负荷的</w:delText>
        </w:r>
      </w:del>
      <w:r>
        <w:rPr>
          <w:rFonts w:hint="default" w:ascii="Times New Roman" w:hAnsi="Times New Roman" w:eastAsia="方正仿宋_GBK" w:cs="Times New Roman"/>
          <w:b w:val="0"/>
          <w:bCs w:val="0"/>
          <w:i w:val="0"/>
          <w:iCs w:val="0"/>
          <w:sz w:val="32"/>
          <w:szCs w:val="32"/>
          <w:rPrChange w:id="403" w:author="xh" w:date="2026-10-23T14:06:21Z">
            <w:rPr>
              <w:rFonts w:hint="eastAsia" w:ascii="方正仿宋_GBK" w:hAnsi="方正仿宋_GBK" w:eastAsia="方正仿宋_GBK" w:cs="Times New Roman"/>
              <w:sz w:val="32"/>
              <w:szCs w:val="32"/>
            </w:rPr>
          </w:rPrChange>
        </w:rPr>
        <w:t>2.0倍控制，</w:t>
      </w:r>
      <w:del w:id="404"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405" w:author="白日梦想家" w:date="2026-10-23T11:17:09Z">
        <w:r>
          <w:rPr>
            <w:rFonts w:hint="eastAsia" w:ascii="方正仿宋_GBK" w:hAnsi="方正仿宋_GBK" w:eastAsia="方正仿宋_GBK" w:cs="Times New Roman"/>
            <w:sz w:val="32"/>
            <w:szCs w:val="32"/>
          </w:rPr>
          <w:delText>。</w:delText>
        </w:r>
      </w:del>
      <w:ins w:id="406" w:author="xh" w:date="2026-10-26T18:15:45Z">
        <w:r>
          <w:rPr>
            <w:rFonts w:hint="default" w:ascii="Times New Roman" w:hAnsi="Times New Roman" w:eastAsia="方正仿宋_GBK" w:cs="Times New Roman"/>
            <w:b w:val="0"/>
            <w:bCs w:val="0"/>
            <w:i w:val="0"/>
            <w:iCs w:val="0"/>
            <w:sz w:val="32"/>
            <w:szCs w:val="32"/>
          </w:rPr>
          <w:t>并保留上年在役容量。</w:t>
        </w:r>
      </w:ins>
      <w:r>
        <w:rPr>
          <w:rFonts w:hint="default" w:ascii="Times New Roman" w:hAnsi="Times New Roman" w:eastAsia="方正仿宋_GBK" w:cs="Times New Roman"/>
          <w:b w:val="0"/>
          <w:bCs w:val="0"/>
          <w:i w:val="0"/>
          <w:iCs w:val="0"/>
          <w:sz w:val="32"/>
          <w:szCs w:val="32"/>
          <w:rPrChange w:id="407" w:author="xh" w:date="2026-10-23T14:06:21Z">
            <w:rPr>
              <w:rFonts w:hint="eastAsia" w:ascii="方正仿宋_GBK" w:hAnsi="方正仿宋_GBK" w:eastAsia="方正仿宋_GBK" w:cs="Times New Roman"/>
              <w:sz w:val="32"/>
              <w:szCs w:val="32"/>
            </w:rPr>
          </w:rPrChange>
        </w:rPr>
        <w:t>弹性</w:t>
      </w:r>
      <w:ins w:id="408" w:author="白日梦想家" w:date="2026-10-26T11:48:07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409" w:author="xh" w:date="2026-10-23T14:06:21Z">
            <w:rPr>
              <w:rFonts w:hint="eastAsia" w:ascii="方正仿宋_GBK" w:hAnsi="方正仿宋_GBK" w:eastAsia="方正仿宋_GBK" w:cs="Times New Roman"/>
              <w:sz w:val="32"/>
              <w:szCs w:val="32"/>
            </w:rPr>
          </w:rPrChange>
        </w:rPr>
        <w:t>方案</w:t>
      </w:r>
      <w:ins w:id="410" w:author="白日梦想家" w:date="2026-10-23T11:17:17Z">
        <w:r>
          <w:rPr>
            <w:rFonts w:hint="default" w:ascii="Times New Roman" w:hAnsi="Times New Roman" w:eastAsia="方正仿宋_GBK" w:cs="Times New Roman"/>
            <w:b w:val="0"/>
            <w:bCs w:val="0"/>
            <w:i w:val="0"/>
            <w:iCs w:val="0"/>
            <w:sz w:val="32"/>
            <w:szCs w:val="32"/>
            <w:lang w:eastAsia="zh"/>
            <w:rPrChange w:id="411" w:author="xh" w:date="2026-10-23T14:06:21Z">
              <w:rPr>
                <w:rFonts w:hint="eastAsia" w:ascii="方正仿宋_GBK" w:hAnsi="方正仿宋_GBK" w:eastAsia="方正仿宋_GBK" w:cs="Times New Roman"/>
                <w:sz w:val="32"/>
                <w:szCs w:val="32"/>
                <w:lang w:eastAsia="zh"/>
                <w:woUserID w:val="1"/>
              </w:rPr>
            </w:rPrChange>
            <w:woUserID w:val="1"/>
          </w:rPr>
          <w:t>不设</w:t>
        </w:r>
      </w:ins>
      <w:del w:id="412" w:author="白日梦想家" w:date="2026-10-23T11:17:15Z">
        <w:r>
          <w:rPr>
            <w:rFonts w:hint="eastAsia" w:ascii="方正仿宋_GBK" w:hAnsi="方正仿宋_GBK" w:eastAsia="方正仿宋_GBK" w:cs="Times New Roman"/>
            <w:sz w:val="32"/>
            <w:szCs w:val="32"/>
          </w:rPr>
          <w:delText>取消这一新增</w:delText>
        </w:r>
      </w:del>
      <w:ins w:id="413" w:author="xh" w:date="2026-10-23T14:06:21Z">
        <w:r>
          <w:rPr>
            <w:rFonts w:hint="default" w:ascii="Times New Roman" w:hAnsi="Times New Roman" w:eastAsia="方正仿宋_GBK" w:cs="Times New Roman"/>
            <w:b w:val="0"/>
            <w:bCs w:val="0"/>
            <w:i w:val="0"/>
            <w:iCs w:val="0"/>
            <w:sz w:val="32"/>
            <w:szCs w:val="32"/>
            <w:rPrChange w:id="414" w:author="xh" w:date="2026-10-23T14:06:21Z">
              <w:rPr>
                <w:rFonts w:hint="eastAsia" w:ascii="方正仿宋_GBK" w:hAnsi="方正仿宋_GBK" w:eastAsia="方正仿宋_GBK" w:cs="Times New Roman"/>
                <w:sz w:val="32"/>
                <w:szCs w:val="32"/>
              </w:rPr>
            </w:rPrChange>
          </w:rPr>
          <w:t>这一</w:t>
        </w:r>
      </w:ins>
      <w:r>
        <w:rPr>
          <w:rFonts w:hint="default" w:ascii="Times New Roman" w:hAnsi="Times New Roman" w:eastAsia="方正仿宋_GBK" w:cs="Times New Roman"/>
          <w:b w:val="0"/>
          <w:bCs w:val="0"/>
          <w:i w:val="0"/>
          <w:iCs w:val="0"/>
          <w:sz w:val="32"/>
          <w:szCs w:val="32"/>
          <w:rPrChange w:id="415" w:author="xh" w:date="2026-10-23T14:06:21Z">
            <w:rPr>
              <w:rFonts w:hint="eastAsia" w:ascii="方正仿宋_GBK" w:hAnsi="方正仿宋_GBK" w:eastAsia="方正仿宋_GBK" w:cs="Times New Roman"/>
              <w:sz w:val="32"/>
              <w:szCs w:val="32"/>
            </w:rPr>
          </w:rPrChange>
        </w:rPr>
        <w:t>容量上限，</w:t>
      </w:r>
      <w:ins w:id="416" w:author="xh" w:date="2026-10-26T18:15:45Z">
        <w:r>
          <w:rPr>
            <w:rFonts w:hint="default" w:ascii="Times New Roman" w:hAnsi="Times New Roman" w:eastAsia="方正仿宋_GBK" w:cs="Times New Roman"/>
            <w:b w:val="0"/>
            <w:bCs w:val="0"/>
            <w:i w:val="0"/>
            <w:iCs w:val="0"/>
            <w:sz w:val="32"/>
            <w:szCs w:val="32"/>
          </w:rPr>
          <w:t>先比较新增储能与联络费用，在配套费用参考值20%范围内优先减少联络，再比较总费用。</w:t>
        </w:r>
      </w:ins>
      <w:del w:id="417" w:author="白日梦想家" w:date="2026-10-26T11:48:25Z">
        <w:r>
          <w:rPr>
            <w:rFonts w:hint="default" w:ascii="Times New Roman" w:hAnsi="Times New Roman" w:eastAsia="方正仿宋_GBK" w:cs="Times New Roman"/>
            <w:b w:val="0"/>
            <w:bCs w:val="0"/>
            <w:i w:val="0"/>
            <w:iCs w:val="0"/>
            <w:sz w:val="32"/>
            <w:szCs w:val="32"/>
            <w:rPrChange w:id="418" w:author="xh" w:date="2026-10-23T14:06:21Z">
              <w:rPr>
                <w:rFonts w:hint="eastAsia" w:ascii="方正仿宋_GBK" w:hAnsi="方正仿宋_GBK" w:eastAsia="方正仿宋_GBK" w:cs="Times New Roman"/>
                <w:sz w:val="32"/>
                <w:szCs w:val="32"/>
              </w:rPr>
            </w:rPrChange>
          </w:rPr>
          <w:delText>在相同年度容载比下限和供电约束下</w:delText>
        </w:r>
      </w:del>
      <w:ins w:id="419" w:author="xh" w:date="2026-10-23T14:06:21Z">
        <w:del w:id="420" w:author="白日梦想家" w:date="2026-10-26T11:48:25Z">
          <w:r>
            <w:rPr>
              <w:rFonts w:hint="default" w:ascii="Times New Roman" w:hAnsi="Times New Roman" w:eastAsia="方正仿宋_GBK" w:cs="Times New Roman"/>
              <w:b w:val="0"/>
              <w:bCs w:val="0"/>
              <w:i w:val="0"/>
              <w:iCs w:val="0"/>
              <w:sz w:val="32"/>
              <w:szCs w:val="32"/>
              <w:rPrChange w:id="421" w:author="xh" w:date="2026-10-23T14:06:21Z">
                <w:rPr>
                  <w:rFonts w:hint="eastAsia" w:ascii="方正仿宋_GBK" w:hAnsi="方正仿宋_GBK" w:eastAsia="方正仿宋_GBK" w:cs="Times New Roman"/>
                  <w:sz w:val="32"/>
                  <w:szCs w:val="32"/>
                </w:rPr>
              </w:rPrChange>
            </w:rPr>
            <w:delText>选择</w:delText>
          </w:r>
        </w:del>
      </w:ins>
      <w:del w:id="422" w:author="白日梦想家" w:date="2026-10-26T11:48:25Z">
        <w:r>
          <w:rPr>
            <w:rFonts w:hint="eastAsia" w:ascii="方正仿宋_GBK" w:hAnsi="方正仿宋_GBK" w:eastAsia="方正仿宋_GBK" w:cs="Times New Roman"/>
            <w:sz w:val="32"/>
            <w:szCs w:val="32"/>
          </w:rPr>
          <w:delText>，按允许</w:delText>
        </w:r>
      </w:del>
      <w:del w:id="423" w:author="白日梦想家" w:date="2026-10-26T11:48:25Z">
        <w:r>
          <w:rPr>
            <w:rFonts w:hint="default" w:ascii="Times New Roman" w:hAnsi="Times New Roman" w:eastAsia="方正仿宋_GBK" w:cs="Times New Roman"/>
            <w:b w:val="0"/>
            <w:bCs w:val="0"/>
            <w:i w:val="0"/>
            <w:iCs w:val="0"/>
            <w:sz w:val="32"/>
            <w:szCs w:val="32"/>
            <w:rPrChange w:id="424" w:author="xh" w:date="2026-10-23T14:06:21Z">
              <w:rPr>
                <w:rFonts w:hint="eastAsia" w:ascii="方正仿宋_GBK" w:hAnsi="方正仿宋_GBK" w:eastAsia="方正仿宋_GBK" w:cs="Times New Roman"/>
                <w:sz w:val="32"/>
                <w:szCs w:val="32"/>
              </w:rPr>
            </w:rPrChange>
          </w:rPr>
          <w:delText>设备</w:delText>
        </w:r>
      </w:del>
      <w:ins w:id="425" w:author="xh" w:date="2026-10-23T14:06:21Z">
        <w:del w:id="426" w:author="白日梦想家" w:date="2026-10-26T11:48:25Z">
          <w:r>
            <w:rPr>
              <w:rFonts w:hint="default" w:ascii="Times New Roman" w:hAnsi="Times New Roman" w:eastAsia="方正仿宋_GBK" w:cs="Times New Roman"/>
              <w:b w:val="0"/>
              <w:bCs w:val="0"/>
              <w:i w:val="0"/>
              <w:iCs w:val="0"/>
              <w:sz w:val="32"/>
              <w:szCs w:val="32"/>
              <w:rPrChange w:id="427" w:author="xh" w:date="2026-10-23T14:06:21Z">
                <w:rPr>
                  <w:rFonts w:hint="eastAsia" w:ascii="方正仿宋_GBK" w:hAnsi="方正仿宋_GBK" w:eastAsia="方正仿宋_GBK" w:cs="Times New Roman"/>
                  <w:sz w:val="32"/>
                  <w:szCs w:val="32"/>
                </w:rPr>
              </w:rPrChange>
            </w:rPr>
            <w:delText>。各年承接已投运主变、储能和联络，结合当年需求安排新增工程，形成连续的</w:delText>
          </w:r>
        </w:del>
      </w:ins>
      <w:del w:id="428" w:author="白日梦想家" w:date="2026-10-26T11:48:25Z">
        <w:r>
          <w:rPr>
            <w:rFonts w:hint="eastAsia" w:ascii="方正仿宋_GBK" w:hAnsi="方正仿宋_GBK" w:eastAsia="方正仿宋_GBK" w:cs="Times New Roman"/>
            <w:sz w:val="32"/>
            <w:szCs w:val="32"/>
          </w:rPr>
          <w:delText>及扩</w:delText>
        </w:r>
      </w:del>
      <w:del w:id="429" w:author="白日梦想家" w:date="2026-10-26T11:48:25Z">
        <w:r>
          <w:rPr>
            <w:rFonts w:hint="default" w:ascii="Times New Roman" w:hAnsi="Times New Roman" w:eastAsia="方正仿宋_GBK" w:cs="Times New Roman"/>
            <w:b w:val="0"/>
            <w:bCs w:val="0"/>
            <w:i w:val="0"/>
            <w:iCs w:val="0"/>
            <w:sz w:val="32"/>
            <w:szCs w:val="32"/>
            <w:rPrChange w:id="430" w:author="xh" w:date="2026-10-23T14:06:21Z">
              <w:rPr>
                <w:rFonts w:hint="eastAsia" w:ascii="方正仿宋_GBK" w:hAnsi="方正仿宋_GBK" w:eastAsia="方正仿宋_GBK" w:cs="Times New Roman"/>
                <w:sz w:val="32"/>
                <w:szCs w:val="32"/>
              </w:rPr>
            </w:rPrChange>
          </w:rPr>
          <w:delText>建</w:delText>
        </w:r>
      </w:del>
      <w:ins w:id="431" w:author="xh" w:date="2026-10-23T14:06:21Z">
        <w:del w:id="432" w:author="白日梦想家" w:date="2026-10-26T11:48:25Z">
          <w:r>
            <w:rPr>
              <w:rFonts w:hint="default" w:ascii="Times New Roman" w:hAnsi="Times New Roman" w:eastAsia="方正仿宋_GBK" w:cs="Times New Roman"/>
              <w:b w:val="0"/>
              <w:bCs w:val="0"/>
              <w:i w:val="0"/>
              <w:iCs w:val="0"/>
              <w:sz w:val="32"/>
              <w:szCs w:val="32"/>
              <w:rPrChange w:id="433" w:author="xh" w:date="2026-10-23T14:06:21Z">
                <w:rPr>
                  <w:rFonts w:hint="eastAsia" w:ascii="方正仿宋_GBK" w:hAnsi="方正仿宋_GBK" w:eastAsia="方正仿宋_GBK" w:cs="Times New Roman"/>
                  <w:sz w:val="32"/>
                  <w:szCs w:val="32"/>
                </w:rPr>
              </w:rPrChange>
            </w:rPr>
            <w:delText>设</w:delText>
          </w:r>
        </w:del>
      </w:ins>
      <w:del w:id="434" w:author="白日梦想家" w:date="2026-10-26T11:48:25Z">
        <w:r>
          <w:rPr>
            <w:rFonts w:hint="eastAsia" w:ascii="方正仿宋_GBK" w:hAnsi="方正仿宋_GBK" w:eastAsia="方正仿宋_GBK" w:cs="Times New Roman"/>
            <w:sz w:val="32"/>
            <w:szCs w:val="32"/>
          </w:rPr>
          <w:delText>条件确定容量。两</w:delText>
        </w:r>
      </w:del>
      <w:del w:id="435" w:author="白日梦想家" w:date="2026-10-26T11:48:25Z">
        <w:r>
          <w:rPr>
            <w:rFonts w:hint="default" w:ascii="Times New Roman" w:hAnsi="Times New Roman" w:eastAsia="方正仿宋_GBK" w:cs="Times New Roman"/>
            <w:b w:val="0"/>
            <w:bCs w:val="0"/>
            <w:i w:val="0"/>
            <w:iCs w:val="0"/>
            <w:sz w:val="32"/>
            <w:szCs w:val="32"/>
            <w:rPrChange w:id="436" w:author="xh" w:date="2026-10-23T14:06:21Z">
              <w:rPr>
                <w:rFonts w:hint="eastAsia" w:ascii="方正仿宋_GBK" w:hAnsi="方正仿宋_GBK" w:eastAsia="方正仿宋_GBK" w:cs="Times New Roman"/>
                <w:sz w:val="32"/>
                <w:szCs w:val="32"/>
              </w:rPr>
            </w:rPrChange>
          </w:rPr>
          <w:delText>方案</w:delText>
        </w:r>
      </w:del>
      <w:del w:id="437" w:author="白日梦想家" w:date="2026-10-26T11:48:25Z">
        <w:r>
          <w:rPr>
            <w:rFonts w:hint="eastAsia" w:ascii="方正仿宋_GBK" w:hAnsi="方正仿宋_GBK" w:eastAsia="方正仿宋_GBK" w:cs="Times New Roman"/>
            <w:sz w:val="32"/>
            <w:szCs w:val="32"/>
          </w:rPr>
          <w:delText>共用同地区年度源荷、工程价格及候选网络，逐年承接已投运主变、储能和联络，新增措施按当年需求安排</w:delText>
        </w:r>
      </w:del>
      <w:del w:id="438" w:author="白日梦想家" w:date="2026-10-26T11:48:25Z">
        <w:r>
          <w:rPr>
            <w:rFonts w:hint="default" w:ascii="Times New Roman" w:hAnsi="Times New Roman" w:eastAsia="方正仿宋_GBK" w:cs="Times New Roman"/>
            <w:b w:val="0"/>
            <w:bCs w:val="0"/>
            <w:i w:val="0"/>
            <w:iCs w:val="0"/>
            <w:sz w:val="32"/>
            <w:szCs w:val="32"/>
            <w:rPrChange w:id="439" w:author="xh" w:date="2026-10-23T14:06:21Z">
              <w:rPr>
                <w:rFonts w:hint="eastAsia" w:ascii="方正仿宋_GBK" w:hAnsi="方正仿宋_GBK" w:eastAsia="方正仿宋_GBK" w:cs="Times New Roman"/>
                <w:sz w:val="32"/>
                <w:szCs w:val="32"/>
              </w:rPr>
            </w:rPrChange>
          </w:rPr>
          <w:delText>。</w:delText>
        </w:r>
      </w:del>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440"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441" w:author="xh" w:date="2026-10-23T14:09:46Z">
            <w:rPr>
              <w:rFonts w:hint="eastAsia" w:ascii="方正仿宋_GBK" w:hAnsi="方正仿宋_GBK" w:eastAsia="方正仿宋_GBK" w:cs="Times New Roman"/>
              <w:sz w:val="32"/>
              <w:szCs w:val="32"/>
            </w:rPr>
          </w:rPrChange>
        </w:rPr>
        <w:t>方案</w:t>
      </w:r>
      <w:del w:id="442"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443" w:author="xh" w:date="2026-10-23T14:09:46Z">
            <w:rPr>
              <w:rFonts w:hint="eastAsia" w:ascii="方正仿宋_GBK" w:hAnsi="方正仿宋_GBK" w:eastAsia="方正仿宋_GBK" w:cs="Times New Roman"/>
              <w:sz w:val="32"/>
              <w:szCs w:val="32"/>
            </w:rPr>
          </w:rPrChange>
        </w:rPr>
        <w:t>比</w:t>
      </w:r>
      <w:ins w:id="444" w:author="xh" w:date="2026-10-23T14:09:46Z">
        <w:r>
          <w:rPr>
            <w:rFonts w:hint="default" w:ascii="Times New Roman" w:hAnsi="Times New Roman" w:eastAsia="方正仿宋_GBK" w:cs="Times New Roman"/>
            <w:b w:val="0"/>
            <w:bCs w:val="0"/>
            <w:i w:val="0"/>
            <w:iCs w:val="0"/>
            <w:sz w:val="32"/>
            <w:szCs w:val="32"/>
            <w:rPrChange w:id="445" w:author="xh" w:date="2026-10-23T14:09:46Z">
              <w:rPr>
                <w:rFonts w:hint="eastAsia" w:ascii="方正仿宋_GBK" w:hAnsi="方正仿宋_GBK" w:eastAsia="方正仿宋_GBK" w:cs="Times New Roman"/>
                <w:sz w:val="32"/>
                <w:szCs w:val="32"/>
              </w:rPr>
            </w:rPrChange>
          </w:rPr>
          <w:t>选将站内补强与</w:t>
        </w:r>
      </w:ins>
      <w:ins w:id="446"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47" w:author="白日梦想家" w:date="2026-10-26T11:48:46Z">
        <w:r>
          <w:rPr>
            <w:rFonts w:hint="eastAsia" w:ascii="Times New Roman" w:hAnsi="Times New Roman" w:eastAsia="方正仿宋_GBK" w:cs="Times New Roman"/>
            <w:b w:val="0"/>
            <w:bCs w:val="0"/>
            <w:i w:val="0"/>
            <w:iCs w:val="0"/>
            <w:sz w:val="32"/>
            <w:szCs w:val="32"/>
            <w:lang w:eastAsia="zh"/>
            <w:woUserID w:val="2"/>
          </w:rPr>
          <w:t>联络</w:t>
        </w:r>
      </w:ins>
      <w:ins w:id="448" w:author="xh" w:date="2026-10-23T14:09:46Z">
        <w:del w:id="449" w:author="白日梦想家" w:date="2026-10-26T11:48:45Z">
          <w:r>
            <w:rPr>
              <w:rFonts w:hint="default" w:ascii="Times New Roman" w:hAnsi="Times New Roman" w:eastAsia="方正仿宋_GBK" w:cs="Times New Roman"/>
              <w:b w:val="0"/>
              <w:bCs w:val="0"/>
              <w:i w:val="0"/>
              <w:iCs w:val="0"/>
              <w:sz w:val="32"/>
              <w:szCs w:val="32"/>
              <w:rPrChange w:id="450" w:author="xh" w:date="2026-10-23T14:09:46Z">
                <w:rPr>
                  <w:rFonts w:hint="eastAsia" w:ascii="方正仿宋_GBK" w:hAnsi="方正仿宋_GBK" w:eastAsia="方正仿宋_GBK" w:cs="Times New Roman"/>
                  <w:sz w:val="32"/>
                  <w:szCs w:val="32"/>
                </w:rPr>
              </w:rPrChange>
            </w:rPr>
            <w:delText>网络支援</w:delText>
          </w:r>
        </w:del>
      </w:ins>
      <w:ins w:id="451" w:author="xh" w:date="2026-10-23T14:09:46Z">
        <w:r>
          <w:rPr>
            <w:rFonts w:hint="default" w:ascii="Times New Roman" w:hAnsi="Times New Roman" w:eastAsia="方正仿宋_GBK" w:cs="Times New Roman"/>
            <w:b w:val="0"/>
            <w:bCs w:val="0"/>
            <w:i w:val="0"/>
            <w:iCs w:val="0"/>
            <w:sz w:val="32"/>
            <w:szCs w:val="32"/>
            <w:rPrChange w:id="452" w:author="xh" w:date="2026-10-23T14:09:46Z">
              <w:rPr>
                <w:rFonts w:hint="eastAsia" w:ascii="方正仿宋_GBK" w:hAnsi="方正仿宋_GBK" w:eastAsia="方正仿宋_GBK" w:cs="Times New Roman"/>
                <w:sz w:val="32"/>
                <w:szCs w:val="32"/>
              </w:rPr>
            </w:rPrChange>
          </w:rPr>
          <w:t>共同考虑。主变</w:t>
        </w:r>
      </w:ins>
      <w:del w:id="453"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454" w:author="xh" w:date="2026-10-23T14:09:46Z">
            <w:rPr>
              <w:rFonts w:hint="eastAsia" w:ascii="方正仿宋_GBK" w:hAnsi="方正仿宋_GBK" w:eastAsia="方正仿宋_GBK" w:cs="Times New Roman"/>
              <w:sz w:val="32"/>
              <w:szCs w:val="32"/>
            </w:rPr>
          </w:rPrChange>
        </w:rPr>
        <w:t>增</w:t>
      </w:r>
      <w:ins w:id="455" w:author="xh" w:date="2026-10-23T14:09:46Z">
        <w:r>
          <w:rPr>
            <w:rFonts w:hint="default" w:ascii="Times New Roman" w:hAnsi="Times New Roman" w:eastAsia="方正仿宋_GBK" w:cs="Times New Roman"/>
            <w:b w:val="0"/>
            <w:bCs w:val="0"/>
            <w:i w:val="0"/>
            <w:iCs w:val="0"/>
            <w:sz w:val="32"/>
            <w:szCs w:val="32"/>
            <w:rPrChange w:id="456" w:author="xh" w:date="2026-10-23T14:09:46Z">
              <w:rPr>
                <w:rFonts w:hint="eastAsia" w:ascii="方正仿宋_GBK" w:hAnsi="方正仿宋_GBK" w:eastAsia="方正仿宋_GBK" w:cs="Times New Roman"/>
                <w:sz w:val="32"/>
                <w:szCs w:val="32"/>
              </w:rPr>
            </w:rPrChange>
          </w:rPr>
          <w:t>容</w:t>
        </w:r>
      </w:ins>
      <w:ins w:id="457" w:author="白日梦想家" w:date="2026-10-26T11:48:57Z">
        <w:r>
          <w:rPr>
            <w:rFonts w:hint="eastAsia" w:ascii="Times New Roman" w:hAnsi="Times New Roman" w:eastAsia="方正仿宋_GBK" w:cs="Times New Roman"/>
            <w:b w:val="0"/>
            <w:bCs w:val="0"/>
            <w:i w:val="0"/>
            <w:iCs w:val="0"/>
            <w:sz w:val="32"/>
            <w:szCs w:val="32"/>
            <w:lang w:eastAsia="zh"/>
            <w:woUserID w:val="2"/>
          </w:rPr>
          <w:t>直接</w:t>
        </w:r>
      </w:ins>
      <w:ins w:id="458" w:author="白日梦想家" w:date="2026-10-26T11:49:08Z">
        <w:r>
          <w:rPr>
            <w:rFonts w:hint="eastAsia" w:ascii="Times New Roman" w:hAnsi="Times New Roman" w:eastAsia="方正仿宋_GBK" w:cs="Times New Roman"/>
            <w:b w:val="0"/>
            <w:bCs w:val="0"/>
            <w:i w:val="0"/>
            <w:iCs w:val="0"/>
            <w:sz w:val="32"/>
            <w:szCs w:val="32"/>
            <w:lang w:eastAsia="zh"/>
            <w:woUserID w:val="2"/>
          </w:rPr>
          <w:t>提高</w:t>
        </w:r>
      </w:ins>
      <w:ins w:id="459" w:author="白日梦想家" w:date="2026-10-26T11:49:10Z">
        <w:r>
          <w:rPr>
            <w:rFonts w:hint="eastAsia" w:ascii="Times New Roman" w:hAnsi="Times New Roman" w:eastAsia="方正仿宋_GBK" w:cs="Times New Roman"/>
            <w:b w:val="0"/>
            <w:bCs w:val="0"/>
            <w:i w:val="0"/>
            <w:iCs w:val="0"/>
            <w:sz w:val="32"/>
            <w:szCs w:val="32"/>
            <w:lang w:eastAsia="zh"/>
            <w:woUserID w:val="2"/>
          </w:rPr>
          <w:t>变电站</w:t>
        </w:r>
      </w:ins>
      <w:ins w:id="460" w:author="xh" w:date="2026-10-23T14:09:46Z">
        <w:del w:id="461" w:author="白日梦想家" w:date="2026-10-26T11:48:56Z">
          <w:r>
            <w:rPr>
              <w:rFonts w:hint="default" w:ascii="Times New Roman" w:hAnsi="Times New Roman" w:eastAsia="方正仿宋_GBK" w:cs="Times New Roman"/>
              <w:b w:val="0"/>
              <w:bCs w:val="0"/>
              <w:i w:val="0"/>
              <w:iCs w:val="0"/>
              <w:sz w:val="32"/>
              <w:szCs w:val="32"/>
              <w:rPrChange w:id="462" w:author="xh" w:date="2026-10-23T14:09:46Z">
                <w:rPr>
                  <w:rFonts w:hint="eastAsia" w:ascii="方正仿宋_GBK" w:hAnsi="方正仿宋_GBK" w:eastAsia="方正仿宋_GBK" w:cs="Times New Roman"/>
                  <w:sz w:val="32"/>
                  <w:szCs w:val="32"/>
                </w:rPr>
              </w:rPrChange>
            </w:rPr>
            <w:delText>提高</w:delText>
          </w:r>
        </w:del>
      </w:ins>
      <w:ins w:id="463" w:author="xh" w:date="2026-10-23T14:09:46Z">
        <w:del w:id="464" w:author="白日梦想家" w:date="2026-10-26T11:48:55Z">
          <w:r>
            <w:rPr>
              <w:rFonts w:hint="default" w:ascii="Times New Roman" w:hAnsi="Times New Roman" w:eastAsia="方正仿宋_GBK" w:cs="Times New Roman"/>
              <w:b w:val="0"/>
              <w:bCs w:val="0"/>
              <w:i w:val="0"/>
              <w:iCs w:val="0"/>
              <w:sz w:val="32"/>
              <w:szCs w:val="32"/>
              <w:rPrChange w:id="465" w:author="xh" w:date="2026-10-23T14:09:46Z">
                <w:rPr>
                  <w:rFonts w:hint="eastAsia" w:ascii="方正仿宋_GBK" w:hAnsi="方正仿宋_GBK" w:eastAsia="方正仿宋_GBK" w:cs="Times New Roman"/>
                  <w:sz w:val="32"/>
                  <w:szCs w:val="32"/>
                </w:rPr>
              </w:rPrChange>
            </w:rPr>
            <w:delText>本地</w:delText>
          </w:r>
        </w:del>
      </w:ins>
      <w:ins w:id="466" w:author="xh" w:date="2026-10-23T14:09:46Z">
        <w:r>
          <w:rPr>
            <w:rFonts w:hint="default" w:ascii="Times New Roman" w:hAnsi="Times New Roman" w:eastAsia="方正仿宋_GBK" w:cs="Times New Roman"/>
            <w:b w:val="0"/>
            <w:bCs w:val="0"/>
            <w:i w:val="0"/>
            <w:iCs w:val="0"/>
            <w:sz w:val="32"/>
            <w:szCs w:val="32"/>
            <w:rPrChange w:id="467" w:author="xh" w:date="2026-10-23T14:09:46Z">
              <w:rPr>
                <w:rFonts w:hint="eastAsia" w:ascii="方正仿宋_GBK" w:hAnsi="方正仿宋_GBK" w:eastAsia="方正仿宋_GBK" w:cs="Times New Roman"/>
                <w:sz w:val="32"/>
                <w:szCs w:val="32"/>
              </w:rPr>
            </w:rPrChange>
          </w:rPr>
          <w:t>承载能力，</w:t>
        </w:r>
      </w:ins>
      <w:ins w:id="468"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69" w:author="xh" w:date="2026-10-23T14:09:46Z">
        <w:r>
          <w:rPr>
            <w:rFonts w:hint="default" w:ascii="Times New Roman" w:hAnsi="Times New Roman" w:eastAsia="方正仿宋_GBK" w:cs="Times New Roman"/>
            <w:b w:val="0"/>
            <w:bCs w:val="0"/>
            <w:i w:val="0"/>
            <w:iCs w:val="0"/>
            <w:sz w:val="32"/>
            <w:szCs w:val="32"/>
            <w:rPrChange w:id="470" w:author="xh" w:date="2026-10-23T14:09:46Z">
              <w:rPr>
                <w:rFonts w:hint="eastAsia" w:ascii="方正仿宋_GBK" w:hAnsi="方正仿宋_GBK" w:eastAsia="方正仿宋_GBK" w:cs="Times New Roman"/>
                <w:sz w:val="32"/>
                <w:szCs w:val="32"/>
              </w:rPr>
            </w:rPrChange>
          </w:rPr>
          <w:t>联络建设</w:t>
        </w:r>
      </w:ins>
      <w:ins w:id="471" w:author="白日梦想家" w:date="2026-10-26T11:49:19Z">
        <w:r>
          <w:rPr>
            <w:rFonts w:hint="eastAsia" w:ascii="Times New Roman" w:hAnsi="Times New Roman" w:eastAsia="方正仿宋_GBK" w:cs="Times New Roman"/>
            <w:b w:val="0"/>
            <w:bCs w:val="0"/>
            <w:i w:val="0"/>
            <w:iCs w:val="0"/>
            <w:sz w:val="32"/>
            <w:szCs w:val="32"/>
            <w:lang w:eastAsia="zh"/>
            <w:woUserID w:val="2"/>
          </w:rPr>
          <w:t>则可</w:t>
        </w:r>
      </w:ins>
      <w:ins w:id="472" w:author="xh" w:date="2026-10-23T14:09:46Z">
        <w:r>
          <w:rPr>
            <w:rFonts w:hint="default" w:ascii="Times New Roman" w:hAnsi="Times New Roman" w:eastAsia="方正仿宋_GBK" w:cs="Times New Roman"/>
            <w:b w:val="0"/>
            <w:bCs w:val="0"/>
            <w:i w:val="0"/>
            <w:iCs w:val="0"/>
            <w:sz w:val="32"/>
            <w:szCs w:val="32"/>
            <w:rPrChange w:id="473" w:author="xh" w:date="2026-10-23T14:09:46Z">
              <w:rPr>
                <w:rFonts w:hint="eastAsia" w:ascii="方正仿宋_GBK" w:hAnsi="方正仿宋_GBK" w:eastAsia="方正仿宋_GBK" w:cs="Times New Roman"/>
                <w:sz w:val="32"/>
                <w:szCs w:val="32"/>
              </w:rPr>
            </w:rPrChange>
          </w:rPr>
          <w:t>调用邻站余量，</w:t>
        </w:r>
      </w:ins>
      <w:r>
        <w:rPr>
          <w:rFonts w:hint="default" w:ascii="Times New Roman" w:hAnsi="Times New Roman" w:eastAsia="方正仿宋_GBK" w:cs="Times New Roman"/>
          <w:b w:val="0"/>
          <w:bCs w:val="0"/>
          <w:i w:val="0"/>
          <w:iCs w:val="0"/>
          <w:sz w:val="32"/>
          <w:szCs w:val="32"/>
          <w:rPrChange w:id="474" w:author="xh" w:date="2026-10-23T14:09:46Z">
            <w:rPr>
              <w:rFonts w:hint="eastAsia" w:ascii="方正仿宋_GBK" w:hAnsi="方正仿宋_GBK" w:eastAsia="方正仿宋_GBK" w:cs="Times New Roman"/>
              <w:sz w:val="32"/>
              <w:szCs w:val="32"/>
            </w:rPr>
          </w:rPrChange>
        </w:rPr>
        <w:t>储能</w:t>
      </w:r>
      <w:ins w:id="475" w:author="xh" w:date="2026-10-23T14:09:46Z">
        <w:r>
          <w:rPr>
            <w:rFonts w:hint="default" w:ascii="Times New Roman" w:hAnsi="Times New Roman" w:eastAsia="方正仿宋_GBK" w:cs="Times New Roman"/>
            <w:b w:val="0"/>
            <w:bCs w:val="0"/>
            <w:i w:val="0"/>
            <w:iCs w:val="0"/>
            <w:sz w:val="32"/>
            <w:szCs w:val="32"/>
            <w:rPrChange w:id="476"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477"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478" w:author="xh" w:date="2026-10-23T14:09:46Z">
            <w:rPr>
              <w:rFonts w:hint="eastAsia" w:ascii="方正仿宋_GBK" w:hAnsi="方正仿宋_GBK" w:eastAsia="方正仿宋_GBK" w:cs="Times New Roman"/>
              <w:sz w:val="32"/>
              <w:szCs w:val="32"/>
            </w:rPr>
          </w:rPrChange>
        </w:rPr>
        <w:t>费用</w:t>
      </w:r>
      <w:ins w:id="479" w:author="xh" w:date="2026-10-23T14:09:46Z">
        <w:r>
          <w:rPr>
            <w:rFonts w:hint="default" w:ascii="Times New Roman" w:hAnsi="Times New Roman" w:eastAsia="方正仿宋_GBK" w:cs="Times New Roman"/>
            <w:b w:val="0"/>
            <w:bCs w:val="0"/>
            <w:i w:val="0"/>
            <w:iCs w:val="0"/>
            <w:sz w:val="32"/>
            <w:szCs w:val="32"/>
            <w:rPrChange w:id="480" w:author="xh" w:date="2026-10-23T14:09:46Z">
              <w:rPr>
                <w:rFonts w:hint="eastAsia" w:ascii="方正仿宋_GBK" w:hAnsi="方正仿宋_GBK" w:eastAsia="方正仿宋_GBK" w:cs="Times New Roman"/>
                <w:sz w:val="32"/>
                <w:szCs w:val="32"/>
              </w:rPr>
            </w:rPrChange>
          </w:rPr>
          <w:t>组合</w:t>
        </w:r>
      </w:ins>
      <w:del w:id="481"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482" w:author="xh" w:date="2026-10-23T14:09:46Z">
            <w:rPr>
              <w:rFonts w:hint="eastAsia" w:ascii="方正仿宋_GBK" w:hAnsi="方正仿宋_GBK" w:eastAsia="方正仿宋_GBK" w:cs="Times New Roman"/>
              <w:sz w:val="32"/>
              <w:szCs w:val="32"/>
            </w:rPr>
          </w:rPrChange>
        </w:rPr>
        <w:t>配置</w:t>
      </w:r>
      <w:del w:id="483"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484"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85" w:author="xh" w:date="2026-10-23T14:13:10Z">
            <w:rPr>
              <w:rFonts w:hint="eastAsia" w:ascii="方正楷体_GBK" w:hAnsi="方正楷体_GBK" w:eastAsia="方正楷体_GBK" w:cs="方正楷体_GBK"/>
              <w:b/>
              <w:bCs/>
              <w:sz w:val="32"/>
              <w:szCs w:val="32"/>
            </w:rPr>
          </w:rPrChange>
        </w:rPr>
        <w:t>（二）</w:t>
      </w:r>
      <w:ins w:id="486" w:author="xh" w:date="2026-10-23T14:13:10Z">
        <w:r>
          <w:rPr>
            <w:rFonts w:hint="default" w:ascii="Times New Roman" w:hAnsi="Times New Roman" w:eastAsia="方正楷体_GBK" w:cs="Times New Roman"/>
            <w:b/>
            <w:bCs/>
            <w:i w:val="0"/>
            <w:iCs w:val="0"/>
            <w:sz w:val="32"/>
            <w:szCs w:val="32"/>
            <w:rPrChange w:id="487" w:author="xh" w:date="2026-10-23T14:13:10Z">
              <w:rPr>
                <w:rFonts w:hint="eastAsia" w:ascii="方正楷体_GBK" w:hAnsi="方正楷体_GBK" w:eastAsia="方正楷体_GBK" w:cs="方正楷体_GBK"/>
                <w:b/>
                <w:bCs/>
                <w:sz w:val="32"/>
                <w:szCs w:val="32"/>
              </w:rPr>
            </w:rPrChange>
          </w:rPr>
          <w:t>以正常运行和主变N-1要求校核</w:t>
        </w:r>
      </w:ins>
      <w:del w:id="488"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489" w:author="xh" w:date="2026-10-23T14:13:10Z">
            <w:rPr>
              <w:rFonts w:hint="eastAsia" w:ascii="方正楷体_GBK" w:hAnsi="方正楷体_GBK" w:eastAsia="方正楷体_GBK" w:cs="方正楷体_GBK"/>
              <w:b/>
              <w:bCs/>
              <w:sz w:val="32"/>
              <w:szCs w:val="32"/>
            </w:rPr>
          </w:rPrChange>
        </w:rPr>
        <w:t>供</w:t>
      </w:r>
      <w:ins w:id="490" w:author="xh" w:date="2026-10-23T14:13:10Z">
        <w:r>
          <w:rPr>
            <w:rFonts w:hint="default" w:ascii="Times New Roman" w:hAnsi="Times New Roman" w:eastAsia="方正楷体_GBK" w:cs="Times New Roman"/>
            <w:b/>
            <w:bCs/>
            <w:i w:val="0"/>
            <w:iCs w:val="0"/>
            <w:sz w:val="32"/>
            <w:szCs w:val="32"/>
            <w:rPrChange w:id="491"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492" w:author="xh" w:date="2026-10-23T14:13:10Z">
            <w:rPr>
              <w:rFonts w:hint="eastAsia" w:ascii="方正楷体_GBK" w:hAnsi="方正楷体_GBK" w:eastAsia="方正楷体_GBK" w:cs="方正楷体_GBK"/>
              <w:b/>
              <w:bCs/>
              <w:sz w:val="32"/>
              <w:szCs w:val="32"/>
            </w:rPr>
          </w:rPrChange>
        </w:rPr>
        <w:t>能力</w:t>
      </w:r>
      <w:del w:id="493"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494"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495" w:author="xh" w:date="2026-10-23T14:16:35Z">
            <w:rPr>
              <w:rFonts w:hint="eastAsia" w:ascii="方正仿宋_GBK" w:hAnsi="方正仿宋_GBK" w:eastAsia="方正仿宋_GBK" w:cs="Times New Roman"/>
              <w:sz w:val="32"/>
              <w:szCs w:val="32"/>
            </w:rPr>
          </w:rPrChange>
        </w:rPr>
        <w:t>10千伏</w:t>
      </w:r>
      <w:ins w:id="496" w:author="白日梦想家" w:date="2026-10-27T10:23:41Z">
        <w:r>
          <w:rPr>
            <w:rFonts w:hint="eastAsia" w:ascii="Times New Roman" w:hAnsi="Times New Roman" w:eastAsia="方正仿宋_GBK" w:cs="Times New Roman"/>
            <w:b w:val="0"/>
            <w:bCs w:val="0"/>
            <w:i w:val="0"/>
            <w:iCs w:val="0"/>
            <w:sz w:val="32"/>
            <w:szCs w:val="32"/>
            <w:lang w:eastAsia="zh"/>
            <w:woUserID w:val="1"/>
          </w:rPr>
          <w:t>电网</w:t>
        </w:r>
      </w:ins>
      <w:del w:id="497" w:author="白日梦想家" w:date="2026-10-27T10:23:40Z">
        <w:r>
          <w:rPr>
            <w:rFonts w:hint="default" w:ascii="Times New Roman" w:hAnsi="Times New Roman" w:eastAsia="方正仿宋_GBK" w:cs="Times New Roman"/>
            <w:b w:val="0"/>
            <w:bCs w:val="0"/>
            <w:i w:val="0"/>
            <w:iCs w:val="0"/>
            <w:sz w:val="32"/>
            <w:szCs w:val="32"/>
            <w:rPrChange w:id="498" w:author="xh" w:date="2026-10-23T14:16:35Z">
              <w:rPr>
                <w:rFonts w:hint="eastAsia" w:ascii="方正仿宋_GBK" w:hAnsi="方正仿宋_GBK" w:eastAsia="方正仿宋_GBK" w:cs="Times New Roman"/>
                <w:sz w:val="32"/>
                <w:szCs w:val="32"/>
              </w:rPr>
            </w:rPrChange>
          </w:rPr>
          <w:delText>联络</w:delText>
        </w:r>
      </w:del>
      <w:ins w:id="500" w:author="白日梦想家" w:date="2026-10-23T11:20:31Z">
        <w:r>
          <w:rPr>
            <w:rFonts w:hint="default" w:ascii="Times New Roman" w:hAnsi="Times New Roman" w:eastAsia="方正仿宋_GBK" w:cs="Times New Roman"/>
            <w:b w:val="0"/>
            <w:bCs w:val="0"/>
            <w:i w:val="0"/>
            <w:iCs w:val="0"/>
            <w:sz w:val="32"/>
            <w:szCs w:val="32"/>
            <w:lang w:eastAsia="zh"/>
            <w:rPrChange w:id="501" w:author="xh" w:date="2026-10-23T14:16:35Z">
              <w:rPr>
                <w:rFonts w:hint="eastAsia" w:ascii="方正仿宋_GBK" w:hAnsi="方正仿宋_GBK" w:eastAsia="方正仿宋_GBK" w:cs="Times New Roman"/>
                <w:sz w:val="32"/>
                <w:szCs w:val="32"/>
                <w:lang w:eastAsia="zh"/>
                <w:woUserID w:val="1"/>
              </w:rPr>
            </w:rPrChange>
            <w:woUserID w:val="1"/>
          </w:rPr>
          <w:t>可</w:t>
        </w:r>
      </w:ins>
      <w:del w:id="502"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503" w:author="xh" w:date="2026-10-23T14:16:35Z">
            <w:rPr>
              <w:rFonts w:hint="eastAsia" w:ascii="方正仿宋_GBK" w:hAnsi="方正仿宋_GBK" w:eastAsia="方正仿宋_GBK" w:cs="Times New Roman"/>
              <w:sz w:val="32"/>
              <w:szCs w:val="32"/>
            </w:rPr>
          </w:rPrChange>
        </w:rPr>
        <w:t>切换供电区段</w:t>
      </w:r>
      <w:ins w:id="504" w:author="xh" w:date="2026-10-23T14:16:35Z">
        <w:r>
          <w:rPr>
            <w:rFonts w:hint="default" w:ascii="Times New Roman" w:hAnsi="Times New Roman" w:eastAsia="方正仿宋_GBK" w:cs="Times New Roman"/>
            <w:b w:val="0"/>
            <w:bCs w:val="0"/>
            <w:i w:val="0"/>
            <w:iCs w:val="0"/>
            <w:sz w:val="32"/>
            <w:szCs w:val="32"/>
            <w:rPrChange w:id="505"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506" w:author="xh" w:date="2026-10-23T14:16:35Z">
            <w:rPr>
              <w:rFonts w:hint="eastAsia" w:ascii="方正仿宋_GBK" w:hAnsi="方正仿宋_GBK" w:eastAsia="方正仿宋_GBK" w:cs="Times New Roman"/>
              <w:sz w:val="32"/>
              <w:szCs w:val="32"/>
            </w:rPr>
          </w:rPrChange>
        </w:rPr>
        <w:t>改善负荷与容量的空间匹配</w:t>
      </w:r>
      <w:ins w:id="507" w:author="xh" w:date="2026-10-23T14:16:35Z">
        <w:r>
          <w:rPr>
            <w:rFonts w:hint="default" w:ascii="Times New Roman" w:hAnsi="Times New Roman" w:eastAsia="方正仿宋_GBK" w:cs="Times New Roman"/>
            <w:b w:val="0"/>
            <w:bCs w:val="0"/>
            <w:i w:val="0"/>
            <w:iCs w:val="0"/>
            <w:sz w:val="32"/>
            <w:szCs w:val="32"/>
            <w:rPrChange w:id="508" w:author="xh" w:date="2026-10-23T14:16:35Z">
              <w:rPr>
                <w:rFonts w:hint="eastAsia" w:ascii="方正仿宋_GBK" w:hAnsi="方正仿宋_GBK" w:eastAsia="方正仿宋_GBK" w:cs="Times New Roman"/>
                <w:sz w:val="32"/>
                <w:szCs w:val="32"/>
              </w:rPr>
            </w:rPrChange>
          </w:rPr>
          <w:t>。转接后的负荷与光伏共同计入两</w:t>
        </w:r>
      </w:ins>
      <w:ins w:id="509" w:author="白日梦想家" w:date="2026-10-27T10:05:28Z">
        <w:r>
          <w:rPr>
            <w:rFonts w:hint="eastAsia" w:ascii="Times New Roman" w:hAnsi="Times New Roman" w:eastAsia="方正仿宋_GBK" w:cs="Times New Roman"/>
            <w:b w:val="0"/>
            <w:bCs w:val="0"/>
            <w:i w:val="0"/>
            <w:iCs w:val="0"/>
            <w:sz w:val="32"/>
            <w:szCs w:val="32"/>
            <w:lang w:eastAsia="zh"/>
            <w:woUserID w:val="1"/>
          </w:rPr>
          <w:t>侧</w:t>
        </w:r>
      </w:ins>
      <w:ins w:id="510" w:author="xh" w:date="2026-10-23T14:16:35Z">
        <w:del w:id="511" w:author="白日梦想家" w:date="2026-10-27T10:05:26Z">
          <w:r>
            <w:rPr>
              <w:rFonts w:hint="default" w:ascii="Times New Roman" w:hAnsi="Times New Roman" w:eastAsia="方正仿宋_GBK" w:cs="Times New Roman"/>
              <w:b w:val="0"/>
              <w:bCs w:val="0"/>
              <w:i w:val="0"/>
              <w:iCs w:val="0"/>
              <w:sz w:val="32"/>
              <w:szCs w:val="32"/>
              <w:rPrChange w:id="512" w:author="xh" w:date="2026-10-23T14:16:35Z">
                <w:rPr>
                  <w:rFonts w:hint="eastAsia" w:ascii="方正仿宋_GBK" w:hAnsi="方正仿宋_GBK" w:eastAsia="方正仿宋_GBK" w:cs="Times New Roman"/>
                  <w:sz w:val="32"/>
                  <w:szCs w:val="32"/>
                </w:rPr>
              </w:rPrChange>
            </w:rPr>
            <w:delText>端</w:delText>
          </w:r>
        </w:del>
      </w:ins>
      <w:ins w:id="515" w:author="xh" w:date="2026-10-23T14:16:35Z">
        <w:r>
          <w:rPr>
            <w:rFonts w:hint="default" w:ascii="Times New Roman" w:hAnsi="Times New Roman" w:eastAsia="方正仿宋_GBK" w:cs="Times New Roman"/>
            <w:b w:val="0"/>
            <w:bCs w:val="0"/>
            <w:i w:val="0"/>
            <w:iCs w:val="0"/>
            <w:sz w:val="32"/>
            <w:szCs w:val="32"/>
            <w:rPrChange w:id="516" w:author="xh" w:date="2026-10-23T14:16:35Z">
              <w:rPr>
                <w:rFonts w:hint="eastAsia" w:ascii="方正仿宋_GBK" w:hAnsi="方正仿宋_GBK" w:eastAsia="方正仿宋_GBK" w:cs="Times New Roman"/>
                <w:sz w:val="32"/>
                <w:szCs w:val="32"/>
              </w:rPr>
            </w:rPrChange>
          </w:rPr>
          <w:t>主变</w:t>
        </w:r>
      </w:ins>
      <w:r>
        <w:rPr>
          <w:rFonts w:hint="default" w:ascii="Times New Roman" w:hAnsi="Times New Roman" w:eastAsia="方正仿宋_GBK" w:cs="Times New Roman"/>
          <w:b w:val="0"/>
          <w:bCs w:val="0"/>
          <w:i w:val="0"/>
          <w:iCs w:val="0"/>
          <w:sz w:val="32"/>
          <w:szCs w:val="32"/>
          <w:rPrChange w:id="517" w:author="xh" w:date="2026-10-23T14:16:35Z">
            <w:rPr>
              <w:rFonts w:hint="eastAsia" w:ascii="方正仿宋_GBK" w:hAnsi="方正仿宋_GBK" w:eastAsia="方正仿宋_GBK" w:cs="Times New Roman"/>
              <w:sz w:val="32"/>
              <w:szCs w:val="32"/>
            </w:rPr>
          </w:rPrChange>
        </w:rPr>
        <w:t>，</w:t>
      </w:r>
      <w:ins w:id="518" w:author="白日梦想家" w:date="2026-10-23T11:21:23Z">
        <w:del w:id="519" w:author="xh" w:date="2026-10-23T14:16:35Z">
          <w:r>
            <w:rPr>
              <w:rFonts w:hint="eastAsia" w:ascii="方正仿宋_GBK" w:hAnsi="方正仿宋_GBK" w:eastAsia="方正仿宋_GBK" w:cs="Times New Roman"/>
              <w:sz w:val="32"/>
              <w:szCs w:val="32"/>
              <w:lang w:eastAsia="zh"/>
              <w:woUserID w:val="1"/>
            </w:rPr>
            <w:delText>地</w:delText>
          </w:r>
        </w:del>
      </w:ins>
      <w:ins w:id="520" w:author="白日梦想家" w:date="2026-10-23T11:21:23Z">
        <w:r>
          <w:rPr>
            <w:rFonts w:hint="default" w:ascii="Times New Roman" w:hAnsi="Times New Roman" w:eastAsia="方正仿宋_GBK" w:cs="Times New Roman"/>
            <w:b w:val="0"/>
            <w:bCs w:val="0"/>
            <w:i w:val="0"/>
            <w:iCs w:val="0"/>
            <w:sz w:val="32"/>
            <w:szCs w:val="32"/>
            <w:lang w:eastAsia="zh"/>
            <w:rPrChange w:id="521" w:author="xh" w:date="2026-10-23T14:16:35Z">
              <w:rPr>
                <w:rFonts w:hint="eastAsia" w:ascii="方正仿宋_GBK" w:hAnsi="方正仿宋_GBK" w:eastAsia="方正仿宋_GBK" w:cs="Times New Roman"/>
                <w:sz w:val="32"/>
                <w:szCs w:val="32"/>
                <w:lang w:eastAsia="zh"/>
                <w:woUserID w:val="1"/>
              </w:rPr>
            </w:rPrChange>
            <w:woUserID w:val="1"/>
          </w:rPr>
          <w:t>区</w:t>
        </w:r>
      </w:ins>
      <w:ins w:id="522" w:author="xh" w:date="2026-10-23T14:16:35Z">
        <w:r>
          <w:rPr>
            <w:rFonts w:hint="default" w:ascii="Times New Roman" w:hAnsi="Times New Roman" w:eastAsia="方正仿宋_GBK" w:cs="Times New Roman"/>
            <w:b w:val="0"/>
            <w:bCs w:val="0"/>
            <w:i w:val="0"/>
            <w:iCs w:val="0"/>
            <w:sz w:val="32"/>
            <w:szCs w:val="32"/>
            <w:lang w:eastAsia="zh"/>
            <w:rPrChange w:id="523"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w:t>
        </w:r>
      </w:ins>
      <w:ins w:id="524" w:author="xh" w:date="2026-10-23T14:16:35Z">
        <w:del w:id="525" w:author="白日梦想家" w:date="2026-10-27T10:23:59Z">
          <w:r>
            <w:rPr>
              <w:rFonts w:hint="default" w:ascii="Times New Roman" w:hAnsi="Times New Roman" w:eastAsia="方正仿宋_GBK" w:cs="Times New Roman"/>
              <w:b w:val="0"/>
              <w:bCs w:val="0"/>
              <w:i w:val="0"/>
              <w:iCs w:val="0"/>
              <w:sz w:val="32"/>
              <w:szCs w:val="32"/>
              <w:lang w:eastAsia="zh"/>
              <w:rPrChange w:id="526" w:author="xh" w:date="2026-10-23T14:16:35Z">
                <w:rPr>
                  <w:rFonts w:hint="eastAsia" w:ascii="方正仿宋_GBK" w:hAnsi="方正仿宋_GBK" w:eastAsia="方正仿宋_GBK" w:cs="Times New Roman"/>
                  <w:sz w:val="32"/>
                  <w:szCs w:val="32"/>
                  <w:lang w:eastAsia="zh"/>
                  <w:woUserID w:val="1"/>
                </w:rPr>
              </w:rPrChange>
              <w:woUserID w:val="1"/>
            </w:rPr>
            <w:delText>、共享馈线</w:delText>
          </w:r>
        </w:del>
      </w:ins>
      <w:ins w:id="529" w:author="xh" w:date="2026-10-23T14:16:35Z">
        <w:r>
          <w:rPr>
            <w:rFonts w:hint="default" w:ascii="Times New Roman" w:hAnsi="Times New Roman" w:eastAsia="方正仿宋_GBK" w:cs="Times New Roman"/>
            <w:b w:val="0"/>
            <w:bCs w:val="0"/>
            <w:i w:val="0"/>
            <w:iCs w:val="0"/>
            <w:sz w:val="32"/>
            <w:szCs w:val="32"/>
            <w:lang w:eastAsia="zh"/>
            <w:rPrChange w:id="530" w:author="xh" w:date="2026-10-23T14:16:35Z">
              <w:rPr>
                <w:rFonts w:hint="eastAsia" w:ascii="方正仿宋_GBK" w:hAnsi="方正仿宋_GBK" w:eastAsia="方正仿宋_GBK" w:cs="Times New Roman"/>
                <w:sz w:val="32"/>
                <w:szCs w:val="32"/>
                <w:lang w:eastAsia="zh"/>
                <w:woUserID w:val="1"/>
              </w:rPr>
            </w:rPrChange>
            <w:woUserID w:val="1"/>
          </w:rPr>
          <w:t>和受端</w:t>
        </w:r>
      </w:ins>
      <w:ins w:id="531" w:author="白日梦想家" w:date="2026-10-27T10:24:02Z">
        <w:r>
          <w:rPr>
            <w:rFonts w:hint="eastAsia" w:ascii="Times New Roman" w:hAnsi="Times New Roman" w:eastAsia="方正仿宋_GBK" w:cs="Times New Roman"/>
            <w:b w:val="0"/>
            <w:bCs w:val="0"/>
            <w:i w:val="0"/>
            <w:iCs w:val="0"/>
            <w:sz w:val="32"/>
            <w:szCs w:val="32"/>
            <w:lang w:eastAsia="zh"/>
            <w:woUserID w:val="1"/>
          </w:rPr>
          <w:t>主变</w:t>
        </w:r>
      </w:ins>
      <w:ins w:id="532" w:author="xh" w:date="2026-10-23T14:16:35Z">
        <w:r>
          <w:rPr>
            <w:rFonts w:hint="default" w:ascii="Times New Roman" w:hAnsi="Times New Roman" w:eastAsia="方正仿宋_GBK" w:cs="Times New Roman"/>
            <w:b w:val="0"/>
            <w:bCs w:val="0"/>
            <w:i w:val="0"/>
            <w:iCs w:val="0"/>
            <w:sz w:val="32"/>
            <w:szCs w:val="32"/>
            <w:lang w:eastAsia="zh"/>
            <w:rPrChange w:id="533" w:author="xh" w:date="2026-10-23T14:16:35Z">
              <w:rPr>
                <w:rFonts w:hint="eastAsia" w:ascii="方正仿宋_GBK" w:hAnsi="方正仿宋_GBK" w:eastAsia="方正仿宋_GBK" w:cs="Times New Roman"/>
                <w:sz w:val="32"/>
                <w:szCs w:val="32"/>
                <w:lang w:eastAsia="zh"/>
                <w:woUserID w:val="1"/>
              </w:rPr>
            </w:rPrChange>
            <w:woUserID w:val="1"/>
          </w:rPr>
          <w:t>余量确定实际可用支援。</w:t>
        </w:r>
      </w:ins>
      <w:del w:id="534" w:author="xh" w:date="2026-10-23T14:16:35Z">
        <w:r>
          <w:rPr>
            <w:rFonts w:hint="eastAsia" w:ascii="方正仿宋_GBK" w:hAnsi="方正仿宋_GBK" w:eastAsia="方正仿宋_GBK" w:cs="Times New Roman"/>
            <w:sz w:val="32"/>
            <w:szCs w:val="32"/>
            <w:lang w:eastAsia="zh"/>
            <w:woUserID w:val="1"/>
          </w:rPr>
          <w:delText>电网</w:delText>
        </w:r>
      </w:del>
      <w:del w:id="535"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536"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del w:id="537" w:author="白日梦想家" w:date="2026-10-27T10:29:29Z"/>
          <w:rFonts w:hint="eastAsia" w:ascii="方正仿宋_GBK" w:hAnsi="方正仿宋_GBK" w:eastAsia="方正仿宋_GBK" w:cs="Times New Roman"/>
          <w:sz w:val="32"/>
          <w:szCs w:val="32"/>
          <w:highlight w:val="none"/>
          <w14:ligatures w14:val="standardContextual"/>
        </w:rPr>
      </w:pPr>
      <w:ins w:id="538" w:author="xh" w:date="2026-10-23T14:20:00Z">
        <w:r>
          <w:rPr>
            <w:rFonts w:hint="default" w:ascii="Times New Roman" w:hAnsi="Times New Roman" w:eastAsia="方正仿宋_GBK" w:cs="Times New Roman"/>
            <w:b w:val="0"/>
            <w:bCs w:val="0"/>
            <w:i w:val="0"/>
            <w:iCs w:val="0"/>
            <w:sz w:val="32"/>
            <w:szCs w:val="32"/>
            <w:rPrChange w:id="539" w:author="xh" w:date="2026-10-23T14:20:00Z">
              <w:rPr>
                <w:rFonts w:hint="eastAsia" w:ascii="方正仿宋_GBK" w:hAnsi="方正仿宋_GBK" w:eastAsia="方正仿宋_GBK" w:cs="Times New Roman"/>
                <w:sz w:val="32"/>
                <w:szCs w:val="32"/>
              </w:rPr>
            </w:rPrChange>
          </w:rPr>
          <w:t>储能按额定功率与可用电量共同确定</w:t>
        </w:r>
      </w:ins>
      <w:del w:id="540"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541" w:author="xh" w:date="2026-10-23T14:20:00Z">
            <w:rPr>
              <w:rFonts w:hint="eastAsia" w:ascii="方正仿宋_GBK" w:hAnsi="方正仿宋_GBK" w:eastAsia="方正仿宋_GBK" w:cs="Times New Roman"/>
              <w:sz w:val="32"/>
              <w:szCs w:val="32"/>
            </w:rPr>
          </w:rPrChange>
        </w:rPr>
        <w:t>有</w:t>
      </w:r>
      <w:ins w:id="542" w:author="xh" w:date="2026-10-23T14:20:00Z">
        <w:r>
          <w:rPr>
            <w:rFonts w:hint="default" w:ascii="Times New Roman" w:hAnsi="Times New Roman" w:eastAsia="方正仿宋_GBK" w:cs="Times New Roman"/>
            <w:b w:val="0"/>
            <w:bCs w:val="0"/>
            <w:i w:val="0"/>
            <w:iCs w:val="0"/>
            <w:sz w:val="32"/>
            <w:szCs w:val="32"/>
            <w:rPrChange w:id="543" w:author="xh" w:date="2026-10-23T14:20:00Z">
              <w:rPr>
                <w:rFonts w:hint="eastAsia" w:ascii="方正仿宋_GBK" w:hAnsi="方正仿宋_GBK" w:eastAsia="方正仿宋_GBK" w:cs="Times New Roman"/>
                <w:sz w:val="32"/>
                <w:szCs w:val="32"/>
              </w:rPr>
            </w:rPrChange>
          </w:rPr>
          <w:t>效支撑</w:t>
        </w:r>
      </w:ins>
      <w:del w:id="544"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545" w:author="xh" w:date="2026-10-23T14:20:00Z">
            <w:rPr>
              <w:rFonts w:hint="eastAsia" w:ascii="方正仿宋_GBK" w:hAnsi="方正仿宋_GBK" w:eastAsia="方正仿宋_GBK" w:cs="Times New Roman"/>
              <w:sz w:val="32"/>
              <w:szCs w:val="32"/>
            </w:rPr>
          </w:rPrChange>
        </w:rPr>
        <w:t>能力</w:t>
      </w:r>
      <w:ins w:id="546" w:author="xh" w:date="2026-10-23T14:20:00Z">
        <w:r>
          <w:rPr>
            <w:rFonts w:hint="default" w:ascii="Times New Roman" w:hAnsi="Times New Roman" w:eastAsia="方正仿宋_GBK" w:cs="Times New Roman"/>
            <w:b w:val="0"/>
            <w:bCs w:val="0"/>
            <w:i w:val="0"/>
            <w:iCs w:val="0"/>
            <w:sz w:val="32"/>
            <w:szCs w:val="32"/>
            <w:rPrChange w:id="547" w:author="xh" w:date="2026-10-23T14:20:00Z">
              <w:rPr>
                <w:rFonts w:hint="eastAsia" w:ascii="方正仿宋_GBK" w:hAnsi="方正仿宋_GBK" w:eastAsia="方正仿宋_GBK" w:cs="Times New Roman"/>
                <w:sz w:val="32"/>
                <w:szCs w:val="32"/>
              </w:rPr>
            </w:rPrChange>
          </w:rPr>
          <w:t>，正向放</w:t>
        </w:r>
      </w:ins>
      <w:del w:id="548"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549" w:author="xh" w:date="2026-10-23T14:20:00Z">
            <w:rPr>
              <w:rFonts w:hint="eastAsia" w:ascii="方正仿宋_GBK" w:hAnsi="方正仿宋_GBK" w:eastAsia="方正仿宋_GBK" w:cs="Times New Roman"/>
              <w:sz w:val="32"/>
              <w:szCs w:val="32"/>
            </w:rPr>
          </w:rPrChange>
        </w:rPr>
        <w:t>电</w:t>
      </w:r>
      <w:ins w:id="550" w:author="xh" w:date="2026-10-23T14:20:00Z">
        <w:r>
          <w:rPr>
            <w:rFonts w:hint="default" w:ascii="Times New Roman" w:hAnsi="Times New Roman" w:eastAsia="方正仿宋_GBK" w:cs="Times New Roman"/>
            <w:b w:val="0"/>
            <w:bCs w:val="0"/>
            <w:i w:val="0"/>
            <w:iCs w:val="0"/>
            <w:sz w:val="32"/>
            <w:szCs w:val="32"/>
            <w:rPrChange w:id="551" w:author="xh" w:date="2026-10-23T14:20:00Z">
              <w:rPr>
                <w:rFonts w:hint="eastAsia" w:ascii="方正仿宋_GBK" w:hAnsi="方正仿宋_GBK" w:eastAsia="方正仿宋_GBK" w:cs="Times New Roman"/>
                <w:sz w:val="32"/>
                <w:szCs w:val="32"/>
              </w:rPr>
            </w:rPrChange>
          </w:rPr>
          <w:t>和反向吸收分别结合缺口持续时间校核。</w:t>
        </w:r>
      </w:ins>
      <w:ins w:id="552" w:author="xh" w:date="2026-10-23T14:20:00Z">
        <w:del w:id="553" w:author="白日梦想家" w:date="2026-10-27T10:29:28Z">
          <w:r>
            <w:rPr>
              <w:rFonts w:hint="default" w:ascii="Times New Roman" w:hAnsi="Times New Roman" w:eastAsia="方正仿宋_GBK" w:cs="Times New Roman"/>
              <w:b w:val="0"/>
              <w:bCs w:val="0"/>
              <w:i w:val="0"/>
              <w:iCs w:val="0"/>
              <w:sz w:val="32"/>
              <w:szCs w:val="32"/>
              <w:rPrChange w:id="554" w:author="xh" w:date="2026-10-23T14:20:00Z">
                <w:rPr>
                  <w:rFonts w:hint="eastAsia" w:ascii="方正仿宋_GBK" w:hAnsi="方正仿宋_GBK" w:eastAsia="方正仿宋_GBK" w:cs="Times New Roman"/>
                  <w:sz w:val="32"/>
                  <w:szCs w:val="32"/>
                </w:rPr>
              </w:rPrChange>
            </w:rPr>
            <w:delText>容量配置</w:delText>
          </w:r>
        </w:del>
      </w:ins>
      <w:del w:id="557" w:author="白日梦想家" w:date="2026-10-27T10:29:28Z">
        <w:r>
          <w:rPr>
            <w:rFonts w:hint="eastAsia" w:ascii="方正仿宋_GBK" w:hAnsi="方正仿宋_GBK" w:eastAsia="方正仿宋_GBK" w:cs="Times New Roman"/>
            <w:sz w:val="32"/>
            <w:szCs w:val="32"/>
          </w:rPr>
          <w:delText>站全停资料落实为逐站MW上限，</w:delText>
        </w:r>
      </w:del>
      <w:del w:id="558" w:author="白日梦想家" w:date="2026-10-27T10:29:28Z">
        <w:r>
          <w:rPr>
            <w:rFonts w:hint="default" w:ascii="Times New Roman" w:hAnsi="Times New Roman" w:eastAsia="方正仿宋_GBK" w:cs="Times New Roman"/>
            <w:b w:val="0"/>
            <w:bCs w:val="0"/>
            <w:i w:val="0"/>
            <w:iCs w:val="0"/>
            <w:sz w:val="32"/>
            <w:szCs w:val="32"/>
            <w:rPrChange w:id="559" w:author="xh" w:date="2026-10-23T14:20:00Z">
              <w:rPr>
                <w:rFonts w:hint="eastAsia" w:ascii="方正仿宋_GBK" w:hAnsi="方正仿宋_GBK" w:eastAsia="方正仿宋_GBK" w:cs="Times New Roman"/>
                <w:sz w:val="32"/>
                <w:szCs w:val="32"/>
              </w:rPr>
            </w:rPrChange>
          </w:rPr>
          <w:delText>同时</w:delText>
        </w:r>
      </w:del>
      <w:ins w:id="561" w:author="xh" w:date="2026-10-23T14:20:00Z">
        <w:del w:id="562" w:author="白日梦想家" w:date="2026-10-27T10:29:28Z">
          <w:r>
            <w:rPr>
              <w:rFonts w:hint="default" w:ascii="Times New Roman" w:hAnsi="Times New Roman" w:eastAsia="方正仿宋_GBK" w:cs="Times New Roman"/>
              <w:b w:val="0"/>
              <w:bCs w:val="0"/>
              <w:i w:val="0"/>
              <w:iCs w:val="0"/>
              <w:sz w:val="32"/>
              <w:szCs w:val="32"/>
              <w:rPrChange w:id="563" w:author="xh" w:date="2026-10-23T14:20:00Z">
                <w:rPr>
                  <w:rFonts w:hint="eastAsia" w:ascii="方正仿宋_GBK" w:hAnsi="方正仿宋_GBK" w:eastAsia="方正仿宋_GBK" w:cs="Times New Roman"/>
                  <w:sz w:val="32"/>
                  <w:szCs w:val="32"/>
                </w:rPr>
              </w:rPrChange>
            </w:rPr>
            <w:delText>满足</w:delText>
          </w:r>
        </w:del>
      </w:ins>
      <w:del w:id="566" w:author="白日梦想家" w:date="2026-10-27T10:29:28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del w:id="567" w:author="白日梦想家" w:date="2026-10-27T10:29:28Z">
        <w:r>
          <w:rPr>
            <w:rFonts w:hint="default" w:ascii="Times New Roman" w:hAnsi="Times New Roman" w:eastAsia="方正仿宋_GBK" w:cs="Times New Roman"/>
            <w:b w:val="0"/>
            <w:bCs w:val="0"/>
            <w:i w:val="0"/>
            <w:iCs w:val="0"/>
            <w:sz w:val="32"/>
            <w:szCs w:val="32"/>
            <w:rPrChange w:id="568" w:author="xh" w:date="2026-10-23T14:20:00Z">
              <w:rPr>
                <w:rFonts w:hint="eastAsia" w:ascii="方正仿宋_GBK" w:hAnsi="方正仿宋_GBK" w:eastAsia="方正仿宋_GBK" w:cs="Times New Roman"/>
                <w:sz w:val="32"/>
                <w:szCs w:val="32"/>
              </w:rPr>
            </w:rPrChange>
          </w:rPr>
          <w:delText>正常</w:delText>
        </w:r>
      </w:del>
      <w:ins w:id="570" w:author="xh" w:date="2026-10-23T14:20:00Z">
        <w:del w:id="571" w:author="白日梦想家" w:date="2026-10-27T10:29:28Z">
          <w:r>
            <w:rPr>
              <w:rFonts w:hint="default" w:ascii="Times New Roman" w:hAnsi="Times New Roman" w:eastAsia="方正仿宋_GBK" w:cs="Times New Roman"/>
              <w:b w:val="0"/>
              <w:bCs w:val="0"/>
              <w:i w:val="0"/>
              <w:iCs w:val="0"/>
              <w:sz w:val="32"/>
              <w:szCs w:val="32"/>
              <w:rPrChange w:id="572" w:author="xh" w:date="2026-10-23T14:20:00Z">
                <w:rPr>
                  <w:rFonts w:hint="eastAsia" w:ascii="方正仿宋_GBK" w:hAnsi="方正仿宋_GBK" w:eastAsia="方正仿宋_GBK" w:cs="Times New Roman"/>
                  <w:sz w:val="32"/>
                  <w:szCs w:val="32"/>
                </w:rPr>
              </w:rPrChange>
            </w:rPr>
            <w:delText>运行和</w:delText>
          </w:r>
        </w:del>
      </w:ins>
      <w:del w:id="575" w:author="白日梦想家" w:date="2026-10-27T10:29:28Z">
        <w:r>
          <w:rPr>
            <w:rFonts w:hint="eastAsia" w:ascii="方正仿宋_GBK" w:hAnsi="方正仿宋_GBK" w:eastAsia="方正仿宋_GBK" w:cs="Times New Roman"/>
            <w:sz w:val="32"/>
            <w:szCs w:val="32"/>
          </w:rPr>
          <w:delText>及</w:delText>
        </w:r>
      </w:del>
      <w:del w:id="576" w:author="白日梦想家" w:date="2026-10-27T10:29:28Z">
        <w:r>
          <w:rPr>
            <w:rFonts w:hint="default" w:ascii="Times New Roman" w:hAnsi="Times New Roman" w:eastAsia="方正仿宋_GBK" w:cs="Times New Roman"/>
            <w:b w:val="0"/>
            <w:bCs w:val="0"/>
            <w:i w:val="0"/>
            <w:iCs w:val="0"/>
            <w:sz w:val="32"/>
            <w:szCs w:val="32"/>
            <w:rPrChange w:id="577" w:author="xh" w:date="2026-10-23T14:20:00Z">
              <w:rPr>
                <w:rFonts w:hint="eastAsia" w:ascii="方正仿宋_GBK" w:hAnsi="方正仿宋_GBK" w:eastAsia="方正仿宋_GBK" w:cs="Times New Roman"/>
                <w:sz w:val="32"/>
                <w:szCs w:val="32"/>
              </w:rPr>
            </w:rPrChange>
          </w:rPr>
          <w:delText>主变故障</w:delText>
        </w:r>
      </w:del>
      <w:ins w:id="579" w:author="xh" w:date="2026-10-23T14:20:00Z">
        <w:del w:id="580" w:author="白日梦想家" w:date="2026-10-27T10:29:28Z">
          <w:r>
            <w:rPr>
              <w:rFonts w:hint="default" w:ascii="Times New Roman" w:hAnsi="Times New Roman" w:eastAsia="方正仿宋_GBK" w:cs="Times New Roman"/>
              <w:b w:val="0"/>
              <w:bCs w:val="0"/>
              <w:i w:val="0"/>
              <w:iCs w:val="0"/>
              <w:sz w:val="32"/>
              <w:szCs w:val="32"/>
              <w:rPrChange w:id="581" w:author="xh" w:date="2026-10-23T14:20:00Z">
                <w:rPr>
                  <w:rFonts w:hint="eastAsia" w:ascii="方正仿宋_GBK" w:hAnsi="方正仿宋_GBK" w:eastAsia="方正仿宋_GBK" w:cs="Times New Roman"/>
                  <w:sz w:val="32"/>
                  <w:szCs w:val="32"/>
                </w:rPr>
              </w:rPrChange>
            </w:rPr>
            <w:delText>后</w:delText>
          </w:r>
        </w:del>
      </w:ins>
      <w:ins w:id="584" w:author="xh" w:date="2026-10-23T14:20:00Z">
        <w:del w:id="585" w:author="白日梦想家" w:date="2026-10-27T10:29:28Z">
          <w:r>
            <w:rPr>
              <w:rFonts w:hint="default" w:ascii="Times New Roman" w:hAnsi="Times New Roman" w:eastAsia="方正仿宋_GBK" w:cs="Times New Roman"/>
              <w:b w:val="0"/>
              <w:bCs w:val="0"/>
              <w:i w:val="0"/>
              <w:iCs w:val="0"/>
              <w:sz w:val="32"/>
              <w:szCs w:val="32"/>
              <w:rPrChange w:id="586" w:author="xh" w:date="2026-10-23T14:20:00Z">
                <w:rPr>
                  <w:rFonts w:hint="eastAsia" w:ascii="方正仿宋_GBK" w:hAnsi="方正仿宋_GBK" w:eastAsia="方正仿宋_GBK" w:cs="Times New Roman"/>
                  <w:sz w:val="32"/>
                  <w:szCs w:val="32"/>
                </w:rPr>
              </w:rPrChange>
            </w:rPr>
            <w:delText>的承载</w:delText>
          </w:r>
        </w:del>
      </w:ins>
      <w:ins w:id="589" w:author="xh" w:date="2026-10-23T14:20:00Z">
        <w:del w:id="590" w:author="白日梦想家" w:date="2026-10-27T10:29:28Z">
          <w:r>
            <w:rPr>
              <w:rFonts w:hint="default" w:ascii="Times New Roman" w:hAnsi="Times New Roman" w:eastAsia="方正仿宋_GBK" w:cs="Times New Roman"/>
              <w:b w:val="0"/>
              <w:bCs w:val="0"/>
              <w:i w:val="0"/>
              <w:iCs w:val="0"/>
              <w:sz w:val="32"/>
              <w:szCs w:val="32"/>
              <w:rPrChange w:id="591" w:author="xh" w:date="2026-10-23T14:20:00Z">
                <w:rPr>
                  <w:rFonts w:hint="eastAsia" w:ascii="方正仿宋_GBK" w:hAnsi="方正仿宋_GBK" w:eastAsia="方正仿宋_GBK" w:cs="Times New Roman"/>
                  <w:sz w:val="32"/>
                  <w:szCs w:val="32"/>
                </w:rPr>
              </w:rPrChange>
            </w:rPr>
            <w:delText>要求，健康站按80%允许负载率校核，故障站扣除最大单台主变后，剩余主变按130%短时允许负载率校核</w:delText>
          </w:r>
        </w:del>
      </w:ins>
      <w:del w:id="594" w:author="白日梦想家" w:date="2026-10-27T10:29:28Z">
        <w:r>
          <w:rPr>
            <w:rFonts w:hint="eastAsia" w:ascii="方正仿宋_GBK" w:hAnsi="方正仿宋_GBK" w:eastAsia="方正仿宋_GBK" w:cs="Times New Roman"/>
            <w:sz w:val="32"/>
            <w:szCs w:val="32"/>
          </w:rPr>
          <w:delText>追加转供共用既有能力预算和相关路径</w:delText>
        </w:r>
      </w:del>
      <w:del w:id="595" w:author="白日梦想家" w:date="2026-10-27T10:29:28Z">
        <w:r>
          <w:rPr>
            <w:rFonts w:hint="default" w:ascii="Times New Roman" w:hAnsi="Times New Roman" w:eastAsia="方正仿宋_GBK" w:cs="Times New Roman"/>
            <w:b w:val="0"/>
            <w:bCs w:val="0"/>
            <w:i w:val="0"/>
            <w:iCs w:val="0"/>
            <w:sz w:val="32"/>
            <w:szCs w:val="32"/>
            <w:rPrChange w:id="596" w:author="xh" w:date="2026-10-23T14:20:00Z">
              <w:rPr>
                <w:rFonts w:hint="eastAsia" w:ascii="方正仿宋_GBK" w:hAnsi="方正仿宋_GBK" w:eastAsia="方正仿宋_GBK" w:cs="Times New Roman"/>
                <w:sz w:val="32"/>
                <w:szCs w:val="32"/>
              </w:rPr>
            </w:rPrChange>
          </w:rPr>
          <w:delText>。</w:delText>
        </w:r>
      </w:del>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98" w:author="白日梦想家" w:date="2026-10-23T11:24:10Z">
        <w:bookmarkStart w:id="5" w:name="_GoBack"/>
        <w:bookmarkEnd w:id="5"/>
        <w:r>
          <w:rPr>
            <w:rFonts w:hint="default" w:ascii="Times New Roman" w:hAnsi="Times New Roman" w:eastAsia="方正仿宋_GBK" w:cs="Times New Roman"/>
            <w:b w:val="0"/>
            <w:bCs w:val="0"/>
            <w:i w:val="0"/>
            <w:iCs w:val="0"/>
            <w:sz w:val="32"/>
            <w:szCs w:val="32"/>
            <w:lang w:eastAsia="zh"/>
            <w:rPrChange w:id="599" w:author="xh" w:date="2026-10-23T14:23:24Z">
              <w:rPr>
                <w:rFonts w:hint="eastAsia" w:ascii="方正仿宋_GBK" w:hAnsi="方正仿宋_GBK" w:eastAsia="方正仿宋_GBK" w:cs="Times New Roman"/>
                <w:sz w:val="32"/>
                <w:szCs w:val="32"/>
                <w:lang w:eastAsia="zh"/>
                <w:woUserID w:val="1"/>
              </w:rPr>
            </w:rPrChange>
            <w:woUserID w:val="1"/>
          </w:rPr>
          <w:t>供电能</w:t>
        </w:r>
      </w:ins>
      <w:ins w:id="600" w:author="白日梦想家" w:date="2026-10-23T11:24:12Z">
        <w:r>
          <w:rPr>
            <w:rFonts w:hint="default" w:ascii="Times New Roman" w:hAnsi="Times New Roman" w:eastAsia="方正仿宋_GBK" w:cs="Times New Roman"/>
            <w:b w:val="0"/>
            <w:bCs w:val="0"/>
            <w:i w:val="0"/>
            <w:iCs w:val="0"/>
            <w:sz w:val="32"/>
            <w:szCs w:val="32"/>
            <w:lang w:eastAsia="zh"/>
            <w:rPrChange w:id="601" w:author="xh" w:date="2026-10-23T14:23:24Z">
              <w:rPr>
                <w:rFonts w:hint="eastAsia" w:ascii="方正仿宋_GBK" w:hAnsi="方正仿宋_GBK" w:eastAsia="方正仿宋_GBK" w:cs="Times New Roman"/>
                <w:sz w:val="32"/>
                <w:szCs w:val="32"/>
                <w:lang w:eastAsia="zh"/>
                <w:woUserID w:val="1"/>
              </w:rPr>
            </w:rPrChange>
            <w:woUserID w:val="1"/>
          </w:rPr>
          <w:t>力</w:t>
        </w:r>
      </w:ins>
      <w:ins w:id="602" w:author="白日梦想家" w:date="2026-10-23T11:24:13Z">
        <w:r>
          <w:rPr>
            <w:rFonts w:hint="default" w:ascii="Times New Roman" w:hAnsi="Times New Roman" w:eastAsia="方正仿宋_GBK" w:cs="Times New Roman"/>
            <w:b w:val="0"/>
            <w:bCs w:val="0"/>
            <w:i w:val="0"/>
            <w:iCs w:val="0"/>
            <w:sz w:val="32"/>
            <w:szCs w:val="32"/>
            <w:lang w:eastAsia="zh"/>
            <w:rPrChange w:id="603" w:author="xh" w:date="2026-10-23T14:23:24Z">
              <w:rPr>
                <w:rFonts w:hint="eastAsia" w:ascii="方正仿宋_GBK" w:hAnsi="方正仿宋_GBK" w:eastAsia="方正仿宋_GBK" w:cs="Times New Roman"/>
                <w:sz w:val="32"/>
                <w:szCs w:val="32"/>
                <w:lang w:eastAsia="zh"/>
                <w:woUserID w:val="1"/>
              </w:rPr>
            </w:rPrChange>
            <w:woUserID w:val="1"/>
          </w:rPr>
          <w:t>校核</w:t>
        </w:r>
      </w:ins>
      <w:ins w:id="604" w:author="白日梦想家" w:date="2026-10-23T11:24:15Z">
        <w:r>
          <w:rPr>
            <w:rFonts w:hint="default" w:ascii="Times New Roman" w:hAnsi="Times New Roman" w:eastAsia="方正仿宋_GBK" w:cs="Times New Roman"/>
            <w:b w:val="0"/>
            <w:bCs w:val="0"/>
            <w:i w:val="0"/>
            <w:iCs w:val="0"/>
            <w:sz w:val="32"/>
            <w:szCs w:val="32"/>
            <w:lang w:eastAsia="zh"/>
            <w:rPrChange w:id="605"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606"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607" w:author="xh" w:date="2026-10-23T14:23:24Z">
        <w:r>
          <w:rPr>
            <w:rFonts w:hint="default" w:ascii="Times New Roman" w:hAnsi="Times New Roman" w:eastAsia="方正仿宋_GBK" w:cs="Times New Roman"/>
            <w:b w:val="0"/>
            <w:bCs w:val="0"/>
            <w:i w:val="0"/>
            <w:iCs w:val="0"/>
            <w:sz w:val="32"/>
            <w:szCs w:val="32"/>
            <w:lang w:eastAsia="zh"/>
            <w:rPrChange w:id="608"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609" w:author="xh" w:date="2026-10-23T14:23:24Z">
            <w:rPr>
              <w:rFonts w:hint="eastAsia" w:ascii="方正仿宋_GBK" w:hAnsi="方正仿宋_GBK" w:eastAsia="方正仿宋_GBK" w:cs="Times New Roman"/>
              <w:sz w:val="32"/>
              <w:szCs w:val="32"/>
              <w:lang w:eastAsia="zh"/>
              <w:woUserID w:val="1"/>
            </w:rPr>
          </w:rPrChange>
          <w:woUserID w:val="1"/>
        </w:rPr>
        <w:t>转供</w:t>
      </w:r>
      <w:ins w:id="610" w:author="白日梦想家" w:date="2026-10-23T11:24:33Z">
        <w:r>
          <w:rPr>
            <w:rFonts w:hint="default" w:ascii="Times New Roman" w:hAnsi="Times New Roman" w:eastAsia="方正仿宋_GBK" w:cs="Times New Roman"/>
            <w:b w:val="0"/>
            <w:bCs w:val="0"/>
            <w:i w:val="0"/>
            <w:iCs w:val="0"/>
            <w:sz w:val="32"/>
            <w:szCs w:val="32"/>
            <w:lang w:eastAsia="zh"/>
            <w:rPrChange w:id="611" w:author="xh" w:date="2026-10-23T14:23:24Z">
              <w:rPr>
                <w:rFonts w:hint="eastAsia" w:ascii="方正仿宋_GBK" w:hAnsi="方正仿宋_GBK" w:eastAsia="方正仿宋_GBK" w:cs="Times New Roman"/>
                <w:sz w:val="32"/>
                <w:szCs w:val="32"/>
                <w:lang w:eastAsia="zh"/>
                <w:woUserID w:val="1"/>
              </w:rPr>
            </w:rPrChange>
            <w:woUserID w:val="1"/>
          </w:rPr>
          <w:t>方案</w:t>
        </w:r>
      </w:ins>
      <w:ins w:id="612" w:author="白日梦想家" w:date="2026-10-23T11:24:43Z">
        <w:r>
          <w:rPr>
            <w:rFonts w:hint="default" w:ascii="Times New Roman" w:hAnsi="Times New Roman" w:eastAsia="方正仿宋_GBK" w:cs="Times New Roman"/>
            <w:b w:val="0"/>
            <w:bCs w:val="0"/>
            <w:i w:val="0"/>
            <w:iCs w:val="0"/>
            <w:sz w:val="32"/>
            <w:szCs w:val="32"/>
            <w:lang w:eastAsia="zh"/>
            <w:rPrChange w:id="613" w:author="xh" w:date="2026-10-23T14:23:24Z">
              <w:rPr>
                <w:rFonts w:hint="eastAsia" w:ascii="方正仿宋_GBK" w:hAnsi="方正仿宋_GBK" w:eastAsia="方正仿宋_GBK" w:cs="Times New Roman"/>
                <w:sz w:val="32"/>
                <w:szCs w:val="32"/>
                <w:lang w:eastAsia="zh"/>
                <w:woUserID w:val="1"/>
              </w:rPr>
            </w:rPrChange>
            <w:woUserID w:val="1"/>
          </w:rPr>
          <w:t>为</w:t>
        </w:r>
      </w:ins>
      <w:ins w:id="614" w:author="白日梦想家" w:date="2026-10-23T11:24:47Z">
        <w:r>
          <w:rPr>
            <w:rFonts w:hint="default" w:ascii="Times New Roman" w:hAnsi="Times New Roman" w:eastAsia="方正仿宋_GBK" w:cs="Times New Roman"/>
            <w:b w:val="0"/>
            <w:bCs w:val="0"/>
            <w:i w:val="0"/>
            <w:iCs w:val="0"/>
            <w:sz w:val="32"/>
            <w:szCs w:val="32"/>
            <w:lang w:eastAsia="zh"/>
            <w:rPrChange w:id="615" w:author="xh" w:date="2026-10-23T14:23:24Z">
              <w:rPr>
                <w:rFonts w:hint="eastAsia" w:ascii="方正仿宋_GBK" w:hAnsi="方正仿宋_GBK" w:eastAsia="方正仿宋_GBK" w:cs="Times New Roman"/>
                <w:sz w:val="32"/>
                <w:szCs w:val="32"/>
                <w:lang w:eastAsia="zh"/>
                <w:woUserID w:val="1"/>
              </w:rPr>
            </w:rPrChange>
            <w:woUserID w:val="1"/>
          </w:rPr>
          <w:t>约束</w:t>
        </w:r>
      </w:ins>
      <w:del w:id="616"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617" w:author="xh" w:date="2026-10-23T14:23:24Z">
            <w:rPr>
              <w:rFonts w:hint="eastAsia" w:ascii="方正仿宋_GBK" w:hAnsi="方正仿宋_GBK" w:eastAsia="方正仿宋_GBK" w:cs="Times New Roman"/>
              <w:sz w:val="32"/>
              <w:szCs w:val="32"/>
            </w:rPr>
          </w:rPrChange>
        </w:rPr>
        <w:t>，</w:t>
      </w:r>
      <w:del w:id="618"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619" w:author="xh" w:date="2026-10-23T14:23:24Z">
            <w:rPr>
              <w:rFonts w:hint="eastAsia" w:ascii="方正仿宋_GBK" w:hAnsi="方正仿宋_GBK" w:eastAsia="方正仿宋_GBK" w:cs="Times New Roman"/>
              <w:sz w:val="32"/>
              <w:szCs w:val="32"/>
            </w:rPr>
          </w:rPrChange>
        </w:rPr>
        <w:t>再</w:t>
      </w:r>
      <w:del w:id="620" w:author="白日梦想家" w:date="2026-10-26T11:51:35Z">
        <w:r>
          <w:rPr>
            <w:rFonts w:hint="default" w:ascii="Times New Roman" w:hAnsi="Times New Roman" w:eastAsia="方正仿宋_GBK" w:cs="Times New Roman"/>
            <w:b w:val="0"/>
            <w:bCs w:val="0"/>
            <w:i w:val="0"/>
            <w:iCs w:val="0"/>
            <w:sz w:val="32"/>
            <w:szCs w:val="32"/>
            <w:rPrChange w:id="621" w:author="xh" w:date="2026-10-23T14:23:24Z">
              <w:rPr>
                <w:rFonts w:hint="eastAsia" w:ascii="方正仿宋_GBK" w:hAnsi="方正仿宋_GBK" w:eastAsia="方正仿宋_GBK" w:cs="Times New Roman"/>
                <w:sz w:val="32"/>
                <w:szCs w:val="32"/>
              </w:rPr>
            </w:rPrChange>
          </w:rPr>
          <w:delText>回</w:delText>
        </w:r>
      </w:del>
      <w:r>
        <w:rPr>
          <w:rFonts w:hint="default" w:ascii="Times New Roman" w:hAnsi="Times New Roman" w:eastAsia="方正仿宋_GBK" w:cs="Times New Roman"/>
          <w:b w:val="0"/>
          <w:bCs w:val="0"/>
          <w:i w:val="0"/>
          <w:iCs w:val="0"/>
          <w:sz w:val="32"/>
          <w:szCs w:val="32"/>
          <w:rPrChange w:id="622" w:author="xh" w:date="2026-10-23T14:23:24Z">
            <w:rPr>
              <w:rFonts w:hint="eastAsia" w:ascii="方正仿宋_GBK" w:hAnsi="方正仿宋_GBK" w:eastAsia="方正仿宋_GBK" w:cs="Times New Roman"/>
              <w:sz w:val="32"/>
              <w:szCs w:val="32"/>
            </w:rPr>
          </w:rPrChange>
        </w:rPr>
        <w:t>代</w:t>
      </w:r>
      <w:ins w:id="623" w:author="白日梦想家" w:date="2026-10-26T11:51:36Z">
        <w:r>
          <w:rPr>
            <w:rFonts w:hint="default" w:ascii="Times New Roman" w:hAnsi="Times New Roman" w:eastAsia="方正仿宋_GBK" w:cs="Times New Roman"/>
            <w:b w:val="0"/>
            <w:bCs w:val="0"/>
            <w:i w:val="0"/>
            <w:iCs w:val="0"/>
            <w:sz w:val="32"/>
            <w:szCs w:val="32"/>
            <w:woUserID w:val="2"/>
          </w:rPr>
          <w:t>回</w:t>
        </w:r>
      </w:ins>
      <w:r>
        <w:rPr>
          <w:rFonts w:hint="default" w:ascii="Times New Roman" w:hAnsi="Times New Roman" w:eastAsia="方正仿宋_GBK" w:cs="Times New Roman"/>
          <w:b w:val="0"/>
          <w:bCs w:val="0"/>
          <w:i w:val="0"/>
          <w:iCs w:val="0"/>
          <w:sz w:val="32"/>
          <w:szCs w:val="32"/>
          <w:rPrChange w:id="624" w:author="xh" w:date="2026-10-23T14:23:24Z">
            <w:rPr>
              <w:rFonts w:hint="eastAsia" w:ascii="方正仿宋_GBK" w:hAnsi="方正仿宋_GBK" w:eastAsia="方正仿宋_GBK" w:cs="Times New Roman"/>
              <w:sz w:val="32"/>
              <w:szCs w:val="32"/>
            </w:rPr>
          </w:rPrChange>
        </w:rPr>
        <w:t>全年8760小时检验</w:t>
      </w:r>
      <w:del w:id="625"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626" w:author="xh" w:date="2026-10-23T14:23:24Z">
            <w:rPr>
              <w:rFonts w:hint="eastAsia" w:ascii="方正仿宋_GBK" w:hAnsi="方正仿宋_GBK" w:eastAsia="方正仿宋_GBK" w:cs="Times New Roman"/>
              <w:sz w:val="32"/>
              <w:szCs w:val="32"/>
            </w:rPr>
          </w:rPrChange>
        </w:rPr>
        <w:t>。</w:t>
      </w:r>
      <w:ins w:id="627" w:author="xh" w:date="2026-10-23T14:23:24Z">
        <w:del w:id="628" w:author="白日梦想家" w:date="2026-10-26T11:51:46Z">
          <w:r>
            <w:rPr>
              <w:rFonts w:hint="default" w:ascii="Times New Roman" w:hAnsi="Times New Roman" w:eastAsia="方正仿宋_GBK" w:cs="Times New Roman"/>
              <w:b w:val="0"/>
              <w:bCs w:val="0"/>
              <w:i w:val="0"/>
              <w:iCs w:val="0"/>
              <w:sz w:val="32"/>
              <w:szCs w:val="32"/>
              <w:rPrChange w:id="629" w:author="xh" w:date="2026-10-23T14:23:24Z">
                <w:rPr>
                  <w:rFonts w:hint="eastAsia" w:ascii="方正仿宋_GBK" w:hAnsi="方正仿宋_GBK" w:eastAsia="方正仿宋_GBK" w:cs="Times New Roman"/>
                  <w:sz w:val="32"/>
                  <w:szCs w:val="32"/>
                </w:rPr>
              </w:rPrChange>
            </w:rPr>
            <w:delText>正常及事故追加方案各自在年度内固定，设备建设状态由同一年各工况共同使用。</w:delText>
          </w:r>
        </w:del>
      </w:ins>
    </w:p>
    <w:p w14:paraId="3ACB4FEC">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630" w:author="xh" w:date="2026-10-23T14:26:49Z">
            <w:rPr>
              <w:rFonts w:hint="eastAsia" w:ascii="方正楷体_GBK" w:hAnsi="方正楷体_GBK" w:eastAsia="方正楷体_GBK" w:cs="方正楷体_GBK"/>
              <w:b/>
              <w:bCs/>
              <w:sz w:val="32"/>
              <w:szCs w:val="32"/>
            </w:rPr>
          </w:rPrChange>
        </w:rPr>
        <w:t>（三）按</w:t>
      </w:r>
      <w:ins w:id="631" w:author="xh" w:date="2026-10-23T14:26:49Z">
        <w:r>
          <w:rPr>
            <w:rFonts w:hint="default" w:ascii="Times New Roman" w:hAnsi="Times New Roman" w:eastAsia="方正楷体_GBK" w:cs="Times New Roman"/>
            <w:b/>
            <w:bCs/>
            <w:i w:val="0"/>
            <w:iCs w:val="0"/>
            <w:sz w:val="32"/>
            <w:szCs w:val="32"/>
            <w:rPrChange w:id="632" w:author="xh" w:date="2026-10-23T14:26:49Z">
              <w:rPr>
                <w:rFonts w:hint="eastAsia" w:ascii="方正楷体_GBK" w:hAnsi="方正楷体_GBK" w:eastAsia="方正楷体_GBK" w:cs="方正楷体_GBK"/>
                <w:b/>
                <w:bCs/>
                <w:sz w:val="32"/>
                <w:szCs w:val="32"/>
              </w:rPr>
            </w:rPrChange>
          </w:rPr>
          <w:t>统一工程计价范围比较评价期费</w:t>
        </w:r>
      </w:ins>
      <w:del w:id="633"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634" w:author="xh" w:date="2026-10-23T14:26:49Z">
            <w:rPr>
              <w:rFonts w:hint="eastAsia" w:ascii="方正楷体_GBK" w:hAnsi="方正楷体_GBK" w:eastAsia="方正楷体_GBK" w:cs="方正楷体_GBK"/>
              <w:b/>
              <w:bCs/>
              <w:sz w:val="32"/>
              <w:szCs w:val="32"/>
            </w:rPr>
          </w:rPrChange>
        </w:rPr>
        <w:t>用</w:t>
      </w:r>
      <w:del w:id="635"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del w:id="637" w:author="白日梦想家" w:date="2026-10-26T11:53:22Z"/>
          <w:rFonts w:hint="default" w:ascii="Times New Roman" w:hAnsi="Times New Roman" w:eastAsia="方正仿宋_GBK" w:cs="Times New Roman"/>
          <w:sz w:val="32"/>
          <w:szCs w:val="32"/>
          <w:highlight w:val="none"/>
          <w:rPrChange w:id="638" w:author="许恒" w:date="2026-10-27T09:29:18Z">
            <w:rPr>
              <w:del w:id="639" w:author="白日梦想家" w:date="2026-10-26T11:53:22Z"/>
              <w:rFonts w:hint="eastAsia" w:ascii="方正仿宋_GBK" w:hAnsi="方正仿宋_GBK" w:eastAsia="方正仿宋_GBK" w:cs="Times New Roman"/>
              <w:sz w:val="32"/>
              <w:szCs w:val="32"/>
              <w:highlight w:val="none"/>
              <w14:ligatures w14:val="standardContextual"/>
            </w:rPr>
          </w:rPrChange>
          <w14:ligatures w14:val="none"/>
        </w:rPr>
        <w:pPrChange w:id="636" w:author="许恒" w:date="2026-10-27T09:30:16Z">
          <w:pPr>
            <w:widowControl/>
            <w:adjustRightInd w:val="0"/>
            <w:snapToGrid w:val="0"/>
            <w:spacing w:line="560" w:lineRule="exact"/>
            <w:ind w:firstLine="640" w:firstLineChars="200"/>
          </w:pPr>
        </w:pPrChange>
      </w:pPr>
      <w:ins w:id="640" w:author="xh" w:date="2026-10-23T14:30:13Z">
        <w:r>
          <w:rPr>
            <w:rFonts w:hint="default" w:ascii="Times New Roman" w:hAnsi="Times New Roman" w:eastAsia="方正仿宋_GBK" w:cs="Times New Roman"/>
            <w:b w:val="0"/>
            <w:bCs w:val="0"/>
            <w:i w:val="0"/>
            <w:iCs w:val="0"/>
            <w:sz w:val="32"/>
            <w:szCs w:val="32"/>
            <w:rPrChange w:id="641" w:author="xh" w:date="2026-10-23T14:30:13Z">
              <w:rPr>
                <w:rFonts w:hint="eastAsia" w:ascii="方正仿宋_GBK" w:hAnsi="方正仿宋_GBK" w:eastAsia="方正仿宋_GBK" w:cs="Times New Roman"/>
                <w:sz w:val="32"/>
                <w:szCs w:val="32"/>
              </w:rPr>
            </w:rPrChange>
          </w:rPr>
          <w:t>工程费用依据实际工程</w:t>
        </w:r>
      </w:ins>
      <w:ins w:id="642" w:author="白日梦想家" w:date="2026-10-26T11:52:35Z">
        <w:r>
          <w:rPr>
            <w:rFonts w:hint="default" w:ascii="Times New Roman" w:hAnsi="Times New Roman" w:eastAsia="方正仿宋_GBK" w:cs="Times New Roman"/>
            <w:b w:val="0"/>
            <w:bCs w:val="0"/>
            <w:i w:val="0"/>
            <w:iCs w:val="0"/>
            <w:sz w:val="32"/>
            <w:szCs w:val="32"/>
            <w:lang w:eastAsia="zh"/>
            <w:rPrChange w:id="643"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w:t>
        </w:r>
      </w:ins>
      <w:ins w:id="644" w:author="白日梦想家" w:date="2026-10-26T11:52:36Z">
        <w:r>
          <w:rPr>
            <w:rFonts w:hint="default" w:ascii="Times New Roman" w:hAnsi="Times New Roman" w:eastAsia="方正仿宋_GBK" w:cs="Times New Roman"/>
            <w:b w:val="0"/>
            <w:bCs w:val="0"/>
            <w:i w:val="0"/>
            <w:iCs w:val="0"/>
            <w:sz w:val="32"/>
            <w:szCs w:val="32"/>
            <w:lang w:eastAsia="zh"/>
            <w:rPrChange w:id="645"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国网</w:t>
        </w:r>
      </w:ins>
      <w:ins w:id="646" w:author="白日梦想家" w:date="2026-10-26T11:52:39Z">
        <w:r>
          <w:rPr>
            <w:rFonts w:hint="default" w:ascii="Times New Roman" w:hAnsi="Times New Roman" w:eastAsia="方正仿宋_GBK" w:cs="Times New Roman"/>
            <w:b w:val="0"/>
            <w:bCs w:val="0"/>
            <w:i w:val="0"/>
            <w:iCs w:val="0"/>
            <w:sz w:val="32"/>
            <w:szCs w:val="32"/>
            <w:lang w:eastAsia="zh"/>
            <w:rPrChange w:id="647"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公司</w:t>
        </w:r>
      </w:ins>
      <w:ins w:id="648" w:author="白日梦想家" w:date="2026-10-26T11:52:40Z">
        <w:r>
          <w:rPr>
            <w:rFonts w:hint="default" w:ascii="Times New Roman" w:hAnsi="Times New Roman" w:eastAsia="方正仿宋_GBK" w:cs="Times New Roman"/>
            <w:b w:val="0"/>
            <w:bCs w:val="0"/>
            <w:i w:val="0"/>
            <w:iCs w:val="0"/>
            <w:sz w:val="32"/>
            <w:szCs w:val="32"/>
            <w:lang w:eastAsia="zh"/>
            <w:rPrChange w:id="649"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设备</w:t>
        </w:r>
      </w:ins>
      <w:ins w:id="650" w:author="白日梦想家" w:date="2026-10-26T11:52:41Z">
        <w:r>
          <w:rPr>
            <w:rFonts w:hint="default" w:ascii="Times New Roman" w:hAnsi="Times New Roman" w:eastAsia="方正仿宋_GBK" w:cs="Times New Roman"/>
            <w:b w:val="0"/>
            <w:bCs w:val="0"/>
            <w:i w:val="0"/>
            <w:iCs w:val="0"/>
            <w:sz w:val="32"/>
            <w:szCs w:val="32"/>
            <w:lang w:eastAsia="zh"/>
            <w:rPrChange w:id="651"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信息</w:t>
        </w:r>
      </w:ins>
      <w:ins w:id="652" w:author="白日梦想家" w:date="2026-10-26T11:52:42Z">
        <w:r>
          <w:rPr>
            <w:rFonts w:hint="default" w:ascii="Times New Roman" w:hAnsi="Times New Roman" w:eastAsia="方正仿宋_GBK" w:cs="Times New Roman"/>
            <w:b w:val="0"/>
            <w:bCs w:val="0"/>
            <w:i w:val="0"/>
            <w:iCs w:val="0"/>
            <w:sz w:val="32"/>
            <w:szCs w:val="32"/>
            <w:lang w:eastAsia="zh"/>
            <w:rPrChange w:id="653"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价</w:t>
        </w:r>
      </w:ins>
      <w:ins w:id="654" w:author="xh" w:date="2026-10-23T14:30:13Z">
        <w:del w:id="655" w:author="白日梦想家" w:date="2026-10-26T11:52:34Z">
          <w:r>
            <w:rPr>
              <w:rFonts w:hint="default" w:ascii="Times New Roman" w:hAnsi="Times New Roman" w:eastAsia="方正仿宋_GBK" w:cs="Times New Roman"/>
              <w:b w:val="0"/>
              <w:bCs w:val="0"/>
              <w:i w:val="0"/>
              <w:iCs w:val="0"/>
              <w:sz w:val="32"/>
              <w:szCs w:val="32"/>
              <w:rPrChange w:id="656" w:author="xh" w:date="2026-10-23T14:30:13Z">
                <w:rPr>
                  <w:rFonts w:hint="eastAsia" w:ascii="方正仿宋_GBK" w:hAnsi="方正仿宋_GBK" w:eastAsia="方正仿宋_GBK" w:cs="Times New Roman"/>
                  <w:sz w:val="32"/>
                  <w:szCs w:val="32"/>
                </w:rPr>
              </w:rPrChange>
            </w:rPr>
            <w:delText>和</w:delText>
          </w:r>
        </w:del>
      </w:ins>
      <w:ins w:id="657" w:author="白日梦想家" w:date="2026-10-26T11:53:05Z">
        <w:r>
          <w:rPr>
            <w:rFonts w:hint="default" w:ascii="Times New Roman" w:hAnsi="Times New Roman" w:eastAsia="方正仿宋_GBK" w:cs="Times New Roman"/>
            <w:b w:val="0"/>
            <w:bCs w:val="0"/>
            <w:i w:val="0"/>
            <w:iCs w:val="0"/>
            <w:sz w:val="32"/>
            <w:szCs w:val="32"/>
            <w:lang w:eastAsia="zh"/>
            <w:rPrChange w:id="658"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w:t>
        </w:r>
      </w:ins>
      <w:ins w:id="659" w:author="白日梦想家" w:date="2026-10-26T11:53:06Z">
        <w:r>
          <w:rPr>
            <w:rFonts w:hint="default" w:ascii="Times New Roman" w:hAnsi="Times New Roman" w:eastAsia="方正仿宋_GBK" w:cs="Times New Roman"/>
            <w:b w:val="0"/>
            <w:bCs w:val="0"/>
            <w:i w:val="0"/>
            <w:iCs w:val="0"/>
            <w:sz w:val="32"/>
            <w:szCs w:val="32"/>
            <w:lang w:eastAsia="zh"/>
            <w:rPrChange w:id="660"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参考</w:t>
        </w:r>
      </w:ins>
      <w:ins w:id="661" w:author="白日梦想家" w:date="2026-10-26T11:53:07Z">
        <w:r>
          <w:rPr>
            <w:rFonts w:hint="default" w:ascii="Times New Roman" w:hAnsi="Times New Roman" w:eastAsia="方正仿宋_GBK" w:cs="Times New Roman"/>
            <w:b w:val="0"/>
            <w:bCs w:val="0"/>
            <w:i w:val="0"/>
            <w:iCs w:val="0"/>
            <w:sz w:val="32"/>
            <w:szCs w:val="32"/>
            <w:lang w:eastAsia="zh"/>
            <w:rPrChange w:id="662"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价</w:t>
        </w:r>
      </w:ins>
      <w:ins w:id="663" w:author="白日梦想家" w:date="2026-10-26T11:53:08Z">
        <w:r>
          <w:rPr>
            <w:rFonts w:hint="default" w:ascii="Times New Roman" w:hAnsi="Times New Roman" w:eastAsia="方正仿宋_GBK" w:cs="Times New Roman"/>
            <w:b w:val="0"/>
            <w:bCs w:val="0"/>
            <w:i w:val="0"/>
            <w:iCs w:val="0"/>
            <w:sz w:val="32"/>
            <w:szCs w:val="32"/>
            <w:lang w:eastAsia="zh"/>
            <w:rPrChange w:id="664"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及</w:t>
        </w:r>
      </w:ins>
      <w:ins w:id="665" w:author="白日梦想家" w:date="2026-10-26T11:53:10Z">
        <w:r>
          <w:rPr>
            <w:rFonts w:hint="default" w:ascii="Times New Roman" w:hAnsi="Times New Roman" w:eastAsia="方正仿宋_GBK" w:cs="Times New Roman"/>
            <w:b w:val="0"/>
            <w:bCs w:val="0"/>
            <w:i w:val="0"/>
            <w:iCs w:val="0"/>
            <w:sz w:val="32"/>
            <w:szCs w:val="32"/>
            <w:lang w:eastAsia="zh"/>
            <w:rPrChange w:id="666"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其他</w:t>
        </w:r>
      </w:ins>
      <w:ins w:id="667" w:author="白日梦想家" w:date="2026-10-26T11:53:12Z">
        <w:r>
          <w:rPr>
            <w:rFonts w:hint="default" w:ascii="Times New Roman" w:hAnsi="Times New Roman" w:eastAsia="方正仿宋_GBK" w:cs="Times New Roman"/>
            <w:b w:val="0"/>
            <w:bCs w:val="0"/>
            <w:i w:val="0"/>
            <w:iCs w:val="0"/>
            <w:sz w:val="32"/>
            <w:szCs w:val="32"/>
            <w:lang w:eastAsia="zh"/>
            <w:rPrChange w:id="668"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公开资料</w:t>
        </w:r>
      </w:ins>
      <w:ins w:id="669" w:author="xh" w:date="2026-10-23T14:30:13Z">
        <w:del w:id="670" w:author="白日梦想家" w:date="2026-10-26T11:53:14Z">
          <w:r>
            <w:rPr>
              <w:rFonts w:hint="default" w:ascii="Times New Roman" w:hAnsi="Times New Roman" w:eastAsia="方正仿宋_GBK" w:cs="Times New Roman"/>
              <w:b w:val="0"/>
              <w:bCs w:val="0"/>
              <w:i w:val="0"/>
              <w:iCs w:val="0"/>
              <w:sz w:val="32"/>
              <w:szCs w:val="32"/>
              <w:rPrChange w:id="671" w:author="xh" w:date="2026-10-23T14:30:13Z">
                <w:rPr>
                  <w:rFonts w:hint="eastAsia" w:ascii="方正仿宋_GBK" w:hAnsi="方正仿宋_GBK" w:eastAsia="方正仿宋_GBK" w:cs="Times New Roman"/>
                  <w:sz w:val="32"/>
                  <w:szCs w:val="32"/>
                </w:rPr>
              </w:rPrChange>
            </w:rPr>
            <w:delText>采</w:delText>
          </w:r>
        </w:del>
      </w:ins>
      <w:ins w:id="672" w:author="xh" w:date="2026-10-23T14:30:13Z">
        <w:del w:id="673" w:author="白日梦想家" w:date="2026-10-26T11:53:14Z">
          <w:r>
            <w:rPr>
              <w:rFonts w:hint="default" w:ascii="Times New Roman" w:hAnsi="Times New Roman" w:eastAsia="方正仿宋_GBK" w:cs="Times New Roman"/>
              <w:b w:val="0"/>
              <w:bCs w:val="0"/>
              <w:i w:val="0"/>
              <w:iCs w:val="0"/>
              <w:sz w:val="32"/>
              <w:szCs w:val="32"/>
              <w:rPrChange w:id="674" w:author="xh" w:date="2026-10-23T14:30:13Z">
                <w:rPr>
                  <w:rFonts w:hint="eastAsia" w:ascii="方正仿宋_GBK" w:hAnsi="方正仿宋_GBK" w:eastAsia="方正仿宋_GBK" w:cs="Times New Roman"/>
                  <w:sz w:val="32"/>
                  <w:szCs w:val="32"/>
                </w:rPr>
              </w:rPrChange>
            </w:rPr>
            <w:delText>购</w:delText>
          </w:r>
        </w:del>
      </w:ins>
      <w:ins w:id="675" w:author="xh" w:date="2026-10-23T14:30:13Z">
        <w:del w:id="676" w:author="白日梦想家" w:date="2026-10-26T11:53:14Z">
          <w:r>
            <w:rPr>
              <w:rFonts w:hint="default" w:ascii="Times New Roman" w:hAnsi="Times New Roman" w:eastAsia="方正仿宋_GBK" w:cs="Times New Roman"/>
              <w:b w:val="0"/>
              <w:bCs w:val="0"/>
              <w:i w:val="0"/>
              <w:iCs w:val="0"/>
              <w:sz w:val="32"/>
              <w:szCs w:val="32"/>
              <w:rPrChange w:id="677" w:author="xh" w:date="2026-10-23T14:30:13Z">
                <w:rPr>
                  <w:rFonts w:hint="eastAsia" w:ascii="方正仿宋_GBK" w:hAnsi="方正仿宋_GBK" w:eastAsia="方正仿宋_GBK" w:cs="Times New Roman"/>
                  <w:sz w:val="32"/>
                  <w:szCs w:val="32"/>
                </w:rPr>
              </w:rPrChange>
            </w:rPr>
            <w:delText>资</w:delText>
          </w:r>
        </w:del>
      </w:ins>
      <w:ins w:id="678" w:author="xh" w:date="2026-10-23T14:30:13Z">
        <w:del w:id="679" w:author="白日梦想家" w:date="2026-10-26T11:53:14Z">
          <w:r>
            <w:rPr>
              <w:rFonts w:hint="default" w:ascii="Times New Roman" w:hAnsi="Times New Roman" w:eastAsia="方正仿宋_GBK" w:cs="Times New Roman"/>
              <w:b w:val="0"/>
              <w:bCs w:val="0"/>
              <w:i w:val="0"/>
              <w:iCs w:val="0"/>
              <w:sz w:val="32"/>
              <w:szCs w:val="32"/>
              <w:rPrChange w:id="680" w:author="xh" w:date="2026-10-23T14:30:13Z">
                <w:rPr>
                  <w:rFonts w:hint="eastAsia" w:ascii="方正仿宋_GBK" w:hAnsi="方正仿宋_GBK" w:eastAsia="方正仿宋_GBK" w:cs="Times New Roman"/>
                  <w:sz w:val="32"/>
                  <w:szCs w:val="32"/>
                </w:rPr>
              </w:rPrChange>
            </w:rPr>
            <w:delText>料</w:delText>
          </w:r>
        </w:del>
      </w:ins>
      <w:ins w:id="681" w:author="xh" w:date="2026-10-23T14:30:13Z">
        <w:r>
          <w:rPr>
            <w:rFonts w:hint="default" w:ascii="Times New Roman" w:hAnsi="Times New Roman" w:eastAsia="方正仿宋_GBK" w:cs="Times New Roman"/>
            <w:b w:val="0"/>
            <w:bCs w:val="0"/>
            <w:i w:val="0"/>
            <w:iCs w:val="0"/>
            <w:sz w:val="32"/>
            <w:szCs w:val="32"/>
            <w:rPrChange w:id="682" w:author="xh" w:date="2026-10-23T14:30:13Z">
              <w:rPr>
                <w:rFonts w:hint="eastAsia" w:ascii="方正仿宋_GBK" w:hAnsi="方正仿宋_GBK" w:eastAsia="方正仿宋_GBK" w:cs="Times New Roman"/>
                <w:sz w:val="32"/>
                <w:szCs w:val="32"/>
              </w:rPr>
            </w:rPrChange>
          </w:rPr>
          <w:t>建立。</w:t>
        </w:r>
      </w:ins>
      <w:ins w:id="683" w:author="xh" w:date="2026-10-26T18:21:06Z">
        <w:del w:id="684" w:author="白日梦想家" w:date="2026-10-27T10:05:52Z">
          <w:r>
            <w:rPr>
              <w:rFonts w:hint="default" w:ascii="Times New Roman" w:hAnsi="Times New Roman" w:eastAsia="方正仿宋_GBK" w:cs="Times New Roman"/>
              <w:b w:val="0"/>
              <w:bCs w:val="0"/>
              <w:i w:val="0"/>
              <w:iCs w:val="0"/>
              <w:sz w:val="32"/>
              <w:szCs w:val="32"/>
            </w:rPr>
            <w:delText>主变更换按整台新购铭牌容量计价，参考系数为16.57万元/MVA；50.00 MVA主变扩建按完整工程计价，参考投资为1223.00万元/项。储能采用100.00 kW/215.00 kWh成套柜，参考投资为21.05万元/柜。</w:delText>
          </w:r>
        </w:del>
      </w:ins>
      <w:ins w:id="685" w:author="xh" w:date="2026-10-26T18:21:06Z">
        <w:del w:id="686" w:author="白日梦想家" w:date="2026-10-27T10:05:57Z">
          <w:r>
            <w:rPr>
              <w:rFonts w:hint="default" w:ascii="Times New Roman" w:hAnsi="Times New Roman" w:eastAsia="方正仿宋_GBK" w:cs="Times New Roman"/>
              <w:b w:val="0"/>
              <w:bCs w:val="0"/>
              <w:i w:val="0"/>
              <w:iCs w:val="0"/>
              <w:sz w:val="32"/>
              <w:szCs w:val="32"/>
            </w:rPr>
            <w:delText>10千伏联络按电缆与架空线路长度加权计价，</w:delText>
          </w:r>
        </w:del>
      </w:ins>
      <w:ins w:id="687" w:author="xh" w:date="2026-10-26T18:21:06Z">
        <w:del w:id="688" w:author="白日梦想家" w:date="2026-10-27T10:06:06Z">
          <w:r>
            <w:rPr>
              <w:rFonts w:hint="default" w:ascii="Times New Roman" w:hAnsi="Times New Roman" w:eastAsia="方正仿宋_GBK" w:cs="Times New Roman"/>
              <w:b w:val="0"/>
              <w:bCs w:val="0"/>
              <w:i w:val="0"/>
              <w:iCs w:val="0"/>
              <w:sz w:val="32"/>
              <w:szCs w:val="32"/>
            </w:rPr>
            <w:delText>邳州、市区单项参考投资分别为128.38万元、452.40万元。</w:delText>
          </w:r>
        </w:del>
      </w:ins>
      <w:ins w:id="689" w:author="xh" w:date="2026-10-23T14:30:13Z">
        <w:del w:id="690" w:author="白日梦想家" w:date="2026-10-26T11:53:19Z">
          <w:r>
            <w:rPr>
              <w:rFonts w:hint="default" w:ascii="Times New Roman" w:hAnsi="Times New Roman" w:eastAsia="方正仿宋_GBK" w:cs="Times New Roman"/>
              <w:b w:val="0"/>
              <w:bCs w:val="0"/>
              <w:i w:val="0"/>
              <w:iCs w:val="0"/>
              <w:sz w:val="32"/>
              <w:szCs w:val="32"/>
              <w:rPrChange w:id="691" w:author="xh" w:date="2026-10-23T14:30:13Z">
                <w:rPr>
                  <w:rFonts w:hint="eastAsia" w:ascii="方正仿宋_GBK" w:hAnsi="方正仿宋_GBK" w:eastAsia="方正仿宋_GBK" w:cs="Times New Roman"/>
                  <w:sz w:val="32"/>
                  <w:szCs w:val="32"/>
                </w:rPr>
              </w:rPrChange>
            </w:rPr>
            <w:delText>主变更换按整台新购容量计价，扩建按包含间隔、出线等配套设施的完整工程计价，</w:delText>
          </w:r>
        </w:del>
      </w:ins>
      <w:del w:id="692" w:author="白日梦想家" w:date="2026-10-26T11:53:19Z">
        <w:r>
          <w:rPr>
            <w:rFonts w:hint="default" w:ascii="Times New Roman" w:hAnsi="Times New Roman" w:eastAsia="方正仿宋_GBK" w:cs="Times New Roman"/>
            <w:b w:val="0"/>
            <w:bCs w:val="0"/>
            <w:i w:val="0"/>
            <w:iCs w:val="0"/>
            <w:sz w:val="32"/>
            <w:szCs w:val="32"/>
            <w:rPrChange w:id="693" w:author="xh" w:date="2026-10-23T14:30:13Z">
              <w:rPr>
                <w:rFonts w:hint="eastAsia" w:ascii="方正仿宋_GBK" w:hAnsi="方正仿宋_GBK" w:eastAsia="方正仿宋_GBK" w:cs="Times New Roman"/>
                <w:sz w:val="32"/>
                <w:szCs w:val="32"/>
              </w:rPr>
            </w:rPrChange>
          </w:rPr>
          <w:delText>储能</w:delText>
        </w:r>
      </w:del>
      <w:ins w:id="694" w:author="xh" w:date="2026-10-23T14:30:13Z">
        <w:del w:id="695" w:author="白日梦想家" w:date="2026-10-26T11:53:19Z">
          <w:r>
            <w:rPr>
              <w:rFonts w:hint="default" w:ascii="Times New Roman" w:hAnsi="Times New Roman" w:eastAsia="方正仿宋_GBK" w:cs="Times New Roman"/>
              <w:b w:val="0"/>
              <w:bCs w:val="0"/>
              <w:i w:val="0"/>
              <w:iCs w:val="0"/>
              <w:sz w:val="32"/>
              <w:szCs w:val="32"/>
              <w:rPrChange w:id="696" w:author="xh" w:date="2026-10-23T14:30:13Z">
                <w:rPr>
                  <w:rFonts w:hint="eastAsia" w:ascii="方正仿宋_GBK" w:hAnsi="方正仿宋_GBK" w:eastAsia="方正仿宋_GBK" w:cs="Times New Roman"/>
                  <w:sz w:val="32"/>
                  <w:szCs w:val="32"/>
                </w:rPr>
              </w:rPrChange>
            </w:rPr>
            <w:delText>按新增</w:delText>
          </w:r>
        </w:del>
      </w:ins>
      <w:del w:id="697" w:author="白日梦想家" w:date="2026-10-26T11:53:19Z">
        <w:r>
          <w:rPr>
            <w:rFonts w:hint="default" w:ascii="Times New Roman" w:hAnsi="Times New Roman" w:eastAsia="方正仿宋_GBK" w:cs="Times New Roman"/>
            <w:sz w:val="32"/>
            <w:szCs w:val="32"/>
            <w:rPrChange w:id="698" w:author="许恒" w:date="2026-10-27T09:29:18Z">
              <w:rPr>
                <w:rFonts w:hint="eastAsia" w:ascii="方正仿宋_GBK" w:hAnsi="方正仿宋_GBK" w:eastAsia="方正仿宋_GBK" w:cs="Times New Roman"/>
                <w:sz w:val="32"/>
                <w:szCs w:val="32"/>
              </w:rPr>
            </w:rPrChange>
          </w:rPr>
          <w:delText>以100.00 kW/215.00 kWh成套柜配置，</w:delText>
        </w:r>
      </w:del>
      <w:del w:id="699" w:author="白日梦想家" w:date="2026-10-26T11:53:19Z">
        <w:r>
          <w:rPr>
            <w:rFonts w:hint="default" w:ascii="Times New Roman" w:hAnsi="Times New Roman" w:eastAsia="方正仿宋_GBK" w:cs="Times New Roman"/>
            <w:b w:val="0"/>
            <w:bCs w:val="0"/>
            <w:i w:val="0"/>
            <w:iCs w:val="0"/>
            <w:sz w:val="32"/>
            <w:szCs w:val="32"/>
            <w:rPrChange w:id="700" w:author="xh" w:date="2026-10-23T14:30:13Z">
              <w:rPr>
                <w:rFonts w:hint="eastAsia" w:ascii="方正仿宋_GBK" w:hAnsi="方正仿宋_GBK" w:eastAsia="方正仿宋_GBK" w:cs="Times New Roman"/>
                <w:sz w:val="32"/>
                <w:szCs w:val="32"/>
              </w:rPr>
            </w:rPrChange>
          </w:rPr>
          <w:delText>柜数</w:delText>
        </w:r>
      </w:del>
      <w:ins w:id="701" w:author="xh" w:date="2026-10-23T14:30:13Z">
        <w:del w:id="702" w:author="白日梦想家" w:date="2026-10-26T11:53:19Z">
          <w:r>
            <w:rPr>
              <w:rFonts w:hint="default" w:ascii="Times New Roman" w:hAnsi="Times New Roman" w:eastAsia="方正仿宋_GBK" w:cs="Times New Roman"/>
              <w:b w:val="0"/>
              <w:bCs w:val="0"/>
              <w:i w:val="0"/>
              <w:iCs w:val="0"/>
              <w:sz w:val="32"/>
              <w:szCs w:val="32"/>
              <w:rPrChange w:id="703" w:author="xh" w:date="2026-10-23T14:30:13Z">
                <w:rPr>
                  <w:rFonts w:hint="eastAsia" w:ascii="方正仿宋_GBK" w:hAnsi="方正仿宋_GBK" w:eastAsia="方正仿宋_GBK" w:cs="Times New Roman"/>
                  <w:sz w:val="32"/>
                  <w:szCs w:val="32"/>
                </w:rPr>
              </w:rPrChange>
            </w:rPr>
            <w:delText>计价，新增联络</w:delText>
          </w:r>
        </w:del>
      </w:ins>
      <w:del w:id="704" w:author="白日梦想家" w:date="2026-10-26T11:53:19Z">
        <w:r>
          <w:rPr>
            <w:rFonts w:hint="default" w:ascii="Times New Roman" w:hAnsi="Times New Roman" w:eastAsia="方正仿宋_GBK" w:cs="Times New Roman"/>
            <w:b w:val="0"/>
            <w:bCs w:val="0"/>
            <w:i w:val="0"/>
            <w:iCs w:val="0"/>
            <w:sz w:val="32"/>
            <w:szCs w:val="32"/>
            <w:rPrChange w:id="705" w:author="xh" w:date="2026-10-23T14:30:13Z">
              <w:rPr>
                <w:rFonts w:hint="eastAsia" w:ascii="方正仿宋_GBK" w:hAnsi="方正仿宋_GBK" w:eastAsia="方正仿宋_GBK" w:cs="Times New Roman"/>
                <w:sz w:val="32"/>
                <w:szCs w:val="32"/>
              </w:rPr>
            </w:rPrChange>
          </w:rPr>
          <w:delText>按</w:delText>
        </w:r>
      </w:del>
      <w:ins w:id="706" w:author="xh" w:date="2026-10-23T14:30:13Z">
        <w:del w:id="707" w:author="白日梦想家" w:date="2026-10-26T11:53:19Z">
          <w:r>
            <w:rPr>
              <w:rFonts w:hint="default" w:ascii="Times New Roman" w:hAnsi="Times New Roman" w:eastAsia="方正仿宋_GBK" w:cs="Times New Roman"/>
              <w:b w:val="0"/>
              <w:bCs w:val="0"/>
              <w:i w:val="0"/>
              <w:iCs w:val="0"/>
              <w:sz w:val="32"/>
              <w:szCs w:val="32"/>
              <w:rPrChange w:id="708" w:author="xh" w:date="2026-10-23T14:30:13Z">
                <w:rPr>
                  <w:rFonts w:hint="eastAsia" w:ascii="方正仿宋_GBK" w:hAnsi="方正仿宋_GBK" w:eastAsia="方正仿宋_GBK" w:cs="Times New Roman"/>
                  <w:sz w:val="32"/>
                  <w:szCs w:val="32"/>
                </w:rPr>
              </w:rPrChange>
            </w:rPr>
            <w:delText>线路形式、长度和接入条件计价。</w:delText>
          </w:r>
        </w:del>
      </w:ins>
      <w:ins w:id="709" w:author="xh" w:date="2026-10-23T14:30:13Z">
        <w:del w:id="710" w:author="白日梦想家" w:date="2026-10-26T11:52:14Z">
          <w:r>
            <w:rPr>
              <w:rFonts w:hint="default" w:ascii="Times New Roman" w:hAnsi="Times New Roman" w:eastAsia="方正仿宋_GBK" w:cs="Times New Roman"/>
              <w:b w:val="0"/>
              <w:bCs w:val="0"/>
              <w:i w:val="0"/>
              <w:iCs w:val="0"/>
              <w:sz w:val="32"/>
              <w:szCs w:val="32"/>
              <w:rPrChange w:id="711" w:author="xh" w:date="2026-10-23T14:30:13Z">
                <w:rPr>
                  <w:rFonts w:hint="eastAsia" w:ascii="方正仿宋_GBK" w:hAnsi="方正仿宋_GBK" w:eastAsia="方正仿宋_GBK" w:cs="Times New Roman"/>
                  <w:sz w:val="32"/>
                  <w:szCs w:val="32"/>
                </w:rPr>
              </w:rPrChange>
            </w:rPr>
            <w:delText>电</w:delText>
          </w:r>
        </w:del>
      </w:ins>
      <w:ins w:id="712" w:author="xh" w:date="2026-10-23T14:30:13Z">
        <w:del w:id="713" w:author="白日梦想家" w:date="2026-10-26T11:52:13Z">
          <w:r>
            <w:rPr>
              <w:rFonts w:hint="default" w:ascii="Times New Roman" w:hAnsi="Times New Roman" w:eastAsia="方正仿宋_GBK" w:cs="Times New Roman"/>
              <w:b w:val="0"/>
              <w:bCs w:val="0"/>
              <w:i w:val="0"/>
              <w:iCs w:val="0"/>
              <w:sz w:val="32"/>
              <w:szCs w:val="32"/>
              <w:rPrChange w:id="714" w:author="xh" w:date="2026-10-23T14:30:13Z">
                <w:rPr>
                  <w:rFonts w:hint="eastAsia" w:ascii="方正仿宋_GBK" w:hAnsi="方正仿宋_GBK" w:eastAsia="方正仿宋_GBK" w:cs="Times New Roman"/>
                  <w:sz w:val="32"/>
                  <w:szCs w:val="32"/>
                </w:rPr>
              </w:rPrChange>
            </w:rPr>
            <w:delText>缆长度占比通过联络工程造价影响措施</w:delText>
          </w:r>
        </w:del>
      </w:ins>
      <w:del w:id="715" w:author="白日梦想家" w:date="2026-10-26T11:52:13Z">
        <w:r>
          <w:rPr>
            <w:rFonts w:hint="default" w:ascii="Times New Roman" w:hAnsi="Times New Roman" w:eastAsia="方正仿宋_GBK" w:cs="Times New Roman"/>
            <w:sz w:val="32"/>
            <w:szCs w:val="32"/>
            <w:rPrChange w:id="716" w:author="许恒" w:date="2026-10-27T09:29:18Z">
              <w:rPr>
                <w:rFonts w:hint="eastAsia" w:ascii="方正仿宋_GBK" w:hAnsi="方正仿宋_GBK" w:eastAsia="方正仿宋_GBK" w:cs="Times New Roman"/>
                <w:sz w:val="32"/>
                <w:szCs w:val="32"/>
              </w:rPr>
            </w:rPrChange>
          </w:rPr>
          <w:delText>整数</w:delText>
        </w:r>
      </w:del>
      <w:del w:id="717" w:author="白日梦想家" w:date="2026-10-26T11:52:13Z">
        <w:r>
          <w:rPr>
            <w:rFonts w:hint="default" w:ascii="Times New Roman" w:hAnsi="Times New Roman" w:eastAsia="方正仿宋_GBK" w:cs="Times New Roman"/>
            <w:b w:val="0"/>
            <w:bCs w:val="0"/>
            <w:i w:val="0"/>
            <w:iCs w:val="0"/>
            <w:sz w:val="32"/>
            <w:szCs w:val="32"/>
            <w:rPrChange w:id="718" w:author="xh" w:date="2026-10-23T14:30:13Z">
              <w:rPr>
                <w:rFonts w:hint="eastAsia" w:ascii="方正仿宋_GBK" w:hAnsi="方正仿宋_GBK" w:eastAsia="方正仿宋_GBK" w:cs="Times New Roman"/>
                <w:sz w:val="32"/>
                <w:szCs w:val="32"/>
              </w:rPr>
            </w:rPrChange>
          </w:rPr>
          <w:delText>选择。</w:delText>
        </w:r>
      </w:del>
      <w:del w:id="719" w:author="xh" w:date="2026-10-23T14:30:13Z">
        <w:r>
          <w:rPr>
            <w:rFonts w:hint="default" w:ascii="Times New Roman" w:hAnsi="Times New Roman" w:eastAsia="方正仿宋_GBK" w:cs="Times New Roman"/>
            <w:sz w:val="32"/>
            <w:szCs w:val="32"/>
            <w:rPrChange w:id="720" w:author="许恒" w:date="2026-10-27T09:29:18Z">
              <w:rPr>
                <w:rFonts w:hint="eastAsia" w:ascii="方正仿宋_GBK" w:hAnsi="方正仿宋_GBK" w:eastAsia="方正仿宋_GBK" w:cs="Times New Roman"/>
                <w:sz w:val="32"/>
                <w:szCs w:val="32"/>
              </w:rPr>
            </w:rPrChange>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195B29D8">
      <w:pPr>
        <w:widowControl/>
        <w:adjustRightInd w:val="0"/>
        <w:snapToGrid w:val="0"/>
        <w:spacing w:line="560" w:lineRule="exact"/>
        <w:ind w:firstLine="640" w:firstLineChars="200"/>
        <w:rPr>
          <w:ins w:id="722" w:author="许恒" w:date="2026-10-27T09:30:22Z"/>
          <w:rFonts w:hint="eastAsia" w:ascii="Times New Roman" w:hAnsi="Times New Roman" w:eastAsia="方正仿宋_GBK" w:cs="Times New Roman"/>
          <w:b w:val="0"/>
          <w:bCs w:val="0"/>
          <w:i w:val="0"/>
          <w:iCs w:val="0"/>
          <w:sz w:val="32"/>
          <w:szCs w:val="32"/>
          <w:lang w:eastAsia="zh-CN"/>
        </w:rPr>
        <w:pPrChange w:id="721" w:author="许恒" w:date="2026-10-27T09:30:16Z">
          <w:pPr>
            <w:widowControl/>
            <w:adjustRightInd w:val="0"/>
            <w:snapToGrid w:val="0"/>
            <w:spacing w:line="560" w:lineRule="exact"/>
            <w:ind w:firstLine="640" w:firstLineChars="200"/>
          </w:pPr>
        </w:pPrChange>
      </w:pPr>
      <w:ins w:id="723" w:author="xh" w:date="2026-10-23T14:33:38Z">
        <w:r>
          <w:rPr>
            <w:rFonts w:hint="default" w:ascii="Times New Roman" w:hAnsi="Times New Roman" w:eastAsia="方正仿宋_GBK" w:cs="Times New Roman"/>
            <w:b w:val="0"/>
            <w:bCs w:val="0"/>
            <w:i w:val="0"/>
            <w:iCs w:val="0"/>
            <w:sz w:val="32"/>
            <w:szCs w:val="32"/>
            <w:rPrChange w:id="724" w:author="xh" w:date="2026-10-23T14:33:38Z">
              <w:rPr>
                <w:rFonts w:hint="eastAsia" w:ascii="方正仿宋_GBK" w:hAnsi="方正仿宋_GBK" w:eastAsia="方正仿宋_GBK" w:cs="Times New Roman"/>
                <w:sz w:val="32"/>
                <w:szCs w:val="32"/>
              </w:rPr>
            </w:rPrChange>
          </w:rPr>
          <w:t>各年新增及改造工程分别建立现金流，以2021年末</w:t>
        </w:r>
      </w:ins>
      <w:del w:id="725" w:author="xh" w:date="2026-10-23T14:33:38Z">
        <w:r>
          <w:rPr>
            <w:rFonts w:hint="default" w:ascii="Times New Roman" w:hAnsi="Times New Roman" w:eastAsia="方正仿宋_GBK" w:cs="Times New Roman"/>
            <w:sz w:val="32"/>
            <w:szCs w:val="32"/>
            <w:rPrChange w:id="726" w:author="许恒" w:date="2026-10-27T09:29:18Z">
              <w:rPr>
                <w:rFonts w:hint="eastAsia" w:ascii="方正仿宋_GBK" w:hAnsi="方正仿宋_GBK" w:eastAsia="方正仿宋_GBK" w:cs="Times New Roman"/>
                <w:sz w:val="32"/>
                <w:szCs w:val="32"/>
              </w:rPr>
            </w:rPrChange>
          </w:rPr>
          <w:delText>95%峰值阈值</w:delText>
        </w:r>
      </w:del>
      <w:r>
        <w:rPr>
          <w:rFonts w:hint="default" w:ascii="Times New Roman" w:hAnsi="Times New Roman" w:eastAsia="方正仿宋_GBK" w:cs="Times New Roman"/>
          <w:b w:val="0"/>
          <w:bCs w:val="0"/>
          <w:i w:val="0"/>
          <w:iCs w:val="0"/>
          <w:sz w:val="32"/>
          <w:szCs w:val="32"/>
          <w:rPrChange w:id="727" w:author="xh" w:date="2026-10-23T14:33:38Z">
            <w:rPr>
              <w:rFonts w:hint="eastAsia" w:ascii="方正仿宋_GBK" w:hAnsi="方正仿宋_GBK" w:eastAsia="方正仿宋_GBK" w:cs="Times New Roman"/>
              <w:sz w:val="32"/>
              <w:szCs w:val="32"/>
            </w:rPr>
          </w:rPrChange>
        </w:rPr>
        <w:t>为</w:t>
      </w:r>
      <w:ins w:id="728" w:author="xh" w:date="2026-10-23T14:33:38Z">
        <w:r>
          <w:rPr>
            <w:rFonts w:hint="default" w:ascii="Times New Roman" w:hAnsi="Times New Roman" w:eastAsia="方正仿宋_GBK" w:cs="Times New Roman"/>
            <w:b w:val="0"/>
            <w:bCs w:val="0"/>
            <w:i w:val="0"/>
            <w:iCs w:val="0"/>
            <w:sz w:val="32"/>
            <w:szCs w:val="32"/>
            <w:rPrChange w:id="729" w:author="xh" w:date="2026-10-23T14:33:38Z">
              <w:rPr>
                <w:rFonts w:hint="eastAsia" w:ascii="方正仿宋_GBK" w:hAnsi="方正仿宋_GBK" w:eastAsia="方正仿宋_GBK" w:cs="Times New Roman"/>
                <w:sz w:val="32"/>
                <w:szCs w:val="32"/>
              </w:rPr>
            </w:rPrChange>
          </w:rPr>
          <w:t>折现基准，统一评价至2041</w:t>
        </w:r>
      </w:ins>
      <w:del w:id="730" w:author="xh" w:date="2026-10-23T14:33:38Z">
        <w:r>
          <w:rPr>
            <w:rFonts w:hint="default" w:ascii="Times New Roman" w:hAnsi="Times New Roman" w:eastAsia="方正仿宋_GBK" w:cs="Times New Roman"/>
            <w:sz w:val="32"/>
            <w:szCs w:val="32"/>
            <w:rPrChange w:id="731" w:author="许恒" w:date="2026-10-27T09:29:18Z">
              <w:rPr>
                <w:rFonts w:hint="eastAsia" w:ascii="方正仿宋_GBK" w:hAnsi="方正仿宋_GBK" w:eastAsia="方正仿宋_GBK" w:cs="Times New Roman"/>
                <w:sz w:val="32"/>
                <w:szCs w:val="32"/>
              </w:rPr>
            </w:rPrChange>
          </w:rPr>
          <w:delText>区域净负荷绝对值全</w:delText>
        </w:r>
      </w:del>
      <w:r>
        <w:rPr>
          <w:rFonts w:hint="default" w:ascii="Times New Roman" w:hAnsi="Times New Roman" w:eastAsia="方正仿宋_GBK" w:cs="Times New Roman"/>
          <w:b w:val="0"/>
          <w:bCs w:val="0"/>
          <w:i w:val="0"/>
          <w:iCs w:val="0"/>
          <w:sz w:val="32"/>
          <w:szCs w:val="32"/>
          <w:rPrChange w:id="732" w:author="xh" w:date="2026-10-23T14:33:38Z">
            <w:rPr>
              <w:rFonts w:hint="eastAsia" w:ascii="方正仿宋_GBK" w:hAnsi="方正仿宋_GBK" w:eastAsia="方正仿宋_GBK" w:cs="Times New Roman"/>
              <w:sz w:val="32"/>
              <w:szCs w:val="32"/>
            </w:rPr>
          </w:rPrChange>
        </w:rPr>
        <w:t>年</w:t>
      </w:r>
      <w:ins w:id="733" w:author="xh" w:date="2026-10-23T14:33:38Z">
        <w:r>
          <w:rPr>
            <w:rFonts w:hint="default" w:ascii="Times New Roman" w:hAnsi="Times New Roman" w:eastAsia="方正仿宋_GBK" w:cs="Times New Roman"/>
            <w:b w:val="0"/>
            <w:bCs w:val="0"/>
            <w:i w:val="0"/>
            <w:iCs w:val="0"/>
            <w:sz w:val="32"/>
            <w:szCs w:val="32"/>
            <w:rPrChange w:id="734" w:author="xh" w:date="2026-10-23T14:33:38Z">
              <w:rPr>
                <w:rFonts w:hint="eastAsia" w:ascii="方正仿宋_GBK" w:hAnsi="方正仿宋_GBK" w:eastAsia="方正仿宋_GBK" w:cs="Times New Roman"/>
                <w:sz w:val="32"/>
                <w:szCs w:val="32"/>
              </w:rPr>
            </w:rPrChange>
          </w:rPr>
          <w:t>末，计入建设投资及投运次年起</w:t>
        </w:r>
      </w:ins>
      <w:del w:id="735" w:author="xh" w:date="2026-10-23T14:33:38Z">
        <w:r>
          <w:rPr>
            <w:rFonts w:hint="default" w:ascii="Times New Roman" w:hAnsi="Times New Roman" w:eastAsia="方正仿宋_GBK" w:cs="Times New Roman"/>
            <w:sz w:val="32"/>
            <w:szCs w:val="32"/>
            <w:rPrChange w:id="736" w:author="许恒" w:date="2026-10-27T09:29:18Z">
              <w:rPr>
                <w:rFonts w:hint="eastAsia" w:ascii="方正仿宋_GBK" w:hAnsi="方正仿宋_GBK" w:eastAsia="方正仿宋_GBK" w:cs="Times New Roman"/>
                <w:sz w:val="32"/>
                <w:szCs w:val="32"/>
              </w:rPr>
            </w:rPrChange>
          </w:rPr>
          <w:delText>最大值</w:delText>
        </w:r>
      </w:del>
      <w:r>
        <w:rPr>
          <w:rFonts w:hint="default" w:ascii="Times New Roman" w:hAnsi="Times New Roman" w:eastAsia="方正仿宋_GBK" w:cs="Times New Roman"/>
          <w:b w:val="0"/>
          <w:bCs w:val="0"/>
          <w:i w:val="0"/>
          <w:iCs w:val="0"/>
          <w:sz w:val="32"/>
          <w:szCs w:val="32"/>
          <w:rPrChange w:id="737" w:author="xh" w:date="2026-10-23T14:33:38Z">
            <w:rPr>
              <w:rFonts w:hint="eastAsia" w:ascii="方正仿宋_GBK" w:hAnsi="方正仿宋_GBK" w:eastAsia="方正仿宋_GBK" w:cs="Times New Roman"/>
              <w:sz w:val="32"/>
              <w:szCs w:val="32"/>
            </w:rPr>
          </w:rPrChange>
        </w:rPr>
        <w:t>的</w:t>
      </w:r>
      <w:ins w:id="738" w:author="xh" w:date="2026-10-23T14:33:38Z">
        <w:r>
          <w:rPr>
            <w:rFonts w:hint="default" w:ascii="Times New Roman" w:hAnsi="Times New Roman" w:eastAsia="方正仿宋_GBK" w:cs="Times New Roman"/>
            <w:b w:val="0"/>
            <w:bCs w:val="0"/>
            <w:i w:val="0"/>
            <w:iCs w:val="0"/>
            <w:sz w:val="32"/>
            <w:szCs w:val="32"/>
            <w:rPrChange w:id="739" w:author="xh" w:date="2026-10-23T14:33:38Z">
              <w:rPr>
                <w:rFonts w:hint="eastAsia" w:ascii="方正仿宋_GBK" w:hAnsi="方正仿宋_GBK" w:eastAsia="方正仿宋_GBK" w:cs="Times New Roman"/>
                <w:sz w:val="32"/>
                <w:szCs w:val="32"/>
              </w:rPr>
            </w:rPrChange>
          </w:rPr>
          <w:t>固定运维。折现率取6</w:t>
        </w:r>
      </w:ins>
      <w:del w:id="740" w:author="xh" w:date="2026-10-23T14:33:38Z">
        <w:r>
          <w:rPr>
            <w:rFonts w:hint="default" w:ascii="Times New Roman" w:hAnsi="Times New Roman" w:eastAsia="方正仿宋_GBK" w:cs="Times New Roman"/>
            <w:sz w:val="32"/>
            <w:szCs w:val="32"/>
            <w:rPrChange w:id="741" w:author="许恒" w:date="2026-10-27T09:29:18Z">
              <w:rPr>
                <w:rFonts w:hint="eastAsia" w:ascii="方正仿宋_GBK" w:hAnsi="方正仿宋_GBK" w:eastAsia="方正仿宋_GBK" w:cs="Times New Roman"/>
                <w:sz w:val="32"/>
                <w:szCs w:val="32"/>
              </w:rPr>
            </w:rPrChange>
          </w:rPr>
          <w:delText>95</w:delText>
        </w:r>
      </w:del>
      <w:r>
        <w:rPr>
          <w:rFonts w:hint="default" w:ascii="Times New Roman" w:hAnsi="Times New Roman" w:eastAsia="方正仿宋_GBK" w:cs="Times New Roman"/>
          <w:b w:val="0"/>
          <w:bCs w:val="0"/>
          <w:i w:val="0"/>
          <w:iCs w:val="0"/>
          <w:sz w:val="32"/>
          <w:szCs w:val="32"/>
          <w:rPrChange w:id="742" w:author="xh" w:date="2026-10-23T14:33:38Z">
            <w:rPr>
              <w:rFonts w:hint="eastAsia" w:ascii="方正仿宋_GBK" w:hAnsi="方正仿宋_GBK" w:eastAsia="方正仿宋_GBK" w:cs="Times New Roman"/>
              <w:sz w:val="32"/>
              <w:szCs w:val="32"/>
            </w:rPr>
          </w:rPrChange>
        </w:rPr>
        <w:t>%，</w:t>
      </w:r>
      <w:ins w:id="743" w:author="xh" w:date="2026-10-23T14:33:38Z">
        <w:r>
          <w:rPr>
            <w:rFonts w:hint="default" w:ascii="Times New Roman" w:hAnsi="Times New Roman" w:eastAsia="方正仿宋_GBK" w:cs="Times New Roman"/>
            <w:b w:val="0"/>
            <w:bCs w:val="0"/>
            <w:i w:val="0"/>
            <w:iCs w:val="0"/>
            <w:sz w:val="32"/>
            <w:szCs w:val="32"/>
            <w:rPrChange w:id="744" w:author="xh" w:date="2026-10-23T14:33:38Z">
              <w:rPr>
                <w:rFonts w:hint="eastAsia" w:ascii="方正仿宋_GBK" w:hAnsi="方正仿宋_GBK" w:eastAsia="方正仿宋_GBK" w:cs="Times New Roman"/>
                <w:sz w:val="32"/>
                <w:szCs w:val="32"/>
              </w:rPr>
            </w:rPrChange>
          </w:rPr>
          <w:t>主变</w:t>
        </w:r>
      </w:ins>
      <w:del w:id="745" w:author="xh" w:date="2026-10-23T14:33:38Z">
        <w:r>
          <w:rPr>
            <w:rFonts w:hint="default" w:ascii="Times New Roman" w:hAnsi="Times New Roman" w:eastAsia="方正仿宋_GBK" w:cs="Times New Roman"/>
            <w:sz w:val="32"/>
            <w:szCs w:val="32"/>
            <w:rPrChange w:id="746" w:author="许恒" w:date="2026-10-27T09:29:18Z">
              <w:rPr>
                <w:rFonts w:hint="eastAsia" w:ascii="方正仿宋_GBK" w:hAnsi="方正仿宋_GBK" w:eastAsia="方正仿宋_GBK" w:cs="Times New Roman"/>
                <w:sz w:val="32"/>
                <w:szCs w:val="32"/>
              </w:rPr>
            </w:rPrChange>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747" w:author="xh" w:date="2026-10-23T14:33:38Z">
            <w:rPr>
              <w:rFonts w:hint="eastAsia" w:ascii="方正仿宋_GBK" w:hAnsi="方正仿宋_GBK" w:eastAsia="方正仿宋_GBK" w:cs="Times New Roman"/>
              <w:sz w:val="32"/>
              <w:szCs w:val="32"/>
            </w:rPr>
          </w:rPrChange>
        </w:rPr>
        <w:t>、</w:t>
      </w:r>
      <w:ins w:id="748" w:author="xh" w:date="2026-10-23T14:33:38Z">
        <w:r>
          <w:rPr>
            <w:rFonts w:hint="default" w:ascii="Times New Roman" w:hAnsi="Times New Roman" w:eastAsia="方正仿宋_GBK" w:cs="Times New Roman"/>
            <w:b w:val="0"/>
            <w:bCs w:val="0"/>
            <w:i w:val="0"/>
            <w:iCs w:val="0"/>
            <w:sz w:val="32"/>
            <w:szCs w:val="32"/>
            <w:rPrChange w:id="749" w:author="xh" w:date="2026-10-23T14:33:38Z">
              <w:rPr>
                <w:rFonts w:hint="eastAsia" w:ascii="方正仿宋_GBK" w:hAnsi="方正仿宋_GBK" w:eastAsia="方正仿宋_GBK" w:cs="Times New Roman"/>
                <w:sz w:val="32"/>
                <w:szCs w:val="32"/>
              </w:rPr>
            </w:rPrChange>
          </w:rPr>
          <w:t>线路和储能寿命</w:t>
        </w:r>
      </w:ins>
      <w:del w:id="750" w:author="xh" w:date="2026-10-23T14:33:38Z">
        <w:r>
          <w:rPr>
            <w:rFonts w:hint="default" w:ascii="Times New Roman" w:hAnsi="Times New Roman" w:eastAsia="方正仿宋_GBK" w:cs="Times New Roman"/>
            <w:sz w:val="32"/>
            <w:szCs w:val="32"/>
            <w:rPrChange w:id="751" w:author="许恒" w:date="2026-10-27T09:29:18Z">
              <w:rPr>
                <w:rFonts w:hint="eastAsia" w:ascii="方正仿宋_GBK" w:hAnsi="方正仿宋_GBK" w:eastAsia="方正仿宋_GBK" w:cs="Times New Roman"/>
                <w:sz w:val="32"/>
                <w:szCs w:val="32"/>
              </w:rPr>
            </w:rPrChange>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752" w:author="xh" w:date="2026-10-23T14:33:38Z">
            <w:rPr>
              <w:rFonts w:hint="eastAsia" w:ascii="方正仿宋_GBK" w:hAnsi="方正仿宋_GBK" w:eastAsia="方正仿宋_GBK" w:cs="Times New Roman"/>
              <w:sz w:val="32"/>
              <w:szCs w:val="32"/>
            </w:rPr>
          </w:rPrChange>
        </w:rPr>
        <w:t>分别为</w:t>
      </w:r>
      <w:ins w:id="753" w:author="xh" w:date="2026-10-23T14:33:38Z">
        <w:r>
          <w:rPr>
            <w:rFonts w:hint="default" w:ascii="Times New Roman" w:hAnsi="Times New Roman" w:eastAsia="方正仿宋_GBK" w:cs="Times New Roman"/>
            <w:b w:val="0"/>
            <w:bCs w:val="0"/>
            <w:i w:val="0"/>
            <w:iCs w:val="0"/>
            <w:sz w:val="32"/>
            <w:szCs w:val="32"/>
            <w:rPrChange w:id="754"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755" w:author="xh" w:date="2026-10-23T14:33:38Z">
            <w:rPr>
              <w:rFonts w:hint="eastAsia" w:ascii="方正仿宋_GBK" w:hAnsi="方正仿宋_GBK" w:eastAsia="方正仿宋_GBK" w:cs="Times New Roman"/>
              <w:sz w:val="32"/>
              <w:szCs w:val="32"/>
            </w:rPr>
          </w:rPrChange>
        </w:rPr>
        <w:t>2</w:t>
      </w:r>
      <w:ins w:id="756" w:author="xh" w:date="2026-10-23T14:33:38Z">
        <w:r>
          <w:rPr>
            <w:rFonts w:hint="default" w:ascii="Times New Roman" w:hAnsi="Times New Roman" w:eastAsia="方正仿宋_GBK" w:cs="Times New Roman"/>
            <w:b w:val="0"/>
            <w:bCs w:val="0"/>
            <w:i w:val="0"/>
            <w:iCs w:val="0"/>
            <w:sz w:val="32"/>
            <w:szCs w:val="32"/>
            <w:rPrChange w:id="757" w:author="xh" w:date="2026-10-23T14:33:38Z">
              <w:rPr>
                <w:rFonts w:hint="eastAsia" w:ascii="方正仿宋_GBK" w:hAnsi="方正仿宋_GBK" w:eastAsia="方正仿宋_GBK" w:cs="Times New Roman"/>
                <w:sz w:val="32"/>
                <w:szCs w:val="32"/>
              </w:rPr>
            </w:rPrChange>
          </w:rPr>
          <w:t>5年</w:t>
        </w:r>
      </w:ins>
      <w:ins w:id="758" w:author="xh" w:date="2026-10-23T14:33:38Z">
        <w:del w:id="759" w:author="白日梦想家" w:date="2026-10-27T10:06:27Z">
          <w:r>
            <w:rPr>
              <w:rFonts w:hint="default" w:ascii="Times New Roman" w:hAnsi="Times New Roman" w:eastAsia="方正仿宋_GBK" w:cs="Times New Roman"/>
              <w:b w:val="0"/>
              <w:bCs w:val="0"/>
              <w:i w:val="0"/>
              <w:iCs w:val="0"/>
              <w:sz w:val="32"/>
              <w:szCs w:val="32"/>
              <w:rPrChange w:id="760" w:author="xh" w:date="2026-10-23T14:33:38Z">
                <w:rPr>
                  <w:rFonts w:hint="eastAsia" w:ascii="方正仿宋_GBK" w:hAnsi="方正仿宋_GBK" w:eastAsia="方正仿宋_GBK" w:cs="Times New Roman"/>
                  <w:sz w:val="32"/>
                  <w:szCs w:val="32"/>
                </w:rPr>
              </w:rPrChange>
            </w:rPr>
            <w:delText>，</w:delText>
          </w:r>
        </w:del>
      </w:ins>
      <w:ins w:id="763" w:author="xh" w:date="2026-10-23T14:33:38Z">
        <w:del w:id="764" w:author="白日梦想家" w:date="2026-10-27T10:06:27Z">
          <w:r>
            <w:rPr>
              <w:rFonts w:hint="default" w:ascii="Times New Roman" w:hAnsi="Times New Roman" w:eastAsia="方正仿宋_GBK" w:cs="Times New Roman"/>
              <w:b w:val="0"/>
              <w:bCs w:val="0"/>
              <w:i w:val="0"/>
              <w:iCs w:val="0"/>
              <w:sz w:val="32"/>
              <w:szCs w:val="32"/>
              <w:rPrChange w:id="765" w:author="xh" w:date="2026-10-23T14:33:38Z">
                <w:rPr>
                  <w:rFonts w:hint="eastAsia" w:ascii="方正仿宋_GBK" w:hAnsi="方正仿宋_GBK" w:eastAsia="方正仿宋_GBK" w:cs="Times New Roman"/>
                  <w:sz w:val="32"/>
                  <w:szCs w:val="32"/>
                </w:rPr>
              </w:rPrChange>
            </w:rPr>
            <w:delText>固定维护费率分别为4.20%、2.20%</w:delText>
          </w:r>
        </w:del>
      </w:ins>
      <w:del w:id="768" w:author="白日梦想家" w:date="2026-10-27T10:06:27Z">
        <w:r>
          <w:rPr>
            <w:rFonts w:hint="default" w:ascii="Times New Roman" w:hAnsi="Times New Roman" w:eastAsia="方正仿宋_GBK" w:cs="Times New Roman"/>
            <w:sz w:val="32"/>
            <w:szCs w:val="32"/>
            <w:rPrChange w:id="769" w:author="许恒" w:date="2026-10-27T09:29:18Z">
              <w:rPr>
                <w:rFonts w:hint="eastAsia" w:ascii="方正仿宋_GBK" w:hAnsi="方正仿宋_GBK" w:eastAsia="方正仿宋_GBK" w:cs="Times New Roman"/>
                <w:sz w:val="32"/>
                <w:szCs w:val="32"/>
              </w:rPr>
            </w:rPrChange>
          </w:rPr>
          <w:delText xml:space="preserve"> h</w:delText>
        </w:r>
      </w:del>
      <w:del w:id="771" w:author="白日梦想家" w:date="2026-10-27T10:06:27Z">
        <w:r>
          <w:rPr>
            <w:rFonts w:hint="default" w:ascii="Times New Roman" w:hAnsi="Times New Roman" w:eastAsia="方正仿宋_GBK" w:cs="Times New Roman"/>
            <w:b w:val="0"/>
            <w:bCs w:val="0"/>
            <w:i w:val="0"/>
            <w:iCs w:val="0"/>
            <w:sz w:val="32"/>
            <w:szCs w:val="32"/>
            <w:rPrChange w:id="772" w:author="xh" w:date="2026-10-23T14:33:38Z">
              <w:rPr>
                <w:rFonts w:hint="eastAsia" w:ascii="方正仿宋_GBK" w:hAnsi="方正仿宋_GBK" w:eastAsia="方正仿宋_GBK" w:cs="Times New Roman"/>
                <w:sz w:val="32"/>
                <w:szCs w:val="32"/>
              </w:rPr>
            </w:rPrChange>
          </w:rPr>
          <w:delText>和</w:delText>
        </w:r>
      </w:del>
      <w:ins w:id="774" w:author="xh" w:date="2026-10-23T14:33:38Z">
        <w:del w:id="775" w:author="白日梦想家" w:date="2026-10-27T10:06:27Z">
          <w:r>
            <w:rPr>
              <w:rFonts w:hint="default" w:ascii="Times New Roman" w:hAnsi="Times New Roman" w:eastAsia="方正仿宋_GBK" w:cs="Times New Roman"/>
              <w:b w:val="0"/>
              <w:bCs w:val="0"/>
              <w:i w:val="0"/>
              <w:iCs w:val="0"/>
              <w:sz w:val="32"/>
              <w:szCs w:val="32"/>
              <w:rPrChange w:id="776" w:author="xh" w:date="2026-10-23T14:33:38Z">
                <w:rPr>
                  <w:rFonts w:hint="eastAsia" w:ascii="方正仿宋_GBK" w:hAnsi="方正仿宋_GBK" w:eastAsia="方正仿宋_GBK" w:cs="Times New Roman"/>
                  <w:sz w:val="32"/>
                  <w:szCs w:val="32"/>
                </w:rPr>
              </w:rPrChange>
            </w:rPr>
            <w:delText>3.00%</w:delText>
          </w:r>
        </w:del>
      </w:ins>
      <w:del w:id="779" w:author="白日梦想家" w:date="2026-10-27T10:06:27Z">
        <w:r>
          <w:rPr>
            <w:rFonts w:hint="default" w:ascii="Times New Roman" w:hAnsi="Times New Roman" w:eastAsia="方正仿宋_GBK" w:cs="Times New Roman"/>
            <w:sz w:val="32"/>
            <w:szCs w:val="32"/>
            <w:rPrChange w:id="780" w:author="许恒" w:date="2026-10-27T09:29:18Z">
              <w:rPr>
                <w:rFonts w:hint="eastAsia" w:ascii="方正仿宋_GBK" w:hAnsi="方正仿宋_GBK" w:eastAsia="方正仿宋_GBK" w:cs="Times New Roman"/>
                <w:sz w:val="32"/>
                <w:szCs w:val="32"/>
              </w:rPr>
            </w:rPrChange>
          </w:rPr>
          <w:delText>6 h</w:delText>
        </w:r>
      </w:del>
      <w:del w:id="782" w:author="白日梦想家" w:date="2026-10-27T10:06:27Z">
        <w:r>
          <w:rPr>
            <w:rFonts w:hint="default" w:ascii="Times New Roman" w:hAnsi="Times New Roman" w:eastAsia="方正仿宋_GBK" w:cs="Times New Roman"/>
            <w:b w:val="0"/>
            <w:bCs w:val="0"/>
            <w:i w:val="0"/>
            <w:iCs w:val="0"/>
            <w:sz w:val="32"/>
            <w:szCs w:val="32"/>
            <w:rPrChange w:id="783" w:author="xh" w:date="2026-10-23T14:33:38Z">
              <w:rPr>
                <w:rFonts w:hint="eastAsia" w:ascii="方正仿宋_GBK" w:hAnsi="方正仿宋_GBK" w:eastAsia="方正仿宋_GBK" w:cs="Times New Roman"/>
                <w:sz w:val="32"/>
                <w:szCs w:val="32"/>
              </w:rPr>
            </w:rPrChange>
          </w:rPr>
          <w:delText>，</w:delText>
        </w:r>
      </w:del>
      <w:ins w:id="785" w:author="xh" w:date="2026-10-23T14:33:38Z">
        <w:del w:id="786" w:author="白日梦想家" w:date="2026-10-27T10:06:27Z">
          <w:r>
            <w:rPr>
              <w:rFonts w:hint="default" w:ascii="Times New Roman" w:hAnsi="Times New Roman" w:eastAsia="方正仿宋_GBK" w:cs="Times New Roman"/>
              <w:b w:val="0"/>
              <w:bCs w:val="0"/>
              <w:i w:val="0"/>
              <w:iCs w:val="0"/>
              <w:sz w:val="32"/>
              <w:szCs w:val="32"/>
              <w:rPrChange w:id="787" w:author="xh" w:date="2026-10-23T14:33:38Z">
                <w:rPr>
                  <w:rFonts w:hint="eastAsia" w:ascii="方正仿宋_GBK" w:hAnsi="方正仿宋_GBK" w:eastAsia="方正仿宋_GBK" w:cs="Times New Roman"/>
                  <w:sz w:val="32"/>
                  <w:szCs w:val="32"/>
                </w:rPr>
              </w:rPrChange>
            </w:rPr>
            <w:delText>本评价期内新增</w:delText>
          </w:r>
        </w:del>
      </w:ins>
      <w:del w:id="790" w:author="白日梦想家" w:date="2026-10-27T10:06:27Z">
        <w:r>
          <w:rPr>
            <w:rFonts w:hint="default" w:ascii="Times New Roman" w:hAnsi="Times New Roman" w:eastAsia="方正仿宋_GBK" w:cs="Times New Roman"/>
            <w:sz w:val="32"/>
            <w:szCs w:val="32"/>
            <w:rPrChange w:id="791" w:author="许恒" w:date="2026-10-27T09:29:18Z">
              <w:rPr>
                <w:rFonts w:hint="eastAsia" w:ascii="方正仿宋_GBK" w:hAnsi="方正仿宋_GBK" w:eastAsia="方正仿宋_GBK" w:cs="Times New Roman"/>
                <w:sz w:val="32"/>
                <w:szCs w:val="32"/>
              </w:rPr>
            </w:rPrChange>
          </w:rPr>
          <w:delText>作为案例储能正向支撑条件，反向支撑按各站参数</w:delText>
        </w:r>
      </w:del>
      <w:del w:id="793" w:author="白日梦想家" w:date="2026-10-27T10:06:27Z">
        <w:r>
          <w:rPr>
            <w:rFonts w:hint="default" w:ascii="Times New Roman" w:hAnsi="Times New Roman" w:eastAsia="方正仿宋_GBK" w:cs="Times New Roman"/>
            <w:b w:val="0"/>
            <w:bCs w:val="0"/>
            <w:i w:val="0"/>
            <w:iCs w:val="0"/>
            <w:sz w:val="32"/>
            <w:szCs w:val="32"/>
            <w:rPrChange w:id="794" w:author="xh" w:date="2026-10-23T14:33:38Z">
              <w:rPr>
                <w:rFonts w:hint="eastAsia" w:ascii="方正仿宋_GBK" w:hAnsi="方正仿宋_GBK" w:eastAsia="方正仿宋_GBK" w:cs="Times New Roman"/>
                <w:sz w:val="32"/>
                <w:szCs w:val="32"/>
              </w:rPr>
            </w:rPrChange>
          </w:rPr>
          <w:delText>设</w:delText>
        </w:r>
      </w:del>
      <w:ins w:id="796" w:author="xh" w:date="2026-10-23T14:33:38Z">
        <w:del w:id="797" w:author="白日梦想家" w:date="2026-10-27T10:06:27Z">
          <w:r>
            <w:rPr>
              <w:rFonts w:hint="default" w:ascii="Times New Roman" w:hAnsi="Times New Roman" w:eastAsia="方正仿宋_GBK" w:cs="Times New Roman"/>
              <w:b w:val="0"/>
              <w:bCs w:val="0"/>
              <w:i w:val="0"/>
              <w:iCs w:val="0"/>
              <w:sz w:val="32"/>
              <w:szCs w:val="32"/>
              <w:rPrChange w:id="798" w:author="xh" w:date="2026-10-23T14:33:38Z">
                <w:rPr>
                  <w:rFonts w:hint="eastAsia" w:ascii="方正仿宋_GBK" w:hAnsi="方正仿宋_GBK" w:eastAsia="方正仿宋_GBK" w:cs="Times New Roman"/>
                  <w:sz w:val="32"/>
                  <w:szCs w:val="32"/>
                </w:rPr>
              </w:rPrChange>
            </w:rPr>
            <w:delText>备均</w:delText>
          </w:r>
        </w:del>
      </w:ins>
      <w:ins w:id="801" w:author="许恒" w:date="2026-10-27T09:30:25Z">
        <w:del w:id="802" w:author="白日梦想家" w:date="2026-10-27T10:06:27Z">
          <w:r>
            <w:rPr>
              <w:rFonts w:hint="default" w:ascii="Times New Roman" w:hAnsi="Times New Roman" w:eastAsia="方正仿宋_GBK" w:cs="Times New Roman"/>
              <w:b w:val="0"/>
              <w:bCs w:val="0"/>
              <w:i w:val="0"/>
              <w:iCs w:val="0"/>
              <w:sz w:val="32"/>
              <w:szCs w:val="32"/>
            </w:rPr>
            <w:delText>未触发寿命更新</w:delText>
          </w:r>
        </w:del>
      </w:ins>
      <w:ins w:id="803" w:author="许恒" w:date="2026-10-27T09:30:32Z">
        <w:r>
          <w:rPr>
            <w:rFonts w:hint="eastAsia" w:ascii="Times New Roman" w:hAnsi="Times New Roman" w:eastAsia="方正仿宋_GBK" w:cs="Times New Roman"/>
            <w:b w:val="0"/>
            <w:bCs w:val="0"/>
            <w:i w:val="0"/>
            <w:iCs w:val="0"/>
            <w:sz w:val="32"/>
            <w:szCs w:val="32"/>
            <w:lang w:eastAsia="zh-CN"/>
          </w:rPr>
          <w:t>。</w:t>
        </w:r>
      </w:ins>
    </w:p>
    <w:p w14:paraId="27928056">
      <w:pPr>
        <w:widowControl/>
        <w:adjustRightInd w:val="0"/>
        <w:snapToGrid w:val="0"/>
        <w:spacing w:line="560" w:lineRule="exact"/>
        <w:ind w:firstLine="640" w:firstLineChars="200"/>
        <w:jc w:val="left"/>
        <w:rPr>
          <w:del w:id="805" w:author="白日梦想家" w:date="2026-10-26T14:22:12Z"/>
          <w:rFonts w:hint="default" w:ascii="Times New Roman" w:hAnsi="Times New Roman" w:eastAsia="方正黑体_GBK" w:cs="Times New Roman"/>
          <w:sz w:val="36"/>
          <w:szCs w:val="36"/>
          <w:highlight w:val="none"/>
          <w:rPrChange w:id="806" w:author="白日梦想家" w:date="2026-10-26T14:27:20Z">
            <w:rPr>
              <w:del w:id="807" w:author="白日梦想家" w:date="2026-10-26T14:22:12Z"/>
              <w:rFonts w:hint="eastAsia" w:ascii="方正仿宋_GBK" w:hAnsi="方正仿宋_GBK" w:eastAsia="方正仿宋_GBK" w:cs="Times New Roman"/>
              <w:sz w:val="32"/>
              <w:szCs w:val="32"/>
              <w:highlight w:val="none"/>
              <w14:ligatures w14:val="standardContextual"/>
            </w:rPr>
          </w:rPrChange>
          <w14:ligatures w14:val="none"/>
        </w:rPr>
        <w:pPrChange w:id="804" w:author="许恒" w:date="2026-10-27T09:29:21Z">
          <w:pPr>
            <w:widowControl/>
            <w:adjustRightInd w:val="0"/>
            <w:snapToGrid w:val="0"/>
            <w:spacing w:line="560" w:lineRule="exact"/>
            <w:ind w:firstLine="640" w:firstLineChars="200"/>
          </w:pPr>
        </w:pPrChange>
      </w:pPr>
      <w:ins w:id="808" w:author="xh" w:date="2026-10-23T14:33:38Z">
        <w:del w:id="809" w:author="许恒" w:date="2026-10-27T09:30:24Z">
          <w:r>
            <w:rPr>
              <w:rFonts w:hint="default" w:ascii="Times New Roman" w:hAnsi="Times New Roman" w:eastAsia="方正仿宋_GBK" w:cs="Times New Roman"/>
              <w:b w:val="0"/>
              <w:bCs w:val="0"/>
              <w:i w:val="0"/>
              <w:iCs w:val="0"/>
              <w:sz w:val="32"/>
              <w:szCs w:val="32"/>
              <w:rPrChange w:id="810" w:author="xh" w:date="2026-10-23T14:33:38Z">
                <w:rPr>
                  <w:rFonts w:hint="eastAsia" w:ascii="方正仿宋_GBK" w:hAnsi="方正仿宋_GBK" w:eastAsia="方正仿宋_GBK" w:cs="Times New Roman"/>
                  <w:sz w:val="32"/>
                  <w:szCs w:val="32"/>
                </w:rPr>
              </w:rPrChange>
            </w:rPr>
            <w:delText>未触发寿命更新</w:delText>
          </w:r>
        </w:del>
      </w:ins>
      <w:del w:id="811" w:author="xh" w:date="2026-10-23T14:33:38Z">
        <w:r>
          <w:rPr>
            <w:rFonts w:hint="eastAsia" w:ascii="方正仿宋_GBK" w:hAnsi="方正仿宋_GBK" w:eastAsia="方正仿宋_GBK" w:cs="Times New Roman"/>
            <w:sz w:val="32"/>
            <w:szCs w:val="32"/>
          </w:rPr>
          <w:delText>置</w:delText>
        </w:r>
      </w:del>
      <w:del w:id="812" w:author="许恒" w:date="2026-10-27T09:30:36Z">
        <w:r>
          <w:rPr>
            <w:rFonts w:hint="default" w:ascii="Times New Roman" w:hAnsi="Times New Roman" w:eastAsia="方正仿宋_GBK" w:cs="Times New Roman"/>
            <w:b w:val="0"/>
            <w:bCs w:val="0"/>
            <w:i w:val="0"/>
            <w:iCs w:val="0"/>
            <w:sz w:val="32"/>
            <w:szCs w:val="32"/>
            <w:rPrChange w:id="813" w:author="xh" w:date="2026-10-23T14:33:38Z">
              <w:rPr>
                <w:rFonts w:hint="eastAsia" w:ascii="方正仿宋_GBK" w:hAnsi="方正仿宋_GBK" w:eastAsia="方正仿宋_GBK" w:cs="Times New Roman"/>
                <w:sz w:val="32"/>
                <w:szCs w:val="32"/>
              </w:rPr>
            </w:rPrChange>
          </w:rPr>
          <w:delText>。</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8CF9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ins w:id="814" w:author="xh" w:date="2026-10-26T18:21:52Z"/>
        </w:trPr>
        <w:tc>
          <w:tcPr>
            <w:tcW w:w="800" w:type="dxa"/>
            <w:tcMar>
              <w:top w:w="0" w:type="dxa"/>
              <w:left w:w="0" w:type="dxa"/>
              <w:bottom w:w="0" w:type="dxa"/>
              <w:right w:w="0" w:type="dxa"/>
            </w:tcMar>
            <w:vAlign w:val="center"/>
          </w:tcPr>
          <w:p w14:paraId="27B273A0">
            <w:pPr>
              <w:keepNext/>
              <w:snapToGrid w:val="0"/>
              <w:spacing w:before="50" w:after="50" w:line="360" w:lineRule="auto"/>
              <w:jc w:val="center"/>
              <w:pPrChange w:id="5948"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w:p>
        </w:tc>
        <w:tc>
          <w:tcPr>
            <w:tcW w:w="6706" w:type="dxa"/>
            <w:tcMar>
              <w:top w:w="0" w:type="dxa"/>
              <w:left w:w="0" w:type="dxa"/>
              <w:bottom w:w="0" w:type="dxa"/>
              <w:right w:w="0" w:type="dxa"/>
            </w:tcMar>
            <w:vAlign w:val="center"/>
          </w:tcPr>
          <w:p w14:paraId="301D09FD">
            <w:pPr>
              <w:keepNext/>
              <w:snapToGrid w:val="0"/>
              <w:spacing w:before="50" w:after="50" w:line="360" w:lineRule="auto"/>
              <w:jc w:val="center"/>
              <w:pPrChange w:id="5949"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sz w:val="28"/>
                          <w:szCs w:val="28"/>
                        </w:rPr>
                        <m:t>C</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L</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q</m:t>
                      </m:r>
                      <m:r>
                        <m:rPr>
                          <m:nor/>
                          <m:sty m:val="p"/>
                        </m:rPr>
                        <w:rPr>
                          <w:rFonts w:ascii="Times New Roman" w:hAnsi="Times New Roman" w:eastAsia="方正仿宋_GBK" w:cs="Times New Roman"/>
                          <w:b w:val="0"/>
                          <w:i w:val="0"/>
                          <w:iCs w:val="0"/>
                          <w:sz w:val="28"/>
                          <w:szCs w:val="28"/>
                        </w:rPr>
                        <m:t>)=​</m:t>
                      </m:r>
                    </m:e>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−2021</m:t>
                              </m:r>
                            </m:sup>
                          </m:sSup>
                        </m:den>
                      </m:f>
                    </m:e>
                  </m:mr>
                  <m:mr>
                    <m:e/>
                    <m:e>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k</m:t>
                          </m:r>
                          <m:r>
                            <m:rPr>
                              <m:nor/>
                              <m:sty m:val="p"/>
                            </m:rPr>
                            <w:rPr>
                              <w:rFonts w:ascii="Times New Roman" w:hAnsi="Times New Roman" w:eastAsia="方正仿宋_GBK" w:cs="Times New Roman"/>
                              <w:b w:val="0"/>
                              <w:i w:val="0"/>
                              <w:iCs w:val="0"/>
                              <w:sz w:val="28"/>
                              <w:szCs w:val="28"/>
                            </w:rPr>
                            <m:t>≥1, </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&lt;</m:t>
                          </m:r>
                          <m:r>
                            <m:rPr>
                              <m:nor/>
                            </m:rPr>
                            <w:rPr>
                              <w:rFonts w:ascii="Times New Roman" w:hAnsi="Times New Roman" w:eastAsia="方正仿宋_GBK" w:cs="Times New Roman"/>
                              <w:i/>
                              <w:iCs/>
                              <w:sz w:val="28"/>
                              <w:szCs w:val="28"/>
                            </w:rPr>
                            <m:t>T</m:t>
                          </m:r>
                        </m:sub>
                        <m:sup>
                          <m:r>
                            <m:rPr>
                              <m:nor/>
                              <m:sty m:val="p"/>
                            </m:rPr>
                            <w:rPr>
                              <w:rFonts w:ascii="Times New Roman" w:hAnsi="Times New Roman" w:eastAsia="方正仿宋_GBK" w:cs="Times New Roman"/>
                              <w:b w:val="0"/>
                              <w:i w:val="0"/>
                              <w:iCs w:val="0"/>
                              <w:sz w:val="28"/>
                              <w:szCs w:val="28"/>
                            </w:rPr>
                            <m:t>​</m:t>
                          </m:r>
                        </m:sup>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−2021</m:t>
                                  </m:r>
                                </m:sup>
                              </m:sSup>
                            </m:den>
                          </m:f>
                        </m:e>
                      </m:nary>
                    </m:e>
                  </m:mr>
                  <m:mr>
                    <m:e/>
                    <m:e>
                      <m:r>
                        <m:rPr>
                          <m:nor/>
                          <m:sty m:val="p"/>
                        </m:rPr>
                        <w:rPr>
                          <w:rFonts w:ascii="Times New Roman" w:hAnsi="Times New Roman" w:eastAsia="方正仿宋_GBK" w:cs="Times New Roman"/>
                          <w:b w:val="0"/>
                          <w:i w:val="0"/>
                          <w:iCs w:val="0"/>
                          <w:sz w:val="28"/>
                          <w:szCs w:val="28"/>
                        </w:rPr>
                        <m:t>+</m:t>
                      </m:r>
                      <m:nary>
                        <m:naryPr>
                          <m:chr m:val="∑"/>
                          <m:limLoc m:val="undOvr"/>
                        </m:naryPr>
                        <m:sub>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+1</m:t>
                          </m:r>
                        </m:sub>
                        <m:sup>
                          <m:r>
                            <m:rPr>
                              <m:nor/>
                            </m:rPr>
                            <w:rPr>
                              <w:rFonts w:ascii="Times New Roman" w:hAnsi="Times New Roman" w:eastAsia="方正仿宋_GBK" w:cs="Times New Roman"/>
                              <w:i/>
                              <w:iCs/>
                              <w:sz w:val="28"/>
                              <w:szCs w:val="28"/>
                            </w:rPr>
                            <m:t>T</m:t>
                          </m:r>
                        </m:sup>
                        <m:e>
                          <m:f>
                            <m:fPr/>
                            <m:num>
                              <m:r>
                                <m:rPr>
                                  <m:nor/>
                                </m:rPr>
                                <w:rPr>
                                  <w:rFonts w:ascii="Times New Roman" w:hAnsi="Times New Roman" w:eastAsia="方正仿宋_GBK" w:cs="Times New Roman"/>
                                  <w:i/>
                                  <w:iCs/>
                                  <w:sz w:val="28"/>
                                  <w:szCs w:val="28"/>
                                </w:rPr>
                                <m:t>qI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−2021</m:t>
                                  </m:r>
                                </m:sup>
                              </m:sSup>
                            </m:den>
                          </m:f>
                        </m:e>
                      </m:nary>
                      <m:r>
                        <m:rPr>
                          <m:nor/>
                          <m:sty m:val="p"/>
                        </m:rPr>
                        <w:rPr>
                          <w:rFonts w:ascii="Times New Roman" w:hAnsi="Times New Roman" w:eastAsia="方正仿宋_GBK" w:cs="Times New Roman"/>
                          <w:b w:val="0"/>
                          <w:i w:val="0"/>
                          <w:iCs w:val="0"/>
                          <w:sz w:val="28"/>
                          <w:szCs w:val="28"/>
                        </w:rPr>
                        <m:t>.</m:t>
                      </m:r>
                    </m:e>
                  </m:mr>
                </m:m>
              </m:oMath>
            </m:oMathPara>
          </w:p>
        </w:tc>
        <w:tc>
          <w:tcPr>
            <w:tcW w:w="800" w:type="dxa"/>
            <w:tcMar>
              <w:top w:w="0" w:type="dxa"/>
              <w:left w:w="0" w:type="dxa"/>
              <w:bottom w:w="0" w:type="dxa"/>
              <w:right w:w="0" w:type="dxa"/>
            </w:tcMar>
            <w:vAlign w:val="center"/>
          </w:tcPr>
          <w:p w14:paraId="42DCF052">
            <w:pPr>
              <w:keepNext/>
              <w:snapToGrid w:val="0"/>
              <w:spacing w:before="50" w:after="50" w:line="360" w:lineRule="auto"/>
              <w:jc w:val="right"/>
              <w:pPrChange w:id="5950" w:author="xh" w:date="2026-10-27T08:20:00+08:00">
                <w:pPr>
                  <w:keepNext/>
                  <w:snapToGrid w:val="0"/>
                  <w:spacing w:before="50" w:after="50" w:line="360" w:lineRule="auto"/>
                  <w:ind w:left="0" w:leftChars="0" w:right="0" w:rightChars="0" w:firstLine="0" w:firstLineChars="0"/>
                  <w:jc w:val="right"/>
                </w:pPr>
              </w:pPrChange>
              <w:ind w:firstLine="0" w:firstLineChars="0" w:hanging="0" w:hangingChars="0" w:left="0" w:right="0" w:start="0" w:end="0" w:leftChars="0" w:rightChars="0" w:startChars="0" w:endChars="0"/>
            </w:pPr>
            <w:r>
              <w:rPr>
                <w:rFonts w:ascii="Times New Roman" w:hAnsi="Times New Roman" w:eastAsia="方正仿宋_GBK" w:cs="Times New Roman"/>
                <w:sz w:val="24"/>
              </w:rPr>
              <w:t>（1）</w:t>
            </w:r>
          </w:p>
        </w:tc>
      </w:tr>
    </w:tbl>
    <w:p w14:paraId="04FD1CC8">
      <w:pPr>
        <w:widowControl/>
        <w:adjustRightInd w:val="0"/>
        <w:snapToGrid w:val="0"/>
        <w:spacing w:line="560" w:lineRule="exact"/>
        <w:ind w:left="0" w:leftChars="0" w:right="0" w:rightChars="0" w:firstLine="0" w:firstLineChars="0"/>
        <w:rPr>
          <w:ins w:id="815" w:author="xh" w:date="2026-10-26T18:21:52Z"/>
        </w:rPr>
      </w:pPr>
      <w:ins w:id="816" w:author="xh" w:date="2026-10-26T18:21:52Z">
        <w:commentRangeStart w:id="1"/>
        <w:r>
          <w:rPr>
            <w:rFonts w:ascii="Times New Roman" w:hAnsi="Times New Roman" w:eastAsia="方正仿宋_GBK" w:cs="Times New Roman"/>
            <w:sz w:val="32"/>
          </w:rPr>
          <w:t>式中，</w:t>
        </w:r>
      </w:ins>
      <w:ins w:id="817" w:author="xh" w:date="2026-10-26T18:21:52Z">
        <w:del w:id="818" w:author="xh" w:date="2026-10-27T08:10:00Z">
          <w:r>
            <w:rPr>
              <w:rFonts w:ascii="Times New Roman" w:hAnsi="Times New Roman" w:eastAsia="方正仿宋_GBK" w:cs="Times New Roman"/>
              <w:sz w:val="32"/>
            </w:rPr>
            <w:delText>C</w:delText>
          </w:r>
        </w:del>
      </w:ins>
      <m:oMath>
        <w:ins w:id="819" w:author="xh" w:date="2026-10-27T08:10:00Z">
          <m:r>
            <m:rPr>
              <m:nor/>
            </m:rPr>
            <w:rPr>
              <w:rFonts w:ascii="Times New Roman" w:hAnsi="Times New Roman" w:eastAsia="方正仿宋_GBK" w:cs="Times New Roman"/>
              <w:i/>
              <w:iCs/>
              <w:sz w:val="32"/>
              <w:szCs w:val="32"/>
            </w:rPr>
            <m:t>C</m:t>
          </m:r>
        </w:ins>
      </m:oMath>
      <w:r>
        <w:rPr>
          <w:rFonts w:ascii="Times New Roman" w:hAnsi="Times New Roman" w:eastAsia="方正仿宋_GBK" w:cs="Times New Roman"/>
          <w:sz w:val="32"/>
        </w:rPr>
        <w:t>为单项工程费用现值，</w:t>
      </w:r>
      <w:del w:id="820" w:author="xh" w:date="2026-10-27T08:10:00Z">
        <w:r>
          <w:rPr>
            <w:rFonts w:ascii="Times New Roman" w:hAnsi="Times New Roman" w:eastAsia="方正仿宋_GBK" w:cs="Times New Roman"/>
            <w:sz w:val="32"/>
          </w:rPr>
          <w:delText>I</w:delText>
        </w:r>
      </w:del>
      <m:oMath>
        <w:ins w:id="821" w:author="xh" w:date="2026-10-27T08:10:00Z">
          <m:r>
            <m:rPr>
              <m:nor/>
            </m:rPr>
            <w:rPr>
              <w:rFonts w:ascii="Times New Roman" w:hAnsi="Times New Roman" w:eastAsia="方正仿宋_GBK" w:cs="Times New Roman"/>
              <w:i/>
              <w:iCs/>
              <w:sz w:val="32"/>
              <w:szCs w:val="32"/>
            </w:rPr>
            <m:t>I</m:t>
          </m:r>
        </w:ins>
      </m:oMath>
      <w:r>
        <w:rPr>
          <w:rFonts w:ascii="Times New Roman" w:hAnsi="Times New Roman" w:eastAsia="方正仿宋_GBK" w:cs="Times New Roman"/>
          <w:sz w:val="32"/>
        </w:rPr>
        <w:t>为初始投资，单位均为万元；</w:t>
      </w:r>
      <w:del w:id="822" w:author="xh" w:date="2026-10-27T08:10:00Z">
        <w:r>
          <w:rPr>
            <w:rFonts w:ascii="Times New Roman" w:hAnsi="Times New Roman" w:eastAsia="方正仿宋_GBK" w:cs="Times New Roman"/>
            <w:sz w:val="32"/>
          </w:rPr>
          <w:delText>y</w:delText>
        </w:r>
      </w:del>
      <m:oMath>
        <w:ins w:id="823" w:author="xh" w:date="2026-10-27T08:10:00Z">
          <m:r>
            <m:rPr>
              <m:nor/>
            </m:rPr>
            <w:rPr>
              <w:rFonts w:ascii="Times New Roman" w:hAnsi="Times New Roman" w:eastAsia="方正仿宋_GBK" w:cs="Times New Roman"/>
              <w:i/>
              <w:iCs/>
              <w:sz w:val="32"/>
              <w:szCs w:val="32"/>
            </w:rPr>
            <m:t>y</m:t>
          </m:r>
        </w:ins>
      </m:oMath>
      <w:r>
        <w:rPr>
          <w:rFonts w:ascii="Times New Roman" w:hAnsi="Times New Roman" w:eastAsia="方正仿宋_GBK" w:cs="Times New Roman"/>
          <w:sz w:val="32"/>
        </w:rPr>
        <w:t>为投运年份，</w:t>
      </w:r>
      <w:del w:id="824" w:author="xh" w:date="2026-10-27T08:10:00Z">
        <w:r>
          <w:rPr>
            <w:rFonts w:ascii="Times New Roman" w:hAnsi="Times New Roman" w:eastAsia="方正仿宋_GBK" w:cs="Times New Roman"/>
            <w:sz w:val="32"/>
          </w:rPr>
          <w:delText>L</w:delText>
        </w:r>
      </w:del>
      <m:oMath>
        <w:ins w:id="825" w:author="xh" w:date="2026-10-27T08:10:00Z">
          <m:r>
            <m:rPr>
              <m:nor/>
            </m:rPr>
            <w:rPr>
              <w:rFonts w:ascii="Times New Roman" w:hAnsi="Times New Roman" w:eastAsia="方正仿宋_GBK" w:cs="Times New Roman"/>
              <w:i/>
              <w:iCs/>
              <w:sz w:val="32"/>
              <w:szCs w:val="32"/>
            </w:rPr>
            <m:t>L</m:t>
          </m:r>
        </w:ins>
      </m:oMath>
      <w:r>
        <w:rPr>
          <w:rFonts w:ascii="Times New Roman" w:hAnsi="Times New Roman" w:eastAsia="方正仿宋_GBK" w:cs="Times New Roman"/>
          <w:sz w:val="32"/>
        </w:rPr>
        <w:t>为设备寿命（年），</w:t>
      </w:r>
      <w:del w:id="826" w:author="xh" w:date="2026-10-27T08:10:00Z">
        <w:r>
          <w:rPr>
            <w:rFonts w:ascii="Times New Roman" w:hAnsi="Times New Roman" w:eastAsia="方正仿宋_GBK" w:cs="Times New Roman"/>
            <w:sz w:val="32"/>
          </w:rPr>
          <w:delText>q</w:delText>
        </w:r>
      </w:del>
      <m:oMath>
        <w:ins w:id="827" w:author="xh" w:date="2026-10-27T08:10:00Z">
          <m:r>
            <m:rPr>
              <m:nor/>
            </m:rPr>
            <w:rPr>
              <w:rFonts w:ascii="Times New Roman" w:hAnsi="Times New Roman" w:eastAsia="方正仿宋_GBK" w:cs="Times New Roman"/>
              <w:i/>
              <w:iCs/>
              <w:sz w:val="32"/>
              <w:szCs w:val="32"/>
            </w:rPr>
            <m:t>q</m:t>
          </m:r>
        </w:ins>
      </m:oMath>
      <w:r>
        <w:rPr>
          <w:rFonts w:ascii="Times New Roman" w:hAnsi="Times New Roman" w:eastAsia="方正仿宋_GBK" w:cs="Times New Roman"/>
          <w:sz w:val="32"/>
        </w:rPr>
        <w:t>为固定运维率，</w:t>
      </w:r>
      <w:del w:id="828" w:author="xh" w:date="2026-10-27T08:10:00Z">
        <w:r>
          <w:rPr>
            <w:rFonts w:ascii="Times New Roman" w:hAnsi="Times New Roman" w:eastAsia="方正仿宋_GBK" w:cs="Times New Roman"/>
            <w:sz w:val="32"/>
          </w:rPr>
          <w:delText>r</w:delText>
        </w:r>
      </w:del>
      <m:oMath>
        <w:ins w:id="829" w:author="xh" w:date="2026-10-27T08:10:00Z">
          <m:r>
            <m:rPr>
              <m:nor/>
            </m:rPr>
            <w:rPr>
              <w:rFonts w:ascii="Times New Roman" w:hAnsi="Times New Roman" w:eastAsia="方正仿宋_GBK" w:cs="Times New Roman"/>
              <w:i/>
              <w:iCs/>
              <w:sz w:val="32"/>
              <w:szCs w:val="32"/>
            </w:rPr>
            <m:t>r</m:t>
          </m:r>
        </w:ins>
      </m:oMath>
      <w:r>
        <w:rPr>
          <w:rFonts w:ascii="Times New Roman" w:hAnsi="Times New Roman" w:eastAsia="方正仿宋_GBK" w:cs="Times New Roman"/>
          <w:sz w:val="32"/>
        </w:rPr>
        <w:t>为折现率，</w:t>
      </w:r>
      <w:del w:id="830" w:author="xh" w:date="2026-10-27T08:10:00Z">
        <w:r>
          <w:rPr>
            <w:rFonts w:ascii="Times New Roman" w:hAnsi="Times New Roman" w:eastAsia="方正仿宋_GBK" w:cs="Times New Roman"/>
            <w:sz w:val="32"/>
          </w:rPr>
          <w:delText>T</w:delText>
        </w:r>
      </w:del>
      <m:oMath>
        <w:ins w:id="831"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为评价截止年，</w:t>
      </w:r>
      <w:del w:id="832" w:author="xh" w:date="2026-10-27T08:10:00Z">
        <w:r>
          <w:rPr>
            <w:rFonts w:ascii="Times New Roman" w:hAnsi="Times New Roman" w:eastAsia="方正仿宋_GBK" w:cs="Times New Roman"/>
            <w:sz w:val="32"/>
          </w:rPr>
          <w:delText>k</w:delText>
        </w:r>
      </w:del>
      <m:oMath>
        <w:ins w:id="833" w:author="xh" w:date="2026-10-27T08:10:00Z">
          <m:r>
            <m:rPr>
              <m:nor/>
            </m:rPr>
            <w:rPr>
              <w:rFonts w:ascii="Times New Roman" w:hAnsi="Times New Roman" w:eastAsia="方正仿宋_GBK" w:cs="Times New Roman"/>
              <w:i/>
              <w:iCs/>
              <w:sz w:val="32"/>
              <w:szCs w:val="32"/>
            </w:rPr>
            <m:t>k</m:t>
          </m:r>
        </w:ins>
      </m:oMath>
      <w:r>
        <w:rPr>
          <w:rFonts w:ascii="Times New Roman" w:hAnsi="Times New Roman" w:eastAsia="方正仿宋_GBK" w:cs="Times New Roman"/>
          <w:sz w:val="32"/>
        </w:rPr>
        <w:t>为更新次数，</w:t>
      </w:r>
      <w:del w:id="834" w:author="xh" w:date="2026-10-27T08:10:00Z">
        <w:r>
          <w:rPr>
            <w:rFonts w:ascii="Times New Roman" w:hAnsi="Times New Roman" w:eastAsia="方正仿宋_GBK" w:cs="Times New Roman"/>
            <w:sz w:val="32"/>
          </w:rPr>
          <w:delText>t</w:delText>
        </w:r>
      </w:del>
      <m:oMath>
        <w:ins w:id="835"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为运维年份。</w:t>
      </w:r>
      <w:commentRangeEnd w:id="1"/>
      <w:r>
        <w:rPr>
          <w:woUserID w:val="2"/>
        </w:rPr>
        <w:commentReference w:id="1"/>
      </w:r>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8F2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ins w:id="836" w:author="xh" w:date="2026-10-26T18:21:52Z"/>
        </w:trPr>
        <w:tc>
          <w:tcPr>
            <w:tcW w:w="800" w:type="dxa"/>
            <w:tcMar>
              <w:top w:w="0" w:type="dxa"/>
              <w:left w:w="0" w:type="dxa"/>
              <w:bottom w:w="0" w:type="dxa"/>
              <w:right w:w="0" w:type="dxa"/>
            </w:tcMar>
            <w:vAlign w:val="center"/>
          </w:tcPr>
          <w:p w14:paraId="313ECEB4">
            <w:pPr>
              <w:keepNext/>
              <w:snapToGrid w:val="0"/>
              <w:spacing w:before="50" w:after="50" w:line="360" w:lineRule="auto"/>
              <w:jc w:val="center"/>
              <w:pPrChange w:id="5951"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w:p>
        </w:tc>
        <w:tc>
          <w:tcPr>
            <w:tcW w:w="6706" w:type="dxa"/>
            <w:tcMar>
              <w:top w:w="0" w:type="dxa"/>
              <w:left w:w="0" w:type="dxa"/>
              <w:bottom w:w="0" w:type="dxa"/>
              <w:right w:w="0" w:type="dxa"/>
            </w:tcMar>
            <w:vAlign w:val="center"/>
          </w:tcPr>
          <w:p w14:paraId="157A410A">
            <w:pPr>
              <w:keepNext/>
              <w:snapToGrid w:val="0"/>
              <w:spacing w:before="50" w:after="50" w:line="360" w:lineRule="auto"/>
              <w:jc w:val="center"/>
              <w:pPrChange w:id="5952"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m:oMathPara>
              <m:oMath>
                <m:sSub>
                  <m:sSubPr/>
                  <m:e>
                    <m:r>
                      <m:rPr>
                        <m:nor/>
                      </m:rPr>
                      <w:rPr>
                        <w:rFonts w:ascii="Times New Roman" w:hAnsi="Times New Roman" w:eastAsia="方正仿宋_GBK" w:cs="Times New Roman"/>
                        <w:i/>
                        <w:iCs/>
                        <w:sz w:val="28"/>
                        <w:szCs w:val="28"/>
                      </w:rPr>
                      <m:t>C</m:t>
                    </m:r>
                  </m:e>
                  <m:sub>
                    <m:r>
                      <m:rPr>
                        <m:nor/>
                        <m:sty m:val="p"/>
                      </m:rPr>
                      <w:rPr>
                        <w:rFonts w:ascii="Times New Roman" w:hAnsi="Times New Roman" w:eastAsia="方正仿宋_GBK" w:cs="Times New Roman"/>
                        <w:b w:val="0"/>
                        <w:i w:val="0"/>
                        <w:iCs w:val="0"/>
                        <w:sz w:val="28"/>
                        <w:szCs w:val="28"/>
                      </w:rPr>
                      <m:t>plan</m:t>
                    </m:r>
                  </m:sub>
                </m:sSub>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T</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B</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L</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oMath>
            </m:oMathPara>
          </w:p>
        </w:tc>
        <w:tc>
          <w:tcPr>
            <w:tcW w:w="800" w:type="dxa"/>
            <w:tcMar>
              <w:top w:w="0" w:type="dxa"/>
              <w:left w:w="0" w:type="dxa"/>
              <w:bottom w:w="0" w:type="dxa"/>
              <w:right w:w="0" w:type="dxa"/>
            </w:tcMar>
            <w:vAlign w:val="center"/>
          </w:tcPr>
          <w:p w14:paraId="4B705664">
            <w:pPr>
              <w:keepNext/>
              <w:snapToGrid w:val="0"/>
              <w:spacing w:before="50" w:after="50" w:line="360" w:lineRule="auto"/>
              <w:jc w:val="right"/>
              <w:pPrChange w:id="5953" w:author="xh" w:date="2026-10-27T08:20:00+08:00">
                <w:pPr>
                  <w:keepNext/>
                  <w:snapToGrid w:val="0"/>
                  <w:spacing w:before="50" w:after="50" w:line="360" w:lineRule="auto"/>
                  <w:ind w:left="0" w:leftChars="0" w:right="0" w:rightChars="0" w:firstLine="0" w:firstLineChars="0"/>
                  <w:jc w:val="right"/>
                </w:pPr>
              </w:pPrChange>
              <w:ind w:firstLine="0" w:firstLineChars="0" w:hanging="0" w:hangingChars="0" w:left="0" w:right="0" w:start="0" w:end="0" w:leftChars="0" w:rightChars="0" w:startChars="0" w:endChars="0"/>
            </w:pPr>
            <w:r>
              <w:rPr>
                <w:rFonts w:ascii="Times New Roman" w:hAnsi="Times New Roman" w:eastAsia="方正仿宋_GBK" w:cs="Times New Roman"/>
                <w:sz w:val="24"/>
              </w:rPr>
              <w:t>（2）</w:t>
            </w:r>
          </w:p>
        </w:tc>
      </w:tr>
    </w:tbl>
    <w:p w14:paraId="4D5F10BD">
      <w:pPr>
        <w:widowControl/>
        <w:adjustRightInd w:val="0"/>
        <w:snapToGrid w:val="0"/>
        <w:spacing w:line="560" w:lineRule="exact"/>
        <w:ind w:left="0" w:leftChars="0" w:right="0" w:rightChars="0" w:firstLine="0" w:firstLineChars="0"/>
        <w:rPr>
          <w:ins w:id="837" w:author="xh" w:date="2026-10-26T18:21:52Z"/>
        </w:rPr>
      </w:pPr>
      <w:ins w:id="838" w:author="xh" w:date="2026-10-26T18:21:52Z">
        <w:r>
          <w:rPr>
            <w:rFonts w:ascii="Times New Roman" w:hAnsi="Times New Roman" w:eastAsia="方正仿宋_GBK" w:cs="Times New Roman"/>
            <w:sz w:val="32"/>
          </w:rPr>
          <w:t>式中，</w:t>
        </w:r>
      </w:ins>
      <w:ins w:id="839" w:author="xh" w:date="2026-10-26T18:21:52Z">
        <w:del w:id="840" w:author="xh" w:date="2026-10-27T08:10:00Z">
          <w:r>
            <w:rPr>
              <w:rFonts w:ascii="Times New Roman" w:hAnsi="Times New Roman" w:eastAsia="方正仿宋_GBK" w:cs="Times New Roman"/>
              <w:sz w:val="32"/>
            </w:rPr>
            <w:delText>Cplan</w:delText>
          </w:r>
        </w:del>
      </w:ins>
      <m:oMath>
        <m:sSub>
          <m:sSubPr/>
          <m:e>
            <w:ins w:id="841" w:author="xh" w:date="2026-10-27T08:10:00Z">
              <m:r>
                <m:rPr>
                  <m:nor/>
                </m:rPr>
                <w:rPr>
                  <w:rFonts w:ascii="Times New Roman" w:hAnsi="Times New Roman" w:eastAsia="方正仿宋_GBK" w:cs="Times New Roman"/>
                  <w:i/>
                  <w:iCs/>
                  <w:sz w:val="32"/>
                  <w:szCs w:val="32"/>
                </w:rPr>
                <m:t>C</m:t>
              </m:r>
            </w:ins>
          </m:e>
          <m:sub>
            <w:ins w:id="842" w:author="xh" w:date="2026-10-27T08:10:00Z">
              <m:r>
                <m:rPr>
                  <m:nor/>
                  <m:sty m:val="p"/>
                </m:rPr>
                <w:rPr>
                  <w:rFonts w:ascii="Times New Roman" w:hAnsi="Times New Roman" w:eastAsia="方正仿宋_GBK" w:cs="Times New Roman"/>
                  <w:b w:val="0"/>
                  <w:i w:val="0"/>
                  <w:iCs w:val="0"/>
                  <w:sz w:val="32"/>
                  <w:szCs w:val="32"/>
                </w:rPr>
                <m:t>plan</m:t>
              </m:r>
            </w:ins>
          </m:sub>
        </m:sSub>
      </m:oMath>
      <w:r>
        <w:rPr>
          <w:rFonts w:ascii="Times New Roman" w:hAnsi="Times New Roman" w:eastAsia="方正仿宋_GBK" w:cs="Times New Roman"/>
          <w:sz w:val="32"/>
        </w:rPr>
        <w:t>为方案费用现值，</w:t>
      </w:r>
      <w:del w:id="843" w:author="xh" w:date="2026-10-27T08:10:00Z">
        <w:r>
          <w:rPr>
            <w:rFonts w:ascii="Times New Roman" w:hAnsi="Times New Roman" w:eastAsia="方正仿宋_GBK" w:cs="Times New Roman"/>
            <w:sz w:val="32"/>
          </w:rPr>
          <w:delText>Ce</w:delText>
        </w:r>
      </w:del>
      <m:oMath>
        <m:sSub>
          <m:sSubPr/>
          <m:e>
            <w:ins w:id="844" w:author="xh" w:date="2026-10-27T08:10:00Z">
              <m:r>
                <m:rPr>
                  <m:nor/>
                </m:rPr>
                <w:rPr>
                  <w:rFonts w:ascii="Times New Roman" w:hAnsi="Times New Roman" w:eastAsia="方正仿宋_GBK" w:cs="Times New Roman"/>
                  <w:i/>
                  <w:iCs/>
                  <w:sz w:val="32"/>
                  <w:szCs w:val="32"/>
                </w:rPr>
                <m:t>C</m:t>
              </m:r>
            </w:ins>
          </m:e>
          <m:sub>
            <w:ins w:id="845" w:author="xh" w:date="2026-10-27T08:10:00Z">
              <m:r>
                <m:rPr>
                  <m:nor/>
                </m:rPr>
                <w:rPr>
                  <w:rFonts w:ascii="Times New Roman" w:hAnsi="Times New Roman" w:eastAsia="方正仿宋_GBK" w:cs="Times New Roman"/>
                  <w:i/>
                  <w:iCs/>
                  <w:sz w:val="32"/>
                  <w:szCs w:val="32"/>
                </w:rPr>
                <m:t>e</m:t>
              </m:r>
            </w:ins>
          </m:sub>
        </m:sSub>
      </m:oMath>
      <w:r>
        <w:rPr>
          <w:rFonts w:ascii="Times New Roman" w:hAnsi="Times New Roman" w:eastAsia="方正仿宋_GBK" w:cs="Times New Roman"/>
          <w:sz w:val="32"/>
        </w:rPr>
        <w:t>为工程项目</w:t>
      </w:r>
      <w:del w:id="846" w:author="xh" w:date="2026-10-27T08:10:00Z">
        <w:r>
          <w:rPr>
            <w:rFonts w:ascii="Times New Roman" w:hAnsi="Times New Roman" w:eastAsia="方正仿宋_GBK" w:cs="Times New Roman"/>
            <w:sz w:val="32"/>
          </w:rPr>
          <w:delText>e</w:delText>
        </w:r>
      </w:del>
      <m:oMath>
        <w:ins w:id="847" w:author="xh" w:date="2026-10-27T08:10:00Z">
          <m:r>
            <m:rPr>
              <m:nor/>
            </m:rPr>
            <w:rPr>
              <w:rFonts w:ascii="Times New Roman" w:hAnsi="Times New Roman" w:eastAsia="方正仿宋_GBK" w:cs="Times New Roman"/>
              <w:i/>
              <w:iCs/>
              <w:sz w:val="32"/>
              <w:szCs w:val="32"/>
            </w:rPr>
            <m:t>e</m:t>
          </m:r>
        </w:ins>
      </m:oMath>
      <w:r>
        <w:rPr>
          <w:rFonts w:ascii="Times New Roman" w:hAnsi="Times New Roman" w:eastAsia="方正仿宋_GBK" w:cs="Times New Roman"/>
          <w:sz w:val="32"/>
        </w:rPr>
        <w:t>的费用现值，单位均为万元；</w:t>
      </w:r>
      <w:del w:id="848" w:author="xh" w:date="2026-10-27T08:10:00Z">
        <w:r>
          <w:rPr>
            <w:rFonts w:ascii="Times New Roman" w:hAnsi="Times New Roman" w:eastAsia="方正仿宋_GBK" w:cs="Times New Roman"/>
            <w:sz w:val="32"/>
          </w:rPr>
          <w:delText>ET</w:delText>
        </w:r>
      </w:del>
      <m:oMath>
        <m:sSub>
          <m:sSubPr/>
          <m:e>
            <w:ins w:id="849" w:author="xh" w:date="2026-10-27T08:10:00Z">
              <m:r>
                <m:rPr>
                  <m:nor/>
                  <m:sty m:val="p"/>
                  <m:scr m:val="script"/>
                </m:rPr>
                <w:rPr>
                  <w:rFonts w:ascii="Times New Roman" w:hAnsi="Times New Roman" w:eastAsia="方正仿宋_GBK" w:cs="Times New Roman"/>
                  <w:b w:val="0"/>
                  <w:i w:val="0"/>
                  <w:iCs/>
                  <w:sz w:val="32"/>
                  <w:szCs w:val="32"/>
                </w:rPr>
                <m:t>E</m:t>
              </m:r>
            </w:ins>
          </m:e>
          <m:sub>
            <w:ins w:id="850" w:author="xh" w:date="2026-10-27T08:10:00Z">
              <m:r>
                <m:rPr>
                  <m:nor/>
                </m:rPr>
                <w:rPr>
                  <w:rFonts w:ascii="Times New Roman" w:hAnsi="Times New Roman" w:eastAsia="方正仿宋_GBK" w:cs="Times New Roman"/>
                  <w:i/>
                  <w:iCs/>
                  <w:sz w:val="32"/>
                  <w:szCs w:val="32"/>
                </w:rPr>
                <m:t>T</m:t>
              </m:r>
            </w:ins>
          </m:sub>
        </m:sSub>
      </m:oMath>
      <w:r>
        <w:rPr>
          <w:rFonts w:ascii="Times New Roman" w:hAnsi="Times New Roman" w:eastAsia="方正仿宋_GBK" w:cs="Times New Roman"/>
          <w:sz w:val="32"/>
        </w:rPr>
        <w:t>、</w:t>
      </w:r>
      <w:del w:id="851" w:author="xh" w:date="2026-10-27T08:10:00Z">
        <w:r>
          <w:rPr>
            <w:rFonts w:ascii="Times New Roman" w:hAnsi="Times New Roman" w:eastAsia="方正仿宋_GBK" w:cs="Times New Roman"/>
            <w:sz w:val="32"/>
          </w:rPr>
          <w:delText>EB</w:delText>
        </w:r>
      </w:del>
      <m:oMath>
        <m:sSub>
          <m:sSubPr/>
          <m:e>
            <w:ins w:id="852" w:author="xh" w:date="2026-10-27T08:10:00Z">
              <m:r>
                <m:rPr>
                  <m:nor/>
                  <m:sty m:val="p"/>
                  <m:scr m:val="script"/>
                </m:rPr>
                <w:rPr>
                  <w:rFonts w:ascii="Times New Roman" w:hAnsi="Times New Roman" w:eastAsia="方正仿宋_GBK" w:cs="Times New Roman"/>
                  <w:b w:val="0"/>
                  <w:i w:val="0"/>
                  <w:iCs/>
                  <w:sz w:val="32"/>
                  <w:szCs w:val="32"/>
                </w:rPr>
                <m:t>E</m:t>
              </m:r>
            </w:ins>
          </m:e>
          <m:sub>
            <w:ins w:id="853" w:author="xh" w:date="2026-10-27T08:10:00Z">
              <m:r>
                <m:rPr>
                  <m:nor/>
                </m:rPr>
                <w:rPr>
                  <w:rFonts w:ascii="Times New Roman" w:hAnsi="Times New Roman" w:eastAsia="方正仿宋_GBK" w:cs="Times New Roman"/>
                  <w:i/>
                  <w:iCs/>
                  <w:sz w:val="32"/>
                  <w:szCs w:val="32"/>
                </w:rPr>
                <m:t>B</m:t>
              </m:r>
            </w:ins>
          </m:sub>
        </m:sSub>
      </m:oMath>
      <w:r>
        <w:rPr>
          <w:rFonts w:ascii="Times New Roman" w:hAnsi="Times New Roman" w:eastAsia="方正仿宋_GBK" w:cs="Times New Roman"/>
          <w:sz w:val="32"/>
        </w:rPr>
        <w:t>、</w:t>
      </w:r>
      <w:del w:id="854" w:author="xh" w:date="2026-10-27T08:10:00Z">
        <w:r>
          <w:rPr>
            <w:rFonts w:ascii="Times New Roman" w:hAnsi="Times New Roman" w:eastAsia="方正仿宋_GBK" w:cs="Times New Roman"/>
            <w:sz w:val="32"/>
          </w:rPr>
          <w:delText>EL</w:delText>
        </w:r>
      </w:del>
      <m:oMath>
        <m:sSub>
          <m:sSubPr/>
          <m:e>
            <w:ins w:id="855" w:author="xh" w:date="2026-10-27T08:10:00Z">
              <m:r>
                <m:rPr>
                  <m:nor/>
                  <m:sty m:val="p"/>
                  <m:scr m:val="script"/>
                </m:rPr>
                <w:rPr>
                  <w:rFonts w:ascii="Times New Roman" w:hAnsi="Times New Roman" w:eastAsia="方正仿宋_GBK" w:cs="Times New Roman"/>
                  <w:b w:val="0"/>
                  <w:i w:val="0"/>
                  <w:iCs/>
                  <w:sz w:val="32"/>
                  <w:szCs w:val="32"/>
                </w:rPr>
                <m:t>E</m:t>
              </m:r>
            </w:ins>
          </m:e>
          <m:sub>
            <w:ins w:id="856" w:author="xh" w:date="2026-10-27T08:10:00Z">
              <m:r>
                <m:rPr>
                  <m:nor/>
                </m:rPr>
                <w:rPr>
                  <w:rFonts w:ascii="Times New Roman" w:hAnsi="Times New Roman" w:eastAsia="方正仿宋_GBK" w:cs="Times New Roman"/>
                  <w:i/>
                  <w:iCs/>
                  <w:sz w:val="32"/>
                  <w:szCs w:val="32"/>
                </w:rPr>
                <m:t>L</m:t>
              </m:r>
            </w:ins>
          </m:sub>
        </m:sSub>
      </m:oMath>
      <w:r>
        <w:rPr>
          <w:rFonts w:ascii="Times New Roman" w:hAnsi="Times New Roman" w:eastAsia="方正仿宋_GBK" w:cs="Times New Roman"/>
          <w:sz w:val="32"/>
        </w:rPr>
        <w:t>分别为主变、储能和线路投运项目集合。</w:t>
      </w:r>
    </w:p>
    <w:p w14:paraId="62532D37">
      <w:pPr>
        <w:widowControl/>
        <w:adjustRightInd w:val="0"/>
        <w:snapToGrid w:val="0"/>
        <w:spacing w:line="560" w:lineRule="exact"/>
        <w:ind w:firstLine="640" w:firstLineChars="200"/>
        <w:rPr>
          <w:ins w:id="857" w:author="xh" w:date="2026-10-26T18:21:52Z"/>
          <w:del w:id="858" w:author="白日梦想家" w:date="2026-10-27T10:06:58Z"/>
        </w:rPr>
      </w:pPr>
      <w:ins w:id="859" w:author="xh" w:date="2026-10-26T18:21:52Z">
        <w:del w:id="860" w:author="白日梦想家" w:date="2026-10-27T10:06:58Z">
          <w:r>
            <w:rPr>
              <w:rFonts w:ascii="Times New Roman" w:hAnsi="Times New Roman" w:eastAsia="方正仿宋_GBK" w:cs="Times New Roman"/>
              <w:sz w:val="32"/>
            </w:rPr>
            <w:delText>两方案统一比较新增及改造工程的建设和固定运维费用，既有资产原建设投资不重复计入。费用范围暂未计入期末残值、被替换设备运维费用变化、储能充电及损耗费用，也未抵扣相关收益。</w:delText>
          </w:r>
        </w:del>
      </w:ins>
    </w:p>
    <w:p w14:paraId="01DF8305">
      <w:pPr>
        <w:widowControl/>
        <w:adjustRightInd w:val="0"/>
        <w:snapToGrid w:val="0"/>
        <w:spacing w:line="560" w:lineRule="exact"/>
        <w:ind w:firstLine="720" w:firstLineChars="200"/>
        <w:rPr>
          <w:ins w:id="862" w:author="白日梦想家" w:date="2026-10-26T14:46:46Z"/>
          <w:del w:id="863" w:author="xh" w:date="2026-10-26T18:22:37Z"/>
          <w:rFonts w:hint="default" w:ascii="Times New Roman" w:hAnsi="Times New Roman" w:eastAsia="方正黑体_GBK" w:cs="Times New Roman"/>
          <w:b w:val="0"/>
          <w:bCs w:val="0"/>
          <w:i w:val="0"/>
          <w:iCs w:val="0"/>
          <w:sz w:val="36"/>
          <w:szCs w:val="36"/>
        </w:rPr>
        <w:pPrChange w:id="861" w:author="白日梦想家" w:date="2026-10-26T14:22:12Z">
          <w:pPr>
            <w:widowControl/>
            <w:adjustRightInd w:val="0"/>
            <w:snapToGrid w:val="0"/>
            <w:spacing w:line="560" w:lineRule="exact"/>
            <w:ind w:firstLine="640" w:firstLineChars="200"/>
          </w:pPr>
        </w:pPrChange>
      </w:pPr>
      <w:ins w:id="864" w:author="xh" w:date="2026-10-23T14:37:02Z">
        <w:del w:id="865" w:author="白日梦想家" w:date="2026-10-26T14:22:11Z">
          <w:r>
            <w:rPr>
              <w:rFonts w:hint="default" w:ascii="Times New Roman" w:hAnsi="Times New Roman" w:eastAsia="方正黑体_GBK" w:cs="Times New Roman"/>
              <w:b w:val="0"/>
              <w:bCs w:val="0"/>
              <w:i w:val="0"/>
              <w:iCs w:val="0"/>
              <w:sz w:val="36"/>
              <w:szCs w:val="36"/>
              <w:rPrChange w:id="866" w:author="白日梦想家" w:date="2026-10-26T14:27:20Z">
                <w:rPr>
                  <w:rFonts w:hint="eastAsia" w:ascii="方正仿宋_GBK" w:hAnsi="方正仿宋_GBK" w:eastAsia="方正仿宋_GBK" w:cs="Times New Roman"/>
                  <w:sz w:val="32"/>
                  <w:szCs w:val="32"/>
                </w:rPr>
              </w:rPrChange>
            </w:rPr>
            <w:delText>两方案采用相同现金流范围，既有资产原建设费用不重复计入。当前费用尚未计入期末残值、被替换资产运维变化、</w:delText>
          </w:r>
        </w:del>
      </w:ins>
      <w:del w:id="867" w:author="白日梦想家" w:date="2026-10-26T14:22:11Z">
        <w:r>
          <w:rPr>
            <w:rFonts w:hint="default" w:ascii="Times New Roman" w:hAnsi="Times New Roman" w:eastAsia="方正黑体_GBK" w:cs="Times New Roman"/>
            <w:b w:val="0"/>
            <w:bCs w:val="0"/>
            <w:i w:val="0"/>
            <w:iCs w:val="0"/>
            <w:sz w:val="36"/>
            <w:szCs w:val="36"/>
            <w:rPrChange w:id="868" w:author="白日梦想家" w:date="2026-10-26T14:27:20Z">
              <w:rPr>
                <w:rFonts w:hint="eastAsia" w:ascii="方正仿宋_GBK" w:hAnsi="方正仿宋_GBK" w:eastAsia="方正仿宋_GBK" w:cs="Times New Roman"/>
                <w:sz w:val="32"/>
                <w:szCs w:val="32"/>
              </w:rPr>
            </w:rPrChange>
          </w:rPr>
          <w:delText>储能</w:delText>
        </w:r>
      </w:del>
      <w:ins w:id="869" w:author="xh" w:date="2026-10-23T14:37:02Z">
        <w:del w:id="870" w:author="白日梦想家" w:date="2026-10-26T14:22:11Z">
          <w:r>
            <w:rPr>
              <w:rFonts w:hint="default" w:ascii="Times New Roman" w:hAnsi="Times New Roman" w:eastAsia="方正黑体_GBK" w:cs="Times New Roman"/>
              <w:b w:val="0"/>
              <w:bCs w:val="0"/>
              <w:i w:val="0"/>
              <w:iCs w:val="0"/>
              <w:sz w:val="36"/>
              <w:szCs w:val="36"/>
              <w:rPrChange w:id="871" w:author="白日梦想家" w:date="2026-10-26T14:27:20Z">
                <w:rPr>
                  <w:rFonts w:hint="eastAsia" w:ascii="方正仿宋_GBK" w:hAnsi="方正仿宋_GBK" w:eastAsia="方正仿宋_GBK" w:cs="Times New Roman"/>
                  <w:sz w:val="32"/>
                  <w:szCs w:val="32"/>
                </w:rPr>
              </w:rPrChange>
            </w:rPr>
            <w:delText>充电购电及损耗，也未抵扣收益。费用比较反映上述范围内的工程支出差异，工程应用</w:delText>
          </w:r>
        </w:del>
      </w:ins>
      <w:del w:id="872" w:author="白日梦想家" w:date="2026-10-26T14:22:11Z">
        <w:r>
          <w:rPr>
            <w:rFonts w:hint="default" w:ascii="Times New Roman" w:hAnsi="Times New Roman" w:eastAsia="方正黑体_GBK" w:cs="Times New Roman"/>
            <w:sz w:val="36"/>
            <w:szCs w:val="36"/>
            <w:rPrChange w:id="873" w:author="白日梦想家" w:date="2026-10-26T14:27:20Z">
              <w:rPr>
                <w:rFonts w:hint="eastAsia" w:ascii="方正仿宋_GBK" w:hAnsi="方正仿宋_GBK" w:eastAsia="方正仿宋_GBK" w:cs="Times New Roman"/>
                <w:sz w:val="32"/>
                <w:szCs w:val="32"/>
              </w:rPr>
            </w:rPrChange>
          </w:rPr>
          <w:delText>可在一定持续</w:delText>
        </w:r>
      </w:del>
      <w:del w:id="874" w:author="白日梦想家" w:date="2026-10-26T14:22:11Z">
        <w:r>
          <w:rPr>
            <w:rFonts w:hint="default" w:ascii="Times New Roman" w:hAnsi="Times New Roman" w:eastAsia="方正黑体_GBK" w:cs="Times New Roman"/>
            <w:b w:val="0"/>
            <w:bCs w:val="0"/>
            <w:i w:val="0"/>
            <w:iCs w:val="0"/>
            <w:sz w:val="36"/>
            <w:szCs w:val="36"/>
            <w:rPrChange w:id="875" w:author="白日梦想家" w:date="2026-10-26T14:27:20Z">
              <w:rPr>
                <w:rFonts w:hint="eastAsia" w:ascii="方正仿宋_GBK" w:hAnsi="方正仿宋_GBK" w:eastAsia="方正仿宋_GBK" w:cs="Times New Roman"/>
                <w:sz w:val="32"/>
                <w:szCs w:val="32"/>
              </w:rPr>
            </w:rPrChange>
          </w:rPr>
          <w:delText>时</w:delText>
        </w:r>
      </w:del>
      <w:ins w:id="876" w:author="xh" w:date="2026-10-23T14:37:02Z">
        <w:del w:id="877" w:author="白日梦想家" w:date="2026-10-26T14:22:11Z">
          <w:r>
            <w:rPr>
              <w:rFonts w:hint="default" w:ascii="Times New Roman" w:hAnsi="Times New Roman" w:eastAsia="方正黑体_GBK" w:cs="Times New Roman"/>
              <w:b w:val="0"/>
              <w:bCs w:val="0"/>
              <w:i w:val="0"/>
              <w:iCs w:val="0"/>
              <w:sz w:val="36"/>
              <w:szCs w:val="36"/>
              <w:rPrChange w:id="878" w:author="白日梦想家" w:date="2026-10-26T14:27:20Z">
                <w:rPr>
                  <w:rFonts w:hint="eastAsia" w:ascii="方正仿宋_GBK" w:hAnsi="方正仿宋_GBK" w:eastAsia="方正仿宋_GBK" w:cs="Times New Roman"/>
                  <w:sz w:val="32"/>
                  <w:szCs w:val="32"/>
                </w:rPr>
              </w:rPrChange>
            </w:rPr>
            <w:delText>再结合</w:delText>
          </w:r>
        </w:del>
      </w:ins>
      <w:del w:id="879" w:author="白日梦想家" w:date="2026-10-26T14:22:11Z">
        <w:r>
          <w:rPr>
            <w:rFonts w:hint="default" w:ascii="Times New Roman" w:hAnsi="Times New Roman" w:eastAsia="方正黑体_GBK" w:cs="Times New Roman"/>
            <w:sz w:val="36"/>
            <w:szCs w:val="36"/>
            <w:rPrChange w:id="880" w:author="白日梦想家" w:date="2026-10-26T14:27:20Z">
              <w:rPr>
                <w:rFonts w:hint="eastAsia" w:ascii="方正仿宋_GBK" w:hAnsi="方正仿宋_GBK" w:eastAsia="方正仿宋_GBK" w:cs="Times New Roman"/>
                <w:sz w:val="32"/>
                <w:szCs w:val="32"/>
              </w:rPr>
            </w:rPrChange>
          </w:rPr>
          <w:delText>间内补充局部功率缺口，主变增容则同时改变正常</w:delText>
        </w:r>
      </w:del>
      <w:del w:id="881" w:author="白日梦想家" w:date="2026-10-26T14:22:11Z">
        <w:r>
          <w:rPr>
            <w:rFonts w:hint="default" w:ascii="Times New Roman" w:hAnsi="Times New Roman" w:eastAsia="方正黑体_GBK" w:cs="Times New Roman"/>
            <w:b w:val="0"/>
            <w:bCs w:val="0"/>
            <w:i w:val="0"/>
            <w:iCs w:val="0"/>
            <w:sz w:val="36"/>
            <w:szCs w:val="36"/>
            <w:rPrChange w:id="882" w:author="白日梦想家" w:date="2026-10-26T14:27:20Z">
              <w:rPr>
                <w:rFonts w:hint="eastAsia" w:ascii="方正仿宋_GBK" w:hAnsi="方正仿宋_GBK" w:eastAsia="方正仿宋_GBK" w:cs="Times New Roman"/>
                <w:sz w:val="32"/>
                <w:szCs w:val="32"/>
              </w:rPr>
            </w:rPrChange>
          </w:rPr>
          <w:delText>运行和</w:delText>
        </w:r>
      </w:del>
      <w:ins w:id="883" w:author="xh" w:date="2026-10-23T14:37:02Z">
        <w:del w:id="884" w:author="白日梦想家" w:date="2026-10-26T14:22:11Z">
          <w:r>
            <w:rPr>
              <w:rFonts w:hint="default" w:ascii="Times New Roman" w:hAnsi="Times New Roman" w:eastAsia="方正黑体_GBK" w:cs="Times New Roman"/>
              <w:b w:val="0"/>
              <w:bCs w:val="0"/>
              <w:i w:val="0"/>
              <w:iCs w:val="0"/>
              <w:sz w:val="36"/>
              <w:szCs w:val="36"/>
              <w:rPrChange w:id="885" w:author="白日梦想家" w:date="2026-10-26T14:27:20Z">
                <w:rPr>
                  <w:rFonts w:hint="eastAsia" w:ascii="方正仿宋_GBK" w:hAnsi="方正仿宋_GBK" w:eastAsia="方正仿宋_GBK" w:cs="Times New Roman"/>
                  <w:sz w:val="32"/>
                  <w:szCs w:val="32"/>
                </w:rPr>
              </w:rPrChange>
            </w:rPr>
            <w:delText>资产资料完善现金流</w:delText>
          </w:r>
        </w:del>
      </w:ins>
      <w:del w:id="886" w:author="白日梦想家" w:date="2026-10-26T14:22:11Z">
        <w:r>
          <w:rPr>
            <w:rFonts w:hint="default" w:ascii="Times New Roman" w:hAnsi="Times New Roman" w:eastAsia="方正黑体_GBK" w:cs="Times New Roman"/>
            <w:sz w:val="36"/>
            <w:szCs w:val="36"/>
            <w:rPrChange w:id="887" w:author="白日梦想家" w:date="2026-10-26T14:27:20Z">
              <w:rPr>
                <w:rFonts w:hint="eastAsia" w:ascii="方正仿宋_GBK" w:hAnsi="方正仿宋_GBK" w:eastAsia="方正仿宋_GBK" w:cs="Times New Roman"/>
                <w:sz w:val="32"/>
                <w:szCs w:val="32"/>
              </w:rPr>
            </w:rPrChange>
          </w:rPr>
          <w:delText>N-1后的承载能力</w:delText>
        </w:r>
      </w:del>
      <w:del w:id="888" w:author="白日梦想家" w:date="2026-10-26T14:22:11Z">
        <w:r>
          <w:rPr>
            <w:rFonts w:hint="default" w:ascii="Times New Roman" w:hAnsi="Times New Roman" w:eastAsia="方正黑体_GBK" w:cs="Times New Roman"/>
            <w:b w:val="0"/>
            <w:bCs w:val="0"/>
            <w:i w:val="0"/>
            <w:iCs w:val="0"/>
            <w:sz w:val="36"/>
            <w:szCs w:val="36"/>
            <w:rPrChange w:id="889" w:author="白日梦想家" w:date="2026-10-26T14:27:20Z">
              <w:rPr>
                <w:rFonts w:hint="eastAsia" w:ascii="方正仿宋_GBK" w:hAnsi="方正仿宋_GBK" w:eastAsia="方正仿宋_GBK" w:cs="Times New Roman"/>
                <w:sz w:val="32"/>
                <w:szCs w:val="32"/>
              </w:rPr>
            </w:rPrChange>
          </w:rPr>
          <w:delText>。</w:delText>
        </w:r>
      </w:del>
    </w:p>
    <w:p w14:paraId="0E3B5486">
      <w:pPr>
        <w:widowControl/>
        <w:adjustRightInd w:val="0"/>
        <w:snapToGrid w:val="0"/>
        <w:spacing w:line="560" w:lineRule="exact"/>
        <w:ind w:firstLine="0" w:firstLineChars="0"/>
        <w:rPr>
          <w:ins w:id="891" w:author="白日梦想家" w:date="2026-10-26T11:54:29Z"/>
          <w:del w:id="892" w:author="xh" w:date="2026-10-26T18:23:23Z"/>
          <w:rFonts w:hint="default" w:ascii="Times New Roman" w:hAnsi="Times New Roman" w:eastAsia="方正黑体_GBK" w:cs="Times New Roman"/>
          <w:b w:val="0"/>
          <w:bCs w:val="0"/>
          <w:i w:val="0"/>
          <w:iCs w:val="0"/>
          <w:sz w:val="36"/>
          <w:szCs w:val="36"/>
          <w:rPrChange w:id="893" w:author="白日梦想家" w:date="2026-10-26T14:27:20Z">
            <w:rPr>
              <w:ins w:id="894" w:author="白日梦想家" w:date="2026-10-26T11:54:29Z"/>
              <w:del w:id="895" w:author="xh" w:date="2026-10-26T18:23:23Z"/>
              <w:rFonts w:hint="default" w:ascii="Times New Roman" w:hAnsi="Times New Roman" w:eastAsia="方正仿宋_GBK" w:cs="Times New Roman"/>
              <w:b w:val="0"/>
              <w:bCs w:val="0"/>
              <w:i w:val="0"/>
              <w:iCs w:val="0"/>
              <w:sz w:val="32"/>
              <w:szCs w:val="32"/>
            </w:rPr>
          </w:rPrChange>
        </w:rPr>
        <w:pPrChange w:id="890" w:author="白日梦想家" w:date="2026-10-26T14:46:47Z">
          <w:pPr>
            <w:widowControl/>
            <w:adjustRightInd w:val="0"/>
            <w:snapToGrid w:val="0"/>
            <w:spacing w:line="560" w:lineRule="exact"/>
            <w:ind w:firstLine="640" w:firstLineChars="200"/>
          </w:pPr>
        </w:pPrChange>
      </w:pPr>
    </w:p>
    <w:p w14:paraId="272C581C">
      <w:pPr>
        <w:widowControl/>
        <w:adjustRightInd w:val="0"/>
        <w:snapToGrid w:val="0"/>
        <w:spacing w:line="560" w:lineRule="exact"/>
        <w:ind w:firstLine="720" w:firstLineChars="200"/>
        <w:rPr>
          <w:del w:id="896" w:author="白日梦想家" w:date="2026-10-26T11:54:14Z"/>
          <w:rFonts w:hint="default" w:ascii="Times New Roman" w:hAnsi="Times New Roman" w:eastAsia="方正黑体_GBK" w:cs="Times New Roman"/>
          <w:sz w:val="36"/>
          <w:szCs w:val="36"/>
          <w:highlight w:val="none"/>
          <w:rPrChange w:id="897" w:author="白日梦想家" w:date="2026-10-26T14:27:20Z">
            <w:rPr>
              <w:del w:id="898" w:author="白日梦想家" w:date="2026-10-26T11:54:14Z"/>
              <w:rFonts w:hint="eastAsia" w:ascii="方正仿宋_GBK" w:hAnsi="方正仿宋_GBK" w:eastAsia="方正仿宋_GBK" w:cs="Times New Roman"/>
              <w:sz w:val="32"/>
              <w:szCs w:val="32"/>
              <w:highlight w:val="none"/>
              <w14:ligatures w14:val="standardContextual"/>
            </w:rPr>
          </w:rPrChange>
          <w14:ligatures w14:val="none"/>
        </w:rPr>
      </w:pPr>
      <w:del w:id="899" w:author="xh" w:date="2026-10-23T14:37:02Z">
        <w:r>
          <w:rPr>
            <w:rFonts w:hint="default" w:ascii="Times New Roman" w:hAnsi="Times New Roman" w:eastAsia="方正黑体_GBK" w:cs="Times New Roman"/>
            <w:sz w:val="36"/>
            <w:szCs w:val="36"/>
            <w:rPrChange w:id="900" w:author="白日梦想家" w:date="2026-10-26T14:27:20Z">
              <w:rPr>
                <w:rFonts w:hint="eastAsia" w:ascii="方正仿宋_GBK" w:hAnsi="方正仿宋_GBK" w:eastAsia="方正仿宋_GBK" w:cs="Times New Roman"/>
                <w:sz w:val="32"/>
                <w:szCs w:val="32"/>
              </w:rPr>
            </w:rPrChange>
          </w:rPr>
          <w:delText>联络能够调用的支援还取决于邻站余量，因此三类措施需按各自可提供的有效能力和费用联合比较。</w:delText>
        </w:r>
      </w:del>
    </w:p>
    <w:p w14:paraId="52DF89CF">
      <w:pPr>
        <w:keepNext w:val="0"/>
        <w:widowControl/>
        <w:adjustRightInd w:val="0"/>
        <w:snapToGrid w:val="0"/>
        <w:spacing w:line="560" w:lineRule="exact"/>
        <w:ind w:firstLine="640" w:firstLineChars="200"/>
        <w:outlineLvl w:val="9"/>
        <w:rPr>
          <w:del w:id="902" w:author="xh" w:date="2026-10-23T14:40:27Z"/>
          <w:rFonts w:hint="default" w:ascii="Times New Roman" w:hAnsi="Times New Roman" w:eastAsia="方正黑体_GBK" w:cs="Times New Roman"/>
          <w:b w:val="0"/>
          <w:bCs w:val="0"/>
          <w:sz w:val="36"/>
          <w:szCs w:val="36"/>
          <w:highlight w:val="none"/>
          <w:rPrChange w:id="903" w:author="白日梦想家" w:date="2026-10-26T14:27:20Z">
            <w:rPr>
              <w:del w:id="904" w:author="xh" w:date="2026-10-23T14:40:27Z"/>
              <w:rFonts w:hint="eastAsia" w:ascii="方正楷体_GBK" w:hAnsi="方正楷体_GBK" w:eastAsia="方正楷体_GBK" w:cs="方正楷体_GBK"/>
              <w:b/>
              <w:bCs/>
              <w:sz w:val="32"/>
              <w:szCs w:val="32"/>
              <w:highlight w:val="none"/>
            </w:rPr>
          </w:rPrChange>
        </w:rPr>
        <w:pPrChange w:id="901" w:author="白日梦想家" w:date="2026-10-26T11:54:14Z">
          <w:pPr>
            <w:keepNext/>
            <w:widowControl/>
            <w:adjustRightInd w:val="0"/>
            <w:snapToGrid w:val="0"/>
            <w:spacing w:line="560" w:lineRule="exact"/>
            <w:ind w:firstLine="643" w:firstLineChars="200"/>
            <w:outlineLvl w:val="1"/>
          </w:pPr>
        </w:pPrChange>
      </w:pPr>
      <w:del w:id="905" w:author="xh" w:date="2026-10-23T14:40:27Z">
        <w:r>
          <w:rPr>
            <w:rFonts w:hint="default" w:ascii="Times New Roman" w:hAnsi="Times New Roman" w:eastAsia="方正黑体_GBK" w:cs="Times New Roman"/>
            <w:b w:val="0"/>
            <w:bCs w:val="0"/>
            <w:sz w:val="36"/>
            <w:szCs w:val="36"/>
            <w:rPrChange w:id="906" w:author="白日梦想家" w:date="2026-10-26T14:27:20Z">
              <w:rPr>
                <w:rFonts w:hint="eastAsia" w:ascii="方正楷体_GBK" w:hAnsi="方正楷体_GBK" w:eastAsia="方正楷体_GBK" w:cs="方正楷体_GBK"/>
                <w:b/>
                <w:bCs/>
                <w:sz w:val="32"/>
                <w:szCs w:val="32"/>
              </w:rPr>
            </w:rPrChange>
          </w:rPr>
          <w:delText>（四）建立建设、运维与更新费用现值模型</w:delText>
        </w:r>
      </w:del>
    </w:p>
    <w:p w14:paraId="04AD4433">
      <w:pPr>
        <w:widowControl/>
        <w:adjustRightInd w:val="0"/>
        <w:snapToGrid w:val="0"/>
        <w:spacing w:line="560" w:lineRule="exact"/>
        <w:ind w:firstLine="720" w:firstLineChars="200"/>
        <w:rPr>
          <w:del w:id="907" w:author="xh" w:date="2026-10-23T14:43:51Z"/>
          <w:rFonts w:hint="default" w:ascii="Times New Roman" w:hAnsi="Times New Roman" w:eastAsia="方正黑体_GBK" w:cs="Times New Roman"/>
          <w:sz w:val="36"/>
          <w:szCs w:val="36"/>
          <w:highlight w:val="none"/>
          <w:rPrChange w:id="908" w:author="白日梦想家" w:date="2026-10-26T14:27:20Z">
            <w:rPr>
              <w:del w:id="909" w:author="xh" w:date="2026-10-23T14:43:51Z"/>
              <w:rFonts w:hint="eastAsia" w:ascii="方正仿宋_GBK" w:hAnsi="方正仿宋_GBK" w:eastAsia="方正仿宋_GBK" w:cs="Times New Roman"/>
              <w:sz w:val="32"/>
              <w:szCs w:val="32"/>
              <w:highlight w:val="none"/>
              <w14:ligatures w14:val="standardContextual"/>
            </w:rPr>
          </w:rPrChange>
          <w14:ligatures w14:val="none"/>
        </w:rPr>
      </w:pPr>
      <w:del w:id="910" w:author="xh" w:date="2026-10-23T14:43:51Z">
        <w:r>
          <w:rPr>
            <w:rFonts w:hint="default" w:ascii="Times New Roman" w:hAnsi="Times New Roman" w:eastAsia="方正黑体_GBK" w:cs="Times New Roman"/>
            <w:sz w:val="36"/>
            <w:szCs w:val="36"/>
            <w:rPrChange w:id="911" w:author="白日梦想家" w:date="2026-10-26T14:27:20Z">
              <w:rPr>
                <w:rFonts w:hint="eastAsia" w:ascii="方正仿宋_GBK" w:hAnsi="方正仿宋_GBK" w:eastAsia="方正仿宋_GBK" w:cs="Times New Roman"/>
                <w:sz w:val="32"/>
                <w:szCs w:val="32"/>
              </w:rPr>
            </w:rPrChange>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720" w:firstLineChars="200"/>
        <w:rPr>
          <w:del w:id="912" w:author="xh" w:date="2026-10-23T14:47:16Z"/>
          <w:rFonts w:hint="default" w:ascii="Times New Roman" w:hAnsi="Times New Roman" w:eastAsia="方正黑体_GBK" w:cs="Times New Roman"/>
          <w:sz w:val="36"/>
          <w:szCs w:val="36"/>
          <w:highlight w:val="none"/>
          <w:rPrChange w:id="913" w:author="白日梦想家" w:date="2026-10-26T14:27:20Z">
            <w:rPr>
              <w:del w:id="914" w:author="xh" w:date="2026-10-23T14:47:16Z"/>
              <w:rFonts w:hint="eastAsia" w:ascii="方正仿宋_GBK" w:hAnsi="方正仿宋_GBK" w:eastAsia="方正仿宋_GBK" w:cs="Times New Roman"/>
              <w:sz w:val="32"/>
              <w:szCs w:val="32"/>
              <w:highlight w:val="none"/>
              <w14:ligatures w14:val="standardContextual"/>
            </w:rPr>
          </w:rPrChange>
          <w14:ligatures w14:val="none"/>
        </w:rPr>
      </w:pPr>
      <w:del w:id="915" w:author="xh" w:date="2026-10-23T14:47:16Z">
        <w:r>
          <w:rPr>
            <w:rFonts w:hint="default" w:ascii="Times New Roman" w:hAnsi="Times New Roman" w:eastAsia="方正黑体_GBK" w:cs="Times New Roman"/>
            <w:sz w:val="36"/>
            <w:szCs w:val="36"/>
            <w:rPrChange w:id="916" w:author="白日梦想家" w:date="2026-10-26T14:27:20Z">
              <w:rPr>
                <w:rFonts w:hint="eastAsia" w:ascii="方正仿宋_GBK" w:hAnsi="方正仿宋_GBK" w:eastAsia="方正仿宋_GBK" w:cs="Times New Roman"/>
                <w:sz w:val="32"/>
                <w:szCs w:val="32"/>
              </w:rPr>
            </w:rPrChange>
          </w:rPr>
          <w:delText>以2021年末为折现基准，2041年末为共同评价截止时点。单项工程于y年投运，其费用现值由投运年建设投资、评价期内设备更新和投运次年起的固定运维构成：</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917" w:author="xh" w:date="2026-10-23T14:50:40Z"/>
        </w:trPr>
        <w:tc>
          <w:tcPr>
            <w:tcW w:w="800" w:type="dxa"/>
            <w:tcMar>
              <w:top w:w="0" w:type="dxa"/>
              <w:left w:w="0" w:type="dxa"/>
              <w:bottom w:w="0" w:type="dxa"/>
              <w:right w:w="0" w:type="dxa"/>
            </w:tcMar>
            <w:vAlign w:val="center"/>
          </w:tcPr>
          <w:p w14:paraId="73746534">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919" w:author="白日梦想家" w:date="2026-10-26T14:27:20Z">
                  <w:rPr/>
                </w:rPrChange>
              </w:rPr>
              <w:pPrChange w:id="918" w:author="白日梦想家" w:date="2026-10-26T11:54:14Z">
                <w:pPr>
                  <w:keepNext/>
                  <w:snapToGrid w:val="0"/>
                  <w:spacing w:before="50" w:after="50" w:line="360" w:lineRule="auto"/>
                  <w:ind w:left="0" w:leftChars="0" w:right="0" w:rightChars="0" w:firstLine="0" w:firstLineChars="0"/>
                  <w:jc w:val="center"/>
                </w:pPr>
              </w:pPrChange>
            </w:pPr>
          </w:p>
        </w:tc>
        <w:tc>
          <w:tcPr>
            <w:tcW w:w="6706" w:type="dxa"/>
            <w:tcMar>
              <w:top w:w="0" w:type="dxa"/>
              <w:left w:w="0" w:type="dxa"/>
              <w:bottom w:w="0" w:type="dxa"/>
              <w:right w:w="0" w:type="dxa"/>
            </w:tcMar>
            <w:vAlign w:val="center"/>
          </w:tcPr>
          <w:p w14:paraId="568678BF">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921" w:author="白日梦想家" w:date="2026-10-26T14:27:20Z">
                  <w:rPr/>
                </w:rPrChange>
              </w:rPr>
              <w:pPrChange w:id="920" w:author="白日梦想家" w:date="2026-10-26T11:54:14Z">
                <w:pPr>
                  <w:keepNext/>
                  <w:snapToGrid w:val="0"/>
                  <w:spacing w:before="50" w:after="50" w:line="360" w:lineRule="auto"/>
                  <w:ind w:left="0" w:leftChars="0" w:right="0" w:rightChars="0" w:firstLine="0" w:firstLineChars="0"/>
                  <w:jc w:val="center"/>
                </w:pPr>
              </w:pPrChange>
            </w:pPr>
          </w:p>
        </w:tc>
        <w:tc>
          <w:tcPr>
            <w:tcW w:w="800" w:type="dxa"/>
            <w:tcMar>
              <w:top w:w="0" w:type="dxa"/>
              <w:left w:w="0" w:type="dxa"/>
              <w:bottom w:w="0" w:type="dxa"/>
              <w:right w:w="0" w:type="dxa"/>
            </w:tcMar>
            <w:vAlign w:val="center"/>
          </w:tcPr>
          <w:p w14:paraId="42321D39">
            <w:pPr>
              <w:keepNext w:val="0"/>
              <w:widowControl/>
              <w:adjustRightInd w:val="0"/>
              <w:snapToGrid w:val="0"/>
              <w:spacing w:before="0" w:after="0" w:line="560" w:lineRule="exact"/>
              <w:ind w:left="0" w:leftChars="0" w:right="0" w:rightChars="0" w:firstLine="720" w:firstLineChars="200"/>
              <w:jc w:val="left"/>
              <w:rPr>
                <w:del w:id="923" w:author="xh" w:date="2026-10-23T14:50:40Z"/>
                <w:rFonts w:ascii="Times New Roman" w:hAnsi="Times New Roman" w:eastAsia="方正黑体_GBK" w:cs="Times New Roman"/>
                <w:sz w:val="36"/>
                <w:szCs w:val="36"/>
                <w:rPrChange w:id="924" w:author="白日梦想家" w:date="2026-10-26T14:27:20Z">
                  <w:rPr>
                    <w:del w:id="925" w:author="xh" w:date="2026-10-23T14:50:40Z"/>
                  </w:rPr>
                </w:rPrChange>
              </w:rPr>
              <w:pPrChange w:id="922" w:author="白日梦想家" w:date="2026-10-26T11:54:14Z">
                <w:pPr>
                  <w:keepNext/>
                  <w:snapToGrid w:val="0"/>
                  <w:spacing w:before="50" w:after="50" w:line="360" w:lineRule="auto"/>
                  <w:ind w:left="0" w:leftChars="0" w:right="0" w:rightChars="0" w:firstLine="0" w:firstLineChars="0"/>
                  <w:jc w:val="right"/>
                </w:pPr>
              </w:pPrChange>
            </w:pPr>
            <w:del w:id="926" w:author="xh" w:date="2026-10-23T14:50:40Z">
              <w:r>
                <w:rPr>
                  <w:rFonts w:ascii="Times New Roman" w:hAnsi="Times New Roman" w:eastAsia="方正黑体_GBK" w:cs="Times New Roman"/>
                  <w:sz w:val="36"/>
                  <w:szCs w:val="36"/>
                  <w:rPrChange w:id="927" w:author="白日梦想家" w:date="2026-10-26T14:27:20Z">
                    <w:rPr>
                      <w:rFonts w:ascii="Times New Roman" w:hAnsi="Times New Roman" w:eastAsia="方正仿宋_GBK" w:cs="Times New Roman"/>
                      <w:sz w:val="24"/>
                    </w:rPr>
                  </w:rPrChange>
                </w:rPr>
                <w:delText>（1）</w:delText>
              </w:r>
            </w:del>
          </w:p>
        </w:tc>
      </w:tr>
    </w:tbl>
    <w:p w14:paraId="458BA4E9">
      <w:pPr>
        <w:widowControl/>
        <w:adjustRightInd w:val="0"/>
        <w:snapToGrid w:val="0"/>
        <w:spacing w:line="560" w:lineRule="exact"/>
        <w:ind w:left="0" w:leftChars="0" w:right="0" w:rightChars="0" w:firstLine="0" w:firstLineChars="0"/>
        <w:rPr>
          <w:del w:id="928" w:author="xh" w:date="2026-10-23T14:54:05Z"/>
          <w:rFonts w:hint="default" w:ascii="Times New Roman" w:hAnsi="Times New Roman" w:eastAsia="方正黑体_GBK" w:cs="Times New Roman"/>
          <w:sz w:val="36"/>
          <w:szCs w:val="36"/>
          <w:highlight w:val="none"/>
          <w:rPrChange w:id="929" w:author="白日梦想家" w:date="2026-10-26T14:27:20Z">
            <w:rPr>
              <w:del w:id="930" w:author="xh" w:date="2026-10-23T14:54:05Z"/>
              <w:rFonts w:hint="eastAsia" w:ascii="方正仿宋_GBK" w:hAnsi="方正仿宋_GBK" w:eastAsia="方正仿宋_GBK" w:cs="Times New Roman"/>
              <w:sz w:val="32"/>
              <w:szCs w:val="32"/>
              <w:highlight w:val="none"/>
              <w14:ligatures w14:val="standardContextual"/>
            </w:rPr>
          </w:rPrChange>
          <w14:ligatures w14:val="none"/>
        </w:rPr>
      </w:pPr>
      <w:del w:id="931" w:author="xh" w:date="2026-10-23T14:54:05Z">
        <w:r>
          <w:rPr>
            <w:rFonts w:hint="default" w:ascii="Times New Roman" w:hAnsi="Times New Roman" w:eastAsia="方正黑体_GBK" w:cs="Times New Roman"/>
            <w:sz w:val="36"/>
            <w:szCs w:val="36"/>
            <w:rPrChange w:id="932" w:author="白日梦想家" w:date="2026-10-26T14:27:20Z">
              <w:rPr>
                <w:rFonts w:hint="eastAsia" w:ascii="方正仿宋_GBK" w:hAnsi="方正仿宋_GBK" w:eastAsia="方正仿宋_GBK" w:cs="Times New Roman"/>
                <w:sz w:val="32"/>
                <w:szCs w:val="32"/>
              </w:rPr>
            </w:rPrChange>
          </w:rPr>
          <w:delText>式中，</w:delText>
        </w:r>
      </w:del>
      <w:del w:id="933" w:author="xh" w:date="2026-10-23T14:54:05Z">
        <w:r>
          <w:rPr>
            <w:rFonts w:hint="default" w:ascii="Times New Roman" w:hAnsi="Times New Roman" w:eastAsia="方正黑体_GBK" w:cs="Times New Roman"/>
            <w:i w:val="0"/>
            <w:iCs w:val="0"/>
            <w:sz w:val="36"/>
            <w:szCs w:val="36"/>
            <w:rPrChange w:id="934" w:author="白日梦想家" w:date="2026-10-26T14:27:20Z">
              <w:rPr>
                <w:rFonts w:hint="eastAsia" w:ascii="Times New Roman" w:hAnsi="Times New Roman" w:eastAsia="方正仿宋_GBK" w:cs="Times New Roman"/>
                <w:i/>
                <w:iCs/>
                <w:sz w:val="32"/>
                <w:szCs w:val="32"/>
              </w:rPr>
            </w:rPrChange>
          </w:rPr>
          <w:delText>C</w:delText>
        </w:r>
      </w:del>
      <w:del w:id="935" w:author="xh" w:date="2026-10-23T14:54:05Z">
        <w:r>
          <w:rPr>
            <w:rFonts w:hint="default" w:ascii="Times New Roman" w:hAnsi="Times New Roman" w:eastAsia="方正黑体_GBK" w:cs="Times New Roman"/>
            <w:sz w:val="36"/>
            <w:szCs w:val="36"/>
            <w:rPrChange w:id="936" w:author="白日梦想家" w:date="2026-10-26T14:27:20Z">
              <w:rPr>
                <w:rFonts w:hint="eastAsia" w:ascii="方正仿宋_GBK" w:hAnsi="方正仿宋_GBK" w:eastAsia="方正仿宋_GBK" w:cs="Times New Roman"/>
                <w:sz w:val="32"/>
                <w:szCs w:val="32"/>
              </w:rPr>
            </w:rPrChange>
          </w:rPr>
          <w:delText>为单项工程费用现值，</w:delText>
        </w:r>
      </w:del>
      <w:del w:id="937" w:author="xh" w:date="2026-10-23T14:54:05Z">
        <w:r>
          <w:rPr>
            <w:rFonts w:hint="default" w:ascii="Times New Roman" w:hAnsi="Times New Roman" w:eastAsia="方正黑体_GBK" w:cs="Times New Roman"/>
            <w:i w:val="0"/>
            <w:iCs w:val="0"/>
            <w:sz w:val="36"/>
            <w:szCs w:val="36"/>
            <w:rPrChange w:id="938" w:author="白日梦想家" w:date="2026-10-26T14:27:20Z">
              <w:rPr>
                <w:rFonts w:hint="eastAsia" w:ascii="Times New Roman" w:hAnsi="Times New Roman" w:eastAsia="方正仿宋_GBK" w:cs="Times New Roman"/>
                <w:i/>
                <w:iCs/>
                <w:sz w:val="32"/>
                <w:szCs w:val="32"/>
              </w:rPr>
            </w:rPrChange>
          </w:rPr>
          <w:delText>I</w:delText>
        </w:r>
      </w:del>
      <w:del w:id="939" w:author="xh" w:date="2026-10-23T14:54:05Z">
        <w:r>
          <w:rPr>
            <w:rFonts w:hint="default" w:ascii="Times New Roman" w:hAnsi="Times New Roman" w:eastAsia="方正黑体_GBK" w:cs="Times New Roman"/>
            <w:sz w:val="36"/>
            <w:szCs w:val="36"/>
            <w:rPrChange w:id="940" w:author="白日梦想家" w:date="2026-10-26T14:27:20Z">
              <w:rPr>
                <w:rFonts w:hint="eastAsia" w:ascii="方正仿宋_GBK" w:hAnsi="方正仿宋_GBK" w:eastAsia="方正仿宋_GBK" w:cs="Times New Roman"/>
                <w:sz w:val="32"/>
                <w:szCs w:val="32"/>
              </w:rPr>
            </w:rPrChange>
          </w:rPr>
          <w:delText>为初始建设投资，单位均为万元；</w:delText>
        </w:r>
      </w:del>
      <w:del w:id="941" w:author="xh" w:date="2026-10-23T14:54:05Z">
        <w:r>
          <w:rPr>
            <w:rFonts w:hint="default" w:ascii="Times New Roman" w:hAnsi="Times New Roman" w:eastAsia="方正黑体_GBK" w:cs="Times New Roman"/>
            <w:i w:val="0"/>
            <w:iCs w:val="0"/>
            <w:sz w:val="36"/>
            <w:szCs w:val="36"/>
            <w:rPrChange w:id="942" w:author="白日梦想家" w:date="2026-10-26T14:27:20Z">
              <w:rPr>
                <w:rFonts w:hint="eastAsia" w:ascii="Times New Roman" w:hAnsi="Times New Roman" w:eastAsia="方正仿宋_GBK" w:cs="Times New Roman"/>
                <w:i/>
                <w:iCs/>
                <w:sz w:val="32"/>
                <w:szCs w:val="32"/>
              </w:rPr>
            </w:rPrChange>
          </w:rPr>
          <w:delText>y</w:delText>
        </w:r>
      </w:del>
      <w:del w:id="943" w:author="xh" w:date="2026-10-23T14:54:05Z">
        <w:r>
          <w:rPr>
            <w:rFonts w:hint="default" w:ascii="Times New Roman" w:hAnsi="Times New Roman" w:eastAsia="方正黑体_GBK" w:cs="Times New Roman"/>
            <w:sz w:val="36"/>
            <w:szCs w:val="36"/>
            <w:rPrChange w:id="944" w:author="白日梦想家" w:date="2026-10-26T14:27:20Z">
              <w:rPr>
                <w:rFonts w:hint="eastAsia" w:ascii="方正仿宋_GBK" w:hAnsi="方正仿宋_GBK" w:eastAsia="方正仿宋_GBK" w:cs="Times New Roman"/>
                <w:sz w:val="32"/>
                <w:szCs w:val="32"/>
              </w:rPr>
            </w:rPrChange>
          </w:rPr>
          <w:delText>为投运年份，</w:delText>
        </w:r>
      </w:del>
      <w:del w:id="945" w:author="xh" w:date="2026-10-23T14:54:05Z">
        <w:r>
          <w:rPr>
            <w:rFonts w:hint="default" w:ascii="Times New Roman" w:hAnsi="Times New Roman" w:eastAsia="方正黑体_GBK" w:cs="Times New Roman"/>
            <w:i w:val="0"/>
            <w:iCs w:val="0"/>
            <w:sz w:val="36"/>
            <w:szCs w:val="36"/>
            <w:rPrChange w:id="946" w:author="白日梦想家" w:date="2026-10-26T14:27:20Z">
              <w:rPr>
                <w:rFonts w:hint="eastAsia" w:ascii="Times New Roman" w:hAnsi="Times New Roman" w:eastAsia="方正仿宋_GBK" w:cs="Times New Roman"/>
                <w:i/>
                <w:iCs/>
                <w:sz w:val="32"/>
                <w:szCs w:val="32"/>
              </w:rPr>
            </w:rPrChange>
          </w:rPr>
          <w:delText>L</w:delText>
        </w:r>
      </w:del>
      <w:del w:id="947" w:author="xh" w:date="2026-10-23T14:54:05Z">
        <w:r>
          <w:rPr>
            <w:rFonts w:hint="default" w:ascii="Times New Roman" w:hAnsi="Times New Roman" w:eastAsia="方正黑体_GBK" w:cs="Times New Roman"/>
            <w:sz w:val="36"/>
            <w:szCs w:val="36"/>
            <w:rPrChange w:id="948" w:author="白日梦想家" w:date="2026-10-26T14:27:20Z">
              <w:rPr>
                <w:rFonts w:hint="eastAsia" w:ascii="方正仿宋_GBK" w:hAnsi="方正仿宋_GBK" w:eastAsia="方正仿宋_GBK" w:cs="Times New Roman"/>
                <w:sz w:val="32"/>
                <w:szCs w:val="32"/>
              </w:rPr>
            </w:rPrChange>
          </w:rPr>
          <w:delText>为设备寿命，单位为年；</w:delText>
        </w:r>
      </w:del>
      <w:del w:id="949" w:author="xh" w:date="2026-10-23T14:54:05Z">
        <w:r>
          <w:rPr>
            <w:rFonts w:hint="default" w:ascii="Times New Roman" w:hAnsi="Times New Roman" w:eastAsia="方正黑体_GBK" w:cs="Times New Roman"/>
            <w:i w:val="0"/>
            <w:iCs w:val="0"/>
            <w:sz w:val="36"/>
            <w:szCs w:val="36"/>
            <w:rPrChange w:id="950" w:author="白日梦想家" w:date="2026-10-26T14:27:20Z">
              <w:rPr>
                <w:rFonts w:hint="eastAsia" w:ascii="Times New Roman" w:hAnsi="Times New Roman" w:eastAsia="方正仿宋_GBK" w:cs="Times New Roman"/>
                <w:i/>
                <w:iCs/>
                <w:sz w:val="32"/>
                <w:szCs w:val="32"/>
              </w:rPr>
            </w:rPrChange>
          </w:rPr>
          <w:delText>q</w:delText>
        </w:r>
      </w:del>
      <w:del w:id="951" w:author="xh" w:date="2026-10-23T14:54:05Z">
        <w:r>
          <w:rPr>
            <w:rFonts w:hint="default" w:ascii="Times New Roman" w:hAnsi="Times New Roman" w:eastAsia="方正黑体_GBK" w:cs="Times New Roman"/>
            <w:sz w:val="36"/>
            <w:szCs w:val="36"/>
            <w:rPrChange w:id="952" w:author="白日梦想家" w:date="2026-10-26T14:27:20Z">
              <w:rPr>
                <w:rFonts w:hint="eastAsia" w:ascii="方正仿宋_GBK" w:hAnsi="方正仿宋_GBK" w:eastAsia="方正仿宋_GBK" w:cs="Times New Roman"/>
                <w:sz w:val="32"/>
                <w:szCs w:val="32"/>
              </w:rPr>
            </w:rPrChange>
          </w:rPr>
          <w:delText>为年度固定运维费占初始投资的比例，</w:delText>
        </w:r>
      </w:del>
      <w:del w:id="953" w:author="xh" w:date="2026-10-23T14:54:05Z">
        <w:r>
          <w:rPr>
            <w:rFonts w:hint="default" w:ascii="Times New Roman" w:hAnsi="Times New Roman" w:eastAsia="方正黑体_GBK" w:cs="Times New Roman"/>
            <w:i w:val="0"/>
            <w:iCs w:val="0"/>
            <w:sz w:val="36"/>
            <w:szCs w:val="36"/>
            <w:rPrChange w:id="954" w:author="白日梦想家" w:date="2026-10-26T14:27:20Z">
              <w:rPr>
                <w:rFonts w:hint="eastAsia" w:ascii="Times New Roman" w:hAnsi="Times New Roman" w:eastAsia="方正仿宋_GBK" w:cs="Times New Roman"/>
                <w:i/>
                <w:iCs/>
                <w:sz w:val="32"/>
                <w:szCs w:val="32"/>
              </w:rPr>
            </w:rPrChange>
          </w:rPr>
          <w:delText>r</w:delText>
        </w:r>
      </w:del>
      <w:del w:id="955" w:author="xh" w:date="2026-10-23T14:54:05Z">
        <w:r>
          <w:rPr>
            <w:rFonts w:hint="default" w:ascii="Times New Roman" w:hAnsi="Times New Roman" w:eastAsia="方正黑体_GBK" w:cs="Times New Roman"/>
            <w:sz w:val="36"/>
            <w:szCs w:val="36"/>
            <w:rPrChange w:id="956" w:author="白日梦想家" w:date="2026-10-26T14:27:20Z">
              <w:rPr>
                <w:rFonts w:hint="eastAsia" w:ascii="方正仿宋_GBK" w:hAnsi="方正仿宋_GBK" w:eastAsia="方正仿宋_GBK" w:cs="Times New Roman"/>
                <w:sz w:val="32"/>
                <w:szCs w:val="32"/>
              </w:rPr>
            </w:rPrChange>
          </w:rPr>
          <w:delText>为折现率，</w:delText>
        </w:r>
      </w:del>
      <w:del w:id="957" w:author="xh" w:date="2026-10-23T14:54:05Z">
        <w:r>
          <w:rPr>
            <w:rFonts w:hint="default" w:ascii="Times New Roman" w:hAnsi="Times New Roman" w:eastAsia="方正黑体_GBK" w:cs="Times New Roman"/>
            <w:i w:val="0"/>
            <w:iCs w:val="0"/>
            <w:sz w:val="36"/>
            <w:szCs w:val="36"/>
            <w:rPrChange w:id="958" w:author="白日梦想家" w:date="2026-10-26T14:27:20Z">
              <w:rPr>
                <w:rFonts w:hint="eastAsia" w:ascii="Times New Roman" w:hAnsi="Times New Roman" w:eastAsia="方正仿宋_GBK" w:cs="Times New Roman"/>
                <w:i/>
                <w:iCs/>
                <w:sz w:val="32"/>
                <w:szCs w:val="32"/>
              </w:rPr>
            </w:rPrChange>
          </w:rPr>
          <w:delText>k</w:delText>
        </w:r>
      </w:del>
      <w:del w:id="959" w:author="xh" w:date="2026-10-23T14:54:05Z">
        <w:r>
          <w:rPr>
            <w:rFonts w:hint="default" w:ascii="Times New Roman" w:hAnsi="Times New Roman" w:eastAsia="方正黑体_GBK" w:cs="Times New Roman"/>
            <w:sz w:val="36"/>
            <w:szCs w:val="36"/>
            <w:rPrChange w:id="960" w:author="白日梦想家" w:date="2026-10-26T14:27:20Z">
              <w:rPr>
                <w:rFonts w:hint="eastAsia" w:ascii="方正仿宋_GBK" w:hAnsi="方正仿宋_GBK" w:eastAsia="方正仿宋_GBK" w:cs="Times New Roman"/>
                <w:sz w:val="32"/>
                <w:szCs w:val="32"/>
              </w:rPr>
            </w:rPrChange>
          </w:rPr>
          <w:delText>为设备更新次数序号，</w:delText>
        </w:r>
      </w:del>
      <w:del w:id="961" w:author="xh" w:date="2026-10-23T14:54:05Z">
        <w:r>
          <w:rPr>
            <w:rFonts w:hint="default" w:ascii="Times New Roman" w:hAnsi="Times New Roman" w:eastAsia="方正黑体_GBK" w:cs="Times New Roman"/>
            <w:i w:val="0"/>
            <w:iCs w:val="0"/>
            <w:sz w:val="36"/>
            <w:szCs w:val="36"/>
            <w:rPrChange w:id="962" w:author="白日梦想家" w:date="2026-10-26T14:27:20Z">
              <w:rPr>
                <w:rFonts w:hint="eastAsia" w:ascii="Times New Roman" w:hAnsi="Times New Roman" w:eastAsia="方正仿宋_GBK" w:cs="Times New Roman"/>
                <w:i/>
                <w:iCs/>
                <w:sz w:val="32"/>
                <w:szCs w:val="32"/>
              </w:rPr>
            </w:rPrChange>
          </w:rPr>
          <w:delText>t</w:delText>
        </w:r>
      </w:del>
      <w:del w:id="963" w:author="xh" w:date="2026-10-23T14:54:05Z">
        <w:r>
          <w:rPr>
            <w:rFonts w:hint="default" w:ascii="Times New Roman" w:hAnsi="Times New Roman" w:eastAsia="方正黑体_GBK" w:cs="Times New Roman"/>
            <w:sz w:val="36"/>
            <w:szCs w:val="36"/>
            <w:rPrChange w:id="964" w:author="白日梦想家" w:date="2026-10-26T14:27:20Z">
              <w:rPr>
                <w:rFonts w:hint="eastAsia" w:ascii="方正仿宋_GBK" w:hAnsi="方正仿宋_GBK" w:eastAsia="方正仿宋_GBK" w:cs="Times New Roman"/>
                <w:sz w:val="32"/>
                <w:szCs w:val="32"/>
              </w:rPr>
            </w:rPrChange>
          </w:rPr>
          <w:delText>为运维年份，</w:delText>
        </w:r>
      </w:del>
      <w:del w:id="965" w:author="xh" w:date="2026-10-23T14:54:05Z">
        <w:r>
          <w:rPr>
            <w:rFonts w:hint="default" w:ascii="Times New Roman" w:hAnsi="Times New Roman" w:eastAsia="方正黑体_GBK" w:cs="Times New Roman"/>
            <w:i w:val="0"/>
            <w:iCs w:val="0"/>
            <w:sz w:val="36"/>
            <w:szCs w:val="36"/>
            <w:rPrChange w:id="966" w:author="白日梦想家" w:date="2026-10-26T14:27:20Z">
              <w:rPr>
                <w:rFonts w:hint="eastAsia" w:ascii="Times New Roman" w:hAnsi="Times New Roman" w:eastAsia="方正仿宋_GBK" w:cs="Times New Roman"/>
                <w:i/>
                <w:iCs/>
                <w:sz w:val="32"/>
                <w:szCs w:val="32"/>
              </w:rPr>
            </w:rPrChange>
          </w:rPr>
          <w:delText>T</w:delText>
        </w:r>
      </w:del>
      <w:del w:id="967" w:author="xh" w:date="2026-10-23T14:54:05Z">
        <w:r>
          <w:rPr>
            <w:rFonts w:hint="default" w:ascii="Times New Roman" w:hAnsi="Times New Roman" w:eastAsia="方正黑体_GBK" w:cs="Times New Roman"/>
            <w:sz w:val="36"/>
            <w:szCs w:val="36"/>
            <w:rPrChange w:id="968" w:author="白日梦想家" w:date="2026-10-26T14:27:20Z">
              <w:rPr>
                <w:rFonts w:hint="eastAsia" w:ascii="方正仿宋_GBK" w:hAnsi="方正仿宋_GBK" w:eastAsia="方正仿宋_GBK" w:cs="Times New Roman"/>
                <w:sz w:val="32"/>
                <w:szCs w:val="32"/>
              </w:rPr>
            </w:rPrChange>
          </w:rPr>
          <w:delText>为评价截止年2041。设备在</w:delText>
        </w:r>
      </w:del>
      <w:del w:id="969" w:author="xh" w:date="2026-10-23T14:54:05Z">
        <w:r>
          <w:rPr>
            <w:rFonts w:hint="default" w:ascii="Times New Roman" w:hAnsi="Times New Roman" w:eastAsia="方正黑体_GBK" w:cs="Times New Roman"/>
            <w:i w:val="0"/>
            <w:iCs w:val="0"/>
            <w:sz w:val="36"/>
            <w:szCs w:val="36"/>
            <w:rPrChange w:id="970" w:author="白日梦想家" w:date="2026-10-26T14:27:20Z">
              <w:rPr>
                <w:rFonts w:hint="eastAsia" w:ascii="Times New Roman" w:hAnsi="Times New Roman" w:eastAsia="方正仿宋_GBK" w:cs="Times New Roman"/>
                <w:i/>
                <w:iCs/>
                <w:sz w:val="32"/>
                <w:szCs w:val="32"/>
              </w:rPr>
            </w:rPrChange>
          </w:rPr>
          <w:delText>y</w:delText>
        </w:r>
      </w:del>
      <w:del w:id="971" w:author="xh" w:date="2026-10-23T14:54:05Z">
        <w:r>
          <w:rPr>
            <w:rFonts w:hint="default" w:ascii="Times New Roman" w:hAnsi="Times New Roman" w:eastAsia="方正黑体_GBK" w:cs="Times New Roman"/>
            <w:sz w:val="36"/>
            <w:szCs w:val="36"/>
            <w:rPrChange w:id="972" w:author="白日梦想家" w:date="2026-10-26T14:27:20Z">
              <w:rPr>
                <w:rFonts w:hint="eastAsia" w:ascii="方正仿宋_GBK" w:hAnsi="方正仿宋_GBK" w:eastAsia="方正仿宋_GBK" w:cs="Times New Roman"/>
                <w:sz w:val="32"/>
                <w:szCs w:val="32"/>
              </w:rPr>
            </w:rPrChange>
          </w:rPr>
          <w:delText>+</w:delText>
        </w:r>
      </w:del>
      <w:del w:id="973" w:author="xh" w:date="2026-10-23T14:54:05Z">
        <w:r>
          <w:rPr>
            <w:rFonts w:hint="default" w:ascii="Times New Roman" w:hAnsi="Times New Roman" w:eastAsia="方正黑体_GBK" w:cs="Times New Roman"/>
            <w:i w:val="0"/>
            <w:iCs w:val="0"/>
            <w:sz w:val="36"/>
            <w:szCs w:val="36"/>
            <w:rPrChange w:id="974" w:author="白日梦想家" w:date="2026-10-26T14:27:20Z">
              <w:rPr>
                <w:rFonts w:hint="eastAsia" w:ascii="Times New Roman" w:hAnsi="Times New Roman" w:eastAsia="方正仿宋_GBK" w:cs="Times New Roman"/>
                <w:i/>
                <w:iCs/>
                <w:sz w:val="32"/>
                <w:szCs w:val="32"/>
              </w:rPr>
            </w:rPrChange>
          </w:rPr>
          <w:delText>kL</w:delText>
        </w:r>
      </w:del>
      <w:del w:id="975" w:author="xh" w:date="2026-10-23T14:54:05Z">
        <w:r>
          <w:rPr>
            <w:rFonts w:hint="default" w:ascii="Times New Roman" w:hAnsi="Times New Roman" w:eastAsia="方正黑体_GBK" w:cs="Times New Roman"/>
            <w:sz w:val="36"/>
            <w:szCs w:val="36"/>
            <w:rPrChange w:id="976" w:author="白日梦想家" w:date="2026-10-26T14:27:20Z">
              <w:rPr>
                <w:rFonts w:hint="eastAsia" w:ascii="方正仿宋_GBK" w:hAnsi="方正仿宋_GBK" w:eastAsia="方正仿宋_GBK" w:cs="Times New Roman"/>
                <w:sz w:val="32"/>
                <w:szCs w:val="32"/>
              </w:rPr>
            </w:rPrChange>
          </w:rPr>
          <w:delText>严格小于2041时计取更新投资，固定运维从投运次年计至2041年末。</w:delText>
        </w:r>
      </w:del>
    </w:p>
    <w:p w14:paraId="752DC4EE">
      <w:pPr>
        <w:widowControl/>
        <w:adjustRightInd w:val="0"/>
        <w:snapToGrid w:val="0"/>
        <w:spacing w:line="560" w:lineRule="exact"/>
        <w:ind w:firstLine="720" w:firstLineChars="200"/>
        <w:rPr>
          <w:del w:id="977" w:author="xh" w:date="2026-10-23T14:57:30Z"/>
          <w:rFonts w:hint="default" w:ascii="Times New Roman" w:hAnsi="Times New Roman" w:eastAsia="方正黑体_GBK" w:cs="Times New Roman"/>
          <w:sz w:val="36"/>
          <w:szCs w:val="36"/>
          <w:highlight w:val="none"/>
          <w:rPrChange w:id="978" w:author="白日梦想家" w:date="2026-10-26T14:27:20Z">
            <w:rPr>
              <w:del w:id="979" w:author="xh" w:date="2026-10-23T14:57:30Z"/>
              <w:rFonts w:hint="eastAsia" w:ascii="方正仿宋_GBK" w:hAnsi="方正仿宋_GBK" w:eastAsia="方正仿宋_GBK" w:cs="Times New Roman"/>
              <w:sz w:val="32"/>
              <w:szCs w:val="32"/>
              <w:highlight w:val="none"/>
              <w14:ligatures w14:val="standardContextual"/>
            </w:rPr>
          </w:rPrChange>
          <w14:ligatures w14:val="none"/>
        </w:rPr>
      </w:pPr>
      <w:del w:id="980" w:author="xh" w:date="2026-10-23T14:57:30Z">
        <w:r>
          <w:rPr>
            <w:rFonts w:hint="default" w:ascii="Times New Roman" w:hAnsi="Times New Roman" w:eastAsia="方正黑体_GBK" w:cs="Times New Roman"/>
            <w:sz w:val="36"/>
            <w:szCs w:val="36"/>
            <w:rPrChange w:id="981" w:author="白日梦想家" w:date="2026-10-26T14:27:20Z">
              <w:rPr>
                <w:rFonts w:hint="eastAsia" w:ascii="方正仿宋_GBK" w:hAnsi="方正仿宋_GBK" w:eastAsia="方正仿宋_GBK" w:cs="Times New Roman"/>
                <w:sz w:val="32"/>
                <w:szCs w:val="32"/>
              </w:rPr>
            </w:rPrChange>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982"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983" w:author="白日梦想家" w:date="2026-10-26T14:27:20Z">
                  <w:rPr/>
                </w:rPrChange>
              </w:rP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984" w:author="白日梦想家" w:date="2026-10-26T14:27:20Z">
                  <w:rPr/>
                </w:rPrChange>
              </w:rP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985" w:author="xh" w:date="2026-10-23T15:00:54Z"/>
                <w:rFonts w:ascii="Times New Roman" w:hAnsi="Times New Roman" w:eastAsia="方正黑体_GBK" w:cs="Times New Roman"/>
                <w:sz w:val="36"/>
                <w:szCs w:val="36"/>
                <w:rPrChange w:id="986" w:author="白日梦想家" w:date="2026-10-26T14:27:20Z">
                  <w:rPr>
                    <w:del w:id="987" w:author="xh" w:date="2026-10-23T15:00:54Z"/>
                  </w:rPr>
                </w:rPrChange>
              </w:rPr>
            </w:pPr>
            <w:del w:id="988" w:author="xh" w:date="2026-10-23T15:00:54Z">
              <w:r>
                <w:rPr>
                  <w:rFonts w:ascii="Times New Roman" w:hAnsi="Times New Roman" w:eastAsia="方正黑体_GBK" w:cs="Times New Roman"/>
                  <w:sz w:val="36"/>
                  <w:szCs w:val="36"/>
                  <w:rPrChange w:id="989" w:author="白日梦想家" w:date="2026-10-26T14:27:20Z">
                    <w:rPr>
                      <w:rFonts w:ascii="Times New Roman" w:hAnsi="Times New Roman" w:eastAsia="方正仿宋_GBK" w:cs="Times New Roman"/>
                      <w:sz w:val="24"/>
                    </w:rPr>
                  </w:rPrChange>
                </w:rPr>
                <w:delText>（2）</w:delText>
              </w:r>
            </w:del>
          </w:p>
        </w:tc>
      </w:tr>
    </w:tbl>
    <w:p w14:paraId="015C72A3">
      <w:pPr>
        <w:widowControl/>
        <w:adjustRightInd w:val="0"/>
        <w:snapToGrid w:val="0"/>
        <w:spacing w:line="560" w:lineRule="exact"/>
        <w:ind w:left="0" w:leftChars="0" w:right="0" w:rightChars="0" w:firstLine="0" w:firstLineChars="0"/>
        <w:rPr>
          <w:del w:id="990" w:author="xh" w:date="2026-10-23T15:04:19Z"/>
          <w:rFonts w:hint="default" w:ascii="Times New Roman" w:hAnsi="Times New Roman" w:eastAsia="方正黑体_GBK" w:cs="Times New Roman"/>
          <w:sz w:val="36"/>
          <w:szCs w:val="36"/>
          <w:highlight w:val="none"/>
          <w:rPrChange w:id="991" w:author="白日梦想家" w:date="2026-10-26T14:27:20Z">
            <w:rPr>
              <w:del w:id="992" w:author="xh" w:date="2026-10-23T15:04:19Z"/>
              <w:rFonts w:hint="eastAsia" w:ascii="方正仿宋_GBK" w:hAnsi="方正仿宋_GBK" w:eastAsia="方正仿宋_GBK" w:cs="Times New Roman"/>
              <w:sz w:val="32"/>
              <w:szCs w:val="32"/>
              <w:highlight w:val="none"/>
              <w14:ligatures w14:val="standardContextual"/>
            </w:rPr>
          </w:rPrChange>
          <w14:ligatures w14:val="none"/>
        </w:rPr>
      </w:pPr>
      <w:del w:id="993" w:author="xh" w:date="2026-10-23T15:04:19Z">
        <w:r>
          <w:rPr>
            <w:rFonts w:hint="default" w:ascii="Times New Roman" w:hAnsi="Times New Roman" w:eastAsia="方正黑体_GBK" w:cs="Times New Roman"/>
            <w:sz w:val="36"/>
            <w:szCs w:val="36"/>
            <w:rPrChange w:id="994" w:author="白日梦想家" w:date="2026-10-26T14:27:20Z">
              <w:rPr>
                <w:rFonts w:hint="eastAsia" w:ascii="方正仿宋_GBK" w:hAnsi="方正仿宋_GBK" w:eastAsia="方正仿宋_GBK" w:cs="Times New Roman"/>
                <w:sz w:val="32"/>
                <w:szCs w:val="32"/>
              </w:rPr>
            </w:rPrChange>
          </w:rPr>
          <w:delText>式中，</w:delText>
        </w:r>
      </w:del>
      <w:del w:id="995" w:author="xh" w:date="2026-10-23T15:04:19Z">
        <w:r>
          <w:rPr>
            <w:rFonts w:hint="default" w:ascii="Times New Roman" w:hAnsi="Times New Roman" w:eastAsia="方正黑体_GBK" w:cs="Times New Roman"/>
            <w:i w:val="0"/>
            <w:iCs w:val="0"/>
            <w:sz w:val="36"/>
            <w:szCs w:val="36"/>
            <w:rPrChange w:id="996" w:author="白日梦想家" w:date="2026-10-26T14:27:20Z">
              <w:rPr>
                <w:rFonts w:hint="eastAsia" w:ascii="Times New Roman" w:hAnsi="Times New Roman" w:eastAsia="方正仿宋_GBK" w:cs="Times New Roman"/>
                <w:i/>
                <w:iCs/>
                <w:sz w:val="32"/>
                <w:szCs w:val="32"/>
              </w:rPr>
            </w:rPrChange>
          </w:rPr>
          <w:delText>C</w:delText>
        </w:r>
      </w:del>
      <w:del w:id="997" w:author="xh" w:date="2026-10-23T15:04:19Z">
        <w:r>
          <w:rPr>
            <w:rFonts w:hint="default" w:ascii="Times New Roman" w:hAnsi="Times New Roman" w:eastAsia="方正黑体_GBK" w:cs="Times New Roman"/>
            <w:i w:val="0"/>
            <w:iCs w:val="0"/>
            <w:sz w:val="36"/>
            <w:szCs w:val="36"/>
            <w:vertAlign w:val="baseline"/>
            <w:rPrChange w:id="998" w:author="白日梦想家" w:date="2026-10-26T14:27:20Z">
              <w:rPr>
                <w:rFonts w:hint="eastAsia" w:ascii="Times New Roman" w:hAnsi="Times New Roman" w:eastAsia="方正仿宋_GBK" w:cs="Times New Roman"/>
                <w:i w:val="0"/>
                <w:iCs w:val="0"/>
                <w:sz w:val="32"/>
                <w:szCs w:val="32"/>
                <w:vertAlign w:val="subscript"/>
              </w:rPr>
            </w:rPrChange>
          </w:rPr>
          <w:delText>plan</w:delText>
        </w:r>
      </w:del>
      <w:del w:id="999" w:author="xh" w:date="2026-10-23T15:04:19Z">
        <w:r>
          <w:rPr>
            <w:rFonts w:hint="default" w:ascii="Times New Roman" w:hAnsi="Times New Roman" w:eastAsia="方正黑体_GBK" w:cs="Times New Roman"/>
            <w:sz w:val="36"/>
            <w:szCs w:val="36"/>
            <w:rPrChange w:id="1000" w:author="白日梦想家" w:date="2026-10-26T14:27:20Z">
              <w:rPr>
                <w:rFonts w:hint="eastAsia" w:ascii="方正仿宋_GBK" w:hAnsi="方正仿宋_GBK" w:eastAsia="方正仿宋_GBK" w:cs="Times New Roman"/>
                <w:sz w:val="32"/>
                <w:szCs w:val="32"/>
              </w:rPr>
            </w:rPrChange>
          </w:rPr>
          <w:delText>为方案费用现值，</w:delText>
        </w:r>
      </w:del>
      <w:del w:id="1001" w:author="xh" w:date="2026-10-23T15:04:19Z">
        <w:r>
          <w:rPr>
            <w:rFonts w:hint="default" w:ascii="Times New Roman" w:hAnsi="Times New Roman" w:eastAsia="方正黑体_GBK" w:cs="Times New Roman"/>
            <w:i w:val="0"/>
            <w:iCs w:val="0"/>
            <w:sz w:val="36"/>
            <w:szCs w:val="36"/>
            <w:rPrChange w:id="1002" w:author="白日梦想家" w:date="2026-10-26T14:27:20Z">
              <w:rPr>
                <w:rFonts w:hint="eastAsia" w:ascii="Times New Roman" w:hAnsi="Times New Roman" w:eastAsia="方正仿宋_GBK" w:cs="Times New Roman"/>
                <w:i/>
                <w:iCs/>
                <w:sz w:val="32"/>
                <w:szCs w:val="32"/>
              </w:rPr>
            </w:rPrChange>
          </w:rPr>
          <w:delText>C</w:delText>
        </w:r>
      </w:del>
      <w:del w:id="1003" w:author="xh" w:date="2026-10-23T15:04:19Z">
        <w:r>
          <w:rPr>
            <w:rFonts w:hint="default" w:ascii="Times New Roman" w:hAnsi="Times New Roman" w:eastAsia="方正黑体_GBK" w:cs="Times New Roman"/>
            <w:i w:val="0"/>
            <w:iCs w:val="0"/>
            <w:sz w:val="36"/>
            <w:szCs w:val="36"/>
            <w:vertAlign w:val="baseline"/>
            <w:rPrChange w:id="1004" w:author="白日梦想家" w:date="2026-10-26T14:27:20Z">
              <w:rPr>
                <w:rFonts w:hint="eastAsia" w:ascii="Times New Roman" w:hAnsi="Times New Roman" w:eastAsia="方正仿宋_GBK" w:cs="Times New Roman"/>
                <w:i/>
                <w:iCs/>
                <w:sz w:val="32"/>
                <w:szCs w:val="32"/>
                <w:vertAlign w:val="subscript"/>
              </w:rPr>
            </w:rPrChange>
          </w:rPr>
          <w:delText>e</w:delText>
        </w:r>
      </w:del>
      <w:del w:id="1005" w:author="xh" w:date="2026-10-23T15:04:19Z">
        <w:r>
          <w:rPr>
            <w:rFonts w:hint="default" w:ascii="Times New Roman" w:hAnsi="Times New Roman" w:eastAsia="方正黑体_GBK" w:cs="Times New Roman"/>
            <w:sz w:val="36"/>
            <w:szCs w:val="36"/>
            <w:rPrChange w:id="1006" w:author="白日梦想家" w:date="2026-10-26T14:27:20Z">
              <w:rPr>
                <w:rFonts w:hint="eastAsia" w:ascii="方正仿宋_GBK" w:hAnsi="方正仿宋_GBK" w:eastAsia="方正仿宋_GBK" w:cs="Times New Roman"/>
                <w:sz w:val="32"/>
                <w:szCs w:val="32"/>
              </w:rPr>
            </w:rPrChange>
          </w:rPr>
          <w:delText>为工程</w:delText>
        </w:r>
      </w:del>
      <w:del w:id="1007" w:author="xh" w:date="2026-10-23T15:04:19Z">
        <w:r>
          <w:rPr>
            <w:rFonts w:hint="default" w:ascii="Times New Roman" w:hAnsi="Times New Roman" w:eastAsia="方正黑体_GBK" w:cs="Times New Roman"/>
            <w:i w:val="0"/>
            <w:iCs w:val="0"/>
            <w:sz w:val="36"/>
            <w:szCs w:val="36"/>
            <w:rPrChange w:id="1008" w:author="白日梦想家" w:date="2026-10-26T14:27:20Z">
              <w:rPr>
                <w:rFonts w:hint="eastAsia" w:ascii="Times New Roman" w:hAnsi="Times New Roman" w:eastAsia="方正仿宋_GBK" w:cs="Times New Roman"/>
                <w:i/>
                <w:iCs/>
                <w:sz w:val="32"/>
                <w:szCs w:val="32"/>
              </w:rPr>
            </w:rPrChange>
          </w:rPr>
          <w:delText>e</w:delText>
        </w:r>
      </w:del>
      <w:del w:id="1009" w:author="xh" w:date="2026-10-23T15:04:19Z">
        <w:r>
          <w:rPr>
            <w:rFonts w:hint="default" w:ascii="Times New Roman" w:hAnsi="Times New Roman" w:eastAsia="方正黑体_GBK" w:cs="Times New Roman"/>
            <w:sz w:val="36"/>
            <w:szCs w:val="36"/>
            <w:rPrChange w:id="1010" w:author="白日梦想家" w:date="2026-10-26T14:27:20Z">
              <w:rPr>
                <w:rFonts w:hint="eastAsia" w:ascii="方正仿宋_GBK" w:hAnsi="方正仿宋_GBK" w:eastAsia="方正仿宋_GBK" w:cs="Times New Roman"/>
                <w:sz w:val="32"/>
                <w:szCs w:val="32"/>
              </w:rPr>
            </w:rPrChange>
          </w:rPr>
          <w:delText>的费用现值，单位均为万元；</w:delText>
        </w:r>
      </w:del>
      <w:del w:id="1011" w:author="xh" w:date="2026-10-23T15:04:19Z">
        <w:r>
          <w:rPr>
            <w:rFonts w:hint="default" w:ascii="Times New Roman" w:hAnsi="Times New Roman" w:eastAsia="方正黑体_GBK" w:cs="Times New Roman"/>
            <w:i w:val="0"/>
            <w:iCs w:val="0"/>
            <w:sz w:val="36"/>
            <w:szCs w:val="36"/>
            <w:rPrChange w:id="1012" w:author="白日梦想家" w:date="2026-10-26T14:27:20Z">
              <w:rPr>
                <w:rFonts w:hint="eastAsia" w:ascii="Times New Roman" w:hAnsi="Times New Roman" w:eastAsia="方正仿宋_GBK" w:cs="Times New Roman"/>
                <w:i/>
                <w:iCs/>
                <w:sz w:val="32"/>
                <w:szCs w:val="32"/>
              </w:rPr>
            </w:rPrChange>
          </w:rPr>
          <w:delText>E</w:delText>
        </w:r>
      </w:del>
      <w:del w:id="1013" w:author="xh" w:date="2026-10-23T15:04:19Z">
        <w:r>
          <w:rPr>
            <w:rFonts w:hint="default" w:ascii="Times New Roman" w:hAnsi="Times New Roman" w:eastAsia="方正黑体_GBK" w:cs="Times New Roman"/>
            <w:i w:val="0"/>
            <w:iCs w:val="0"/>
            <w:sz w:val="36"/>
            <w:szCs w:val="36"/>
            <w:vertAlign w:val="baseline"/>
            <w:rPrChange w:id="1014" w:author="白日梦想家" w:date="2026-10-26T14:27:20Z">
              <w:rPr>
                <w:rFonts w:hint="eastAsia" w:ascii="Times New Roman" w:hAnsi="Times New Roman" w:eastAsia="方正仿宋_GBK" w:cs="Times New Roman"/>
                <w:i w:val="0"/>
                <w:iCs w:val="0"/>
                <w:sz w:val="32"/>
                <w:szCs w:val="32"/>
                <w:vertAlign w:val="subscript"/>
              </w:rPr>
            </w:rPrChange>
          </w:rPr>
          <w:delText>T</w:delText>
        </w:r>
      </w:del>
      <w:del w:id="1015" w:author="xh" w:date="2026-10-23T15:04:19Z">
        <w:r>
          <w:rPr>
            <w:rFonts w:hint="default" w:ascii="Times New Roman" w:hAnsi="Times New Roman" w:eastAsia="方正黑体_GBK" w:cs="Times New Roman"/>
            <w:sz w:val="36"/>
            <w:szCs w:val="36"/>
            <w:rPrChange w:id="1016" w:author="白日梦想家" w:date="2026-10-26T14:27:20Z">
              <w:rPr>
                <w:rFonts w:hint="eastAsia" w:ascii="方正仿宋_GBK" w:hAnsi="方正仿宋_GBK" w:eastAsia="方正仿宋_GBK" w:cs="Times New Roman"/>
                <w:sz w:val="32"/>
                <w:szCs w:val="32"/>
              </w:rPr>
            </w:rPrChange>
          </w:rPr>
          <w:delText>、</w:delText>
        </w:r>
      </w:del>
      <w:del w:id="1017" w:author="xh" w:date="2026-10-23T15:04:19Z">
        <w:r>
          <w:rPr>
            <w:rFonts w:hint="default" w:ascii="Times New Roman" w:hAnsi="Times New Roman" w:eastAsia="方正黑体_GBK" w:cs="Times New Roman"/>
            <w:i w:val="0"/>
            <w:iCs w:val="0"/>
            <w:sz w:val="36"/>
            <w:szCs w:val="36"/>
            <w:rPrChange w:id="1018" w:author="白日梦想家" w:date="2026-10-26T14:27:20Z">
              <w:rPr>
                <w:rFonts w:hint="eastAsia" w:ascii="Times New Roman" w:hAnsi="Times New Roman" w:eastAsia="方正仿宋_GBK" w:cs="Times New Roman"/>
                <w:i/>
                <w:iCs/>
                <w:sz w:val="32"/>
                <w:szCs w:val="32"/>
              </w:rPr>
            </w:rPrChange>
          </w:rPr>
          <w:delText>E</w:delText>
        </w:r>
      </w:del>
      <w:del w:id="1019" w:author="xh" w:date="2026-10-23T15:04:19Z">
        <w:r>
          <w:rPr>
            <w:rFonts w:hint="default" w:ascii="Times New Roman" w:hAnsi="Times New Roman" w:eastAsia="方正黑体_GBK" w:cs="Times New Roman"/>
            <w:i w:val="0"/>
            <w:iCs w:val="0"/>
            <w:sz w:val="36"/>
            <w:szCs w:val="36"/>
            <w:vertAlign w:val="baseline"/>
            <w:rPrChange w:id="1020" w:author="白日梦想家" w:date="2026-10-26T14:27:20Z">
              <w:rPr>
                <w:rFonts w:hint="eastAsia" w:ascii="Times New Roman" w:hAnsi="Times New Roman" w:eastAsia="方正仿宋_GBK" w:cs="Times New Roman"/>
                <w:i w:val="0"/>
                <w:iCs w:val="0"/>
                <w:sz w:val="32"/>
                <w:szCs w:val="32"/>
                <w:vertAlign w:val="subscript"/>
              </w:rPr>
            </w:rPrChange>
          </w:rPr>
          <w:delText>B</w:delText>
        </w:r>
      </w:del>
      <w:del w:id="1021" w:author="xh" w:date="2026-10-23T15:04:19Z">
        <w:r>
          <w:rPr>
            <w:rFonts w:hint="default" w:ascii="Times New Roman" w:hAnsi="Times New Roman" w:eastAsia="方正黑体_GBK" w:cs="Times New Roman"/>
            <w:sz w:val="36"/>
            <w:szCs w:val="36"/>
            <w:rPrChange w:id="1022" w:author="白日梦想家" w:date="2026-10-26T14:27:20Z">
              <w:rPr>
                <w:rFonts w:hint="eastAsia" w:ascii="方正仿宋_GBK" w:hAnsi="方正仿宋_GBK" w:eastAsia="方正仿宋_GBK" w:cs="Times New Roman"/>
                <w:sz w:val="32"/>
                <w:szCs w:val="32"/>
              </w:rPr>
            </w:rPrChange>
          </w:rPr>
          <w:delText>、</w:delText>
        </w:r>
      </w:del>
      <w:del w:id="1023" w:author="xh" w:date="2026-10-23T15:04:19Z">
        <w:r>
          <w:rPr>
            <w:rFonts w:hint="default" w:ascii="Times New Roman" w:hAnsi="Times New Roman" w:eastAsia="方正黑体_GBK" w:cs="Times New Roman"/>
            <w:i w:val="0"/>
            <w:iCs w:val="0"/>
            <w:sz w:val="36"/>
            <w:szCs w:val="36"/>
            <w:rPrChange w:id="1024" w:author="白日梦想家" w:date="2026-10-26T14:27:20Z">
              <w:rPr>
                <w:rFonts w:hint="eastAsia" w:ascii="Times New Roman" w:hAnsi="Times New Roman" w:eastAsia="方正仿宋_GBK" w:cs="Times New Roman"/>
                <w:i/>
                <w:iCs/>
                <w:sz w:val="32"/>
                <w:szCs w:val="32"/>
              </w:rPr>
            </w:rPrChange>
          </w:rPr>
          <w:delText>E</w:delText>
        </w:r>
      </w:del>
      <w:del w:id="1025" w:author="xh" w:date="2026-10-23T15:04:19Z">
        <w:r>
          <w:rPr>
            <w:rFonts w:hint="default" w:ascii="Times New Roman" w:hAnsi="Times New Roman" w:eastAsia="方正黑体_GBK" w:cs="Times New Roman"/>
            <w:i w:val="0"/>
            <w:iCs w:val="0"/>
            <w:sz w:val="36"/>
            <w:szCs w:val="36"/>
            <w:vertAlign w:val="baseline"/>
            <w:rPrChange w:id="1026" w:author="白日梦想家" w:date="2026-10-26T14:27:20Z">
              <w:rPr>
                <w:rFonts w:hint="eastAsia" w:ascii="Times New Roman" w:hAnsi="Times New Roman" w:eastAsia="方正仿宋_GBK" w:cs="Times New Roman"/>
                <w:i w:val="0"/>
                <w:iCs w:val="0"/>
                <w:sz w:val="32"/>
                <w:szCs w:val="32"/>
                <w:vertAlign w:val="subscript"/>
              </w:rPr>
            </w:rPrChange>
          </w:rPr>
          <w:delText>L</w:delText>
        </w:r>
      </w:del>
      <w:del w:id="1027" w:author="xh" w:date="2026-10-23T15:04:19Z">
        <w:r>
          <w:rPr>
            <w:rFonts w:hint="default" w:ascii="Times New Roman" w:hAnsi="Times New Roman" w:eastAsia="方正黑体_GBK" w:cs="Times New Roman"/>
            <w:sz w:val="36"/>
            <w:szCs w:val="36"/>
            <w:rPrChange w:id="1028" w:author="白日梦想家" w:date="2026-10-26T14:27:20Z">
              <w:rPr>
                <w:rFonts w:hint="eastAsia" w:ascii="方正仿宋_GBK" w:hAnsi="方正仿宋_GBK" w:eastAsia="方正仿宋_GBK" w:cs="Times New Roman"/>
                <w:sz w:val="32"/>
                <w:szCs w:val="32"/>
              </w:rPr>
            </w:rPrChange>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720" w:firstLineChars="200"/>
        <w:rPr>
          <w:del w:id="1029" w:author="xh" w:date="2026-10-23T15:07:43Z"/>
          <w:rFonts w:hint="default" w:ascii="Times New Roman" w:hAnsi="Times New Roman" w:eastAsia="方正黑体_GBK" w:cs="Times New Roman"/>
          <w:sz w:val="36"/>
          <w:szCs w:val="36"/>
          <w:highlight w:val="none"/>
          <w:rPrChange w:id="1030" w:author="白日梦想家" w:date="2026-10-26T14:27:20Z">
            <w:rPr>
              <w:del w:id="1031" w:author="xh" w:date="2026-10-23T15:07:43Z"/>
              <w:rFonts w:hint="eastAsia" w:ascii="方正仿宋_GBK" w:hAnsi="方正仿宋_GBK" w:eastAsia="方正仿宋_GBK" w:cs="Times New Roman"/>
              <w:sz w:val="32"/>
              <w:szCs w:val="32"/>
              <w:highlight w:val="none"/>
              <w14:ligatures w14:val="standardContextual"/>
            </w:rPr>
          </w:rPrChange>
          <w14:ligatures w14:val="none"/>
        </w:rPr>
      </w:pPr>
      <w:del w:id="1032" w:author="xh" w:date="2026-10-23T15:07:43Z">
        <w:r>
          <w:rPr>
            <w:rFonts w:hint="default" w:ascii="Times New Roman" w:hAnsi="Times New Roman" w:eastAsia="方正黑体_GBK" w:cs="Times New Roman"/>
            <w:sz w:val="36"/>
            <w:szCs w:val="36"/>
            <w:rPrChange w:id="1033" w:author="白日梦想家" w:date="2026-10-26T14:27:20Z">
              <w:rPr>
                <w:rFonts w:hint="eastAsia" w:ascii="方正仿宋_GBK" w:hAnsi="方正仿宋_GBK" w:eastAsia="方正仿宋_GBK" w:cs="Times New Roman"/>
                <w:sz w:val="32"/>
                <w:szCs w:val="32"/>
              </w:rPr>
            </w:rPrChange>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720" w:firstLineChars="200"/>
        <w:outlineLvl w:val="1"/>
        <w:rPr>
          <w:del w:id="1034" w:author="xh" w:date="2026-10-23T15:11:08Z"/>
          <w:rFonts w:hint="default" w:ascii="Times New Roman" w:hAnsi="Times New Roman" w:eastAsia="方正黑体_GBK" w:cs="Times New Roman"/>
          <w:b w:val="0"/>
          <w:bCs w:val="0"/>
          <w:sz w:val="36"/>
          <w:szCs w:val="36"/>
          <w:highlight w:val="none"/>
          <w:rPrChange w:id="1035" w:author="白日梦想家" w:date="2026-10-26T14:27:20Z">
            <w:rPr>
              <w:del w:id="1036" w:author="xh" w:date="2026-10-23T15:11:08Z"/>
              <w:rFonts w:hint="eastAsia" w:ascii="方正楷体_GBK" w:hAnsi="方正楷体_GBK" w:eastAsia="方正楷体_GBK" w:cs="方正楷体_GBK"/>
              <w:b/>
              <w:bCs/>
              <w:sz w:val="32"/>
              <w:szCs w:val="32"/>
              <w:highlight w:val="none"/>
            </w:rPr>
          </w:rPrChange>
        </w:rPr>
      </w:pPr>
      <w:del w:id="1037" w:author="xh" w:date="2026-10-23T15:11:08Z">
        <w:r>
          <w:rPr>
            <w:rFonts w:hint="default" w:ascii="Times New Roman" w:hAnsi="Times New Roman" w:eastAsia="方正黑体_GBK" w:cs="Times New Roman"/>
            <w:b w:val="0"/>
            <w:bCs w:val="0"/>
            <w:sz w:val="36"/>
            <w:szCs w:val="36"/>
            <w:rPrChange w:id="1038" w:author="白日梦想家" w:date="2026-10-26T14:27:20Z">
              <w:rPr>
                <w:rFonts w:hint="eastAsia" w:ascii="方正楷体_GBK" w:hAnsi="方正楷体_GBK" w:eastAsia="方正楷体_GBK" w:cs="方正楷体_GBK"/>
                <w:b/>
                <w:bCs/>
                <w:sz w:val="32"/>
                <w:szCs w:val="32"/>
              </w:rPr>
            </w:rPrChange>
          </w:rPr>
          <w:delText>（五）明确主要寻优约束与年度实施条件</w:delText>
        </w:r>
      </w:del>
    </w:p>
    <w:p w14:paraId="21182315">
      <w:pPr>
        <w:widowControl/>
        <w:adjustRightInd w:val="0"/>
        <w:snapToGrid w:val="0"/>
        <w:spacing w:line="560" w:lineRule="exact"/>
        <w:ind w:firstLine="720" w:firstLineChars="200"/>
        <w:rPr>
          <w:del w:id="1039" w:author="xh" w:date="2026-10-23T15:14:32Z"/>
          <w:rFonts w:hint="default" w:ascii="Times New Roman" w:hAnsi="Times New Roman" w:eastAsia="方正黑体_GBK" w:cs="Times New Roman"/>
          <w:sz w:val="36"/>
          <w:szCs w:val="36"/>
          <w:highlight w:val="none"/>
          <w:rPrChange w:id="1040" w:author="白日梦想家" w:date="2026-10-26T14:27:20Z">
            <w:rPr>
              <w:del w:id="1041" w:author="xh" w:date="2026-10-23T15:14:32Z"/>
              <w:rFonts w:hint="eastAsia" w:ascii="方正仿宋_GBK" w:hAnsi="方正仿宋_GBK" w:eastAsia="方正仿宋_GBK" w:cs="Times New Roman"/>
              <w:sz w:val="32"/>
              <w:szCs w:val="32"/>
              <w:highlight w:val="none"/>
              <w14:ligatures w14:val="standardContextual"/>
            </w:rPr>
          </w:rPrChange>
          <w14:ligatures w14:val="none"/>
        </w:rPr>
      </w:pPr>
      <w:del w:id="1042" w:author="xh" w:date="2026-10-23T15:14:32Z">
        <w:r>
          <w:rPr>
            <w:rFonts w:hint="default" w:ascii="Times New Roman" w:hAnsi="Times New Roman" w:eastAsia="方正黑体_GBK" w:cs="Times New Roman"/>
            <w:b w:val="0"/>
            <w:sz w:val="36"/>
            <w:szCs w:val="36"/>
            <w:rPrChange w:id="1043" w:author="白日梦想家" w:date="2026-10-26T14:27:20Z">
              <w:rPr>
                <w:rFonts w:hint="eastAsia" w:ascii="方正楷体_GBK" w:hAnsi="方正楷体_GBK" w:eastAsia="方正楷体_GBK" w:cs="方正楷体_GBK"/>
                <w:b/>
                <w:sz w:val="32"/>
                <w:szCs w:val="32"/>
              </w:rPr>
            </w:rPrChange>
          </w:rPr>
          <w:delText>一是设备选择与逐年承接约束。</w:delText>
        </w:r>
      </w:del>
      <w:del w:id="1044" w:author="xh" w:date="2026-10-23T15:14:32Z">
        <w:r>
          <w:rPr>
            <w:rFonts w:hint="default" w:ascii="Times New Roman" w:hAnsi="Times New Roman" w:eastAsia="方正黑体_GBK" w:cs="Times New Roman"/>
            <w:sz w:val="36"/>
            <w:szCs w:val="36"/>
            <w:rPrChange w:id="1045" w:author="白日梦想家" w:date="2026-10-26T14:27:20Z">
              <w:rPr>
                <w:rFonts w:hint="eastAsia" w:ascii="方正仿宋_GBK" w:hAnsi="方正仿宋_GBK" w:eastAsia="方正仿宋_GBK" w:cs="Times New Roman"/>
                <w:sz w:val="32"/>
                <w:szCs w:val="32"/>
              </w:rPr>
            </w:rPrChange>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720" w:firstLineChars="200"/>
        <w:rPr>
          <w:del w:id="1046" w:author="xh" w:date="2026-10-23T15:17:57Z"/>
          <w:rFonts w:hint="default" w:ascii="Times New Roman" w:hAnsi="Times New Roman" w:eastAsia="方正黑体_GBK" w:cs="Times New Roman"/>
          <w:sz w:val="36"/>
          <w:szCs w:val="36"/>
          <w:highlight w:val="none"/>
          <w:rPrChange w:id="1047" w:author="白日梦想家" w:date="2026-10-26T14:27:20Z">
            <w:rPr>
              <w:del w:id="1048" w:author="xh" w:date="2026-10-23T15:17:57Z"/>
              <w:rFonts w:hint="eastAsia" w:ascii="方正仿宋_GBK" w:hAnsi="方正仿宋_GBK" w:eastAsia="方正仿宋_GBK" w:cs="Times New Roman"/>
              <w:sz w:val="32"/>
              <w:szCs w:val="32"/>
              <w:highlight w:val="none"/>
              <w14:ligatures w14:val="standardContextual"/>
            </w:rPr>
          </w:rPrChange>
          <w14:ligatures w14:val="none"/>
        </w:rPr>
      </w:pPr>
      <w:del w:id="1049" w:author="xh" w:date="2026-10-23T15:17:57Z">
        <w:r>
          <w:rPr>
            <w:rFonts w:hint="default" w:ascii="Times New Roman" w:hAnsi="Times New Roman" w:eastAsia="方正黑体_GBK" w:cs="Times New Roman"/>
            <w:b w:val="0"/>
            <w:sz w:val="36"/>
            <w:szCs w:val="36"/>
            <w:rPrChange w:id="1050" w:author="白日梦想家" w:date="2026-10-26T14:27:20Z">
              <w:rPr>
                <w:rFonts w:hint="eastAsia" w:ascii="方正楷体_GBK" w:hAnsi="方正楷体_GBK" w:eastAsia="方正楷体_GBK" w:cs="方正楷体_GBK"/>
                <w:b/>
                <w:sz w:val="32"/>
                <w:szCs w:val="32"/>
              </w:rPr>
            </w:rPrChange>
          </w:rPr>
          <w:delText>二是正常运行与主变N-1双向承载约束。</w:delText>
        </w:r>
      </w:del>
      <w:del w:id="1051" w:author="xh" w:date="2026-10-23T15:17:57Z">
        <w:r>
          <w:rPr>
            <w:rFonts w:hint="default" w:ascii="Times New Roman" w:hAnsi="Times New Roman" w:eastAsia="方正黑体_GBK" w:cs="Times New Roman"/>
            <w:sz w:val="36"/>
            <w:szCs w:val="36"/>
            <w:rPrChange w:id="1052" w:author="白日梦想家" w:date="2026-10-26T14:27:20Z">
              <w:rPr>
                <w:rFonts w:hint="eastAsia" w:ascii="方正仿宋_GBK" w:hAnsi="方正仿宋_GBK" w:eastAsia="方正仿宋_GBK" w:cs="Times New Roman"/>
                <w:sz w:val="32"/>
                <w:szCs w:val="32"/>
              </w:rPr>
            </w:rPrChange>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1053"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1054" w:author="白日梦想家" w:date="2026-10-26T14:27:20Z">
                  <w:rPr/>
                </w:rPrChange>
              </w:rP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1055" w:author="白日梦想家" w:date="2026-10-26T14:27:20Z">
                  <w:rPr/>
                </w:rPrChange>
              </w:rP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1056" w:author="xh" w:date="2026-10-23T15:21:21Z"/>
                <w:rFonts w:ascii="Times New Roman" w:hAnsi="Times New Roman" w:eastAsia="方正黑体_GBK" w:cs="Times New Roman"/>
                <w:sz w:val="36"/>
                <w:szCs w:val="36"/>
                <w:rPrChange w:id="1057" w:author="白日梦想家" w:date="2026-10-26T14:27:20Z">
                  <w:rPr>
                    <w:del w:id="1058" w:author="xh" w:date="2026-10-23T15:21:21Z"/>
                  </w:rPr>
                </w:rPrChange>
              </w:rPr>
            </w:pPr>
            <w:del w:id="1059" w:author="xh" w:date="2026-10-23T15:21:21Z">
              <w:r>
                <w:rPr>
                  <w:rFonts w:ascii="Times New Roman" w:hAnsi="Times New Roman" w:eastAsia="方正黑体_GBK" w:cs="Times New Roman"/>
                  <w:sz w:val="36"/>
                  <w:szCs w:val="36"/>
                  <w:rPrChange w:id="1060" w:author="白日梦想家" w:date="2026-10-26T14:27:20Z">
                    <w:rPr>
                      <w:rFonts w:ascii="Times New Roman" w:hAnsi="Times New Roman" w:eastAsia="方正仿宋_GBK" w:cs="Times New Roman"/>
                      <w:sz w:val="24"/>
                    </w:rPr>
                  </w:rPrChange>
                </w:rPr>
                <w:delText>（3）</w:delText>
              </w:r>
            </w:del>
          </w:p>
        </w:tc>
      </w:tr>
    </w:tbl>
    <w:p w14:paraId="4D15ED62">
      <w:pPr>
        <w:widowControl/>
        <w:adjustRightInd w:val="0"/>
        <w:snapToGrid w:val="0"/>
        <w:spacing w:line="560" w:lineRule="exact"/>
        <w:ind w:left="0" w:leftChars="0" w:right="0" w:rightChars="0" w:firstLine="0" w:firstLineChars="0"/>
        <w:rPr>
          <w:del w:id="1061" w:author="xh" w:date="2026-10-23T15:24:46Z"/>
          <w:rFonts w:hint="default" w:ascii="Times New Roman" w:hAnsi="Times New Roman" w:eastAsia="方正黑体_GBK" w:cs="Times New Roman"/>
          <w:sz w:val="36"/>
          <w:szCs w:val="36"/>
          <w:highlight w:val="none"/>
          <w:rPrChange w:id="1062" w:author="白日梦想家" w:date="2026-10-26T14:27:20Z">
            <w:rPr>
              <w:del w:id="1063" w:author="xh" w:date="2026-10-23T15:24:46Z"/>
              <w:rFonts w:hint="eastAsia" w:ascii="方正仿宋_GBK" w:hAnsi="方正仿宋_GBK" w:eastAsia="方正仿宋_GBK" w:cs="Times New Roman"/>
              <w:sz w:val="32"/>
              <w:szCs w:val="32"/>
              <w:highlight w:val="none"/>
              <w14:ligatures w14:val="standardContextual"/>
            </w:rPr>
          </w:rPrChange>
          <w14:ligatures w14:val="none"/>
        </w:rPr>
      </w:pPr>
      <w:del w:id="1064" w:author="xh" w:date="2026-10-23T15:24:46Z">
        <w:r>
          <w:rPr>
            <w:rFonts w:hint="default" w:ascii="Times New Roman" w:hAnsi="Times New Roman" w:eastAsia="方正黑体_GBK" w:cs="Times New Roman"/>
            <w:sz w:val="36"/>
            <w:szCs w:val="36"/>
            <w:rPrChange w:id="1065" w:author="白日梦想家" w:date="2026-10-26T14:27:20Z">
              <w:rPr>
                <w:rFonts w:hint="eastAsia" w:ascii="方正仿宋_GBK" w:hAnsi="方正仿宋_GBK" w:eastAsia="方正仿宋_GBK" w:cs="Times New Roman"/>
                <w:sz w:val="32"/>
                <w:szCs w:val="32"/>
              </w:rPr>
            </w:rPrChange>
          </w:rPr>
          <w:delText>式中，</w:delText>
        </w:r>
      </w:del>
      <w:del w:id="1066" w:author="xh" w:date="2026-10-23T15:24:46Z">
        <w:r>
          <w:rPr>
            <w:rFonts w:hint="default" w:ascii="Times New Roman" w:hAnsi="Times New Roman" w:eastAsia="方正黑体_GBK" w:cs="Times New Roman"/>
            <w:i w:val="0"/>
            <w:iCs w:val="0"/>
            <w:sz w:val="36"/>
            <w:szCs w:val="36"/>
            <w:rPrChange w:id="1067" w:author="白日梦想家" w:date="2026-10-26T14:27:20Z">
              <w:rPr>
                <w:rFonts w:hint="eastAsia" w:ascii="Times New Roman" w:hAnsi="Times New Roman" w:eastAsia="方正仿宋_GBK" w:cs="Times New Roman"/>
                <w:i/>
                <w:iCs/>
                <w:sz w:val="32"/>
                <w:szCs w:val="32"/>
              </w:rPr>
            </w:rPrChange>
          </w:rPr>
          <w:delText>i</w:delText>
        </w:r>
      </w:del>
      <w:del w:id="1068" w:author="xh" w:date="2026-10-23T15:24:46Z">
        <w:r>
          <w:rPr>
            <w:rFonts w:hint="default" w:ascii="Times New Roman" w:hAnsi="Times New Roman" w:eastAsia="方正黑体_GBK" w:cs="Times New Roman"/>
            <w:sz w:val="36"/>
            <w:szCs w:val="36"/>
            <w:rPrChange w:id="1069" w:author="白日梦想家" w:date="2026-10-26T14:27:20Z">
              <w:rPr>
                <w:rFonts w:hint="eastAsia" w:ascii="方正仿宋_GBK" w:hAnsi="方正仿宋_GBK" w:eastAsia="方正仿宋_GBK" w:cs="Times New Roman"/>
                <w:sz w:val="32"/>
                <w:szCs w:val="32"/>
              </w:rPr>
            </w:rPrChange>
          </w:rPr>
          <w:delText>、</w:delText>
        </w:r>
      </w:del>
      <w:del w:id="1070" w:author="xh" w:date="2026-10-23T15:24:46Z">
        <w:r>
          <w:rPr>
            <w:rFonts w:hint="default" w:ascii="Times New Roman" w:hAnsi="Times New Roman" w:eastAsia="方正黑体_GBK" w:cs="Times New Roman"/>
            <w:i w:val="0"/>
            <w:iCs w:val="0"/>
            <w:sz w:val="36"/>
            <w:szCs w:val="36"/>
            <w:rPrChange w:id="1071" w:author="白日梦想家" w:date="2026-10-26T14:27:20Z">
              <w:rPr>
                <w:rFonts w:hint="eastAsia" w:ascii="Times New Roman" w:hAnsi="Times New Roman" w:eastAsia="方正仿宋_GBK" w:cs="Times New Roman"/>
                <w:i/>
                <w:iCs/>
                <w:sz w:val="32"/>
                <w:szCs w:val="32"/>
              </w:rPr>
            </w:rPrChange>
          </w:rPr>
          <w:delText>j</w:delText>
        </w:r>
      </w:del>
      <w:del w:id="1072" w:author="xh" w:date="2026-10-23T15:24:46Z">
        <w:r>
          <w:rPr>
            <w:rFonts w:hint="default" w:ascii="Times New Roman" w:hAnsi="Times New Roman" w:eastAsia="方正黑体_GBK" w:cs="Times New Roman"/>
            <w:sz w:val="36"/>
            <w:szCs w:val="36"/>
            <w:rPrChange w:id="1073" w:author="白日梦想家" w:date="2026-10-26T14:27:20Z">
              <w:rPr>
                <w:rFonts w:hint="eastAsia" w:ascii="方正仿宋_GBK" w:hAnsi="方正仿宋_GBK" w:eastAsia="方正仿宋_GBK" w:cs="Times New Roman"/>
                <w:sz w:val="32"/>
                <w:szCs w:val="32"/>
              </w:rPr>
            </w:rPrChange>
          </w:rPr>
          <w:delText>分别为站点及主变序号，</w:delText>
        </w:r>
      </w:del>
      <w:del w:id="1074" w:author="xh" w:date="2026-10-23T15:24:46Z">
        <w:r>
          <w:rPr>
            <w:rFonts w:hint="default" w:ascii="Times New Roman" w:hAnsi="Times New Roman" w:eastAsia="方正黑体_GBK" w:cs="Times New Roman"/>
            <w:i w:val="0"/>
            <w:iCs w:val="0"/>
            <w:sz w:val="36"/>
            <w:szCs w:val="36"/>
            <w:rPrChange w:id="1075" w:author="白日梦想家" w:date="2026-10-26T14:27:20Z">
              <w:rPr>
                <w:rFonts w:hint="eastAsia" w:ascii="Times New Roman" w:hAnsi="Times New Roman" w:eastAsia="方正仿宋_GBK" w:cs="Times New Roman"/>
                <w:i/>
                <w:iCs/>
                <w:sz w:val="32"/>
                <w:szCs w:val="32"/>
              </w:rPr>
            </w:rPrChange>
          </w:rPr>
          <w:delText>ω</w:delText>
        </w:r>
      </w:del>
      <w:del w:id="1076" w:author="xh" w:date="2026-10-23T15:24:46Z">
        <w:r>
          <w:rPr>
            <w:rFonts w:hint="default" w:ascii="Times New Roman" w:hAnsi="Times New Roman" w:eastAsia="方正黑体_GBK" w:cs="Times New Roman"/>
            <w:sz w:val="36"/>
            <w:szCs w:val="36"/>
            <w:rPrChange w:id="1077" w:author="白日梦想家" w:date="2026-10-26T14:27:20Z">
              <w:rPr>
                <w:rFonts w:hint="eastAsia" w:ascii="方正仿宋_GBK" w:hAnsi="方正仿宋_GBK" w:eastAsia="方正仿宋_GBK" w:cs="Times New Roman"/>
                <w:sz w:val="32"/>
                <w:szCs w:val="32"/>
              </w:rPr>
            </w:rPrChange>
          </w:rPr>
          <w:delText>为运行工况；</w:delText>
        </w:r>
      </w:del>
      <w:del w:id="1078" w:author="xh" w:date="2026-10-23T15:24:46Z">
        <w:r>
          <w:rPr>
            <w:rFonts w:hint="default" w:ascii="Times New Roman" w:hAnsi="Times New Roman" w:eastAsia="方正黑体_GBK" w:cs="Times New Roman"/>
            <w:i w:val="0"/>
            <w:iCs w:val="0"/>
            <w:sz w:val="36"/>
            <w:szCs w:val="36"/>
            <w:rPrChange w:id="1079" w:author="白日梦想家" w:date="2026-10-26T14:27:20Z">
              <w:rPr>
                <w:rFonts w:hint="eastAsia" w:ascii="Times New Roman" w:hAnsi="Times New Roman" w:eastAsia="方正仿宋_GBK" w:cs="Times New Roman"/>
                <w:i/>
                <w:iCs/>
                <w:sz w:val="32"/>
                <w:szCs w:val="32"/>
              </w:rPr>
            </w:rPrChange>
          </w:rPr>
          <w:delText>P</w:delText>
        </w:r>
      </w:del>
      <w:del w:id="1080" w:author="xh" w:date="2026-10-23T15:24:46Z">
        <w:r>
          <w:rPr>
            <w:rFonts w:hint="default" w:ascii="Times New Roman" w:hAnsi="Times New Roman" w:eastAsia="方正黑体_GBK" w:cs="Times New Roman"/>
            <w:sz w:val="36"/>
            <w:szCs w:val="36"/>
            <w:rPrChange w:id="1081" w:author="白日梦想家" w:date="2026-10-26T14:27:20Z">
              <w:rPr>
                <w:rFonts w:hint="eastAsia" w:ascii="方正仿宋_GBK" w:hAnsi="方正仿宋_GBK" w:eastAsia="方正仿宋_GBK" w:cs="Times New Roman"/>
                <w:sz w:val="32"/>
                <w:szCs w:val="32"/>
              </w:rPr>
            </w:rPrChange>
          </w:rPr>
          <w:delText>为转接前站级净负荷，</w:delText>
        </w:r>
      </w:del>
      <w:del w:id="1082" w:author="xh" w:date="2026-10-23T15:24:46Z">
        <w:r>
          <w:rPr>
            <w:rFonts w:hint="default" w:ascii="Times New Roman" w:hAnsi="Times New Roman" w:eastAsia="方正黑体_GBK" w:cs="Times New Roman"/>
            <w:i w:val="0"/>
            <w:iCs w:val="0"/>
            <w:sz w:val="36"/>
            <w:szCs w:val="36"/>
            <w:rPrChange w:id="1083" w:author="白日梦想家" w:date="2026-10-26T14:27:20Z">
              <w:rPr>
                <w:rFonts w:hint="eastAsia" w:ascii="Times New Roman" w:hAnsi="Times New Roman" w:eastAsia="方正仿宋_GBK" w:cs="Times New Roman"/>
                <w:i/>
                <w:iCs/>
                <w:sz w:val="32"/>
                <w:szCs w:val="32"/>
              </w:rPr>
            </w:rPrChange>
          </w:rPr>
          <w:delText>q</w:delText>
        </w:r>
      </w:del>
      <w:del w:id="1084" w:author="xh" w:date="2026-10-23T15:24:46Z">
        <w:r>
          <w:rPr>
            <w:rFonts w:hint="default" w:ascii="Times New Roman" w:hAnsi="Times New Roman" w:eastAsia="方正黑体_GBK" w:cs="Times New Roman"/>
            <w:i w:val="0"/>
            <w:iCs w:val="0"/>
            <w:sz w:val="36"/>
            <w:szCs w:val="36"/>
            <w:vertAlign w:val="baseline"/>
            <w:rPrChange w:id="1085" w:author="白日梦想家" w:date="2026-10-26T14:27:20Z">
              <w:rPr>
                <w:rFonts w:hint="eastAsia" w:ascii="Times New Roman" w:hAnsi="Times New Roman" w:eastAsia="方正仿宋_GBK" w:cs="Times New Roman"/>
                <w:i w:val="0"/>
                <w:iCs w:val="0"/>
                <w:sz w:val="32"/>
                <w:szCs w:val="32"/>
                <w:vertAlign w:val="superscript"/>
              </w:rPr>
            </w:rPrChange>
          </w:rPr>
          <w:delText>out</w:delText>
        </w:r>
      </w:del>
      <w:del w:id="1086" w:author="xh" w:date="2026-10-23T15:24:46Z">
        <w:r>
          <w:rPr>
            <w:rFonts w:hint="default" w:ascii="Times New Roman" w:hAnsi="Times New Roman" w:eastAsia="方正黑体_GBK" w:cs="Times New Roman"/>
            <w:sz w:val="36"/>
            <w:szCs w:val="36"/>
            <w:rPrChange w:id="1087" w:author="白日梦想家" w:date="2026-10-26T14:27:20Z">
              <w:rPr>
                <w:rFonts w:hint="eastAsia" w:ascii="方正仿宋_GBK" w:hAnsi="方正仿宋_GBK" w:eastAsia="方正仿宋_GBK" w:cs="Times New Roman"/>
                <w:sz w:val="32"/>
                <w:szCs w:val="32"/>
              </w:rPr>
            </w:rPrChange>
          </w:rPr>
          <w:delText>、</w:delText>
        </w:r>
      </w:del>
      <w:del w:id="1088" w:author="xh" w:date="2026-10-23T15:24:46Z">
        <w:r>
          <w:rPr>
            <w:rFonts w:hint="default" w:ascii="Times New Roman" w:hAnsi="Times New Roman" w:eastAsia="方正黑体_GBK" w:cs="Times New Roman"/>
            <w:i w:val="0"/>
            <w:iCs w:val="0"/>
            <w:sz w:val="36"/>
            <w:szCs w:val="36"/>
            <w:rPrChange w:id="1089" w:author="白日梦想家" w:date="2026-10-26T14:27:20Z">
              <w:rPr>
                <w:rFonts w:hint="eastAsia" w:ascii="Times New Roman" w:hAnsi="Times New Roman" w:eastAsia="方正仿宋_GBK" w:cs="Times New Roman"/>
                <w:i/>
                <w:iCs/>
                <w:sz w:val="32"/>
                <w:szCs w:val="32"/>
              </w:rPr>
            </w:rPrChange>
          </w:rPr>
          <w:delText>q</w:delText>
        </w:r>
      </w:del>
      <w:del w:id="1090" w:author="xh" w:date="2026-10-23T15:24:46Z">
        <w:r>
          <w:rPr>
            <w:rFonts w:hint="default" w:ascii="Times New Roman" w:hAnsi="Times New Roman" w:eastAsia="方正黑体_GBK" w:cs="Times New Roman"/>
            <w:i w:val="0"/>
            <w:iCs w:val="0"/>
            <w:sz w:val="36"/>
            <w:szCs w:val="36"/>
            <w:vertAlign w:val="baseline"/>
            <w:rPrChange w:id="1091" w:author="白日梦想家" w:date="2026-10-26T14:27:20Z">
              <w:rPr>
                <w:rFonts w:hint="eastAsia" w:ascii="Times New Roman" w:hAnsi="Times New Roman" w:eastAsia="方正仿宋_GBK" w:cs="Times New Roman"/>
                <w:i w:val="0"/>
                <w:iCs w:val="0"/>
                <w:sz w:val="32"/>
                <w:szCs w:val="32"/>
                <w:vertAlign w:val="superscript"/>
              </w:rPr>
            </w:rPrChange>
          </w:rPr>
          <w:delText>in</w:delText>
        </w:r>
      </w:del>
      <w:del w:id="1092" w:author="xh" w:date="2026-10-23T15:24:46Z">
        <w:r>
          <w:rPr>
            <w:rFonts w:hint="default" w:ascii="Times New Roman" w:hAnsi="Times New Roman" w:eastAsia="方正黑体_GBK" w:cs="Times New Roman"/>
            <w:sz w:val="36"/>
            <w:szCs w:val="36"/>
            <w:rPrChange w:id="1093" w:author="白日梦想家" w:date="2026-10-26T14:27:20Z">
              <w:rPr>
                <w:rFonts w:hint="eastAsia" w:ascii="方正仿宋_GBK" w:hAnsi="方正仿宋_GBK" w:eastAsia="方正仿宋_GBK" w:cs="Times New Roman"/>
                <w:sz w:val="32"/>
                <w:szCs w:val="32"/>
              </w:rPr>
            </w:rPrChange>
          </w:rPr>
          <w:delText>为区段转出及承接的净功率，</w:delText>
        </w:r>
      </w:del>
      <w:del w:id="1094" w:author="xh" w:date="2026-10-23T15:24:46Z">
        <w:r>
          <w:rPr>
            <w:rFonts w:hint="default" w:ascii="Times New Roman" w:hAnsi="Times New Roman" w:eastAsia="方正黑体_GBK" w:cs="Times New Roman"/>
            <w:i w:val="0"/>
            <w:iCs w:val="0"/>
            <w:sz w:val="36"/>
            <w:szCs w:val="36"/>
            <w:rPrChange w:id="1095" w:author="白日梦想家" w:date="2026-10-26T14:27:20Z">
              <w:rPr>
                <w:rFonts w:hint="eastAsia" w:ascii="Times New Roman" w:hAnsi="Times New Roman" w:eastAsia="方正仿宋_GBK" w:cs="Times New Roman"/>
                <w:i/>
                <w:iCs/>
                <w:sz w:val="32"/>
                <w:szCs w:val="32"/>
              </w:rPr>
            </w:rPrChange>
          </w:rPr>
          <w:delText>B</w:delText>
        </w:r>
      </w:del>
      <w:del w:id="1096" w:author="xh" w:date="2026-10-23T15:24:46Z">
        <w:r>
          <w:rPr>
            <w:rFonts w:hint="default" w:ascii="Times New Roman" w:hAnsi="Times New Roman" w:eastAsia="方正黑体_GBK" w:cs="Times New Roman"/>
            <w:sz w:val="36"/>
            <w:szCs w:val="36"/>
            <w:vertAlign w:val="baseline"/>
            <w:rPrChange w:id="1097" w:author="白日梦想家" w:date="2026-10-26T14:27:20Z">
              <w:rPr>
                <w:rFonts w:hint="eastAsia" w:ascii="方正仿宋_GBK" w:hAnsi="方正仿宋_GBK" w:eastAsia="方正仿宋_GBK" w:cs="Times New Roman"/>
                <w:sz w:val="32"/>
                <w:szCs w:val="32"/>
                <w:vertAlign w:val="superscript"/>
              </w:rPr>
            </w:rPrChange>
          </w:rPr>
          <w:delText>+</w:delText>
        </w:r>
      </w:del>
      <w:del w:id="1098" w:author="xh" w:date="2026-10-23T15:24:46Z">
        <w:r>
          <w:rPr>
            <w:rFonts w:hint="default" w:ascii="Times New Roman" w:hAnsi="Times New Roman" w:eastAsia="方正黑体_GBK" w:cs="Times New Roman"/>
            <w:sz w:val="36"/>
            <w:szCs w:val="36"/>
            <w:rPrChange w:id="1099" w:author="白日梦想家" w:date="2026-10-26T14:27:20Z">
              <w:rPr>
                <w:rFonts w:hint="eastAsia" w:ascii="方正仿宋_GBK" w:hAnsi="方正仿宋_GBK" w:eastAsia="方正仿宋_GBK" w:cs="Times New Roman"/>
                <w:sz w:val="32"/>
                <w:szCs w:val="32"/>
              </w:rPr>
            </w:rPrChange>
          </w:rPr>
          <w:delText>、</w:delText>
        </w:r>
      </w:del>
      <w:del w:id="1100" w:author="xh" w:date="2026-10-23T15:24:46Z">
        <w:r>
          <w:rPr>
            <w:rFonts w:hint="default" w:ascii="Times New Roman" w:hAnsi="Times New Roman" w:eastAsia="方正黑体_GBK" w:cs="Times New Roman"/>
            <w:i w:val="0"/>
            <w:iCs w:val="0"/>
            <w:sz w:val="36"/>
            <w:szCs w:val="36"/>
            <w:rPrChange w:id="1101" w:author="白日梦想家" w:date="2026-10-26T14:27:20Z">
              <w:rPr>
                <w:rFonts w:hint="eastAsia" w:ascii="Times New Roman" w:hAnsi="Times New Roman" w:eastAsia="方正仿宋_GBK" w:cs="Times New Roman"/>
                <w:i/>
                <w:iCs/>
                <w:sz w:val="32"/>
                <w:szCs w:val="32"/>
              </w:rPr>
            </w:rPrChange>
          </w:rPr>
          <w:delText>B</w:delText>
        </w:r>
      </w:del>
      <w:del w:id="1102" w:author="xh" w:date="2026-10-23T15:24:46Z">
        <w:r>
          <w:rPr>
            <w:rFonts w:hint="default" w:ascii="Times New Roman" w:hAnsi="Times New Roman" w:eastAsia="方正黑体_GBK" w:cs="Times New Roman"/>
            <w:sz w:val="36"/>
            <w:szCs w:val="36"/>
            <w:vertAlign w:val="baseline"/>
            <w:rPrChange w:id="1103" w:author="白日梦想家" w:date="2026-10-26T14:27:20Z">
              <w:rPr>
                <w:rFonts w:hint="eastAsia" w:ascii="方正仿宋_GBK" w:hAnsi="方正仿宋_GBK" w:eastAsia="方正仿宋_GBK" w:cs="Times New Roman"/>
                <w:sz w:val="32"/>
                <w:szCs w:val="32"/>
                <w:vertAlign w:val="superscript"/>
              </w:rPr>
            </w:rPrChange>
          </w:rPr>
          <w:delText>−</w:delText>
        </w:r>
      </w:del>
      <w:del w:id="1104" w:author="xh" w:date="2026-10-23T15:24:46Z">
        <w:r>
          <w:rPr>
            <w:rFonts w:hint="default" w:ascii="Times New Roman" w:hAnsi="Times New Roman" w:eastAsia="方正黑体_GBK" w:cs="Times New Roman"/>
            <w:sz w:val="36"/>
            <w:szCs w:val="36"/>
            <w:rPrChange w:id="1105" w:author="白日梦想家" w:date="2026-10-26T14:27:20Z">
              <w:rPr>
                <w:rFonts w:hint="eastAsia" w:ascii="方正仿宋_GBK" w:hAnsi="方正仿宋_GBK" w:eastAsia="方正仿宋_GBK" w:cs="Times New Roman"/>
                <w:sz w:val="32"/>
                <w:szCs w:val="32"/>
              </w:rPr>
            </w:rPrChange>
          </w:rPr>
          <w:delText>为储能正向支撑及反向吸收的有效功率，单位均为</w:delText>
        </w:r>
      </w:del>
      <w:del w:id="1106" w:author="xh" w:date="2026-10-23T15:24:46Z">
        <w:r>
          <w:rPr>
            <w:rFonts w:hint="default" w:ascii="Times New Roman" w:hAnsi="Times New Roman" w:eastAsia="方正黑体_GBK" w:cs="Times New Roman"/>
            <w:i w:val="0"/>
            <w:iCs w:val="0"/>
            <w:sz w:val="36"/>
            <w:szCs w:val="36"/>
            <w:rPrChange w:id="1107" w:author="白日梦想家" w:date="2026-10-26T14:27:20Z">
              <w:rPr>
                <w:rFonts w:hint="eastAsia" w:ascii="Times New Roman" w:hAnsi="Times New Roman" w:eastAsia="方正仿宋_GBK" w:cs="Times New Roman"/>
                <w:i w:val="0"/>
                <w:iCs w:val="0"/>
                <w:sz w:val="32"/>
                <w:szCs w:val="32"/>
              </w:rPr>
            </w:rPrChange>
          </w:rPr>
          <w:delText>MW</w:delText>
        </w:r>
      </w:del>
      <w:del w:id="1108" w:author="xh" w:date="2026-10-23T15:24:46Z">
        <w:r>
          <w:rPr>
            <w:rFonts w:hint="default" w:ascii="Times New Roman" w:hAnsi="Times New Roman" w:eastAsia="方正黑体_GBK" w:cs="Times New Roman"/>
            <w:sz w:val="36"/>
            <w:szCs w:val="36"/>
            <w:rPrChange w:id="1109" w:author="白日梦想家" w:date="2026-10-26T14:27:20Z">
              <w:rPr>
                <w:rFonts w:hint="eastAsia" w:ascii="方正仿宋_GBK" w:hAnsi="方正仿宋_GBK" w:eastAsia="方正仿宋_GBK" w:cs="Times New Roman"/>
                <w:sz w:val="32"/>
                <w:szCs w:val="32"/>
              </w:rPr>
            </w:rPrChange>
          </w:rPr>
          <w:delText>；</w:delText>
        </w:r>
      </w:del>
      <w:del w:id="1110" w:author="xh" w:date="2026-10-23T15:24:46Z">
        <w:r>
          <w:rPr>
            <w:rFonts w:hint="default" w:ascii="Times New Roman" w:hAnsi="Times New Roman" w:eastAsia="方正黑体_GBK" w:cs="Times New Roman"/>
            <w:i w:val="0"/>
            <w:iCs w:val="0"/>
            <w:sz w:val="36"/>
            <w:szCs w:val="36"/>
            <w:rPrChange w:id="1111" w:author="白日梦想家" w:date="2026-10-26T14:27:20Z">
              <w:rPr>
                <w:rFonts w:hint="eastAsia" w:ascii="Times New Roman" w:hAnsi="Times New Roman" w:eastAsia="方正仿宋_GBK" w:cs="Times New Roman"/>
                <w:i/>
                <w:iCs/>
                <w:sz w:val="32"/>
                <w:szCs w:val="32"/>
              </w:rPr>
            </w:rPrChange>
          </w:rPr>
          <w:delText>S</w:delText>
        </w:r>
      </w:del>
      <w:del w:id="1112" w:author="xh" w:date="2026-10-23T15:24:46Z">
        <w:r>
          <w:rPr>
            <w:rFonts w:hint="default" w:ascii="Times New Roman" w:hAnsi="Times New Roman" w:eastAsia="方正黑体_GBK" w:cs="Times New Roman"/>
            <w:i w:val="0"/>
            <w:iCs w:val="0"/>
            <w:sz w:val="36"/>
            <w:szCs w:val="36"/>
            <w:vertAlign w:val="baseline"/>
            <w:rPrChange w:id="1113" w:author="白日梦想家" w:date="2026-10-26T14:27:20Z">
              <w:rPr>
                <w:rFonts w:hint="eastAsia" w:ascii="Times New Roman" w:hAnsi="Times New Roman" w:eastAsia="方正仿宋_GBK" w:cs="Times New Roman"/>
                <w:i/>
                <w:iCs/>
                <w:sz w:val="32"/>
                <w:szCs w:val="32"/>
                <w:vertAlign w:val="subscript"/>
              </w:rPr>
            </w:rPrChange>
          </w:rPr>
          <w:delText>i</w:delText>
        </w:r>
      </w:del>
      <w:del w:id="1114" w:author="xh" w:date="2026-10-23T15:24:46Z">
        <w:r>
          <w:rPr>
            <w:rFonts w:hint="default" w:ascii="Times New Roman" w:hAnsi="Times New Roman" w:eastAsia="方正黑体_GBK" w:cs="Times New Roman"/>
            <w:sz w:val="36"/>
            <w:szCs w:val="36"/>
            <w:rPrChange w:id="1115" w:author="白日梦想家" w:date="2026-10-26T14:27:20Z">
              <w:rPr>
                <w:rFonts w:hint="eastAsia" w:ascii="方正仿宋_GBK" w:hAnsi="方正仿宋_GBK" w:eastAsia="方正仿宋_GBK" w:cs="Times New Roman"/>
                <w:sz w:val="32"/>
                <w:szCs w:val="32"/>
              </w:rPr>
            </w:rPrChange>
          </w:rPr>
          <w:delText>为本站主变总容量，</w:delText>
        </w:r>
      </w:del>
      <w:del w:id="1116" w:author="xh" w:date="2026-10-23T15:24:46Z">
        <w:r>
          <w:rPr>
            <w:rFonts w:hint="default" w:ascii="Times New Roman" w:hAnsi="Times New Roman" w:eastAsia="方正黑体_GBK" w:cs="Times New Roman"/>
            <w:i w:val="0"/>
            <w:iCs w:val="0"/>
            <w:sz w:val="36"/>
            <w:szCs w:val="36"/>
            <w:rPrChange w:id="1117" w:author="白日梦想家" w:date="2026-10-26T14:27:20Z">
              <w:rPr>
                <w:rFonts w:hint="eastAsia" w:ascii="Times New Roman" w:hAnsi="Times New Roman" w:eastAsia="方正仿宋_GBK" w:cs="Times New Roman"/>
                <w:i/>
                <w:iCs/>
                <w:sz w:val="32"/>
                <w:szCs w:val="32"/>
              </w:rPr>
            </w:rPrChange>
          </w:rPr>
          <w:delText>S</w:delText>
        </w:r>
      </w:del>
      <w:del w:id="1118" w:author="xh" w:date="2026-10-23T15:24:46Z">
        <w:r>
          <w:rPr>
            <w:rFonts w:hint="default" w:ascii="Times New Roman" w:hAnsi="Times New Roman" w:eastAsia="方正黑体_GBK" w:cs="Times New Roman"/>
            <w:i w:val="0"/>
            <w:iCs w:val="0"/>
            <w:sz w:val="36"/>
            <w:szCs w:val="36"/>
            <w:vertAlign w:val="baseline"/>
            <w:rPrChange w:id="1119" w:author="白日梦想家" w:date="2026-10-26T14:27:20Z">
              <w:rPr>
                <w:rFonts w:hint="eastAsia" w:ascii="Times New Roman" w:hAnsi="Times New Roman" w:eastAsia="方正仿宋_GBK" w:cs="Times New Roman"/>
                <w:i/>
                <w:iCs/>
                <w:sz w:val="32"/>
                <w:szCs w:val="32"/>
                <w:vertAlign w:val="subscript"/>
              </w:rPr>
            </w:rPrChange>
          </w:rPr>
          <w:delText>i,j</w:delText>
        </w:r>
      </w:del>
      <w:del w:id="1120" w:author="xh" w:date="2026-10-23T15:24:46Z">
        <w:r>
          <w:rPr>
            <w:rFonts w:hint="default" w:ascii="Times New Roman" w:hAnsi="Times New Roman" w:eastAsia="方正黑体_GBK" w:cs="Times New Roman"/>
            <w:sz w:val="36"/>
            <w:szCs w:val="36"/>
            <w:rPrChange w:id="1121" w:author="白日梦想家" w:date="2026-10-26T14:27:20Z">
              <w:rPr>
                <w:rFonts w:hint="eastAsia" w:ascii="方正仿宋_GBK" w:hAnsi="方正仿宋_GBK" w:eastAsia="方正仿宋_GBK" w:cs="Times New Roman"/>
                <w:sz w:val="32"/>
                <w:szCs w:val="32"/>
              </w:rPr>
            </w:rPrChange>
          </w:rPr>
          <w:delText>为单台主变容量，</w:delText>
        </w:r>
      </w:del>
      <w:del w:id="1122" w:author="xh" w:date="2026-10-23T15:24:46Z">
        <w:r>
          <w:rPr>
            <w:rFonts w:hint="default" w:ascii="Times New Roman" w:hAnsi="Times New Roman" w:eastAsia="方正黑体_GBK" w:cs="Times New Roman"/>
            <w:i w:val="0"/>
            <w:iCs w:val="0"/>
            <w:sz w:val="36"/>
            <w:szCs w:val="36"/>
            <w:rPrChange w:id="1123" w:author="白日梦想家" w:date="2026-10-26T14:27:20Z">
              <w:rPr>
                <w:rFonts w:hint="eastAsia" w:ascii="Times New Roman" w:hAnsi="Times New Roman" w:eastAsia="方正仿宋_GBK" w:cs="Times New Roman"/>
                <w:i/>
                <w:iCs/>
                <w:sz w:val="32"/>
                <w:szCs w:val="32"/>
              </w:rPr>
            </w:rPrChange>
          </w:rPr>
          <w:delText>S</w:delText>
        </w:r>
      </w:del>
      <w:del w:id="1124" w:author="xh" w:date="2026-10-23T15:24:46Z">
        <w:r>
          <w:rPr>
            <w:rFonts w:hint="default" w:ascii="Times New Roman" w:hAnsi="Times New Roman" w:eastAsia="方正黑体_GBK" w:cs="Times New Roman"/>
            <w:i w:val="0"/>
            <w:iCs w:val="0"/>
            <w:sz w:val="36"/>
            <w:szCs w:val="36"/>
            <w:vertAlign w:val="baseline"/>
            <w:rPrChange w:id="1125" w:author="白日梦想家" w:date="2026-10-26T14:27:20Z">
              <w:rPr>
                <w:rFonts w:hint="eastAsia" w:ascii="Times New Roman" w:hAnsi="Times New Roman" w:eastAsia="方正仿宋_GBK" w:cs="Times New Roman"/>
                <w:i w:val="0"/>
                <w:iCs w:val="0"/>
                <w:sz w:val="32"/>
                <w:szCs w:val="32"/>
                <w:vertAlign w:val="superscript"/>
              </w:rPr>
            </w:rPrChange>
          </w:rPr>
          <w:delText>av</w:delText>
        </w:r>
      </w:del>
      <w:del w:id="1126" w:author="xh" w:date="2026-10-23T15:24:46Z">
        <w:r>
          <w:rPr>
            <w:rFonts w:hint="default" w:ascii="Times New Roman" w:hAnsi="Times New Roman" w:eastAsia="方正黑体_GBK" w:cs="Times New Roman"/>
            <w:sz w:val="36"/>
            <w:szCs w:val="36"/>
            <w:rPrChange w:id="1127" w:author="白日梦想家" w:date="2026-10-26T14:27:20Z">
              <w:rPr>
                <w:rFonts w:hint="eastAsia" w:ascii="方正仿宋_GBK" w:hAnsi="方正仿宋_GBK" w:eastAsia="方正仿宋_GBK" w:cs="Times New Roman"/>
                <w:sz w:val="32"/>
                <w:szCs w:val="32"/>
              </w:rPr>
            </w:rPrChange>
          </w:rPr>
          <w:delText>为工况下可用主变容量，单位均为</w:delText>
        </w:r>
      </w:del>
      <w:del w:id="1128" w:author="xh" w:date="2026-10-23T15:24:46Z">
        <w:r>
          <w:rPr>
            <w:rFonts w:hint="default" w:ascii="Times New Roman" w:hAnsi="Times New Roman" w:eastAsia="方正黑体_GBK" w:cs="Times New Roman"/>
            <w:i w:val="0"/>
            <w:iCs w:val="0"/>
            <w:sz w:val="36"/>
            <w:szCs w:val="36"/>
            <w:rPrChange w:id="1129" w:author="白日梦想家" w:date="2026-10-26T14:27:20Z">
              <w:rPr>
                <w:rFonts w:hint="eastAsia" w:ascii="Times New Roman" w:hAnsi="Times New Roman" w:eastAsia="方正仿宋_GBK" w:cs="Times New Roman"/>
                <w:i w:val="0"/>
                <w:iCs w:val="0"/>
                <w:sz w:val="32"/>
                <w:szCs w:val="32"/>
              </w:rPr>
            </w:rPrChange>
          </w:rPr>
          <w:delText>MVA</w:delText>
        </w:r>
      </w:del>
      <w:del w:id="1130" w:author="xh" w:date="2026-10-23T15:24:46Z">
        <w:r>
          <w:rPr>
            <w:rFonts w:hint="default" w:ascii="Times New Roman" w:hAnsi="Times New Roman" w:eastAsia="方正黑体_GBK" w:cs="Times New Roman"/>
            <w:sz w:val="36"/>
            <w:szCs w:val="36"/>
            <w:rPrChange w:id="1131" w:author="白日梦想家" w:date="2026-10-26T14:27:20Z">
              <w:rPr>
                <w:rFonts w:hint="eastAsia" w:ascii="方正仿宋_GBK" w:hAnsi="方正仿宋_GBK" w:eastAsia="方正仿宋_GBK" w:cs="Times New Roman"/>
                <w:sz w:val="32"/>
                <w:szCs w:val="32"/>
              </w:rPr>
            </w:rPrChange>
          </w:rPr>
          <w:delText>；</w:delText>
        </w:r>
      </w:del>
      <w:del w:id="1132" w:author="xh" w:date="2026-10-23T15:24:46Z">
        <w:r>
          <w:rPr>
            <w:rFonts w:hint="default" w:ascii="Times New Roman" w:hAnsi="Times New Roman" w:eastAsia="方正黑体_GBK" w:cs="Times New Roman"/>
            <w:i w:val="0"/>
            <w:iCs w:val="0"/>
            <w:sz w:val="36"/>
            <w:szCs w:val="36"/>
            <w:rPrChange w:id="1133" w:author="白日梦想家" w:date="2026-10-26T14:27:20Z">
              <w:rPr>
                <w:rFonts w:hint="eastAsia" w:ascii="Times New Roman" w:hAnsi="Times New Roman" w:eastAsia="方正仿宋_GBK" w:cs="Times New Roman"/>
                <w:i/>
                <w:iCs/>
                <w:sz w:val="32"/>
                <w:szCs w:val="32"/>
              </w:rPr>
            </w:rPrChange>
          </w:rPr>
          <w:delText>k</w:delText>
        </w:r>
      </w:del>
      <w:del w:id="1134" w:author="xh" w:date="2026-10-23T15:24:46Z">
        <w:r>
          <w:rPr>
            <w:rFonts w:hint="default" w:ascii="Times New Roman" w:hAnsi="Times New Roman" w:eastAsia="方正黑体_GBK" w:cs="Times New Roman"/>
            <w:sz w:val="36"/>
            <w:szCs w:val="36"/>
            <w:rPrChange w:id="1135" w:author="白日梦想家" w:date="2026-10-26T14:27:20Z">
              <w:rPr>
                <w:rFonts w:hint="eastAsia" w:ascii="方正仿宋_GBK" w:hAnsi="方正仿宋_GBK" w:eastAsia="方正仿宋_GBK" w:cs="Times New Roman"/>
                <w:sz w:val="32"/>
                <w:szCs w:val="32"/>
              </w:rPr>
            </w:rPrChange>
          </w:rPr>
          <w:delText>为工程允许负载率，健康站取0.80、故障站取1.30；</w:delText>
        </w:r>
      </w:del>
      <w:del w:id="1136" w:author="xh" w:date="2026-10-23T15:24:46Z">
        <w:r>
          <w:rPr>
            <w:rFonts w:hint="default" w:ascii="Times New Roman" w:hAnsi="Times New Roman" w:eastAsia="方正黑体_GBK" w:cs="Times New Roman"/>
            <w:i w:val="0"/>
            <w:iCs w:val="0"/>
            <w:sz w:val="36"/>
            <w:szCs w:val="36"/>
            <w:rPrChange w:id="1137" w:author="白日梦想家" w:date="2026-10-26T14:27:20Z">
              <w:rPr>
                <w:rFonts w:hint="eastAsia" w:ascii="Times New Roman" w:hAnsi="Times New Roman" w:eastAsia="方正仿宋_GBK" w:cs="Times New Roman"/>
                <w:i w:val="0"/>
                <w:iCs w:val="0"/>
                <w:sz w:val="32"/>
                <w:szCs w:val="32"/>
              </w:rPr>
            </w:rPrChange>
          </w:rPr>
          <w:delText>cos</w:delText>
        </w:r>
      </w:del>
      <w:del w:id="1138" w:author="xh" w:date="2026-10-23T15:24:46Z">
        <w:r>
          <w:rPr>
            <w:rFonts w:hint="default" w:ascii="Times New Roman" w:hAnsi="Times New Roman" w:eastAsia="方正黑体_GBK" w:cs="Times New Roman"/>
            <w:i w:val="0"/>
            <w:iCs w:val="0"/>
            <w:sz w:val="36"/>
            <w:szCs w:val="36"/>
            <w:rPrChange w:id="1139" w:author="白日梦想家" w:date="2026-10-26T14:27:20Z">
              <w:rPr>
                <w:rFonts w:hint="eastAsia" w:ascii="Times New Roman" w:hAnsi="Times New Roman" w:eastAsia="方正仿宋_GBK" w:cs="Times New Roman"/>
                <w:i/>
                <w:iCs/>
                <w:sz w:val="32"/>
                <w:szCs w:val="32"/>
              </w:rPr>
            </w:rPrChange>
          </w:rPr>
          <w:delText>φ</w:delText>
        </w:r>
      </w:del>
      <w:del w:id="1140" w:author="xh" w:date="2026-10-23T15:24:46Z">
        <w:r>
          <w:rPr>
            <w:rFonts w:hint="default" w:ascii="Times New Roman" w:hAnsi="Times New Roman" w:eastAsia="方正黑体_GBK" w:cs="Times New Roman"/>
            <w:sz w:val="36"/>
            <w:szCs w:val="36"/>
            <w:rPrChange w:id="1141" w:author="白日梦想家" w:date="2026-10-26T14:27:20Z">
              <w:rPr>
                <w:rFonts w:hint="eastAsia" w:ascii="方正仿宋_GBK" w:hAnsi="方正仿宋_GBK" w:eastAsia="方正仿宋_GBK" w:cs="Times New Roman"/>
                <w:sz w:val="32"/>
                <w:szCs w:val="32"/>
              </w:rPr>
            </w:rPrChange>
          </w:rPr>
          <w:delText>为功率因数。指示项在本站故障时取1，其余取0，最大单台主变退出后的剩余容量用于故障校核。</w:delText>
        </w:r>
      </w:del>
    </w:p>
    <w:p w14:paraId="26C3A962">
      <w:pPr>
        <w:widowControl/>
        <w:adjustRightInd w:val="0"/>
        <w:snapToGrid w:val="0"/>
        <w:spacing w:line="560" w:lineRule="exact"/>
        <w:ind w:firstLine="720" w:firstLineChars="200"/>
        <w:rPr>
          <w:del w:id="1142" w:author="xh" w:date="2026-10-23T15:28:10Z"/>
          <w:rFonts w:hint="default" w:ascii="Times New Roman" w:hAnsi="Times New Roman" w:eastAsia="方正黑体_GBK" w:cs="Times New Roman"/>
          <w:sz w:val="36"/>
          <w:szCs w:val="36"/>
          <w:highlight w:val="none"/>
          <w:rPrChange w:id="1143" w:author="白日梦想家" w:date="2026-10-26T14:27:20Z">
            <w:rPr>
              <w:del w:id="1144" w:author="xh" w:date="2026-10-23T15:28:10Z"/>
              <w:rFonts w:hint="eastAsia" w:ascii="方正仿宋_GBK" w:hAnsi="方正仿宋_GBK" w:eastAsia="方正仿宋_GBK" w:cs="Times New Roman"/>
              <w:sz w:val="32"/>
              <w:szCs w:val="32"/>
              <w:highlight w:val="none"/>
              <w14:ligatures w14:val="standardContextual"/>
            </w:rPr>
          </w:rPrChange>
          <w14:ligatures w14:val="none"/>
        </w:rPr>
      </w:pPr>
      <w:del w:id="1145" w:author="xh" w:date="2026-10-23T15:28:10Z">
        <w:r>
          <w:rPr>
            <w:rFonts w:hint="default" w:ascii="Times New Roman" w:hAnsi="Times New Roman" w:eastAsia="方正黑体_GBK" w:cs="Times New Roman"/>
            <w:b w:val="0"/>
            <w:sz w:val="36"/>
            <w:szCs w:val="36"/>
            <w:rPrChange w:id="1146" w:author="白日梦想家" w:date="2026-10-26T14:27:20Z">
              <w:rPr>
                <w:rFonts w:hint="eastAsia" w:ascii="方正楷体_GBK" w:hAnsi="方正楷体_GBK" w:eastAsia="方正楷体_GBK" w:cs="方正楷体_GBK"/>
                <w:b/>
                <w:sz w:val="32"/>
                <w:szCs w:val="32"/>
              </w:rPr>
            </w:rPrChange>
          </w:rPr>
          <w:delText>三是转供与持续支撑约束。</w:delText>
        </w:r>
      </w:del>
      <w:del w:id="1147" w:author="xh" w:date="2026-10-23T15:28:10Z">
        <w:r>
          <w:rPr>
            <w:rFonts w:hint="default" w:ascii="Times New Roman" w:hAnsi="Times New Roman" w:eastAsia="方正黑体_GBK" w:cs="Times New Roman"/>
            <w:sz w:val="36"/>
            <w:szCs w:val="36"/>
            <w:rPrChange w:id="1148" w:author="白日梦想家" w:date="2026-10-26T14:27:20Z">
              <w:rPr>
                <w:rFonts w:hint="eastAsia" w:ascii="方正仿宋_GBK" w:hAnsi="方正仿宋_GBK" w:eastAsia="方正仿宋_GBK" w:cs="Times New Roman"/>
                <w:sz w:val="32"/>
                <w:szCs w:val="32"/>
              </w:rPr>
            </w:rPrChange>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720" w:firstLineChars="200"/>
        <w:rPr>
          <w:del w:id="1149" w:author="xh" w:date="2026-10-23T15:31:35Z"/>
          <w:rFonts w:hint="default" w:ascii="Times New Roman" w:hAnsi="Times New Roman" w:eastAsia="方正黑体_GBK" w:cs="Times New Roman"/>
          <w:sz w:val="36"/>
          <w:szCs w:val="36"/>
          <w:highlight w:val="none"/>
          <w:rPrChange w:id="1150" w:author="白日梦想家" w:date="2026-10-26T14:27:20Z">
            <w:rPr>
              <w:del w:id="1151" w:author="xh" w:date="2026-10-23T15:31:35Z"/>
              <w:rFonts w:hint="eastAsia" w:ascii="方正仿宋_GBK" w:hAnsi="方正仿宋_GBK" w:eastAsia="方正仿宋_GBK" w:cs="Times New Roman"/>
              <w:sz w:val="32"/>
              <w:szCs w:val="32"/>
              <w:highlight w:val="none"/>
              <w14:ligatures w14:val="standardContextual"/>
            </w:rPr>
          </w:rPrChange>
          <w14:ligatures w14:val="none"/>
        </w:rPr>
      </w:pPr>
      <w:del w:id="1152" w:author="xh" w:date="2026-10-23T15:31:35Z">
        <w:r>
          <w:rPr>
            <w:rFonts w:hint="default" w:ascii="Times New Roman" w:hAnsi="Times New Roman" w:eastAsia="方正黑体_GBK" w:cs="Times New Roman"/>
            <w:sz w:val="36"/>
            <w:szCs w:val="36"/>
            <w:rPrChange w:id="1153" w:author="白日梦想家" w:date="2026-10-26T14:27:20Z">
              <w:rPr>
                <w:rFonts w:hint="eastAsia" w:ascii="方正仿宋_GBK" w:hAnsi="方正仿宋_GBK" w:eastAsia="方正仿宋_GBK" w:cs="Times New Roman"/>
                <w:sz w:val="32"/>
                <w:szCs w:val="32"/>
              </w:rPr>
            </w:rPrChange>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b/>
          <w:bCs/>
          <w:sz w:val="36"/>
          <w:szCs w:val="36"/>
          <w:highlight w:val="none"/>
          <w14:ligatures w14:val="standardContextual"/>
        </w:rPr>
        <w:pPrChange w:id="1154" w:author="白日梦想家" w:date="2026-10-26T14:27:56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155" w:author="白日梦想家" w:date="2026-10-26T14:27:20Z">
            <w:rPr>
              <w:rFonts w:hint="eastAsia" w:ascii="方正黑体_GBK" w:hAnsi="方正黑体_GBK" w:eastAsia="方正黑体_GBK" w:cs="方正黑体_GBK"/>
              <w:b/>
              <w:bCs/>
              <w:sz w:val="36"/>
              <w:szCs w:val="36"/>
            </w:rPr>
          </w:rPrChange>
        </w:rPr>
        <w:t>三</w:t>
      </w:r>
      <w:r>
        <w:rPr>
          <w:rFonts w:hint="default" w:ascii="Times New Roman" w:hAnsi="Times New Roman" w:eastAsia="方正黑体_GBK" w:cs="Times New Roman"/>
          <w:b/>
          <w:bCs/>
          <w:i w:val="0"/>
          <w:iCs w:val="0"/>
          <w:sz w:val="36"/>
          <w:szCs w:val="36"/>
          <w:rPrChange w:id="1156" w:author="xh" w:date="2026-10-23T15:35:00Z">
            <w:rPr>
              <w:rFonts w:hint="eastAsia" w:ascii="方正黑体_GBK" w:hAnsi="方正黑体_GBK" w:eastAsia="方正黑体_GBK" w:cs="方正黑体_GBK"/>
              <w:b/>
              <w:bCs/>
              <w:sz w:val="36"/>
              <w:szCs w:val="36"/>
            </w:rPr>
          </w:rPrChange>
        </w:rPr>
        <w:t>、</w:t>
      </w:r>
      <w:ins w:id="1157" w:author="白日梦想家" w:date="2026-10-26T14:28:44Z">
        <w:r>
          <w:rPr>
            <w:rFonts w:hint="eastAsia" w:ascii="Times New Roman" w:hAnsi="Times New Roman" w:eastAsia="方正黑体_GBK" w:cs="Times New Roman"/>
            <w:b/>
            <w:bCs/>
            <w:i w:val="0"/>
            <w:iCs w:val="0"/>
            <w:sz w:val="36"/>
            <w:szCs w:val="36"/>
            <w:lang w:eastAsia="zh"/>
            <w:woUserID w:val="2"/>
          </w:rPr>
          <w:t>徐州</w:t>
        </w:r>
      </w:ins>
      <w:ins w:id="1158" w:author="白日梦想家" w:date="2026-10-26T14:28:45Z">
        <w:r>
          <w:rPr>
            <w:rFonts w:hint="eastAsia" w:ascii="Times New Roman" w:hAnsi="Times New Roman" w:eastAsia="方正黑体_GBK" w:cs="Times New Roman"/>
            <w:b/>
            <w:bCs/>
            <w:i w:val="0"/>
            <w:iCs w:val="0"/>
            <w:sz w:val="36"/>
            <w:szCs w:val="36"/>
            <w:lang w:eastAsia="zh"/>
            <w:woUserID w:val="2"/>
          </w:rPr>
          <w:t>市区</w:t>
        </w:r>
      </w:ins>
      <w:ins w:id="1159" w:author="白日梦想家" w:date="2026-10-26T14:28:46Z">
        <w:r>
          <w:rPr>
            <w:rFonts w:hint="eastAsia" w:ascii="Times New Roman" w:hAnsi="Times New Roman" w:eastAsia="方正黑体_GBK" w:cs="Times New Roman"/>
            <w:b/>
            <w:bCs/>
            <w:i w:val="0"/>
            <w:iCs w:val="0"/>
            <w:sz w:val="36"/>
            <w:szCs w:val="36"/>
            <w:lang w:eastAsia="zh"/>
            <w:woUserID w:val="2"/>
          </w:rPr>
          <w:t>、</w:t>
        </w:r>
      </w:ins>
      <w:ins w:id="1160" w:author="白日梦想家" w:date="2026-10-26T14:28:38Z">
        <w:r>
          <w:rPr>
            <w:rFonts w:hint="eastAsia" w:ascii="Times New Roman" w:hAnsi="Times New Roman" w:eastAsia="方正黑体_GBK" w:cs="Times New Roman"/>
            <w:b/>
            <w:bCs/>
            <w:i w:val="0"/>
            <w:iCs w:val="0"/>
            <w:sz w:val="36"/>
            <w:szCs w:val="36"/>
            <w:lang w:eastAsia="zh"/>
            <w:woUserID w:val="2"/>
          </w:rPr>
          <w:t>邳州</w:t>
        </w:r>
      </w:ins>
      <w:ins w:id="1161" w:author="白日梦想家" w:date="2026-10-26T14:28:50Z">
        <w:r>
          <w:rPr>
            <w:rFonts w:hint="eastAsia" w:ascii="Times New Roman" w:hAnsi="Times New Roman" w:eastAsia="方正黑体_GBK" w:cs="Times New Roman"/>
            <w:b/>
            <w:bCs/>
            <w:i w:val="0"/>
            <w:iCs w:val="0"/>
            <w:sz w:val="36"/>
            <w:szCs w:val="36"/>
            <w:lang w:eastAsia="zh"/>
            <w:woUserID w:val="2"/>
          </w:rPr>
          <w:t>两地</w:t>
        </w:r>
      </w:ins>
      <w:ins w:id="1162" w:author="白日梦想家" w:date="2026-10-26T14:28:55Z">
        <w:r>
          <w:rPr>
            <w:rFonts w:hint="eastAsia" w:ascii="Times New Roman" w:hAnsi="Times New Roman" w:eastAsia="方正黑体_GBK" w:cs="Times New Roman"/>
            <w:b/>
            <w:bCs/>
            <w:i w:val="0"/>
            <w:iCs w:val="0"/>
            <w:sz w:val="36"/>
            <w:szCs w:val="36"/>
            <w:lang w:eastAsia="zh"/>
            <w:woUserID w:val="2"/>
          </w:rPr>
          <w:t>实证</w:t>
        </w:r>
      </w:ins>
      <w:ins w:id="1163" w:author="白日梦想家" w:date="2026-10-26T14:28:56Z">
        <w:r>
          <w:rPr>
            <w:rFonts w:hint="eastAsia" w:ascii="Times New Roman" w:hAnsi="Times New Roman" w:eastAsia="方正黑体_GBK" w:cs="Times New Roman"/>
            <w:b/>
            <w:bCs/>
            <w:i w:val="0"/>
            <w:iCs w:val="0"/>
            <w:sz w:val="36"/>
            <w:szCs w:val="36"/>
            <w:lang w:eastAsia="zh"/>
            <w:woUserID w:val="2"/>
          </w:rPr>
          <w:t>分析</w:t>
        </w:r>
      </w:ins>
      <w:ins w:id="1164" w:author="xh" w:date="2026-10-23T15:35:00Z">
        <w:del w:id="1165" w:author="白日梦想家" w:date="2026-10-26T14:28:33Z">
          <w:r>
            <w:rPr>
              <w:rFonts w:hint="default" w:ascii="Times New Roman" w:hAnsi="Times New Roman" w:eastAsia="方正黑体_GBK" w:cs="Times New Roman"/>
              <w:b/>
              <w:bCs/>
              <w:i w:val="0"/>
              <w:iCs w:val="0"/>
              <w:sz w:val="36"/>
              <w:szCs w:val="36"/>
              <w:rPrChange w:id="1166" w:author="xh" w:date="2026-10-23T15:35:00Z">
                <w:rPr>
                  <w:rFonts w:hint="eastAsia" w:ascii="方正黑体_GBK" w:hAnsi="方正黑体_GBK" w:eastAsia="方正黑体_GBK" w:cs="方正黑体_GBK"/>
                  <w:b/>
                  <w:bCs/>
                  <w:sz w:val="36"/>
                  <w:szCs w:val="36"/>
                </w:rPr>
              </w:rPrChange>
            </w:rPr>
            <w:delText>主要研究</w:delText>
          </w:r>
        </w:del>
      </w:ins>
      <w:del w:id="1167" w:author="白日梦想家" w:date="2026-10-26T14:28:33Z">
        <w:r>
          <w:rPr>
            <w:rFonts w:hint="eastAsia" w:ascii="方正黑体_GBK" w:hAnsi="方正黑体_GBK" w:eastAsia="方正黑体_GBK" w:cs="方正黑体_GBK"/>
            <w:b/>
            <w:bCs/>
            <w:sz w:val="36"/>
            <w:szCs w:val="36"/>
          </w:rPr>
          <w:delText>两地区方案比选与指标优化</w:delText>
        </w:r>
      </w:del>
      <w:del w:id="1168" w:author="白日梦想家" w:date="2026-10-26T14:28:33Z">
        <w:r>
          <w:rPr>
            <w:rFonts w:hint="default" w:ascii="Times New Roman" w:hAnsi="Times New Roman" w:eastAsia="方正黑体_GBK" w:cs="Times New Roman"/>
            <w:b/>
            <w:bCs/>
            <w:i w:val="0"/>
            <w:iCs w:val="0"/>
            <w:sz w:val="36"/>
            <w:szCs w:val="36"/>
            <w:rPrChange w:id="1169" w:author="xh" w:date="2026-10-23T15:35:00Z">
              <w:rPr>
                <w:rFonts w:hint="eastAsia" w:ascii="方正黑体_GBK" w:hAnsi="方正黑体_GBK" w:eastAsia="方正黑体_GBK" w:cs="方正黑体_GBK"/>
                <w:b/>
                <w:bCs/>
                <w:sz w:val="36"/>
                <w:szCs w:val="36"/>
              </w:rPr>
            </w:rPrChange>
          </w:rPr>
          <w:delText>成果</w:delText>
        </w:r>
      </w:del>
    </w:p>
    <w:p w14:paraId="43501A3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 xml:space="preserve">（一）</w:t>
      </w:r>
      <w:ins w:id="1170" w:author="xh" w:date="2026-10-26T18:37:54Z">
        <w:r>
          <w:rPr>
            <w:rFonts w:hint="eastAsia" w:ascii="方正楷体_GBK" w:hAnsi="方正楷体_GBK" w:eastAsia="方正楷体_GBK" w:cs="方正楷体_GBK"/>
            <w:b/>
            <w:bCs/>
            <w:sz w:val="32"/>
            <w:szCs w:val="32"/>
          </w:rPr>
          <w:t xml:space="preserve">两</w:t>
        </w:r>
        <w:ins w:id="5710" w:author="xh" w:date="2026-10-27T08:20:00+08:00">
          <w:r>
            <w:rPr>
              <w:rFonts w:hint="eastAsia" w:ascii="方正楷体_GBK" w:hAnsi="方正楷体_GBK" w:eastAsia="方正楷体_GBK" w:cs="方正楷体_GBK"/>
              <w:b/>
              <w:bCs/>
              <w:sz w:val="32"/>
              <w:szCs w:val="32"/>
            </w:rPr>
            <w:t xml:space="preserve">地</w:t>
          </w:r>
        </w:ins>
        <w:del w:id="5711" w:author="xh" w:date="2026-10-27T08:20:00+08:00">
          <w:r>
            <w:rPr>
              <w:rFonts w:hint="eastAsia" w:ascii="方正楷体_GBK" w:hAnsi="方正楷体_GBK" w:eastAsia="方正楷体_GBK" w:cs="方正楷体_GBK"/>
              <w:b/>
              <w:bCs/>
              <w:sz w:val="32"/>
              <w:szCs w:val="32"/>
            </w:rPr>
            <w:delText xml:space="preserve">类片</w:delText>
          </w:r>
        </w:del>
        <w:r>
          <w:rPr>
            <w:rFonts w:hint="eastAsia" w:ascii="方正楷体_GBK" w:hAnsi="方正楷体_GBK" w:eastAsia="方正楷体_GBK" w:cs="方正楷体_GBK"/>
            <w:b/>
            <w:bCs/>
            <w:sz w:val="32"/>
            <w:szCs w:val="32"/>
          </w:rPr>
          <w:t xml:space="preserve">区</w:t>
        </w:r>
        <w:ins w:id="5712" w:author="xh" w:date="2026-10-27T08:20:00+08:00">
          <w:r>
            <w:rPr>
              <w:rFonts w:hint="eastAsia" w:ascii="方正楷体_GBK" w:hAnsi="方正楷体_GBK" w:eastAsia="方正楷体_GBK" w:cs="方正楷体_GBK"/>
              <w:b/>
              <w:bCs/>
              <w:sz w:val="32"/>
              <w:szCs w:val="32"/>
            </w:rPr>
            <w:t xml:space="preserve">刚性、弹性方案均满足供电能力要求</w:t>
          </w:r>
        </w:ins>
        <w:del w:id="5713" w:author="xh" w:date="2026-10-27T08:20:00+08:00">
          <w:r>
            <w:rPr>
              <w:rFonts w:hint="eastAsia" w:ascii="方正楷体_GBK" w:hAnsi="方正楷体_GBK" w:eastAsia="方正楷体_GBK" w:cs="方正楷体_GBK"/>
              <w:b/>
              <w:bCs/>
              <w:sz w:val="32"/>
              <w:szCs w:val="32"/>
            </w:rPr>
            <w:delText xml:space="preserve">的</w:delText>
          </w:r>
        </w:del>
      </w:ins>
      <w:del w:id="1171" w:author="xh" w:date="2026-10-26T18:37:54Z">
        <w:r>
          <w:rPr>
            <w:rFonts w:hint="eastAsia" w:ascii="方正楷体_GBK" w:hAnsi="方正楷体_GBK" w:eastAsia="方正楷体_GBK" w:cs="方正楷体_GBK"/>
            <w:b/>
            <w:bCs/>
            <w:sz w:val="32"/>
            <w:szCs w:val="32"/>
          </w:rPr>
          <w:delText>弹性方案通过</w:delText>
        </w:r>
      </w:del>
      <w:del w:id="5714" w:author="xh" w:date="2026-10-27T08:20:00+08:00">
        <w:r>
          <w:rPr>
            <w:rFonts w:hint="eastAsia" w:ascii="方正楷体_GBK" w:hAnsi="方正楷体_GBK" w:eastAsia="方正楷体_GBK" w:cs="方正楷体_GBK"/>
            <w:b/>
            <w:bCs/>
            <w:sz w:val="32"/>
            <w:szCs w:val="32"/>
          </w:rPr>
          <w:delText xml:space="preserve">工程替代</w:delText>
        </w:r>
      </w:del>
      <w:ins w:id="1172" w:author="xh" w:date="2026-10-26T18:37:54Z">
        <w:del w:id="5715" w:author="xh" w:date="2026-10-27T08:20:00+08:00">
          <w:r>
            <w:rPr>
              <w:rFonts w:hint="eastAsia" w:ascii="方正楷体_GBK" w:hAnsi="方正楷体_GBK" w:eastAsia="方正楷体_GBK" w:cs="方正楷体_GBK"/>
              <w:b/>
              <w:bCs/>
              <w:sz w:val="32"/>
              <w:szCs w:val="32"/>
            </w:rPr>
            <w:delText xml:space="preserve">与</w:delText>
          </w:r>
        </w:del>
      </w:ins>
      <w:del w:id="1173" w:author="xh" w:date="2026-10-26T18:37:54Z">
        <w:r>
          <w:rPr>
            <w:rFonts w:hint="eastAsia" w:ascii="方正楷体_GBK" w:hAnsi="方正楷体_GBK" w:eastAsia="方正楷体_GBK" w:cs="方正楷体_GBK"/>
            <w:b/>
            <w:bCs/>
            <w:sz w:val="32"/>
            <w:szCs w:val="32"/>
          </w:rPr>
          <w:delText>降低全期</w:delText>
        </w:r>
      </w:del>
      <w:del w:id="5716" w:author="xh" w:date="2026-10-27T08:20:00+08:00">
        <w:r>
          <w:rPr>
            <w:rFonts w:hint="eastAsia" w:ascii="方正楷体_GBK" w:hAnsi="方正楷体_GBK" w:eastAsia="方正楷体_GBK" w:cs="方正楷体_GBK"/>
            <w:b/>
            <w:bCs/>
            <w:sz w:val="32"/>
            <w:szCs w:val="32"/>
          </w:rPr>
          <w:delText xml:space="preserve">费用</w:delText>
        </w:r>
      </w:del>
      <w:ins w:id="1174" w:author="xh" w:date="2026-10-26T18:37:54Z">
        <w:del w:id="5717" w:author="xh" w:date="2026-10-27T08:20:00+08:00">
          <w:r>
            <w:rPr>
              <w:rFonts w:hint="eastAsia" w:ascii="方正楷体_GBK" w:hAnsi="方正楷体_GBK" w:eastAsia="方正楷体_GBK" w:cs="方正楷体_GBK"/>
              <w:b/>
              <w:bCs/>
              <w:sz w:val="32"/>
              <w:szCs w:val="32"/>
            </w:rPr>
            <w:delText xml:space="preserve">表现存在差异</w:delText>
          </w:r>
        </w:del>
      </w:ins>
    </w:p>
    <w:p>
      <w:pPr>
        <w:widowControl/>
        <w:adjustRightInd w:val="0"/>
        <w:snapToGrid w:val="0"/>
        <w:spacing w:line="560" w:lineRule="exact"/>
        <w:ind w:firstLine="640" w:firstLineChars="200"/>
        <w:rPr>
          <w:ins w:id="5718" w:author="xh" w:date="2026-10-27T08:20:00+08:00"/>
        </w:rPr>
      </w:pPr>
      <w:ins w:id="5719" w:author="xh" w:date="2026-10-27T08:20:00+08:00">
        <w:r>
          <w:rPr>
            <w:rFonts w:ascii="Times New Roman" w:hAnsi="Times New Roman" w:eastAsia="方正仿宋_GBK" w:cs="Times New Roman"/>
            <w:sz w:val="32"/>
          </w:rPr>
        </w:r>
        <w:r>
          <w:rPr>
            <w:rFonts w:ascii="Times New Roman" w:hAnsi="Times New Roman" w:eastAsia="方正仿宋_GBK" w:cs="Times New Roman"/>
            <w:sz w:val="32"/>
          </w:rPr>
          <w:t xml:space="preserve">2022—2030年，邳州和市区的刚性、弹性方案均满足模型规定的正常运行和主变N-1供电能力要求。</w:t>
        </w:r>
      </w:ins>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0" w:author="xh" w:date="2026-10-27T08:20:00+08:00"/>
        </w:rPr>
      </w:pPr>
      <w:ins w:id="5721" w:author="xh" w:date="2026-10-27T08:20:00+08:00">
        <w:r>
          <w:rPr>
            <w:rFonts w:hint="default" w:ascii="Times New Roman" w:hAnsi="Times New Roman" w:eastAsia="方正仿宋_GBK" w:cs="Times New Roman"/>
            <w:b w:val="0"/>
            <w:bCs w:val="0"/>
            <w:i w:val="0"/>
            <w:iCs w:val="0"/>
            <w:sz w:val="32"/>
            <w:szCs w:val="32"/>
          </w:rPr>
          <w:t xml:space="preserve">邳州</w:t>
        </w:r>
        <w:del w:id="5964" w:author="xh" w:date="2026-10-27T08:22:00+08:00">
          <w:r>
            <w:rPr>
              <w:rFonts w:hint="default" w:ascii="Times New Roman" w:hAnsi="Times New Roman" w:eastAsia="方正仿宋_GBK" w:cs="Times New Roman"/>
              <w:b w:val="0"/>
              <w:bCs w:val="0"/>
              <w:i w:val="0"/>
              <w:iCs w:val="0"/>
              <w:sz w:val="32"/>
              <w:szCs w:val="32"/>
            </w:rPr>
            <w:delText xml:space="preserve">侧重</w:delText>
          </w:r>
        </w:del>
        <w:r>
          <w:rPr>
            <w:rFonts w:hint="default" w:ascii="Times New Roman" w:hAnsi="Times New Roman" w:eastAsia="方正仿宋_GBK" w:cs="Times New Roman"/>
            <w:b w:val="0"/>
            <w:bCs w:val="0"/>
            <w:i w:val="0"/>
            <w:iCs w:val="0"/>
            <w:sz w:val="32"/>
            <w:szCs w:val="32"/>
          </w:rPr>
          <w:t xml:space="preserve">同时</w:t>
        </w:r>
        <w:ins w:id="5965" w:author="xh" w:date="2026-10-27T08:22:00+08:00">
          <w:r>
            <w:rPr>
              <w:rFonts w:hint="default" w:ascii="Times New Roman" w:hAnsi="Times New Roman" w:eastAsia="方正仿宋_GBK" w:cs="Times New Roman"/>
              <w:b w:val="0"/>
              <w:bCs w:val="0"/>
              <w:i w:val="0"/>
              <w:iCs w:val="0"/>
              <w:sz w:val="32"/>
              <w:szCs w:val="32"/>
            </w:rPr>
            <w:t xml:space="preserve">考虑</w:t>
          </w:r>
        </w:ins>
        <w:del w:id="5966" w:author="xh" w:date="2026-10-27T08:22:00+08:00">
          <w:r>
            <w:rPr>
              <w:rFonts w:hint="default" w:ascii="Times New Roman" w:hAnsi="Times New Roman" w:eastAsia="方正仿宋_GBK" w:cs="Times New Roman"/>
              <w:b w:val="0"/>
              <w:bCs w:val="0"/>
              <w:i w:val="0"/>
              <w:iCs w:val="0"/>
              <w:sz w:val="32"/>
              <w:szCs w:val="32"/>
            </w:rPr>
            <w:delText xml:space="preserve">满足</w:delText>
          </w:r>
        </w:del>
        <w:r>
          <w:rPr>
            <w:rFonts w:hint="default" w:ascii="Times New Roman" w:hAnsi="Times New Roman" w:eastAsia="方正仿宋_GBK" w:cs="Times New Roman"/>
            <w:b w:val="0"/>
            <w:bCs w:val="0"/>
            <w:i w:val="0"/>
            <w:iCs w:val="0"/>
            <w:sz w:val="32"/>
            <w:szCs w:val="32"/>
          </w:rPr>
          <w:t xml:space="preserve">晚间正向供电</w:t>
        </w:r>
        <w:r>
          <w:rPr>
            <w:rFonts w:hint="default" w:ascii="Times New Roman" w:hAnsi="Times New Roman" w:eastAsia="方正仿宋_GBK" w:cs="Times New Roman"/>
            <w:b w:val="0"/>
            <w:bCs w:val="0"/>
            <w:i w:val="0"/>
            <w:iCs w:val="0"/>
            <w:sz w:val="32"/>
            <w:szCs w:val="32"/>
          </w:rPr>
          <w:t xml:space="preserve">和</w:t>
        </w:r>
        <w:r>
          <w:rPr>
            <w:rFonts w:hint="default" w:ascii="Times New Roman" w:hAnsi="Times New Roman" w:eastAsia="方正仿宋_GBK" w:cs="Times New Roman"/>
            <w:b w:val="0"/>
            <w:bCs w:val="0"/>
            <w:i w:val="0"/>
            <w:iCs w:val="0"/>
            <w:sz w:val="32"/>
            <w:szCs w:val="32"/>
          </w:rPr>
          <w:t xml:space="preserve">光伏集中出力时的反向承载</w:t>
        </w:r>
        <w:r>
          <w:rPr>
            <w:rFonts w:hint="default" w:ascii="Times New Roman" w:hAnsi="Times New Roman" w:eastAsia="方正仿宋_GBK" w:cs="Times New Roman"/>
            <w:b w:val="0"/>
            <w:bCs w:val="0"/>
            <w:i w:val="0"/>
            <w:iCs w:val="0"/>
            <w:sz w:val="32"/>
            <w:szCs w:val="32"/>
          </w:rPr>
          <w:t xml:space="preserve">。</w:t>
        </w:r>
        <w:ins w:id="5967" w:author="xh" w:date="2026-10-27T08:22:00+08:00">
          <w:r>
            <w:rPr>
              <w:rFonts w:hint="default" w:ascii="Times New Roman" w:hAnsi="Times New Roman" w:eastAsia="方正仿宋_GBK" w:cs="Times New Roman"/>
              <w:b w:val="0"/>
              <w:bCs w:val="0"/>
              <w:i w:val="0"/>
              <w:iCs w:val="0"/>
              <w:sz w:val="32"/>
              <w:szCs w:val="32"/>
            </w:rPr>
            <w:t xml:space="preserve">至2030年，弹性方案比刚性方案主变容量多263.00 MVA，储能少84.28 MWh，累计新增联络少19条。</w:t>
          </w:r>
        </w:ins>
      </w:ins>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6021" w:author="xh" w:date="2026-10-27T08:22:00+08:00"/>
        </w:rPr>
        <w:pPrChange w:id="6020" w:author="xh" w:date="2026-10-27T08:22:00+08:0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2" w:author="xh" w:date="2026-10-27T08:20:00+08:00"/>
              <w:del w:id="6019" w:author="xh" w:date="2026-10-27T08:22:00+08:00"/>
            </w:rPr>
          </w:pPr>
        </w:pPrChange>
      </w:pPr>
      <w:ins w:id="5723" w:author="xh" w:date="2026-10-27T08:20:00+08:00">
        <w:del w:id="5997" w:author="xh" w:date="2026-10-27T08:22:00+08:00">
          <w:r>
            <w:rPr>
              <w:rFonts w:hint="eastAsia" w:ascii="Times New Roman" w:hAnsi="Times New Roman" w:eastAsia="方正仿宋_GBK" w:cs="Times New Roman"/>
              <w:b w:val="0"/>
              <w:bCs w:val="0"/>
              <w:i w:val="0"/>
              <w:iCs w:val="0"/>
              <w:sz w:val="32"/>
              <w:szCs w:val="32"/>
              <w:lang w:eastAsia="zh"/>
              <w:woUserID w:val="2"/>
            </w:rPr>
            <w:delText xml:space="preserve">至</w:delText>
          </w:r>
        </w:del>
        <w:del w:id="5998" w:author="xh" w:date="2026-10-27T08:22:00+08:00">
          <w:r>
            <w:rPr>
              <w:rFonts w:hint="default" w:ascii="Times New Roman" w:hAnsi="Times New Roman" w:eastAsia="方正仿宋_GBK" w:cs="Times New Roman"/>
              <w:b w:val="0"/>
              <w:bCs w:val="0"/>
              <w:i w:val="0"/>
              <w:iCs w:val="0"/>
              <w:sz w:val="32"/>
              <w:szCs w:val="32"/>
            </w:rPr>
            <w:delText xml:space="preserve">203</w:delText>
          </w:r>
        </w:del>
        <w:del w:id="5999" w:author="xh" w:date="2026-10-27T08:22:00+08:00">
          <w:r>
            <w:rPr>
              <w:rFonts w:hint="default" w:ascii="Times New Roman" w:hAnsi="Times New Roman" w:eastAsia="方正仿宋_GBK" w:cs="Times New Roman"/>
              <w:b w:val="0"/>
              <w:bCs w:val="0"/>
              <w:i w:val="0"/>
              <w:iCs w:val="0"/>
              <w:sz w:val="32"/>
              <w:szCs w:val="32"/>
            </w:rPr>
            <w:delText xml:space="preserve">0</w:delText>
          </w:r>
        </w:del>
        <w:del w:id="6000" w:author="xh" w:date="2026-10-27T08:22:00+08:00">
          <w:r>
            <w:rPr>
              <w:rFonts w:hint="default" w:ascii="Times New Roman" w:hAnsi="Times New Roman" w:eastAsia="方正仿宋_GBK" w:cs="Times New Roman"/>
              <w:b w:val="0"/>
              <w:bCs w:val="0"/>
              <w:i w:val="0"/>
              <w:iCs w:val="0"/>
              <w:sz w:val="32"/>
              <w:szCs w:val="32"/>
            </w:rPr>
            <w:delText xml:space="preserve">年</w:delText>
          </w:r>
        </w:del>
        <w:del w:id="6001" w:author="xh" w:date="2026-10-27T08:22:00+08:00">
          <w:r>
            <w:rPr>
              <w:rFonts w:hint="default" w:ascii="Times New Roman" w:hAnsi="Times New Roman" w:eastAsia="方正仿宋_GBK" w:cs="Times New Roman"/>
              <w:b w:val="0"/>
              <w:bCs w:val="0"/>
              <w:i w:val="0"/>
              <w:iCs w:val="0"/>
              <w:sz w:val="32"/>
              <w:szCs w:val="32"/>
            </w:rPr>
            <w:delText xml:space="preserve">邳州</w:delText>
          </w:r>
        </w:del>
        <w:del w:id="6002" w:author="xh" w:date="2026-10-27T08:22:00+08:00">
          <w:r>
            <w:rPr>
              <w:rFonts w:hint="default" w:ascii="Times New Roman" w:hAnsi="Times New Roman" w:eastAsia="方正仿宋_GBK" w:cs="Times New Roman"/>
              <w:b w:val="0"/>
              <w:bCs w:val="0"/>
              <w:i w:val="0"/>
              <w:iCs w:val="0"/>
              <w:sz w:val="32"/>
              <w:szCs w:val="32"/>
            </w:rPr>
            <w:delText xml:space="preserve">弹性</w:delText>
          </w:r>
        </w:del>
        <w:del w:id="6003" w:author="xh" w:date="2026-10-27T08:22:00+08:00">
          <w:r>
            <w:rPr>
              <w:rFonts w:hint="eastAsia" w:ascii="Times New Roman" w:hAnsi="Times New Roman" w:eastAsia="方正仿宋_GBK" w:cs="Times New Roman"/>
              <w:b w:val="0"/>
              <w:bCs w:val="0"/>
              <w:i w:val="0"/>
              <w:iCs w:val="0"/>
              <w:sz w:val="32"/>
              <w:szCs w:val="32"/>
              <w:lang w:eastAsia="zh"/>
              <w:woUserID w:val="2"/>
            </w:rPr>
            <w:delText xml:space="preserve">方案</w:delText>
          </w:r>
        </w:del>
        <w:del w:id="6004" w:author="xh" w:date="2026-10-27T08:22:00+08:00">
          <w:r>
            <w:rPr>
              <w:rFonts w:hint="eastAsia" w:ascii="Times New Roman" w:hAnsi="Times New Roman" w:eastAsia="方正仿宋_GBK" w:cs="Times New Roman"/>
              <w:b w:val="0"/>
              <w:bCs w:val="0"/>
              <w:i w:val="0"/>
              <w:iCs w:val="0"/>
              <w:sz w:val="32"/>
              <w:szCs w:val="32"/>
              <w:lang w:eastAsia="zh"/>
              <w:woUserID w:val="2"/>
            </w:rPr>
            <w:delText xml:space="preserve">比</w:delText>
          </w:r>
        </w:del>
        <w:del w:id="6005" w:author="xh" w:date="2026-10-27T08:22:00+08:00">
          <w:r>
            <w:rPr>
              <w:rFonts w:hint="default" w:ascii="Times New Roman" w:hAnsi="Times New Roman" w:eastAsia="方正仿宋_GBK" w:cs="Times New Roman"/>
              <w:b w:val="0"/>
              <w:bCs w:val="0"/>
              <w:i w:val="0"/>
              <w:iCs w:val="0"/>
              <w:sz w:val="32"/>
              <w:szCs w:val="32"/>
            </w:rPr>
            <w:delText xml:space="preserve">刚性</w:delText>
          </w:r>
        </w:del>
        <w:del w:id="6006" w:author="xh" w:date="2026-10-27T08:22:00+08:00">
          <w:r>
            <w:rPr>
              <w:rFonts w:hint="eastAsia" w:ascii="Times New Roman" w:hAnsi="Times New Roman" w:eastAsia="方正仿宋_GBK" w:cs="Times New Roman"/>
              <w:b w:val="0"/>
              <w:bCs w:val="0"/>
              <w:i w:val="0"/>
              <w:iCs w:val="0"/>
              <w:sz w:val="32"/>
              <w:szCs w:val="32"/>
              <w:lang w:eastAsia="zh"/>
              <w:woUserID w:val="2"/>
            </w:rPr>
            <w:delText xml:space="preserve">方案</w:delText>
          </w:r>
        </w:del>
        <w:del w:id="6007" w:author="xh" w:date="2026-10-27T08:22:00+08:00">
          <w:r>
            <w:rPr>
              <w:rFonts w:hint="default" w:ascii="Times New Roman" w:hAnsi="Times New Roman" w:eastAsia="方正仿宋_GBK" w:cs="Times New Roman"/>
              <w:b w:val="0"/>
              <w:bCs w:val="0"/>
              <w:i w:val="0"/>
              <w:iCs w:val="0"/>
              <w:sz w:val="32"/>
              <w:szCs w:val="32"/>
              <w:woUserID w:val="2"/>
            </w:rPr>
            <w:delText xml:space="preserve">主变容量</w:delText>
          </w:r>
        </w:del>
        <w:del w:id="6008" w:author="xh" w:date="2026-10-27T08:22:00+08:00">
          <w:r>
            <w:rPr>
              <w:rFonts w:hint="default" w:ascii="Times New Roman" w:hAnsi="Times New Roman" w:eastAsia="方正仿宋_GBK" w:cs="Times New Roman"/>
              <w:b w:val="0"/>
              <w:bCs w:val="0"/>
              <w:i w:val="0"/>
              <w:iCs w:val="0"/>
              <w:sz w:val="32"/>
              <w:szCs w:val="32"/>
            </w:rPr>
            <w:delText xml:space="preserve">多2</w:delText>
          </w:r>
        </w:del>
        <w:del w:id="6009" w:author="xh" w:date="2026-10-27T08:22:00+08:00">
          <w:r>
            <w:rPr>
              <w:rFonts w:hint="default" w:ascii="Times New Roman" w:hAnsi="Times New Roman" w:eastAsia="方正仿宋_GBK" w:cs="Times New Roman"/>
              <w:b w:val="0"/>
              <w:bCs w:val="0"/>
              <w:i w:val="0"/>
              <w:iCs w:val="0"/>
              <w:sz w:val="32"/>
              <w:szCs w:val="32"/>
            </w:rPr>
            <w:delText xml:space="preserve">6</w:delText>
          </w:r>
        </w:del>
        <w:del w:id="6010" w:author="xh" w:date="2026-10-27T08:22:00+08:00">
          <w:r>
            <w:rPr>
              <w:rFonts w:hint="default" w:ascii="Times New Roman" w:hAnsi="Times New Roman" w:eastAsia="方正仿宋_GBK" w:cs="Times New Roman"/>
              <w:b w:val="0"/>
              <w:bCs w:val="0"/>
              <w:i w:val="0"/>
              <w:iCs w:val="0"/>
              <w:sz w:val="32"/>
              <w:szCs w:val="32"/>
            </w:rPr>
            <w:delText xml:space="preserve">3.00 MVA，储能</w:delText>
          </w:r>
        </w:del>
        <w:del w:id="6011" w:author="xh" w:date="2026-10-27T08:22:00+08:00">
          <w:r>
            <w:rPr>
              <w:rFonts w:hint="default" w:ascii="Times New Roman" w:hAnsi="Times New Roman" w:eastAsia="方正仿宋_GBK" w:cs="Times New Roman"/>
              <w:b w:val="0"/>
              <w:bCs w:val="0"/>
              <w:i w:val="0"/>
              <w:iCs w:val="0"/>
              <w:sz w:val="32"/>
              <w:szCs w:val="32"/>
            </w:rPr>
            <w:delText xml:space="preserve">少</w:delText>
          </w:r>
        </w:del>
        <w:del w:id="6012" w:author="xh" w:date="2026-10-27T08:22:00+08:00">
          <w:r>
            <w:rPr>
              <w:rFonts w:hint="default" w:ascii="Times New Roman" w:hAnsi="Times New Roman" w:eastAsia="方正仿宋_GBK" w:cs="Times New Roman"/>
              <w:b w:val="0"/>
              <w:bCs w:val="0"/>
              <w:i w:val="0"/>
              <w:iCs w:val="0"/>
              <w:sz w:val="32"/>
              <w:szCs w:val="32"/>
            </w:rPr>
            <w:delText xml:space="preserve">84.</w:delText>
          </w:r>
        </w:del>
        <w:del w:id="6013" w:author="xh" w:date="2026-10-27T08:22:00+08:00">
          <w:r>
            <w:rPr>
              <w:rFonts w:hint="default" w:ascii="Times New Roman" w:hAnsi="Times New Roman" w:eastAsia="方正仿宋_GBK" w:cs="Times New Roman"/>
              <w:b w:val="0"/>
              <w:bCs w:val="0"/>
              <w:i w:val="0"/>
              <w:iCs w:val="0"/>
              <w:sz w:val="32"/>
              <w:szCs w:val="32"/>
            </w:rPr>
            <w:delText xml:space="preserve">2</w:delText>
          </w:r>
        </w:del>
        <w:del w:id="6014" w:author="xh" w:date="2026-10-27T08:22:00+08:00">
          <w:r>
            <w:rPr>
              <w:rFonts w:hint="default" w:ascii="Times New Roman" w:hAnsi="Times New Roman" w:eastAsia="方正仿宋_GBK" w:cs="Times New Roman"/>
              <w:b w:val="0"/>
              <w:bCs w:val="0"/>
              <w:i w:val="0"/>
              <w:iCs w:val="0"/>
              <w:sz w:val="32"/>
              <w:szCs w:val="32"/>
            </w:rPr>
            <w:delText xml:space="preserve">8</w:delText>
          </w:r>
        </w:del>
        <w:del w:id="6015" w:author="xh" w:date="2026-10-27T08:22:00+08:00">
          <w:r>
            <w:rPr>
              <w:rFonts w:hint="default" w:ascii="Times New Roman" w:hAnsi="Times New Roman" w:eastAsia="方正仿宋_GBK" w:cs="Times New Roman"/>
              <w:b w:val="0"/>
              <w:bCs w:val="0"/>
              <w:i w:val="0"/>
              <w:iCs w:val="0"/>
              <w:sz w:val="32"/>
              <w:szCs w:val="32"/>
            </w:rPr>
            <w:delText xml:space="preserve"> MWh，累计新增联络</w:delText>
          </w:r>
        </w:del>
        <w:del w:id="6016" w:author="xh" w:date="2026-10-27T08:22:00+08:00">
          <w:r>
            <w:rPr>
              <w:rFonts w:hint="default" w:ascii="Times New Roman" w:hAnsi="Times New Roman" w:eastAsia="方正仿宋_GBK" w:cs="Times New Roman"/>
              <w:b w:val="0"/>
              <w:bCs w:val="0"/>
              <w:i w:val="0"/>
              <w:iCs w:val="0"/>
              <w:sz w:val="32"/>
              <w:szCs w:val="32"/>
            </w:rPr>
            <w:delText xml:space="preserve">少</w:delText>
          </w:r>
        </w:del>
        <w:del w:id="6017" w:author="xh" w:date="2026-10-27T08:22:00+08:00">
          <w:r>
            <w:rPr>
              <w:rFonts w:hint="default" w:ascii="Times New Roman" w:hAnsi="Times New Roman" w:eastAsia="方正仿宋_GBK" w:cs="Times New Roman"/>
              <w:b w:val="0"/>
              <w:bCs w:val="0"/>
              <w:i w:val="0"/>
              <w:iCs w:val="0"/>
              <w:sz w:val="32"/>
              <w:szCs w:val="32"/>
            </w:rPr>
            <w:delText xml:space="preserve">19</w:delText>
          </w:r>
        </w:del>
        <w:del w:id="6018" w:author="xh" w:date="2026-10-27T08:22:00+08:00">
          <w:r>
            <w:rPr>
              <w:rFonts w:hint="default" w:ascii="Times New Roman" w:hAnsi="Times New Roman" w:eastAsia="方正仿宋_GBK" w:cs="Times New Roman"/>
              <w:b w:val="0"/>
              <w:bCs w:val="0"/>
              <w:i w:val="0"/>
              <w:iCs w:val="0"/>
              <w:sz w:val="32"/>
              <w:szCs w:val="32"/>
            </w:rPr>
            <w:delText xml:space="preserve">条。</w:delText>
          </w:r>
        </w:del>
      </w:ins>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4" w:author="xh" w:date="2026-10-27T08:20:00+08:00"/>
        </w:rPr>
      </w:pPr>
      <w:ins w:id="5725" w:author="xh" w:date="2026-10-27T08:20:00+08:00">
        <w:r>
          <w:rPr>
            <w:rFonts w:hint="default" w:ascii="Times New Roman" w:hAnsi="Times New Roman" w:eastAsia="方正仿宋_GBK" w:cs="Times New Roman"/>
            <w:b w:val="0"/>
            <w:bCs w:val="0"/>
            <w:i w:val="0"/>
            <w:iCs w:val="0"/>
            <w:sz w:val="32"/>
            <w:szCs w:val="32"/>
            <w:highlight w:val="none"/>
          </w:rPr>
          <w:t xml:space="preserve">市区</w:t>
        </w:r>
        <w:r>
          <w:rPr>
            <w:rFonts w:hint="default" w:ascii="Times New Roman" w:hAnsi="Times New Roman" w:eastAsia="方正仿宋_GBK" w:cs="Times New Roman"/>
            <w:b w:val="0"/>
            <w:bCs w:val="0"/>
            <w:i w:val="0"/>
            <w:iCs w:val="0"/>
            <w:sz w:val="32"/>
            <w:szCs w:val="32"/>
            <w:highlight w:val="none"/>
          </w:rPr>
          <w:t xml:space="preserve">侧重高负载站点的本地</w:t>
        </w:r>
        <w:r>
          <w:rPr>
            <w:rFonts w:hint="eastAsia" w:ascii="Times New Roman" w:hAnsi="Times New Roman" w:eastAsia="方正仿宋_GBK" w:cs="Times New Roman"/>
            <w:b w:val="0"/>
            <w:bCs w:val="0"/>
            <w:i w:val="0"/>
            <w:iCs w:val="0"/>
            <w:sz w:val="32"/>
            <w:szCs w:val="32"/>
            <w:highlight w:val="none"/>
            <w:lang w:eastAsia="zh"/>
            <w:woUserID w:val="1"/>
          </w:rPr>
          <w:t xml:space="preserve">主变</w:t>
        </w:r>
        <w:r>
          <w:rPr>
            <w:rFonts w:hint="eastAsia" w:ascii="Times New Roman" w:hAnsi="Times New Roman" w:eastAsia="方正仿宋_GBK" w:cs="Times New Roman"/>
            <w:b w:val="0"/>
            <w:bCs w:val="0"/>
            <w:i w:val="0"/>
            <w:iCs w:val="0"/>
            <w:sz w:val="32"/>
            <w:szCs w:val="32"/>
            <w:highlight w:val="none"/>
            <w:lang w:eastAsia="zh"/>
            <w:woUserID w:val="1"/>
          </w:rPr>
          <w:t xml:space="preserve">增容</w:t>
        </w:r>
        <w:r>
          <w:rPr>
            <w:rFonts w:hint="default" w:ascii="Times New Roman" w:hAnsi="Times New Roman" w:eastAsia="方正仿宋_GBK" w:cs="Times New Roman"/>
            <w:b w:val="0"/>
            <w:bCs w:val="0"/>
            <w:i w:val="0"/>
            <w:iCs w:val="0"/>
            <w:sz w:val="32"/>
            <w:szCs w:val="32"/>
            <w:highlight w:val="none"/>
          </w:rPr>
          <w:t xml:space="preserve">与邻站承接。</w:t>
        </w:r>
        <w:ins w:id="5968" w:author="xh" w:date="2026-10-27T08:22:00+08:00">
          <w:r>
            <w:rPr>
              <w:rFonts w:hint="default" w:ascii="Times New Roman" w:hAnsi="Times New Roman" w:eastAsia="方正仿宋_GBK" w:cs="Times New Roman"/>
              <w:b w:val="0"/>
              <w:bCs w:val="0"/>
              <w:i w:val="0"/>
              <w:iCs w:val="0"/>
              <w:sz w:val="32"/>
              <w:szCs w:val="32"/>
              <w:highlight w:val="none"/>
            </w:rPr>
            <w:t xml:space="preserve">至2030年，弹性方案比刚性方案主变容量多272.50 MVA，未新增储能和联络；刚性方案配储12.04 MWh，累计新增联络32条。</w:t>
          </w:r>
        </w:ins>
      </w:ins>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6049" w:author="xh" w:date="2026-10-27T08:22:00+08:00"/>
        </w:rPr>
        <w:pPrChange w:id="6048" w:author="xh" w:date="2026-10-27T08:22:00+08:0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6" w:author="xh" w:date="2026-10-27T08:20:00+08:00"/>
              <w:del w:id="6047" w:author="xh" w:date="2026-10-27T08:22:00+08:00"/>
            </w:rPr>
          </w:pPr>
        </w:pPrChange>
      </w:pPr>
      <w:ins w:id="5727" w:author="xh" w:date="2026-10-27T08:20:00+08:00">
        <w:del w:id="6022" w:author="xh" w:date="2026-10-27T08:22:00+08:00">
          <w:r>
            <w:rPr>
              <w:rFonts w:hint="default" w:ascii="Times New Roman" w:hAnsi="Times New Roman" w:eastAsia="方正仿宋_GBK" w:cs="Times New Roman"/>
              <w:b w:val="0"/>
              <w:bCs w:val="0"/>
              <w:i w:val="0"/>
              <w:iCs w:val="0"/>
              <w:sz w:val="32"/>
              <w:szCs w:val="32"/>
              <w:highlight w:val="none"/>
            </w:rPr>
            <w:delText xml:space="preserve">至203</w:delText>
          </w:r>
        </w:del>
        <w:del w:id="6023" w:author="xh" w:date="2026-10-27T08:22:00+08:00">
          <w:r>
            <w:rPr>
              <w:rFonts w:hint="default" w:ascii="Times New Roman" w:hAnsi="Times New Roman" w:eastAsia="方正仿宋_GBK" w:cs="Times New Roman"/>
              <w:b w:val="0"/>
              <w:bCs w:val="0"/>
              <w:i w:val="0"/>
              <w:iCs w:val="0"/>
              <w:sz w:val="32"/>
              <w:szCs w:val="32"/>
              <w:highlight w:val="none"/>
            </w:rPr>
            <w:delText xml:space="preserve">0</w:delText>
          </w:r>
        </w:del>
        <w:del w:id="6024" w:author="xh" w:date="2026-10-27T08:22:00+08:00">
          <w:r>
            <w:rPr>
              <w:rFonts w:hint="default" w:ascii="Times New Roman" w:hAnsi="Times New Roman" w:eastAsia="方正仿宋_GBK" w:cs="Times New Roman"/>
              <w:b w:val="0"/>
              <w:bCs w:val="0"/>
              <w:i w:val="0"/>
              <w:iCs w:val="0"/>
              <w:sz w:val="32"/>
              <w:szCs w:val="32"/>
              <w:highlight w:val="none"/>
            </w:rPr>
            <w:delText xml:space="preserve">年</w:delText>
          </w:r>
        </w:del>
        <w:del w:id="6025" w:author="xh" w:date="2026-10-27T08:22:00+08:00">
          <w:r>
            <w:rPr>
              <w:rFonts w:hint="default" w:ascii="Times New Roman" w:hAnsi="Times New Roman" w:eastAsia="方正仿宋_GBK" w:cs="Times New Roman"/>
              <w:b w:val="0"/>
              <w:bCs w:val="0"/>
              <w:i w:val="0"/>
              <w:iCs w:val="0"/>
              <w:sz w:val="32"/>
              <w:szCs w:val="32"/>
              <w:highlight w:val="none"/>
            </w:rPr>
            <w:delText xml:space="preserve">市区</w:delText>
          </w:r>
        </w:del>
        <w:del w:id="6026"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弹性</w:delText>
          </w:r>
        </w:del>
        <w:del w:id="6027"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方案</w:delText>
          </w:r>
        </w:del>
        <w:del w:id="6028"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比</w:delText>
          </w:r>
        </w:del>
        <w:del w:id="6029"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刚性</w:delText>
          </w:r>
        </w:del>
        <w:del w:id="6030"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方案</w:delText>
          </w:r>
        </w:del>
        <w:del w:id="6031"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主变容量</w:delText>
          </w:r>
        </w:del>
        <w:del w:id="6032"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多</w:delText>
          </w:r>
        </w:del>
        <w:del w:id="6033"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2</w:delText>
          </w:r>
        </w:del>
        <w:del w:id="6034"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72.50 </w:delText>
          </w:r>
        </w:del>
        <w:del w:id="6035"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MVA</w:delText>
          </w:r>
        </w:del>
        <w:del w:id="6036"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w:delText>
          </w:r>
        </w:del>
        <w:del w:id="6037"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未新增</w:delText>
          </w:r>
        </w:del>
        <w:del w:id="6038"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储能</w:delText>
          </w:r>
        </w:del>
        <w:del w:id="6039"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和联络；刚性方案配储1</w:delText>
          </w:r>
        </w:del>
        <w:del w:id="6040"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2.</w:delText>
          </w:r>
        </w:del>
        <w:del w:id="6041"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04</w:delText>
          </w:r>
        </w:del>
        <w:del w:id="6042"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 MWh，累计新增联络</w:delText>
          </w:r>
        </w:del>
        <w:del w:id="6043"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3</w:delText>
          </w:r>
        </w:del>
        <w:del w:id="6044"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2</w:delText>
          </w:r>
        </w:del>
        <w:del w:id="6045"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条</w:delText>
          </w:r>
        </w:del>
        <w:del w:id="6046" w:author="xh" w:date="2026-10-27T08:22:00+08:00">
          <w:r>
            <w:rPr>
              <w:rFonts w:hint="default" w:ascii="Times New Roman" w:hAnsi="Times New Roman" w:eastAsia="方正仿宋_GBK" w:cs="Times New Roman"/>
              <w:b w:val="0"/>
              <w:bCs w:val="0"/>
              <w:i w:val="0"/>
              <w:iCs w:val="0"/>
              <w:sz w:val="32"/>
              <w:szCs w:val="32"/>
              <w:highlight w:val="none"/>
            </w:rPr>
            <w:delText xml:space="preserve">。</w:delText>
          </w:r>
        </w:del>
      </w:ins>
    </w:p>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8" w:author="xh" w:date="2026-10-27T08:20:00+08:00"/>
        </w:rPr>
      </w:pPr>
      <w:ins w:id="5729" w:author="xh" w:date="2026-10-27T08:20:00+08:00">
        <w:r>
          <w:rPr>
            <w:rFonts w:hint="default" w:ascii="Times New Roman" w:hAnsi="Times New Roman" w:eastAsia="方正仿宋_GBK" w:cs="Times New Roman"/>
            <w:b w:val="0"/>
            <w:bCs w:val="0"/>
            <w:i w:val="0"/>
            <w:iCs w:val="0"/>
            <w:sz w:val="32"/>
            <w:szCs w:val="32"/>
          </w:rPr>
          <w:t>表1列示203</w:t>
        </w:r>
        <w:r>
          <w:rPr>
            <w:rFonts w:hint="default" w:ascii="Times New Roman" w:hAnsi="Times New Roman" w:eastAsia="方正仿宋_GBK" w:cs="Times New Roman"/>
            <w:b w:val="0"/>
            <w:bCs w:val="0"/>
            <w:i w:val="0"/>
            <w:iCs w:val="0"/>
            <w:sz w:val="32"/>
            <w:szCs w:val="32"/>
          </w:rPr>
          <w:t>0</w:t>
        </w:r>
        <w:r>
          <w:rPr>
            <w:rFonts w:hint="default" w:ascii="Times New Roman" w:hAnsi="Times New Roman" w:eastAsia="方正仿宋_GBK" w:cs="Times New Roman"/>
            <w:b w:val="0"/>
            <w:bCs w:val="0"/>
            <w:i w:val="0"/>
            <w:iCs w:val="0"/>
            <w:sz w:val="32"/>
            <w:szCs w:val="32"/>
          </w:rPr>
          <w:t>年</w:t>
        </w:r>
        <w:r>
          <w:rPr>
            <w:rFonts w:hint="default" w:ascii="Times New Roman" w:hAnsi="Times New Roman" w:eastAsia="方正仿宋_GBK" w:cs="Times New Roman"/>
            <w:b w:val="0"/>
            <w:bCs w:val="0"/>
            <w:i w:val="0"/>
            <w:iCs w:val="0"/>
            <w:sz w:val="32"/>
            <w:szCs w:val="32"/>
          </w:rPr>
          <w:t>年末配置，主变、储能为在役规模，联络为2022—203</w:t>
        </w:r>
        <w:r>
          <w:rPr>
            <w:rFonts w:hint="default" w:ascii="Times New Roman" w:hAnsi="Times New Roman" w:eastAsia="方正仿宋_GBK" w:cs="Times New Roman"/>
            <w:b w:val="0"/>
            <w:bCs w:val="0"/>
            <w:i w:val="0"/>
            <w:iCs w:val="0"/>
            <w:sz w:val="32"/>
            <w:szCs w:val="32"/>
          </w:rPr>
          <w:t>0</w:t>
        </w:r>
        <w:r>
          <w:rPr>
            <w:rFonts w:hint="default" w:ascii="Times New Roman" w:hAnsi="Times New Roman" w:eastAsia="方正仿宋_GBK" w:cs="Times New Roman"/>
            <w:b w:val="0"/>
            <w:bCs w:val="0"/>
            <w:i w:val="0"/>
            <w:iCs w:val="0"/>
            <w:sz w:val="32"/>
            <w:szCs w:val="32"/>
          </w:rPr>
          <w:t>年累计新增条数。两地区均形成较多</w:t>
        </w:r>
        <w:r>
          <w:rPr>
            <w:rFonts w:hint="default" w:ascii="Times New Roman" w:hAnsi="Times New Roman" w:eastAsia="方正仿宋_GBK" w:cs="Times New Roman"/>
            <w:b w:val="0"/>
            <w:bCs w:val="0"/>
            <w:i w:val="0"/>
            <w:iCs w:val="0"/>
            <w:sz w:val="32"/>
            <w:szCs w:val="32"/>
          </w:rPr>
          <w:t>主变容量</w:t>
        </w:r>
        <w:r>
          <w:rPr>
            <w:rFonts w:hint="default" w:ascii="Times New Roman" w:hAnsi="Times New Roman" w:eastAsia="方正仿宋_GBK" w:cs="Times New Roman"/>
            <w:b w:val="0"/>
            <w:bCs w:val="0"/>
            <w:i w:val="0"/>
            <w:iCs w:val="0"/>
            <w:sz w:val="32"/>
            <w:szCs w:val="32"/>
          </w:rPr>
          <w:t>、</w:t>
        </w:r>
        <w:r>
          <w:rPr>
            <w:rFonts w:hint="default" w:ascii="Times New Roman" w:hAnsi="Times New Roman" w:eastAsia="方正仿宋_GBK" w:cs="Times New Roman"/>
            <w:b w:val="0"/>
            <w:bCs w:val="0"/>
            <w:i w:val="0"/>
            <w:iCs w:val="0"/>
            <w:sz w:val="32"/>
            <w:szCs w:val="32"/>
          </w:rPr>
          <w:t>较少新增联络</w:t>
        </w:r>
        <w:r>
          <w:rPr>
            <w:rFonts w:hint="default" w:ascii="Times New Roman" w:hAnsi="Times New Roman" w:eastAsia="方正仿宋_GBK" w:cs="Times New Roman"/>
            <w:b w:val="0"/>
            <w:bCs w:val="0"/>
            <w:i w:val="0"/>
            <w:iCs w:val="0"/>
            <w:sz w:val="32"/>
            <w:szCs w:val="32"/>
          </w:rPr>
          <w:t>的</w:t>
        </w:r>
        <w:r>
          <w:rPr>
            <w:rFonts w:hint="default" w:ascii="Times New Roman" w:hAnsi="Times New Roman" w:eastAsia="方正仿宋_GBK" w:cs="Times New Roman"/>
            <w:b w:val="0"/>
            <w:bCs w:val="0"/>
            <w:i w:val="0"/>
            <w:iCs w:val="0"/>
            <w:sz w:val="32"/>
            <w:szCs w:val="32"/>
          </w:rPr>
          <w:t>弹性</w:t>
        </w:r>
        <w:r>
          <w:rPr>
            <w:rFonts w:hint="default" w:ascii="Times New Roman" w:hAnsi="Times New Roman" w:eastAsia="方正仿宋_GBK" w:cs="Times New Roman"/>
            <w:b w:val="0"/>
            <w:bCs w:val="0"/>
            <w:i w:val="0"/>
            <w:iCs w:val="0"/>
            <w:sz w:val="32"/>
            <w:szCs w:val="32"/>
          </w:rPr>
          <w:t>组合</w:t>
        </w:r>
        <w:r>
          <w:rPr>
            <w:rFonts w:hint="default" w:ascii="Times New Roman" w:hAnsi="Times New Roman" w:eastAsia="方正仿宋_GBK" w:cs="Times New Roman"/>
            <w:b w:val="0"/>
            <w:bCs w:val="0"/>
            <w:i w:val="0"/>
            <w:iCs w:val="0"/>
            <w:sz w:val="32"/>
            <w:szCs w:val="32"/>
          </w:rPr>
          <w:t>，配</w:t>
        </w:r>
        <w:r>
          <w:rPr>
            <w:rFonts w:hint="default" w:ascii="Times New Roman" w:hAnsi="Times New Roman" w:eastAsia="方正仿宋_GBK" w:cs="Times New Roman"/>
            <w:b w:val="0"/>
            <w:bCs w:val="0"/>
            <w:i w:val="0"/>
            <w:iCs w:val="0"/>
            <w:sz w:val="32"/>
            <w:szCs w:val="32"/>
          </w:rPr>
          <w:t>储</w:t>
        </w:r>
        <w:r>
          <w:rPr>
            <w:rFonts w:hint="default" w:ascii="Times New Roman" w:hAnsi="Times New Roman" w:eastAsia="方正仿宋_GBK" w:cs="Times New Roman"/>
            <w:b w:val="0"/>
            <w:bCs w:val="0"/>
            <w:i w:val="0"/>
            <w:iCs w:val="0"/>
            <w:sz w:val="32"/>
            <w:szCs w:val="32"/>
          </w:rPr>
          <w:t>规模随局</w:t>
        </w:r>
        <w:r>
          <w:rPr>
            <w:rFonts w:hint="default" w:ascii="Times New Roman" w:hAnsi="Times New Roman" w:eastAsia="方正仿宋_GBK" w:cs="Times New Roman"/>
            <w:b w:val="0"/>
            <w:bCs w:val="0"/>
            <w:i w:val="0"/>
            <w:iCs w:val="0"/>
            <w:sz w:val="32"/>
            <w:szCs w:val="32"/>
          </w:rPr>
          <w:t>部</w:t>
        </w:r>
        <w:r>
          <w:rPr>
            <w:rFonts w:hint="default" w:ascii="Times New Roman" w:hAnsi="Times New Roman" w:eastAsia="方正仿宋_GBK" w:cs="Times New Roman"/>
            <w:b w:val="0"/>
            <w:bCs w:val="0"/>
            <w:i w:val="0"/>
            <w:iCs w:val="0"/>
            <w:sz w:val="32"/>
            <w:szCs w:val="32"/>
          </w:rPr>
          <w:t>双向功率缺口和</w:t>
        </w:r>
        <w:r>
          <w:rPr>
            <w:rFonts w:hint="default" w:ascii="Times New Roman" w:hAnsi="Times New Roman" w:eastAsia="方正仿宋_GBK" w:cs="Times New Roman"/>
            <w:b w:val="0"/>
            <w:bCs w:val="0"/>
            <w:i w:val="0"/>
            <w:iCs w:val="0"/>
            <w:sz w:val="32"/>
            <w:szCs w:val="32"/>
          </w:rPr>
          <w:t>支撑</w:t>
        </w:r>
        <w:r>
          <w:rPr>
            <w:rFonts w:hint="default" w:ascii="Times New Roman" w:hAnsi="Times New Roman" w:eastAsia="方正仿宋_GBK" w:cs="Times New Roman"/>
            <w:b w:val="0"/>
            <w:bCs w:val="0"/>
            <w:i w:val="0"/>
            <w:iCs w:val="0"/>
            <w:sz w:val="32"/>
            <w:szCs w:val="32"/>
          </w:rPr>
          <w:t>时长而</w:t>
        </w:r>
        <w:r>
          <w:rPr>
            <w:rFonts w:hint="default" w:ascii="Times New Roman" w:hAnsi="Times New Roman" w:eastAsia="方正仿宋_GBK" w:cs="Times New Roman"/>
            <w:b w:val="0"/>
            <w:bCs w:val="0"/>
            <w:i w:val="0"/>
            <w:iCs w:val="0"/>
            <w:sz w:val="32"/>
            <w:szCs w:val="32"/>
          </w:rPr>
          <w:t>变</w:t>
        </w:r>
        <w:r>
          <w:rPr>
            <w:rFonts w:hint="default" w:ascii="Times New Roman" w:hAnsi="Times New Roman" w:eastAsia="方正仿宋_GBK" w:cs="Times New Roman"/>
            <w:b w:val="0"/>
            <w:bCs w:val="0"/>
            <w:i w:val="0"/>
            <w:iCs w:val="0"/>
            <w:sz w:val="32"/>
            <w:szCs w:val="32"/>
          </w:rPr>
          <w:t>化</w:t>
        </w:r>
        <w:r>
          <w:rPr>
            <w:rFonts w:hint="default" w:ascii="Times New Roman" w:hAnsi="Times New Roman" w:eastAsia="方正仿宋_GBK" w:cs="Times New Roman"/>
            <w:b w:val="0"/>
            <w:bCs w:val="0"/>
            <w:i w:val="0"/>
            <w:iCs w:val="0"/>
            <w:sz w:val="32"/>
            <w:szCs w:val="32"/>
          </w:rPr>
          <w:t>。</w:t>
        </w:r>
      </w:ins>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ins w:id="5730" w:author="xh" w:date="2026-10-27T08:20:00+08:00"/>
        </w:rPr>
      </w:pPr>
      <w:ins w:id="5731" w:author="xh" w:date="2026-10-27T08:20:00+08:00">
        <w:r>
          <w:rPr>
            <w:rFonts w:hint="default" w:ascii="Times New Roman" w:hAnsi="Times New Roman" w:eastAsia="方正仿宋_GBK" w:cs="Times New Roman"/>
            <w:b w:val="0"/>
            <w:bCs w:val="0"/>
            <w:i w:val="0"/>
            <w:iCs w:val="0"/>
            <w:sz w:val="24"/>
            <w:szCs w:val="24"/>
          </w:rPr>
          <w:t>表</w:t>
        </w:r>
        <w:r>
          <w:rPr>
            <w:rFonts w:hint="default" w:ascii="Times New Roman" w:hAnsi="Times New Roman" w:eastAsia="方正仿宋_GBK" w:cs="Times New Roman"/>
            <w:b w:val="0"/>
            <w:bCs w:val="0"/>
            <w:i w:val="0"/>
            <w:iCs w:val="0"/>
            <w:sz w:val="24"/>
            <w:szCs w:val="24"/>
          </w:rPr>
          <w:t>1</w:t>
        </w:r>
        <w:r>
          <w:rPr>
            <w:rFonts w:hint="default" w:ascii="Times New Roman" w:hAnsi="Times New Roman" w:eastAsia="方正仿宋_GBK" w:cs="Times New Roman"/>
            <w:b w:val="0"/>
            <w:bCs w:val="0"/>
            <w:i w:val="0"/>
            <w:iCs w:val="0"/>
            <w:sz w:val="24"/>
            <w:szCs w:val="24"/>
          </w:rPr>
          <w:t xml:space="preserve"> 203</w:t>
        </w:r>
        <w:r>
          <w:rPr>
            <w:rFonts w:hint="default" w:ascii="Times New Roman" w:hAnsi="Times New Roman" w:eastAsia="方正仿宋_GBK" w:cs="Times New Roman"/>
            <w:b w:val="0"/>
            <w:bCs w:val="0"/>
            <w:i w:val="0"/>
            <w:iCs w:val="0"/>
            <w:sz w:val="24"/>
            <w:szCs w:val="24"/>
          </w:rPr>
          <w:t>0</w:t>
        </w:r>
        <w:r>
          <w:rPr>
            <w:rFonts w:hint="default" w:ascii="Times New Roman" w:hAnsi="Times New Roman" w:eastAsia="方正仿宋_GBK" w:cs="Times New Roman"/>
            <w:b w:val="0"/>
            <w:bCs w:val="0"/>
            <w:i w:val="0"/>
            <w:iCs w:val="0"/>
            <w:sz w:val="24"/>
            <w:szCs w:val="24"/>
          </w:rPr>
          <w:t>年两地区年末在役配置</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5732" w:author="xh" w:date="2026-10-27T08:20:00+08:00"/>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3" w:author="xh" w:date="2026-10-27T08:20:00+08:00"/>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125</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0</w:t>
            </w:r>
          </w:p>
        </w:tc>
        <w:tc>
          <w:tcPr>
            <w:tcW w:w="1750" w:type="dxa"/>
            <w:vAlign w:val="center"/>
          </w:tcPr>
          <w:p w14:paraId="022125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71.</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0</w:t>
            </w:r>
          </w:p>
        </w:tc>
        <w:tc>
          <w:tcPr>
            <w:tcW w:w="1750" w:type="dxa"/>
            <w:vAlign w:val="center"/>
          </w:tcPr>
          <w:p w14:paraId="77CE0E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94</w:t>
            </w:r>
          </w:p>
        </w:tc>
        <w:tc>
          <w:tcPr>
            <w:tcW w:w="1756" w:type="dxa"/>
            <w:vAlign w:val="center"/>
          </w:tcPr>
          <w:p w14:paraId="5C138C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5</w:t>
            </w:r>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4" w:author="xh" w:date="2026-10-27T08:20:00+08:00"/>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388.5</w:t>
            </w:r>
            <w:r>
              <w:rPr>
                <w:rFonts w:hint="eastAsia" w:ascii="方正仿宋_GBK" w:hAnsi="方正仿宋_GBK" w:eastAsia="方正仿宋_GBK" w:cs="Times New Roman"/>
                <w:sz w:val="24"/>
                <w:szCs w:val="24"/>
              </w:rPr>
              <w:t>0</w:t>
            </w:r>
          </w:p>
        </w:tc>
        <w:tc>
          <w:tcPr>
            <w:tcW w:w="1750" w:type="dxa"/>
            <w:vAlign w:val="center"/>
          </w:tcPr>
          <w:p w14:paraId="41A17B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4</w:t>
            </w:r>
            <w:r>
              <w:rPr>
                <w:rFonts w:hint="eastAsia" w:ascii="方正仿宋_GBK" w:hAnsi="方正仿宋_GBK" w:eastAsia="方正仿宋_GBK" w:cs="Times New Roman"/>
                <w:sz w:val="24"/>
                <w:szCs w:val="24"/>
              </w:rPr>
              <w:t>0</w:t>
            </w:r>
          </w:p>
        </w:tc>
        <w:tc>
          <w:tcPr>
            <w:tcW w:w="1750" w:type="dxa"/>
            <w:vAlign w:val="center"/>
          </w:tcPr>
          <w:p w14:paraId="4DBF10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69</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6</w:t>
            </w:r>
          </w:p>
        </w:tc>
        <w:tc>
          <w:tcPr>
            <w:tcW w:w="1756" w:type="dxa"/>
            <w:vAlign w:val="center"/>
          </w:tcPr>
          <w:p w14:paraId="3F5AE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w:t>
            </w:r>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735" w:author="xh" w:date="2026-10-27T08:20:00+08:00"/>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140.</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0</w:t>
            </w:r>
          </w:p>
        </w:tc>
        <w:tc>
          <w:tcPr>
            <w:tcW w:w="1750" w:type="dxa"/>
            <w:vAlign w:val="center"/>
          </w:tcPr>
          <w:p w14:paraId="0278E8E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0</w:t>
            </w:r>
          </w:p>
        </w:tc>
        <w:tc>
          <w:tcPr>
            <w:tcW w:w="1750" w:type="dxa"/>
            <w:vAlign w:val="center"/>
          </w:tcPr>
          <w:p w14:paraId="16D46F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04</w:t>
            </w:r>
          </w:p>
        </w:tc>
        <w:tc>
          <w:tcPr>
            <w:tcW w:w="1756" w:type="dxa"/>
            <w:vAlign w:val="center"/>
          </w:tcPr>
          <w:p w14:paraId="7F5E19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w:t>
            </w:r>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6" w:author="xh" w:date="2026-10-27T08:20:00+08:00"/>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413.</w:t>
            </w: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0</w:t>
            </w:r>
          </w:p>
        </w:tc>
        <w:tc>
          <w:tcPr>
            <w:tcW w:w="1750" w:type="dxa"/>
            <w:vAlign w:val="center"/>
          </w:tcPr>
          <w:p w14:paraId="55FFA81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.00</w:t>
            </w:r>
          </w:p>
        </w:tc>
        <w:tc>
          <w:tcPr>
            <w:tcW w:w="1750" w:type="dxa"/>
            <w:vAlign w:val="center"/>
          </w:tcPr>
          <w:p w14:paraId="3FACC8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00</w:t>
            </w:r>
          </w:p>
        </w:tc>
        <w:tc>
          <w:tcPr>
            <w:tcW w:w="1756" w:type="dxa"/>
            <w:vAlign w:val="center"/>
          </w:tcPr>
          <w:p w14:paraId="750011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p>
        </w:tc>
      </w:tr>
    </w:tbl>
    <w:p>
      <w:pPr>
        <w:keepNext/>
        <w:widowControl/>
        <w:adjustRightInd w:val="0"/>
        <w:snapToGrid w:val="0"/>
        <w:spacing w:line="560" w:lineRule="exact"/>
        <w:ind w:firstLine="641" w:firstLineChars="200"/>
        <w:outlineLvl w:val="1"/>
        <w:rPr>
          <w:ins w:id="5737" w:author="xh" w:date="2026-10-27T08:20:00+08:00"/>
        </w:rPr>
      </w:pPr>
      <w:ins w:id="5738" w:author="xh" w:date="2026-10-27T08:20:00+08:00">
        <w:r>
          <w:rPr>
            <w:rFonts w:ascii="Times New Roman" w:hAnsi="Times New Roman" w:eastAsia="方正楷体_GBK" w:cs="Times New Roman"/>
            <w:sz w:val="32"/>
            <w:b/>
          </w:rPr>
        </w:r>
        <w:r>
          <w:rPr>
            <w:rFonts w:ascii="Times New Roman" w:hAnsi="Times New Roman" w:eastAsia="方正楷体_GBK" w:cs="Times New Roman"/>
            <w:sz w:val="32"/>
            <w:b/>
          </w:rPr>
          <w:t xml:space="preserve">（二）以主变增容替代部分中压联络与储能</w:t>
        </w:r>
      </w:ins>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175" w:author="xh" w:date="2026-10-26T18:38:40Z">
        <w:r>
          <w:rPr>
            <w:rFonts w:hint="default" w:ascii="Times New Roman" w:hAnsi="Times New Roman" w:eastAsia="方正仿宋_GBK" w:cs="Times New Roman"/>
            <w:b w:val="0"/>
            <w:bCs w:val="0"/>
            <w:i w:val="0"/>
            <w:iCs w:val="0"/>
            <w:sz w:val="32"/>
            <w:szCs w:val="32"/>
          </w:rPr>
          <w:t>邳州</w:t>
        </w:r>
      </w:ins>
      <w:del w:id="1176" w:author="xh" w:date="2026-10-26T18:38:40Z">
        <w:r>
          <w:rPr>
            <w:rFonts w:hint="default" w:ascii="Times New Roman" w:hAnsi="Times New Roman" w:eastAsia="方正仿宋_GBK" w:cs="Times New Roman"/>
            <w:b w:val="0"/>
            <w:bCs w:val="0"/>
            <w:i w:val="0"/>
            <w:iCs w:val="0"/>
            <w:sz w:val="32"/>
            <w:szCs w:val="32"/>
            <w:rPrChange w:id="1177" w:author="xh" w:date="2026-10-23T15:41:49Z">
              <w:rPr>
                <w:rFonts w:hint="eastAsia" w:ascii="方正仿宋_GBK" w:hAnsi="方正仿宋_GBK" w:eastAsia="方正仿宋_GBK" w:cs="Times New Roman"/>
                <w:sz w:val="32"/>
                <w:szCs w:val="32"/>
              </w:rPr>
            </w:rPrChange>
          </w:rPr>
          <w:delText>2022—2035年两地区刚性方案费用现值合计98006.53万元，</w:delText>
        </w:r>
      </w:del>
      <w:r>
        <w:rPr>
          <w:rFonts w:hint="default" w:ascii="Times New Roman" w:hAnsi="Times New Roman" w:eastAsia="方正仿宋_GBK" w:cs="Times New Roman"/>
          <w:b w:val="0"/>
          <w:bCs w:val="0"/>
          <w:i w:val="0"/>
          <w:iCs w:val="0"/>
          <w:sz w:val="32"/>
          <w:szCs w:val="32"/>
        </w:rPr>
        <w:t>弹性方案</w:t>
      </w:r>
      <w:ins w:id="1178" w:author="xh" w:date="2026-10-26T18:38:40Z">
        <w:r>
          <w:rPr>
            <w:rFonts w:hint="default" w:ascii="Times New Roman" w:hAnsi="Times New Roman" w:eastAsia="方正仿宋_GBK" w:cs="Times New Roman"/>
            <w:b w:val="0"/>
            <w:bCs w:val="0"/>
            <w:i w:val="0"/>
            <w:iCs w:val="0"/>
            <w:sz w:val="32"/>
            <w:szCs w:val="32"/>
          </w:rPr>
          <w:t>以较多站内容量替代部分储能和中压联络</w:t>
        </w:r>
      </w:ins>
      <w:del w:id="1179" w:author="xh" w:date="2026-10-26T18:38:40Z">
        <w:r>
          <w:rPr>
            <w:rFonts w:hint="default" w:ascii="Times New Roman" w:hAnsi="Times New Roman" w:eastAsia="方正仿宋_GBK" w:cs="Times New Roman"/>
            <w:b w:val="0"/>
            <w:bCs w:val="0"/>
            <w:i w:val="0"/>
            <w:iCs w:val="0"/>
            <w:sz w:val="32"/>
            <w:szCs w:val="32"/>
          </w:rPr>
          <w:delText>95107.86万元</w:delText>
        </w:r>
      </w:del>
      <w:r>
        <w:rPr>
          <w:rFonts w:hint="default" w:ascii="Times New Roman" w:hAnsi="Times New Roman" w:eastAsia="方正仿宋_GBK" w:cs="Times New Roman"/>
          <w:b w:val="0"/>
          <w:bCs w:val="0"/>
          <w:i w:val="0"/>
          <w:iCs w:val="0"/>
          <w:sz w:val="32"/>
          <w:szCs w:val="32"/>
        </w:rPr>
        <w:t>，</w:t>
      </w:r>
      <w:ins w:id="1180" w:author="xh" w:date="2026-10-26T18:38:40Z">
        <w:r>
          <w:rPr>
            <w:rFonts w:hint="default" w:ascii="Times New Roman" w:hAnsi="Times New Roman" w:eastAsia="方正仿宋_GBK" w:cs="Times New Roman"/>
            <w:b w:val="0"/>
            <w:bCs w:val="0"/>
            <w:i w:val="0"/>
            <w:iCs w:val="0"/>
            <w:sz w:val="32"/>
            <w:szCs w:val="32"/>
          </w:rPr>
          <w:t>费用随之</w:t>
        </w:r>
      </w:ins>
      <w:del w:id="1181" w:author="xh" w:date="2026-10-26T18:38:40Z">
        <w:r>
          <w:rPr>
            <w:rFonts w:hint="default" w:ascii="Times New Roman" w:hAnsi="Times New Roman" w:eastAsia="方正仿宋_GBK" w:cs="Times New Roman"/>
            <w:b w:val="0"/>
            <w:bCs w:val="0"/>
            <w:i w:val="0"/>
            <w:iCs w:val="0"/>
            <w:sz w:val="32"/>
            <w:szCs w:val="32"/>
          </w:rPr>
          <w:delText>减少2898.67万元，</w:delText>
        </w:r>
      </w:del>
      <w:r>
        <w:rPr>
          <w:rFonts w:hint="default" w:ascii="Times New Roman" w:hAnsi="Times New Roman" w:eastAsia="方正仿宋_GBK" w:cs="Times New Roman"/>
          <w:b w:val="0"/>
          <w:bCs w:val="0"/>
          <w:i w:val="0"/>
          <w:iCs w:val="0"/>
          <w:sz w:val="32"/>
          <w:szCs w:val="32"/>
        </w:rPr>
        <w:t>降</w:t>
      </w:r>
      <w:ins w:id="1182" w:author="xh" w:date="2026-10-26T18:38:40Z">
        <w:r>
          <w:rPr>
            <w:rFonts w:hint="default" w:ascii="Times New Roman" w:hAnsi="Times New Roman" w:eastAsia="方正仿宋_GBK" w:cs="Times New Roman"/>
            <w:b w:val="0"/>
            <w:bCs w:val="0"/>
            <w:i w:val="0"/>
            <w:iCs w:val="0"/>
            <w:sz w:val="32"/>
            <w:szCs w:val="32"/>
          </w:rPr>
          <w:t>低；</w:t>
        </w:r>
      </w:ins>
      <w:del w:id="1183" w:author="xh" w:date="2026-10-26T18:38:40Z">
        <w:r>
          <w:rPr>
            <w:rFonts w:hint="default" w:ascii="Times New Roman" w:hAnsi="Times New Roman" w:eastAsia="方正仿宋_GBK" w:cs="Times New Roman"/>
            <w:b w:val="0"/>
            <w:bCs w:val="0"/>
            <w:i w:val="0"/>
            <w:iCs w:val="0"/>
            <w:sz w:val="32"/>
            <w:szCs w:val="32"/>
          </w:rPr>
          <w:delText>幅2.96%。其中邳州减少848.32万元，</w:delText>
        </w:r>
      </w:del>
      <w:r>
        <w:rPr>
          <w:rFonts w:hint="default" w:ascii="Times New Roman" w:hAnsi="Times New Roman" w:eastAsia="方正仿宋_GBK" w:cs="Times New Roman"/>
          <w:b w:val="0"/>
          <w:bCs w:val="0"/>
          <w:i w:val="0"/>
          <w:iCs w:val="0"/>
          <w:sz w:val="32"/>
          <w:szCs w:val="32"/>
        </w:rPr>
        <w:t>市区</w:t>
      </w:r>
      <w:ins w:id="1184" w:author="xh" w:date="2026-10-26T18:38:40Z">
        <w:r>
          <w:rPr>
            <w:rFonts w:hint="default" w:ascii="Times New Roman" w:hAnsi="Times New Roman" w:eastAsia="方正仿宋_GBK" w:cs="Times New Roman"/>
            <w:b w:val="0"/>
            <w:bCs w:val="0"/>
            <w:i w:val="0"/>
            <w:iCs w:val="0"/>
            <w:sz w:val="32"/>
            <w:szCs w:val="32"/>
          </w:rPr>
          <w:t>弹性方案在</w:t>
        </w:r>
      </w:ins>
      <w:del w:id="1185" w:author="xh" w:date="2026-10-26T18:38:40Z">
        <w:r>
          <w:rPr>
            <w:rFonts w:hint="default" w:ascii="Times New Roman" w:hAnsi="Times New Roman" w:eastAsia="方正仿宋_GBK" w:cs="Times New Roman"/>
            <w:b w:val="0"/>
            <w:bCs w:val="0"/>
            <w:i w:val="0"/>
            <w:iCs w:val="0"/>
            <w:sz w:val="32"/>
            <w:szCs w:val="32"/>
          </w:rPr>
          <w:delText>减少</w:delText>
        </w:r>
      </w:del>
      <w:r>
        <w:rPr>
          <w:rFonts w:hint="default" w:ascii="Times New Roman" w:hAnsi="Times New Roman" w:eastAsia="方正仿宋_GBK" w:cs="Times New Roman"/>
          <w:b w:val="0"/>
          <w:bCs w:val="0"/>
          <w:i w:val="0"/>
          <w:iCs w:val="0"/>
          <w:sz w:val="32"/>
          <w:szCs w:val="32"/>
        </w:rPr>
        <w:t>20</w:t>
      </w:r>
      <w:ins w:id="1186" w:author="xh" w:date="2026-10-26T18:38:40Z">
        <w:r>
          <w:rPr>
            <w:rFonts w:hint="default" w:ascii="Times New Roman" w:hAnsi="Times New Roman" w:eastAsia="方正仿宋_GBK" w:cs="Times New Roman"/>
            <w:b w:val="0"/>
            <w:bCs w:val="0"/>
            <w:i w:val="0"/>
            <w:iCs w:val="0"/>
            <w:sz w:val="32"/>
            <w:szCs w:val="32"/>
          </w:rPr>
          <w:t>3</w:t>
        </w:r>
      </w:ins>
      <w:del w:id="1187" w:author="xh" w:date="2026-10-26T18:38:40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0</w:t>
      </w:r>
      <w:ins w:id="1188" w:author="xh" w:date="2026-10-26T18:38:40Z">
        <w:r>
          <w:rPr>
            <w:rFonts w:hint="default" w:ascii="Times New Roman" w:hAnsi="Times New Roman" w:eastAsia="方正仿宋_GBK" w:cs="Times New Roman"/>
            <w:b w:val="0"/>
            <w:bCs w:val="0"/>
            <w:i w:val="0"/>
            <w:iCs w:val="0"/>
            <w:sz w:val="32"/>
            <w:szCs w:val="32"/>
          </w:rPr>
          <w:t>年前集中安排站内补强，新增主变支出较高</w:t>
        </w:r>
      </w:ins>
      <w:del w:id="1189" w:author="xh" w:date="2026-10-26T18:38:40Z">
        <w:r>
          <w:rPr>
            <w:rFonts w:hint="default" w:ascii="Times New Roman" w:hAnsi="Times New Roman" w:eastAsia="方正仿宋_GBK" w:cs="Times New Roman"/>
            <w:b w:val="0"/>
            <w:bCs w:val="0"/>
            <w:i w:val="0"/>
            <w:iCs w:val="0"/>
            <w:sz w:val="32"/>
            <w:szCs w:val="32"/>
          </w:rPr>
          <w:delText>.35万元</w:delText>
        </w:r>
      </w:del>
      <w:r>
        <w:rPr>
          <w:rFonts w:hint="default" w:ascii="Times New Roman" w:hAnsi="Times New Roman" w:eastAsia="方正仿宋_GBK" w:cs="Times New Roman"/>
          <w:b w:val="0"/>
          <w:bCs w:val="0"/>
          <w:i w:val="0"/>
          <w:iCs w:val="0"/>
          <w:sz w:val="32"/>
          <w:szCs w:val="32"/>
        </w:rPr>
        <w:t>。</w:t>
      </w:r>
      <w:ins w:id="1190" w:author="xh" w:date="2026-10-23T15:41:49Z">
        <w:r>
          <w:rPr>
            <w:rFonts w:hint="default" w:ascii="Times New Roman" w:hAnsi="Times New Roman" w:eastAsia="方正仿宋_GBK" w:cs="Times New Roman"/>
            <w:b w:val="0"/>
            <w:bCs w:val="0"/>
            <w:i w:val="0"/>
            <w:iCs w:val="0"/>
            <w:sz w:val="32"/>
            <w:szCs w:val="32"/>
            <w:rPrChange w:id="1191" w:author="xh" w:date="2026-10-23T15:41:49Z">
              <w:rPr>
                <w:rFonts w:hint="eastAsia" w:ascii="方正仿宋_GBK" w:hAnsi="方正仿宋_GBK" w:eastAsia="方正仿宋_GBK" w:cs="Times New Roman"/>
                <w:sz w:val="32"/>
                <w:szCs w:val="32"/>
              </w:rPr>
            </w:rPrChange>
          </w:rPr>
          <w:t>两地</w:t>
        </w:r>
      </w:ins>
      <w:ins w:id="1192" w:author="xh" w:date="2026-10-26T18:38:40Z">
        <w:r>
          <w:rPr>
            <w:rFonts w:hint="default" w:ascii="Times New Roman" w:hAnsi="Times New Roman" w:eastAsia="方正仿宋_GBK" w:cs="Times New Roman"/>
            <w:b w:val="0"/>
            <w:bCs w:val="0"/>
            <w:i w:val="0"/>
            <w:iCs w:val="0"/>
            <w:sz w:val="32"/>
            <w:szCs w:val="32"/>
          </w:rPr>
          <w:t>的源荷</w:t>
        </w:r>
      </w:ins>
      <w:del w:id="1193" w:author="xh" w:date="2026-10-26T18:38:40Z">
        <w:r>
          <w:rPr>
            <w:rFonts w:hint="default" w:ascii="Times New Roman" w:hAnsi="Times New Roman" w:eastAsia="方正仿宋_GBK" w:cs="Times New Roman"/>
            <w:b w:val="0"/>
            <w:bCs w:val="0"/>
            <w:i w:val="0"/>
            <w:iCs w:val="0"/>
            <w:sz w:val="32"/>
            <w:szCs w:val="32"/>
          </w:rPr>
          <w:delText>区均通过增加部分站内</w:delText>
        </w:r>
      </w:del>
      <w:ins w:id="1194" w:author="白日梦想家" w:date="2026-10-26T14:07:00Z">
        <w:del w:id="1195" w:author="xh" w:date="2026-10-26T18:38:40Z">
          <w:r>
            <w:rPr>
              <w:rFonts w:hint="eastAsia" w:ascii="Times New Roman" w:hAnsi="Times New Roman" w:eastAsia="方正仿宋_GBK" w:cs="Times New Roman"/>
              <w:b w:val="0"/>
              <w:bCs w:val="0"/>
              <w:i w:val="0"/>
              <w:iCs w:val="0"/>
              <w:sz w:val="32"/>
              <w:szCs w:val="32"/>
              <w:lang w:eastAsia="zh"/>
              <w:woUserID w:val="2"/>
            </w:rPr>
            <w:delText>主变</w:delText>
          </w:r>
        </w:del>
      </w:ins>
      <w:ins w:id="1196" w:author="白日梦想家" w:date="2026-10-26T14:07:01Z">
        <w:del w:id="1197" w:author="xh" w:date="2026-10-26T18:38:40Z">
          <w:r>
            <w:rPr>
              <w:rFonts w:hint="eastAsia" w:ascii="Times New Roman" w:hAnsi="Times New Roman" w:eastAsia="方正仿宋_GBK" w:cs="Times New Roman"/>
              <w:b w:val="0"/>
              <w:bCs w:val="0"/>
              <w:i w:val="0"/>
              <w:iCs w:val="0"/>
              <w:sz w:val="32"/>
              <w:szCs w:val="32"/>
              <w:lang w:eastAsia="zh"/>
              <w:woUserID w:val="2"/>
            </w:rPr>
            <w:delText>投资</w:delText>
          </w:r>
        </w:del>
      </w:ins>
      <w:ins w:id="1198" w:author="xh" w:date="2026-10-23T15:41:49Z">
        <w:del w:id="1199" w:author="白日梦想家" w:date="2026-10-26T14:06:59Z">
          <w:r>
            <w:rPr>
              <w:rFonts w:hint="default" w:ascii="Times New Roman" w:hAnsi="Times New Roman" w:eastAsia="方正仿宋_GBK" w:cs="Times New Roman"/>
              <w:b w:val="0"/>
              <w:bCs w:val="0"/>
              <w:i w:val="0"/>
              <w:iCs w:val="0"/>
              <w:sz w:val="32"/>
              <w:szCs w:val="32"/>
              <w:rPrChange w:id="1200" w:author="xh" w:date="2026-10-23T15:41:49Z">
                <w:rPr>
                  <w:rFonts w:hint="eastAsia" w:ascii="方正仿宋_GBK" w:hAnsi="方正仿宋_GBK" w:eastAsia="方正仿宋_GBK" w:cs="Times New Roman"/>
                  <w:sz w:val="32"/>
                  <w:szCs w:val="32"/>
                </w:rPr>
              </w:rPrChange>
            </w:rPr>
            <w:delText>投</w:delText>
          </w:r>
        </w:del>
      </w:ins>
      <w:ins w:id="1201" w:author="xh" w:date="2026-10-23T15:41:49Z">
        <w:del w:id="1202" w:author="白日梦想家" w:date="2026-10-26T14:06:59Z">
          <w:r>
            <w:rPr>
              <w:rFonts w:hint="default" w:ascii="Times New Roman" w:hAnsi="Times New Roman" w:eastAsia="方正仿宋_GBK" w:cs="Times New Roman"/>
              <w:b w:val="0"/>
              <w:bCs w:val="0"/>
              <w:i w:val="0"/>
              <w:iCs w:val="0"/>
              <w:sz w:val="32"/>
              <w:szCs w:val="32"/>
              <w:rPrChange w:id="1203" w:author="xh" w:date="2026-10-23T15:41:49Z">
                <w:rPr>
                  <w:rFonts w:hint="eastAsia" w:ascii="方正仿宋_GBK" w:hAnsi="方正仿宋_GBK" w:eastAsia="方正仿宋_GBK" w:cs="Times New Roman"/>
                  <w:sz w:val="32"/>
                  <w:szCs w:val="32"/>
                </w:rPr>
              </w:rPrChange>
            </w:rPr>
            <w:delText>入</w:delText>
          </w:r>
        </w:del>
      </w:ins>
      <w:ins w:id="1204" w:author="xh" w:date="2026-10-23T15:41:49Z">
        <w:r>
          <w:rPr>
            <w:rFonts w:hint="default" w:ascii="Times New Roman" w:hAnsi="Times New Roman" w:eastAsia="方正仿宋_GBK" w:cs="Times New Roman"/>
            <w:b w:val="0"/>
            <w:bCs w:val="0"/>
            <w:i w:val="0"/>
            <w:iCs w:val="0"/>
            <w:sz w:val="32"/>
            <w:szCs w:val="32"/>
            <w:rPrChange w:id="1205" w:author="xh" w:date="2026-10-23T15:41:49Z">
              <w:rPr>
                <w:rFonts w:hint="eastAsia" w:ascii="方正仿宋_GBK" w:hAnsi="方正仿宋_GBK" w:eastAsia="方正仿宋_GBK" w:cs="Times New Roman"/>
                <w:sz w:val="32"/>
                <w:szCs w:val="32"/>
              </w:rPr>
            </w:rPrChange>
          </w:rPr>
          <w:t>、</w:t>
        </w:r>
      </w:ins>
      <w:ins w:id="1206" w:author="xh" w:date="2026-10-26T18:38:40Z">
        <w:r>
          <w:rPr>
            <w:rFonts w:hint="default" w:ascii="Times New Roman" w:hAnsi="Times New Roman" w:eastAsia="方正仿宋_GBK" w:cs="Times New Roman"/>
            <w:b w:val="0"/>
            <w:bCs w:val="0"/>
            <w:i w:val="0"/>
            <w:iCs w:val="0"/>
            <w:sz w:val="32"/>
            <w:szCs w:val="32"/>
          </w:rPr>
          <w:t>网架和建设时序不同，</w:t>
        </w:r>
      </w:ins>
      <w:del w:id="1207" w:author="xh" w:date="2026-10-26T18:38:40Z">
        <w:r>
          <w:rPr>
            <w:rFonts w:hint="default" w:ascii="Times New Roman" w:hAnsi="Times New Roman" w:eastAsia="方正仿宋_GBK" w:cs="Times New Roman"/>
            <w:b w:val="0"/>
            <w:bCs w:val="0"/>
            <w:i w:val="0"/>
            <w:iCs w:val="0"/>
            <w:sz w:val="32"/>
            <w:szCs w:val="32"/>
          </w:rPr>
          <w:delText>减少联络等配套工程形成全期</w:delText>
        </w:r>
      </w:del>
      <w:del w:id="1208" w:author="xh" w:date="2026-10-23T15:41:49Z">
        <w:r>
          <w:rPr>
            <w:rFonts w:hint="eastAsia" w:ascii="方正仿宋_GBK" w:hAnsi="方正仿宋_GBK" w:eastAsia="方正仿宋_GBK" w:cs="Times New Roman"/>
            <w:sz w:val="32"/>
            <w:szCs w:val="32"/>
          </w:rPr>
          <w:delText>表1列示各措施</w:delText>
        </w:r>
      </w:del>
      <w:r>
        <w:rPr>
          <w:rFonts w:hint="default" w:ascii="Times New Roman" w:hAnsi="Times New Roman" w:eastAsia="方正仿宋_GBK" w:cs="Times New Roman"/>
          <w:b w:val="0"/>
          <w:bCs w:val="0"/>
          <w:i w:val="0"/>
          <w:iCs w:val="0"/>
          <w:sz w:val="32"/>
          <w:szCs w:val="32"/>
          <w:rPrChange w:id="1209" w:author="xh" w:date="2026-10-23T15:41:49Z">
            <w:rPr>
              <w:rFonts w:hint="eastAsia" w:ascii="方正仿宋_GBK" w:hAnsi="方正仿宋_GBK" w:eastAsia="方正仿宋_GBK" w:cs="Times New Roman"/>
              <w:sz w:val="32"/>
              <w:szCs w:val="32"/>
            </w:rPr>
          </w:rPrChange>
        </w:rPr>
        <w:t>费用</w:t>
      </w:r>
      <w:ins w:id="1210" w:author="xh" w:date="2026-10-26T18:38:40Z">
        <w:r>
          <w:rPr>
            <w:rFonts w:hint="default" w:ascii="Times New Roman" w:hAnsi="Times New Roman" w:eastAsia="方正仿宋_GBK" w:cs="Times New Roman"/>
            <w:b w:val="0"/>
            <w:bCs w:val="0"/>
            <w:i w:val="0"/>
            <w:iCs w:val="0"/>
            <w:sz w:val="32"/>
            <w:szCs w:val="32"/>
          </w:rPr>
          <w:t>结果分别说明</w:t>
        </w:r>
      </w:ins>
      <w:del w:id="1211" w:author="xh" w:date="2026-10-26T18:38:40Z">
        <w:r>
          <w:rPr>
            <w:rFonts w:hint="default" w:ascii="Times New Roman" w:hAnsi="Times New Roman" w:eastAsia="方正仿宋_GBK" w:cs="Times New Roman"/>
            <w:b w:val="0"/>
            <w:bCs w:val="0"/>
            <w:i w:val="0"/>
            <w:iCs w:val="0"/>
            <w:sz w:val="32"/>
            <w:szCs w:val="32"/>
            <w:rPrChange w:id="1212" w:author="xh" w:date="2026-10-23T15:41:49Z">
              <w:rPr>
                <w:rFonts w:hint="eastAsia" w:ascii="方正仿宋_GBK" w:hAnsi="方正仿宋_GBK" w:eastAsia="方正仿宋_GBK" w:cs="Times New Roman"/>
                <w:sz w:val="32"/>
                <w:szCs w:val="32"/>
              </w:rPr>
            </w:rPrChange>
          </w:rPr>
          <w:delText>优势</w:delText>
        </w:r>
      </w:del>
      <w:del w:id="1213" w:author="xh" w:date="2026-10-23T15:41:49Z">
        <w:r>
          <w:rPr>
            <w:rFonts w:hint="eastAsia" w:ascii="方正仿宋_GBK" w:hAnsi="方正仿宋_GBK" w:eastAsia="方正仿宋_GBK" w:cs="Times New Roman"/>
            <w:sz w:val="32"/>
            <w:szCs w:val="32"/>
          </w:rPr>
          <w:delText>，均按同一评价范围计算</w:delText>
        </w:r>
      </w:del>
      <w:r>
        <w:rPr>
          <w:rFonts w:hint="default" w:ascii="Times New Roman" w:hAnsi="Times New Roman" w:eastAsia="方正仿宋_GBK" w:cs="Times New Roman"/>
          <w:b w:val="0"/>
          <w:bCs w:val="0"/>
          <w:i w:val="0"/>
          <w:iCs w:val="0"/>
          <w:sz w:val="32"/>
          <w:szCs w:val="32"/>
          <w:rPrChange w:id="1214" w:author="xh" w:date="2026-10-23T15:41:49Z">
            <w:rPr>
              <w:rFonts w:hint="eastAsia" w:ascii="方正仿宋_GBK" w:hAnsi="方正仿宋_GBK" w:eastAsia="方正仿宋_GBK" w:cs="Times New Roman"/>
              <w:sz w:val="32"/>
              <w:szCs w:val="32"/>
            </w:rPr>
          </w:rPrChange>
        </w:rPr>
        <w:t>。</w:t>
      </w:r>
    </w:p>
    <w:p w14:paraId="11E10FA8">
      <w:pPr>
        <w:keepNext/>
        <w:widowControl/>
        <w:adjustRightInd w:val="0"/>
        <w:snapToGrid w:val="0"/>
        <w:ind w:left="0" w:leftChars="0" w:right="0" w:rightChars="0" w:firstLine="0" w:firstLineChars="0"/>
        <w:jc w:val="center"/>
        <w:outlineLvl w:val="9"/>
        <w:rPr>
          <w:del w:id="1215" w:author="xh" w:date="2026-10-23T15:45:13Z"/>
          <w:rFonts w:hint="eastAsia" w:ascii="方正仿宋_GBK" w:hAnsi="方正仿宋_GBK" w:eastAsia="方正仿宋_GBK" w:cs="Times New Roman"/>
          <w:sz w:val="32"/>
          <w:szCs w:val="32"/>
          <w:highlight w:val="none"/>
          <w14:ligatures w14:val="standardContextual"/>
        </w:rPr>
      </w:pPr>
      <w:del w:id="1216"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217"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1218" w:author="xh" w:date="2026-10-23T15:48:38Z"/>
              </w:rPr>
            </w:pPr>
            <w:del w:id="1219"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1220" w:author="xh" w:date="2026-10-23T15:48:38Z"/>
              </w:rPr>
            </w:pPr>
            <w:del w:id="1221"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1222" w:author="xh" w:date="2026-10-23T15:48:38Z"/>
              </w:rPr>
            </w:pPr>
            <w:del w:id="1223"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1224" w:author="xh" w:date="2026-10-23T15:48:38Z"/>
              </w:rPr>
            </w:pPr>
            <w:del w:id="1225"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1226" w:author="xh" w:date="2026-10-23T15:48:38Z"/>
              </w:rPr>
            </w:pPr>
            <w:del w:id="1227"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1228" w:author="xh" w:date="2026-10-23T15:48:38Z"/>
              </w:rPr>
            </w:pPr>
            <w:del w:id="1229"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30"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1231" w:author="xh" w:date="2026-10-23T15:48:38Z"/>
              </w:rPr>
            </w:pPr>
            <w:del w:id="1232"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1233" w:author="xh" w:date="2026-10-23T15:48:38Z"/>
              </w:rPr>
            </w:pPr>
            <w:del w:id="1234"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1235" w:author="xh" w:date="2026-10-23T15:48:38Z"/>
              </w:rPr>
            </w:pPr>
            <w:del w:id="1236"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1237" w:author="xh" w:date="2026-10-23T15:48:38Z"/>
              </w:rPr>
            </w:pPr>
            <w:del w:id="1238"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1239" w:author="xh" w:date="2026-10-23T15:48:38Z"/>
              </w:rPr>
            </w:pPr>
            <w:del w:id="1240"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1241" w:author="xh" w:date="2026-10-23T15:48:38Z"/>
              </w:rPr>
            </w:pPr>
            <w:del w:id="1242"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43"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1244" w:author="xh" w:date="2026-10-23T15:48:38Z"/>
              </w:rPr>
            </w:pPr>
            <w:del w:id="1245"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1246" w:author="xh" w:date="2026-10-23T15:48:38Z"/>
              </w:rPr>
            </w:pPr>
            <w:del w:id="1247"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1248" w:author="xh" w:date="2026-10-23T15:48:38Z"/>
              </w:rPr>
            </w:pPr>
            <w:del w:id="1249"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1250" w:author="xh" w:date="2026-10-23T15:48:38Z"/>
              </w:rPr>
            </w:pPr>
            <w:del w:id="1251"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1252" w:author="xh" w:date="2026-10-23T15:48:38Z"/>
              </w:rPr>
            </w:pPr>
            <w:del w:id="1253"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1254" w:author="xh" w:date="2026-10-23T15:48:38Z"/>
              </w:rPr>
            </w:pPr>
            <w:del w:id="1255"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256"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1257" w:author="xh" w:date="2026-10-23T15:48:38Z"/>
              </w:rPr>
            </w:pPr>
            <w:del w:id="1258"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1259" w:author="xh" w:date="2026-10-23T15:48:38Z"/>
              </w:rPr>
            </w:pPr>
            <w:del w:id="1260"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1261" w:author="xh" w:date="2026-10-23T15:48:38Z"/>
              </w:rPr>
            </w:pPr>
            <w:del w:id="1262"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1263" w:author="xh" w:date="2026-10-23T15:48:38Z"/>
              </w:rPr>
            </w:pPr>
            <w:del w:id="1264"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1265" w:author="xh" w:date="2026-10-23T15:48:38Z"/>
              </w:rPr>
            </w:pPr>
            <w:del w:id="1266"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1267" w:author="xh" w:date="2026-10-23T15:48:38Z"/>
              </w:rPr>
            </w:pPr>
            <w:del w:id="1268"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69"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1270" w:author="xh" w:date="2026-10-23T15:48:38Z"/>
              </w:rPr>
            </w:pPr>
            <w:del w:id="1271"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1272" w:author="xh" w:date="2026-10-23T15:48:38Z"/>
              </w:rPr>
            </w:pPr>
            <w:del w:id="1273"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1274" w:author="xh" w:date="2026-10-23T15:48:38Z"/>
              </w:rPr>
            </w:pPr>
            <w:del w:id="1275"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1276" w:author="xh" w:date="2026-10-23T15:48:38Z"/>
              </w:rPr>
            </w:pPr>
            <w:del w:id="1277"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1278" w:author="xh" w:date="2026-10-23T15:48:38Z"/>
              </w:rPr>
            </w:pPr>
            <w:del w:id="1279"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1280" w:author="xh" w:date="2026-10-23T15:48:38Z"/>
              </w:rPr>
            </w:pPr>
            <w:del w:id="1281"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5969" w:author="xh" w:date="2026-10-27T08:22:00+08:00">
        <w:r>
          <w:rPr>
            <w:rFonts w:hint="default" w:ascii="Times New Roman" w:hAnsi="Times New Roman" w:eastAsia="方正楷体_GBK" w:cs="Times New Roman"/>
            <w:b/>
            <w:bCs/>
            <w:i w:val="0"/>
            <w:iCs w:val="0"/>
            <w:sz w:val="32"/>
            <w:szCs w:val="32"/>
            <w:rPrChange w:id="1282" w:author="xh" w:date="2026-10-23T15:52:02Z">
              <w:rPr>
                <w:rFonts w:hint="eastAsia" w:ascii="方正楷体_GBK" w:hAnsi="方正楷体_GBK" w:eastAsia="方正楷体_GBK" w:cs="方正楷体_GBK"/>
                <w:b/>
                <w:sz w:val="32"/>
                <w:szCs w:val="32"/>
              </w:rPr>
            </w:rPrChange>
          </w:rPr>
          <w:delText xml:space="preserve">一是</w:delText>
        </w:r>
      </w:del>
      <w:ins w:id="1283" w:author="xh" w:date="2026-10-23T15:52:02Z">
        <w:del w:id="5970" w:author="xh" w:date="2026-10-27T08:22:00+08:00">
          <w:r>
            <w:rPr>
              <w:rFonts w:hint="default" w:ascii="Times New Roman" w:hAnsi="Times New Roman" w:eastAsia="方正楷体_GBK" w:cs="Times New Roman"/>
              <w:b/>
              <w:bCs/>
              <w:i w:val="0"/>
              <w:iCs w:val="0"/>
              <w:sz w:val="32"/>
              <w:szCs w:val="32"/>
              <w:rPrChange w:id="1284" w:author="xh" w:date="2026-10-23T15:52:02Z">
                <w:rPr>
                  <w:rFonts w:hint="eastAsia" w:ascii="方正楷体_GBK" w:hAnsi="方正楷体_GBK" w:eastAsia="方正楷体_GBK" w:cs="方正楷体_GBK"/>
                  <w:b/>
                  <w:sz w:val="32"/>
                  <w:szCs w:val="32"/>
                </w:rPr>
              </w:rPrChange>
            </w:rPr>
            <w:delText xml:space="preserve">光伏规模较大的县域</w:delText>
          </w:r>
        </w:del>
      </w:ins>
      <w:del w:id="1285" w:author="xh" w:date="2026-10-23T15:52:02Z">
        <w:r>
          <w:rPr>
            <w:rFonts w:hint="eastAsia" w:ascii="方正楷体_GBK" w:hAnsi="方正楷体_GBK" w:eastAsia="方正楷体_GBK" w:cs="方正楷体_GBK"/>
            <w:b/>
            <w:sz w:val="32"/>
            <w:szCs w:val="32"/>
          </w:rPr>
          <w:delText>邳州</w:delText>
        </w:r>
      </w:del>
      <w:del w:id="5971" w:author="xh" w:date="2026-10-27T08:22:00+08:00">
        <w:r>
          <w:rPr>
            <w:rFonts w:hint="default" w:ascii="Times New Roman" w:hAnsi="Times New Roman" w:eastAsia="方正楷体_GBK" w:cs="Times New Roman"/>
            <w:b/>
            <w:bCs/>
            <w:i w:val="0"/>
            <w:iCs w:val="0"/>
            <w:sz w:val="32"/>
            <w:szCs w:val="32"/>
            <w:rPrChange w:id="1286" w:author="xh" w:date="2026-10-23T15:52:02Z">
              <w:rPr>
                <w:rFonts w:hint="eastAsia" w:ascii="方正楷体_GBK" w:hAnsi="方正楷体_GBK" w:eastAsia="方正楷体_GBK" w:cs="方正楷体_GBK"/>
                <w:b/>
                <w:sz w:val="32"/>
                <w:szCs w:val="32"/>
              </w:rPr>
            </w:rPrChange>
          </w:rPr>
          <w:delText xml:space="preserve">以</w:delText>
        </w:r>
      </w:del>
      <w:ins w:id="1287" w:author="白日梦想家" w:date="2026-10-27T10:07:57Z">
        <w:del w:id="5972" w:author="xh" w:date="2026-10-27T08:22:00+08:00">
          <w:r>
            <w:rPr>
              <w:rFonts w:hint="eastAsia" w:ascii="Times New Roman" w:hAnsi="Times New Roman" w:eastAsia="方正楷体_GBK" w:cs="Times New Roman"/>
              <w:b/>
              <w:bCs/>
              <w:i w:val="0"/>
              <w:iCs w:val="0"/>
              <w:sz w:val="32"/>
              <w:szCs w:val="32"/>
              <w:lang w:eastAsia="zh"/>
              <w:woUserID w:val="1"/>
            </w:rPr>
            <w:delText xml:space="preserve">主变</w:delText>
          </w:r>
        </w:del>
      </w:ins>
      <w:ins w:id="1288" w:author="白日梦想家" w:date="2026-10-27T10:08:05Z">
        <w:del w:id="5973" w:author="xh" w:date="2026-10-27T08:22:00+08:00">
          <w:r>
            <w:rPr>
              <w:rFonts w:hint="eastAsia" w:ascii="Times New Roman" w:hAnsi="Times New Roman" w:eastAsia="方正楷体_GBK" w:cs="Times New Roman"/>
              <w:b/>
              <w:bCs/>
              <w:i w:val="0"/>
              <w:iCs w:val="0"/>
              <w:sz w:val="32"/>
              <w:szCs w:val="32"/>
              <w:lang w:eastAsia="zh"/>
              <w:woUserID w:val="1"/>
            </w:rPr>
            <w:delText xml:space="preserve">增容</w:delText>
          </w:r>
        </w:del>
      </w:ins>
      <w:ins w:id="1289" w:author="xh" w:date="2026-10-23T15:52:02Z">
        <w:del w:id="1290" w:author="白日梦想家" w:date="2026-10-27T10:07:56Z">
          <w:r>
            <w:rPr>
              <w:rFonts w:hint="default" w:ascii="Times New Roman" w:hAnsi="Times New Roman" w:eastAsia="方正楷体_GBK" w:cs="Times New Roman"/>
              <w:b/>
              <w:bCs/>
              <w:i w:val="0"/>
              <w:iCs w:val="0"/>
              <w:sz w:val="32"/>
              <w:szCs w:val="32"/>
              <w:rPrChange w:id="1291" w:author="xh" w:date="2026-10-23T15:52:02Z">
                <w:rPr>
                  <w:rFonts w:hint="eastAsia" w:ascii="方正楷体_GBK" w:hAnsi="方正楷体_GBK" w:eastAsia="方正楷体_GBK" w:cs="方正楷体_GBK"/>
                  <w:b/>
                  <w:sz w:val="32"/>
                  <w:szCs w:val="32"/>
                </w:rPr>
              </w:rPrChange>
            </w:rPr>
            <w:delText>站内</w:delText>
          </w:r>
        </w:del>
      </w:ins>
      <w:ins w:id="1294" w:author="xh" w:date="2026-10-23T15:52:02Z">
        <w:del w:id="1295" w:author="白日梦想家" w:date="2026-10-27T10:07:44Z">
          <w:r>
            <w:rPr>
              <w:rFonts w:hint="default" w:ascii="Times New Roman" w:hAnsi="Times New Roman" w:eastAsia="方正楷体_GBK" w:cs="Times New Roman"/>
              <w:b/>
              <w:bCs/>
              <w:i w:val="0"/>
              <w:iCs w:val="0"/>
              <w:sz w:val="32"/>
              <w:szCs w:val="32"/>
              <w:rPrChange w:id="1296" w:author="xh" w:date="2026-10-23T15:52:02Z">
                <w:rPr>
                  <w:rFonts w:hint="eastAsia" w:ascii="方正楷体_GBK" w:hAnsi="方正楷体_GBK" w:eastAsia="方正楷体_GBK" w:cs="方正楷体_GBK"/>
                  <w:b/>
                  <w:sz w:val="32"/>
                  <w:szCs w:val="32"/>
                </w:rPr>
              </w:rPrChange>
            </w:rPr>
            <w:delText>补强</w:delText>
          </w:r>
        </w:del>
      </w:ins>
      <w:del w:id="1299" w:author="xh" w:date="2026-10-23T15:52:02Z">
        <w:r>
          <w:rPr>
            <w:rFonts w:hint="eastAsia" w:ascii="方正楷体_GBK" w:hAnsi="方正楷体_GBK" w:eastAsia="方正楷体_GBK" w:cs="方正楷体_GBK"/>
            <w:b/>
            <w:sz w:val="32"/>
            <w:szCs w:val="32"/>
          </w:rPr>
          <w:delText>较多主变投入</w:delText>
        </w:r>
      </w:del>
      <w:del w:id="5974" w:author="xh" w:date="2026-10-27T08:22:00+08:00">
        <w:r>
          <w:rPr>
            <w:rFonts w:hint="default" w:ascii="Times New Roman" w:hAnsi="Times New Roman" w:eastAsia="方正楷体_GBK" w:cs="Times New Roman"/>
            <w:b/>
            <w:bCs/>
            <w:i w:val="0"/>
            <w:iCs w:val="0"/>
            <w:sz w:val="32"/>
            <w:szCs w:val="32"/>
            <w:rPrChange w:id="1300" w:author="xh" w:date="2026-10-23T15:52:02Z">
              <w:rPr>
                <w:rFonts w:hint="eastAsia" w:ascii="方正楷体_GBK" w:hAnsi="方正楷体_GBK" w:eastAsia="方正楷体_GBK" w:cs="方正楷体_GBK"/>
                <w:b/>
                <w:sz w:val="32"/>
                <w:szCs w:val="32"/>
              </w:rPr>
            </w:rPrChange>
          </w:rPr>
          <w:delText xml:space="preserve">替代部分</w:delText>
        </w:r>
      </w:del>
      <w:ins w:id="1301" w:author="白日梦想家" w:date="2026-10-26T17:18:01Z">
        <w:del w:id="5975" w:author="xh" w:date="2026-10-27T08:22:00+08:00">
          <w:r>
            <w:rPr>
              <w:rFonts w:hint="eastAsia" w:ascii="Times New Roman" w:hAnsi="Times New Roman" w:eastAsia="方正楷体_GBK" w:cs="Times New Roman"/>
              <w:b/>
              <w:bCs/>
              <w:i w:val="0"/>
              <w:iCs w:val="0"/>
              <w:sz w:val="32"/>
              <w:szCs w:val="32"/>
              <w:lang w:eastAsia="zh"/>
              <w:woUserID w:val="2"/>
            </w:rPr>
            <w:delText xml:space="preserve">中压</w:delText>
          </w:r>
        </w:del>
      </w:ins>
      <w:ins w:id="1302" w:author="xh" w:date="2026-10-23T15:52:02Z">
        <w:del w:id="5976" w:author="xh" w:date="2026-10-27T08:22:00+08:00">
          <w:r>
            <w:rPr>
              <w:rFonts w:hint="default" w:ascii="Times New Roman" w:hAnsi="Times New Roman" w:eastAsia="方正楷体_GBK" w:cs="Times New Roman"/>
              <w:b/>
              <w:bCs/>
              <w:i w:val="0"/>
              <w:iCs w:val="0"/>
              <w:sz w:val="32"/>
              <w:szCs w:val="32"/>
              <w:rPrChange w:id="1303" w:author="xh" w:date="2026-10-23T15:52:02Z">
                <w:rPr>
                  <w:rFonts w:hint="eastAsia" w:ascii="方正楷体_GBK" w:hAnsi="方正楷体_GBK" w:eastAsia="方正楷体_GBK" w:cs="方正楷体_GBK"/>
                  <w:b/>
                  <w:sz w:val="32"/>
                  <w:szCs w:val="32"/>
                </w:rPr>
              </w:rPrChange>
            </w:rPr>
            <w:delText xml:space="preserve">配套工程</w:delText>
          </w:r>
        </w:del>
      </w:ins>
      <w:del w:id="1304" w:author="xh" w:date="2026-10-23T15:52:02Z">
        <w:r>
          <w:rPr>
            <w:rFonts w:hint="eastAsia" w:ascii="方正楷体_GBK" w:hAnsi="方正楷体_GBK" w:eastAsia="方正楷体_GBK" w:cs="方正楷体_GBK"/>
            <w:b/>
            <w:sz w:val="32"/>
            <w:szCs w:val="32"/>
          </w:rPr>
          <w:delText>储能和联络</w:delText>
        </w:r>
      </w:del>
      <w:del w:id="5977" w:author="xh" w:date="2026-10-27T08:22:00+08:00">
        <w:r>
          <w:rPr>
            <w:rFonts w:hint="default" w:ascii="Times New Roman" w:hAnsi="Times New Roman" w:eastAsia="方正楷体_GBK" w:cs="Times New Roman"/>
            <w:b/>
            <w:bCs/>
            <w:i w:val="0"/>
            <w:iCs w:val="0"/>
            <w:sz w:val="32"/>
            <w:szCs w:val="32"/>
            <w:rPrChange w:id="1305" w:author="xh" w:date="2026-10-23T15:52:02Z">
              <w:rPr>
                <w:rFonts w:hint="eastAsia" w:ascii="方正楷体_GBK" w:hAnsi="方正楷体_GBK" w:eastAsia="方正楷体_GBK" w:cs="方正楷体_GBK"/>
                <w:b/>
                <w:sz w:val="32"/>
                <w:szCs w:val="32"/>
              </w:rPr>
            </w:rPrChange>
          </w:rPr>
          <w:delText xml:space="preserve">。</w:delText>
        </w:r>
      </w:del>
      <w:ins w:id="1306" w:author="xh" w:date="2026-10-23T15:52:02Z">
        <w:r>
          <w:rPr>
            <w:rFonts w:hint="default" w:ascii="Times New Roman" w:hAnsi="Times New Roman" w:eastAsia="方正仿宋_GBK" w:cs="Times New Roman"/>
            <w:b w:val="0"/>
            <w:bCs w:val="0"/>
            <w:i w:val="0"/>
            <w:iCs w:val="0"/>
            <w:sz w:val="32"/>
            <w:szCs w:val="32"/>
            <w:rPrChange w:id="1307" w:author="xh" w:date="2026-10-23T15:52:02Z">
              <w:rPr>
                <w:rFonts w:hint="eastAsia" w:ascii="方正仿宋_GBK" w:hAnsi="方正仿宋_GBK" w:eastAsia="方正仿宋_GBK" w:cs="Times New Roman"/>
                <w:sz w:val="32"/>
                <w:szCs w:val="32"/>
              </w:rPr>
            </w:rPrChange>
          </w:rPr>
          <w:t xml:space="preserve">邳州</w:t>
        </w:r>
      </w:ins>
      <w:ins w:id="1308" w:author="xh" w:date="2026-10-26T18:40:58Z">
        <w:r>
          <w:rPr>
            <w:rFonts w:hint="default" w:ascii="Times New Roman" w:hAnsi="Times New Roman" w:eastAsia="方正仿宋_GBK" w:cs="Times New Roman"/>
            <w:b w:val="0"/>
            <w:bCs w:val="0"/>
            <w:i w:val="0"/>
            <w:iCs w:val="0"/>
            <w:sz w:val="32"/>
            <w:szCs w:val="32"/>
          </w:rPr>
          <w:t xml:space="preserve">2022—2030年新增工程的评价期费用现值，刚性为21551.31万元，弹性为19668.62万元，减少1882.68万元。</w:t>
        </w:r>
      </w:ins>
      <w:r>
        <w:rPr>
          <w:rFonts w:hint="default" w:ascii="Times New Roman" w:hAnsi="Times New Roman" w:eastAsia="方正仿宋_GBK" w:cs="Times New Roman"/>
          <w:b w:val="0"/>
          <w:bCs w:val="0"/>
          <w:i w:val="0"/>
          <w:iCs w:val="0"/>
          <w:sz w:val="32"/>
          <w:szCs w:val="32"/>
          <w:rPrChange w:id="1309" w:author="xh" w:date="2026-10-23T15:52:02Z">
            <w:rPr>
              <w:rFonts w:hint="eastAsia" w:ascii="方正仿宋_GBK" w:hAnsi="方正仿宋_GBK" w:eastAsia="方正仿宋_GBK" w:cs="Times New Roman"/>
              <w:sz w:val="32"/>
              <w:szCs w:val="32"/>
            </w:rPr>
          </w:rPrChange>
        </w:rPr>
        <w:t xml:space="preserve">弹性方案主变</w:t>
      </w:r>
      <w:ins w:id="1310" w:author="xh" w:date="2026-10-26T18:40:58Z">
        <w:r>
          <w:rPr>
            <w:rFonts w:hint="eastAsia" w:ascii="Times New Roman" w:hAnsi="Times New Roman" w:eastAsia="方正仿宋_GBK" w:cs="Times New Roman"/>
            <w:b w:val="0"/>
            <w:bCs w:val="0"/>
            <w:i w:val="0"/>
            <w:iCs w:val="0"/>
            <w:sz w:val="32"/>
            <w:szCs w:val="32"/>
            <w:lang w:eastAsia="zh"/>
            <w:woUserID w:val="2"/>
          </w:rPr>
          <w:t xml:space="preserve">费用</w:t>
        </w:r>
      </w:ins>
      <w:del w:id="1311" w:author="xh" w:date="2026-10-26T18:40:58Z">
        <w:r>
          <w:rPr>
            <w:rFonts w:hint="eastAsia" w:ascii="Times New Roman" w:hAnsi="Times New Roman" w:eastAsia="方正仿宋_GBK" w:cs="Times New Roman"/>
            <w:b w:val="0"/>
            <w:bCs w:val="0"/>
            <w:i w:val="0"/>
            <w:iCs w:val="0"/>
            <w:sz w:val="32"/>
            <w:szCs w:val="32"/>
            <w:lang w:eastAsia="zh"/>
            <w:woUserID w:val="2"/>
          </w:rPr>
          <w:delText>扩建</w:delText>
        </w:r>
      </w:del>
      <w:ins w:id="1312" w:author="白日梦想家" w:date="2026-10-26T14:12:44Z">
        <w:del w:id="1313" w:author="xh" w:date="2026-10-26T18:40:58Z">
          <w:r>
            <w:rPr>
              <w:rFonts w:hint="eastAsia" w:ascii="Times New Roman" w:hAnsi="Times New Roman" w:eastAsia="方正仿宋_GBK" w:cs="Times New Roman"/>
              <w:b w:val="0"/>
              <w:bCs w:val="0"/>
              <w:i w:val="0"/>
              <w:iCs w:val="0"/>
              <w:sz w:val="32"/>
              <w:szCs w:val="32"/>
              <w:lang w:eastAsia="zh"/>
              <w:woUserID w:val="2"/>
            </w:rPr>
            <w:delText>工程</w:delText>
          </w:r>
        </w:del>
      </w:ins>
      <w:ins w:id="1314" w:author="白日梦想家" w:date="2026-10-26T14:12:46Z">
        <w:del w:id="1315" w:author="xh" w:date="2026-10-26T18:40:58Z">
          <w:r>
            <w:rPr>
              <w:rFonts w:hint="eastAsia" w:ascii="Times New Roman" w:hAnsi="Times New Roman" w:eastAsia="方正仿宋_GBK" w:cs="Times New Roman"/>
              <w:b w:val="0"/>
              <w:bCs w:val="0"/>
              <w:i w:val="0"/>
              <w:iCs w:val="0"/>
              <w:sz w:val="32"/>
              <w:szCs w:val="32"/>
              <w:lang w:eastAsia="zh"/>
              <w:woUserID w:val="2"/>
            </w:rPr>
            <w:delText>投资</w:delText>
          </w:r>
        </w:del>
      </w:ins>
      <w:ins w:id="1316" w:author="白日梦想家" w:date="2026-10-26T14:12:54Z">
        <w:del w:id="1317" w:author="xh" w:date="2026-10-26T18:40:58Z">
          <w:r>
            <w:rPr>
              <w:rFonts w:hint="eastAsia" w:ascii="Times New Roman" w:hAnsi="Times New Roman" w:eastAsia="方正仿宋_GBK" w:cs="Times New Roman"/>
              <w:b w:val="0"/>
              <w:bCs w:val="0"/>
              <w:i w:val="0"/>
              <w:iCs w:val="0"/>
              <w:sz w:val="32"/>
              <w:szCs w:val="32"/>
              <w:lang w:eastAsia="zh"/>
              <w:woUserID w:val="2"/>
            </w:rPr>
            <w:delText>成本</w:delText>
          </w:r>
        </w:del>
      </w:ins>
      <w:del w:id="1318" w:author="白日梦想家" w:date="2026-10-26T14:12:36Z">
        <w:r>
          <w:rPr>
            <w:rFonts w:hint="default" w:ascii="Times New Roman" w:hAnsi="Times New Roman" w:eastAsia="方正仿宋_GBK" w:cs="Times New Roman"/>
            <w:b w:val="0"/>
            <w:bCs w:val="0"/>
            <w:i w:val="0"/>
            <w:iCs w:val="0"/>
            <w:sz w:val="32"/>
            <w:szCs w:val="32"/>
            <w:rPrChange w:id="1319" w:author="xh" w:date="2026-10-23T15:52:02Z">
              <w:rPr>
                <w:rFonts w:hint="eastAsia" w:ascii="方正仿宋_GBK" w:hAnsi="方正仿宋_GBK" w:eastAsia="方正仿宋_GBK" w:cs="Times New Roman"/>
                <w:sz w:val="32"/>
                <w:szCs w:val="32"/>
              </w:rPr>
            </w:rPrChange>
          </w:rPr>
          <w:delText>费用</w:delText>
        </w:r>
      </w:del>
      <w:del w:id="1320" w:author="白日梦想家" w:date="2026-10-26T14:12:32Z">
        <w:r>
          <w:rPr>
            <w:rFonts w:hint="default" w:ascii="Times New Roman" w:hAnsi="Times New Roman" w:eastAsia="方正仿宋_GBK" w:cs="Times New Roman"/>
            <w:b w:val="0"/>
            <w:bCs w:val="0"/>
            <w:i w:val="0"/>
            <w:iCs w:val="0"/>
            <w:sz w:val="32"/>
            <w:szCs w:val="32"/>
            <w:rPrChange w:id="1321" w:author="xh" w:date="2026-10-23T15:52:02Z">
              <w:rPr>
                <w:rFonts w:hint="eastAsia" w:ascii="方正仿宋_GBK" w:hAnsi="方正仿宋_GBK" w:eastAsia="方正仿宋_GBK" w:cs="Times New Roman"/>
                <w:sz w:val="32"/>
                <w:szCs w:val="32"/>
              </w:rPr>
            </w:rPrChange>
          </w:rPr>
          <w:delText>现值</w:delText>
        </w:r>
      </w:del>
      <w:del w:id="1322" w:author="xh" w:date="2026-10-26T18:40:58Z">
        <w:r>
          <w:rPr>
            <w:rFonts w:hint="default" w:ascii="Times New Roman" w:hAnsi="Times New Roman" w:eastAsia="方正仿宋_GBK" w:cs="Times New Roman"/>
            <w:b w:val="0"/>
            <w:bCs w:val="0"/>
            <w:i w:val="0"/>
            <w:iCs w:val="0"/>
            <w:sz w:val="32"/>
            <w:szCs w:val="32"/>
            <w:rPrChange w:id="1323" w:author="xh" w:date="2026-10-23T15:52:02Z">
              <w:rPr>
                <w:rFonts w:hint="eastAsia" w:ascii="方正仿宋_GBK" w:hAnsi="方正仿宋_GBK" w:eastAsia="方正仿宋_GBK" w:cs="Times New Roman"/>
                <w:sz w:val="32"/>
                <w:szCs w:val="32"/>
              </w:rPr>
            </w:rPrChange>
          </w:rPr>
          <w:delText>较刚性</w:delText>
        </w:r>
      </w:del>
      <w:r>
        <w:rPr>
          <w:rFonts w:hint="default" w:ascii="Times New Roman" w:hAnsi="Times New Roman" w:eastAsia="方正仿宋_GBK" w:cs="Times New Roman"/>
          <w:b w:val="0"/>
          <w:bCs w:val="0"/>
          <w:i w:val="0"/>
          <w:iCs w:val="0"/>
          <w:sz w:val="32"/>
          <w:szCs w:val="32"/>
        </w:rPr>
        <w:t xml:space="preserve">增加</w:t>
      </w:r>
      <w:ins w:id="1324" w:author="xh" w:date="2026-10-26T18:40:58Z">
        <w:r>
          <w:rPr>
            <w:rFonts w:hint="default" w:ascii="Times New Roman" w:hAnsi="Times New Roman" w:eastAsia="方正仿宋_GBK" w:cs="Times New Roman"/>
            <w:b w:val="0"/>
            <w:bCs w:val="0"/>
            <w:i w:val="0"/>
            <w:iCs w:val="0"/>
            <w:sz w:val="32"/>
            <w:szCs w:val="32"/>
          </w:rPr>
          <w:t xml:space="preserve">9</w:t>
        </w:r>
      </w:ins>
      <w:del w:id="1325" w:author="xh" w:date="2026-10-26T18:40:58Z">
        <w:r>
          <w:rPr>
            <w:rFonts w:hint="default" w:ascii="Times New Roman" w:hAnsi="Times New Roman" w:eastAsia="方正仿宋_GBK" w:cs="Times New Roman"/>
            <w:b w:val="0"/>
            <w:bCs w:val="0"/>
            <w:i w:val="0"/>
            <w:iCs w:val="0"/>
            <w:sz w:val="32"/>
            <w:szCs w:val="32"/>
          </w:rPr>
          <w:delText>835</w:delText>
        </w:r>
      </w:del>
      <w:r>
        <w:rPr>
          <w:rFonts w:hint="default" w:ascii="Times New Roman" w:hAnsi="Times New Roman" w:eastAsia="方正仿宋_GBK" w:cs="Times New Roman"/>
          <w:b w:val="0"/>
          <w:bCs w:val="0"/>
          <w:i w:val="0"/>
          <w:iCs w:val="0"/>
          <w:sz w:val="32"/>
          <w:szCs w:val="32"/>
        </w:rPr>
        <w:t xml:space="preserve">2</w:t>
      </w:r>
      <w:ins w:id="1326" w:author="xh" w:date="2026-10-26T18:40:58Z">
        <w:r>
          <w:rPr>
            <w:rFonts w:hint="default" w:ascii="Times New Roman" w:hAnsi="Times New Roman" w:eastAsia="方正仿宋_GBK" w:cs="Times New Roman"/>
            <w:b w:val="0"/>
            <w:bCs w:val="0"/>
            <w:i w:val="0"/>
            <w:iCs w:val="0"/>
            <w:sz w:val="32"/>
            <w:szCs w:val="32"/>
          </w:rPr>
          <w:t xml:space="preserve">77</w:t>
        </w:r>
      </w:ins>
      <w:r>
        <w:rPr>
          <w:rFonts w:hint="default" w:ascii="Times New Roman" w:hAnsi="Times New Roman" w:eastAsia="方正仿宋_GBK" w:cs="Times New Roman"/>
          <w:b w:val="0"/>
          <w:bCs w:val="0"/>
          <w:i w:val="0"/>
          <w:iCs w:val="0"/>
          <w:sz w:val="32"/>
          <w:szCs w:val="32"/>
        </w:rPr>
        <w:t xml:space="preserve">.</w:t>
      </w:r>
      <w:ins w:id="1327" w:author="xh" w:date="2026-10-26T18:40:58Z">
        <w:r>
          <w:rPr>
            <w:rFonts w:hint="default" w:ascii="Times New Roman" w:hAnsi="Times New Roman" w:eastAsia="方正仿宋_GBK" w:cs="Times New Roman"/>
            <w:b w:val="0"/>
            <w:bCs w:val="0"/>
            <w:i w:val="0"/>
            <w:iCs w:val="0"/>
            <w:sz w:val="32"/>
            <w:szCs w:val="32"/>
          </w:rPr>
          <w:t xml:space="preserve">62</w:t>
        </w:r>
      </w:ins>
      <w:del w:id="1328" w:author="xh" w:date="2026-10-26T18:40:58Z">
        <w:r>
          <w:rPr>
            <w:rFonts w:hint="default" w:ascii="Times New Roman" w:hAnsi="Times New Roman" w:eastAsia="方正仿宋_GBK" w:cs="Times New Roman"/>
            <w:b w:val="0"/>
            <w:bCs w:val="0"/>
            <w:i w:val="0"/>
            <w:iCs w:val="0"/>
            <w:sz w:val="32"/>
            <w:szCs w:val="32"/>
          </w:rPr>
          <w:delText>01</w:delText>
        </w:r>
      </w:del>
      <w:r>
        <w:rPr>
          <w:rFonts w:hint="default" w:ascii="Times New Roman" w:hAnsi="Times New Roman" w:eastAsia="方正仿宋_GBK" w:cs="Times New Roman"/>
          <w:b w:val="0"/>
          <w:bCs w:val="0"/>
          <w:i w:val="0"/>
          <w:iCs w:val="0"/>
          <w:sz w:val="32"/>
          <w:szCs w:val="32"/>
        </w:rPr>
        <w:t xml:space="preserve">万元，储能和联络</w:t>
      </w:r>
      <w:ins w:id="1329" w:author="xh" w:date="2026-10-26T18:40:58Z">
        <w:r>
          <w:rPr>
            <w:rFonts w:hint="default" w:ascii="Times New Roman" w:hAnsi="Times New Roman" w:eastAsia="方正仿宋_GBK" w:cs="Times New Roman"/>
            <w:b w:val="0"/>
            <w:bCs w:val="0"/>
            <w:i w:val="0"/>
            <w:iCs w:val="0"/>
            <w:sz w:val="32"/>
            <w:szCs w:val="32"/>
          </w:rPr>
          <w:t xml:space="preserve">费用</w:t>
        </w:r>
      </w:ins>
      <w:r>
        <w:rPr>
          <w:rFonts w:hint="default" w:ascii="Times New Roman" w:hAnsi="Times New Roman" w:eastAsia="方正仿宋_GBK" w:cs="Times New Roman"/>
          <w:b w:val="0"/>
          <w:bCs w:val="0"/>
          <w:i w:val="0"/>
          <w:iCs w:val="0"/>
          <w:sz w:val="32"/>
          <w:szCs w:val="32"/>
        </w:rPr>
        <w:t xml:space="preserve">分别减少</w:t>
      </w:r>
      <w:ins w:id="1330" w:author="xh" w:date="2026-10-26T18:40:58Z">
        <w:r>
          <w:rPr>
            <w:rFonts w:hint="default" w:ascii="Times New Roman" w:hAnsi="Times New Roman" w:eastAsia="方正仿宋_GBK" w:cs="Times New Roman"/>
            <w:b w:val="0"/>
            <w:bCs w:val="0"/>
            <w:i w:val="0"/>
            <w:iCs w:val="0"/>
            <w:sz w:val="32"/>
            <w:szCs w:val="32"/>
          </w:rPr>
          <w:t xml:space="preserve">894</w:t>
        </w:r>
      </w:ins>
      <w:del w:id="1331" w:author="xh" w:date="2026-10-26T18:40:58Z">
        <w:r>
          <w:rPr>
            <w:rFonts w:hint="default" w:ascii="Times New Roman" w:hAnsi="Times New Roman" w:eastAsia="方正仿宋_GBK" w:cs="Times New Roman"/>
            <w:b w:val="0"/>
            <w:bCs w:val="0"/>
            <w:i w:val="0"/>
            <w:iCs w:val="0"/>
            <w:sz w:val="32"/>
            <w:szCs w:val="32"/>
          </w:rPr>
          <w:delText>56</w:delText>
        </w:r>
      </w:del>
      <w:r>
        <w:rPr>
          <w:rFonts w:hint="default" w:ascii="Times New Roman" w:hAnsi="Times New Roman" w:eastAsia="方正仿宋_GBK" w:cs="Times New Roman"/>
          <w:b w:val="0"/>
          <w:bCs w:val="0"/>
          <w:i w:val="0"/>
          <w:iCs w:val="0"/>
          <w:sz w:val="32"/>
          <w:szCs w:val="32"/>
        </w:rPr>
        <w:t xml:space="preserve">1</w:t>
      </w:r>
      <w:del w:id="1332" w:author="xh" w:date="2026-10-26T18:40:58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 xml:space="preserve">.</w:t>
      </w:r>
      <w:ins w:id="1333" w:author="xh" w:date="2026-10-26T18:40:58Z">
        <w:r>
          <w:rPr>
            <w:rFonts w:hint="default" w:ascii="Times New Roman" w:hAnsi="Times New Roman" w:eastAsia="方正仿宋_GBK" w:cs="Times New Roman"/>
            <w:b w:val="0"/>
            <w:bCs w:val="0"/>
            <w:i w:val="0"/>
            <w:iCs w:val="0"/>
            <w:sz w:val="32"/>
            <w:szCs w:val="32"/>
          </w:rPr>
          <w:t xml:space="preserve">92</w:t>
        </w:r>
      </w:ins>
      <w:del w:id="1334" w:author="xh" w:date="2026-10-26T18:40:58Z">
        <w:r>
          <w:rPr>
            <w:rFonts w:hint="default" w:ascii="Times New Roman" w:hAnsi="Times New Roman" w:eastAsia="方正仿宋_GBK" w:cs="Times New Roman"/>
            <w:b w:val="0"/>
            <w:bCs w:val="0"/>
            <w:i w:val="0"/>
            <w:iCs w:val="0"/>
            <w:sz w:val="32"/>
            <w:szCs w:val="32"/>
          </w:rPr>
          <w:delText>74</w:delText>
        </w:r>
      </w:del>
      <w:r>
        <w:rPr>
          <w:rFonts w:hint="default" w:ascii="Times New Roman" w:hAnsi="Times New Roman" w:eastAsia="方正仿宋_GBK" w:cs="Times New Roman"/>
          <w:b w:val="0"/>
          <w:bCs w:val="0"/>
          <w:i w:val="0"/>
          <w:iCs w:val="0"/>
          <w:sz w:val="32"/>
          <w:szCs w:val="32"/>
        </w:rPr>
        <w:t xml:space="preserve">万元、</w:t>
      </w:r>
      <w:ins w:id="1335" w:author="xh" w:date="2026-10-26T18:40:58Z">
        <w:r>
          <w:rPr>
            <w:rFonts w:hint="default" w:ascii="Times New Roman" w:hAnsi="Times New Roman" w:eastAsia="方正仿宋_GBK" w:cs="Times New Roman"/>
            <w:b w:val="0"/>
            <w:bCs w:val="0"/>
            <w:i w:val="0"/>
            <w:iCs w:val="0"/>
            <w:sz w:val="32"/>
            <w:szCs w:val="32"/>
          </w:rPr>
          <w:t xml:space="preserve">2218.</w:t>
        </w:r>
      </w:ins>
      <w:r>
        <w:rPr>
          <w:rFonts w:hint="default" w:ascii="Times New Roman" w:hAnsi="Times New Roman" w:eastAsia="方正仿宋_GBK" w:cs="Times New Roman"/>
          <w:b w:val="0"/>
          <w:bCs w:val="0"/>
          <w:i w:val="0"/>
          <w:iCs w:val="0"/>
          <w:sz w:val="32"/>
          <w:szCs w:val="32"/>
        </w:rPr>
        <w:t xml:space="preserve">3</w:t>
      </w:r>
      <w:del w:id="1336" w:author="xh" w:date="2026-10-26T18:40:58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 xml:space="preserve">8</w:t>
      </w:r>
      <w:del w:id="1337" w:author="xh" w:date="2026-10-26T18:40:58Z">
        <w:r>
          <w:rPr>
            <w:rFonts w:hint="default" w:ascii="Times New Roman" w:hAnsi="Times New Roman" w:eastAsia="方正仿宋_GBK" w:cs="Times New Roman"/>
            <w:b w:val="0"/>
            <w:bCs w:val="0"/>
            <w:i w:val="0"/>
            <w:iCs w:val="0"/>
            <w:sz w:val="32"/>
            <w:szCs w:val="32"/>
          </w:rPr>
          <w:delText>3.59</w:delText>
        </w:r>
      </w:del>
      <w:r>
        <w:rPr>
          <w:rFonts w:hint="default" w:ascii="Times New Roman" w:hAnsi="Times New Roman" w:eastAsia="方正仿宋_GBK" w:cs="Times New Roman"/>
          <w:b w:val="0"/>
          <w:bCs w:val="0"/>
          <w:i w:val="0"/>
          <w:iCs w:val="0"/>
          <w:sz w:val="32"/>
          <w:szCs w:val="32"/>
        </w:rPr>
        <w:t xml:space="preserve">万元</w:t>
      </w:r>
      <w:ins w:id="1338" w:author="xh" w:date="2026-10-26T18:40:58Z">
        <w:r>
          <w:rPr>
            <w:rFonts w:hint="default" w:ascii="Times New Roman" w:hAnsi="Times New Roman" w:eastAsia="方正仿宋_GBK" w:cs="Times New Roman"/>
            <w:b w:val="0"/>
            <w:bCs w:val="0"/>
            <w:i w:val="0"/>
            <w:iCs w:val="0"/>
            <w:sz w:val="32"/>
            <w:szCs w:val="32"/>
          </w:rPr>
          <w:t xml:space="preserve">，配套工程节省额超过</w:t>
        </w:r>
      </w:ins>
      <w:del w:id="1339" w:author="xh" w:date="2026-10-26T18:40:58Z">
        <w:r>
          <w:rPr>
            <w:rFonts w:hint="default" w:ascii="Times New Roman" w:hAnsi="Times New Roman" w:eastAsia="方正仿宋_GBK" w:cs="Times New Roman"/>
            <w:b w:val="0"/>
            <w:bCs w:val="0"/>
            <w:i w:val="0"/>
            <w:iCs w:val="0"/>
            <w:sz w:val="32"/>
            <w:szCs w:val="32"/>
          </w:rPr>
          <w:delText>。</w:delText>
        </w:r>
      </w:del>
      <w:ins w:id="1340" w:author="xh" w:date="2026-10-23T15:52:02Z">
        <w:r>
          <w:rPr>
            <w:rFonts w:hint="default" w:ascii="Times New Roman" w:hAnsi="Times New Roman" w:eastAsia="方正仿宋_GBK" w:cs="Times New Roman"/>
            <w:b w:val="0"/>
            <w:bCs w:val="0"/>
            <w:i w:val="0"/>
            <w:iCs w:val="0"/>
            <w:sz w:val="32"/>
            <w:szCs w:val="32"/>
            <w:rPrChange w:id="1341" w:author="xh" w:date="2026-10-23T15:52:02Z">
              <w:rPr>
                <w:rFonts w:hint="eastAsia" w:ascii="方正仿宋_GBK" w:hAnsi="方正仿宋_GBK" w:eastAsia="方正仿宋_GBK" w:cs="Times New Roman"/>
                <w:sz w:val="32"/>
                <w:szCs w:val="32"/>
              </w:rPr>
            </w:rPrChange>
          </w:rPr>
          <w:t xml:space="preserve">主变</w:t>
        </w:r>
      </w:ins>
      <w:del w:id="1342" w:author="xh" w:date="2026-10-23T15:52:02Z">
        <w:r>
          <w:rPr>
            <w:rFonts w:hint="eastAsia" w:ascii="方正仿宋_GBK" w:hAnsi="方正仿宋_GBK" w:eastAsia="方正仿宋_GBK" w:cs="Times New Roman"/>
            <w:sz w:val="32"/>
            <w:szCs w:val="32"/>
          </w:rPr>
          <w:delText>站内</w:delText>
        </w:r>
      </w:del>
      <w:ins w:id="1343" w:author="xh" w:date="2026-10-26T18:40:58Z">
        <w:r>
          <w:rPr>
            <w:rFonts w:hint="eastAsia" w:ascii="方正仿宋_GBK" w:hAnsi="方正仿宋_GBK" w:eastAsia="方正仿宋_GBK" w:cs="Times New Roman"/>
            <w:sz w:val="32"/>
            <w:szCs w:val="32"/>
            <w:lang w:eastAsia="zh"/>
            <w:woUserID w:val="2"/>
          </w:rPr>
          <w:t xml:space="preserve">投入增加</w:t>
        </w:r>
      </w:ins>
      <w:del w:id="1344" w:author="xh" w:date="2026-10-26T18:40:58Z">
        <w:r>
          <w:rPr>
            <w:rFonts w:hint="eastAsia" w:ascii="方正仿宋_GBK" w:hAnsi="方正仿宋_GBK" w:eastAsia="方正仿宋_GBK" w:cs="Times New Roman"/>
            <w:sz w:val="32"/>
            <w:szCs w:val="32"/>
            <w:lang w:eastAsia="zh"/>
            <w:woUserID w:val="2"/>
          </w:rPr>
          <w:delText>扩建</w:delText>
        </w:r>
      </w:del>
      <w:ins w:id="1345" w:author="白日梦想家" w:date="2026-10-26T14:13:05Z">
        <w:del w:id="1346" w:author="xh" w:date="2026-10-26T18:40:58Z">
          <w:r>
            <w:rPr>
              <w:rFonts w:hint="eastAsia" w:ascii="方正仿宋_GBK" w:hAnsi="方正仿宋_GBK" w:eastAsia="方正仿宋_GBK" w:cs="Times New Roman"/>
              <w:sz w:val="32"/>
              <w:szCs w:val="32"/>
              <w:lang w:eastAsia="zh"/>
              <w:woUserID w:val="2"/>
            </w:rPr>
            <w:delText>可</w:delText>
          </w:r>
        </w:del>
      </w:ins>
      <w:del w:id="1347" w:author="白日梦想家" w:date="2026-10-26T14:13:01Z">
        <w:r>
          <w:rPr>
            <w:rFonts w:hint="default" w:ascii="Times New Roman" w:hAnsi="Times New Roman" w:eastAsia="方正仿宋_GBK" w:cs="Times New Roman"/>
            <w:b w:val="0"/>
            <w:bCs w:val="0"/>
            <w:i w:val="0"/>
            <w:iCs w:val="0"/>
            <w:sz w:val="32"/>
            <w:szCs w:val="32"/>
            <w:rPrChange w:id="1348" w:author="xh" w:date="2026-10-23T15:52:02Z">
              <w:rPr>
                <w:rFonts w:hint="eastAsia" w:ascii="方正仿宋_GBK" w:hAnsi="方正仿宋_GBK" w:eastAsia="方正仿宋_GBK" w:cs="Times New Roman"/>
                <w:sz w:val="32"/>
                <w:szCs w:val="32"/>
              </w:rPr>
            </w:rPrChange>
          </w:rPr>
          <w:delText>补</w:delText>
        </w:r>
      </w:del>
      <w:del w:id="1349" w:author="白日梦想家" w:date="2026-10-26T14:13:00Z">
        <w:r>
          <w:rPr>
            <w:rFonts w:hint="default" w:ascii="Times New Roman" w:hAnsi="Times New Roman" w:eastAsia="方正仿宋_GBK" w:cs="Times New Roman"/>
            <w:b w:val="0"/>
            <w:bCs w:val="0"/>
            <w:i w:val="0"/>
            <w:iCs w:val="0"/>
            <w:sz w:val="32"/>
            <w:szCs w:val="32"/>
            <w:rPrChange w:id="1350" w:author="xh" w:date="2026-10-23T15:52:02Z">
              <w:rPr>
                <w:rFonts w:hint="eastAsia" w:ascii="方正仿宋_GBK" w:hAnsi="方正仿宋_GBK" w:eastAsia="方正仿宋_GBK" w:cs="Times New Roman"/>
                <w:sz w:val="32"/>
                <w:szCs w:val="32"/>
              </w:rPr>
            </w:rPrChange>
          </w:rPr>
          <w:delText>强</w:delText>
        </w:r>
      </w:del>
      <w:ins w:id="1351" w:author="xh" w:date="2026-10-23T15:52:02Z">
        <w:del w:id="1352" w:author="xh" w:date="2026-10-26T18:40:58Z">
          <w:r>
            <w:rPr>
              <w:rFonts w:hint="default" w:ascii="Times New Roman" w:hAnsi="Times New Roman" w:eastAsia="方正仿宋_GBK" w:cs="Times New Roman"/>
              <w:b w:val="0"/>
              <w:bCs w:val="0"/>
              <w:i w:val="0"/>
              <w:iCs w:val="0"/>
              <w:sz w:val="32"/>
              <w:szCs w:val="32"/>
              <w:rPrChange w:id="1353" w:author="xh" w:date="2026-10-23T15:52:02Z">
                <w:rPr>
                  <w:rFonts w:hint="eastAsia" w:ascii="方正仿宋_GBK" w:hAnsi="方正仿宋_GBK" w:eastAsia="方正仿宋_GBK" w:cs="Times New Roman"/>
                  <w:sz w:val="32"/>
                  <w:szCs w:val="32"/>
                </w:rPr>
              </w:rPrChange>
            </w:rPr>
            <w:delText>同时改善</w:delText>
          </w:r>
        </w:del>
      </w:ins>
      <w:del w:id="1354" w:author="xh" w:date="2026-10-23T15:52:02Z">
        <w:r>
          <w:rPr>
            <w:rFonts w:hint="eastAsia" w:ascii="方正仿宋_GBK" w:hAnsi="方正仿宋_GBK" w:eastAsia="方正仿宋_GBK" w:cs="Times New Roman"/>
            <w:sz w:val="32"/>
            <w:szCs w:val="32"/>
          </w:rPr>
          <w:delText>提高</w:delText>
        </w:r>
      </w:del>
      <w:del w:id="1355" w:author="xh" w:date="2026-10-26T18:40:58Z">
        <w:r>
          <w:rPr>
            <w:rFonts w:hint="default" w:ascii="Times New Roman" w:hAnsi="Times New Roman" w:eastAsia="方正仿宋_GBK" w:cs="Times New Roman"/>
            <w:b w:val="0"/>
            <w:bCs w:val="0"/>
            <w:i w:val="0"/>
            <w:iCs w:val="0"/>
            <w:sz w:val="32"/>
            <w:szCs w:val="32"/>
            <w:rPrChange w:id="1356" w:author="xh" w:date="2026-10-23T15:52:02Z">
              <w:rPr>
                <w:rFonts w:hint="eastAsia" w:ascii="方正仿宋_GBK" w:hAnsi="方正仿宋_GBK" w:eastAsia="方正仿宋_GBK" w:cs="Times New Roman"/>
                <w:sz w:val="32"/>
                <w:szCs w:val="32"/>
              </w:rPr>
            </w:rPrChange>
          </w:rPr>
          <w:delText>正常及故障时的</w:delText>
        </w:r>
      </w:del>
      <w:del w:id="1357" w:author="xh" w:date="2026-10-23T15:52:02Z">
        <w:r>
          <w:rPr>
            <w:rFonts w:hint="eastAsia" w:ascii="方正仿宋_GBK" w:hAnsi="方正仿宋_GBK" w:eastAsia="方正仿宋_GBK" w:cs="Times New Roman"/>
            <w:sz w:val="32"/>
            <w:szCs w:val="32"/>
          </w:rPr>
          <w:delText>剩余</w:delText>
        </w:r>
      </w:del>
      <w:del w:id="1358" w:author="xh" w:date="2026-10-26T18:40:58Z">
        <w:r>
          <w:rPr>
            <w:rFonts w:hint="default" w:ascii="Times New Roman" w:hAnsi="Times New Roman" w:eastAsia="方正仿宋_GBK" w:cs="Times New Roman"/>
            <w:b w:val="0"/>
            <w:bCs w:val="0"/>
            <w:i w:val="0"/>
            <w:iCs w:val="0"/>
            <w:sz w:val="32"/>
            <w:szCs w:val="32"/>
            <w:rPrChange w:id="1359" w:author="xh" w:date="2026-10-23T15:52:02Z">
              <w:rPr>
                <w:rFonts w:hint="eastAsia" w:ascii="方正仿宋_GBK" w:hAnsi="方正仿宋_GBK" w:eastAsia="方正仿宋_GBK" w:cs="Times New Roman"/>
                <w:sz w:val="32"/>
                <w:szCs w:val="32"/>
              </w:rPr>
            </w:rPrChange>
          </w:rPr>
          <w:delText>承载能力，减少</w:delText>
        </w:r>
      </w:del>
      <w:del w:id="1360" w:author="xh" w:date="2026-10-23T15:52:02Z">
        <w:r>
          <w:rPr>
            <w:rFonts w:hint="eastAsia" w:ascii="方正仿宋_GBK" w:hAnsi="方正仿宋_GBK" w:eastAsia="方正仿宋_GBK" w:cs="Times New Roman"/>
            <w:sz w:val="32"/>
            <w:szCs w:val="32"/>
          </w:rPr>
          <w:delText>部分</w:delText>
        </w:r>
      </w:del>
      <w:del w:id="1361" w:author="xh" w:date="2026-10-26T18:40:58Z">
        <w:r>
          <w:rPr>
            <w:rFonts w:hint="default" w:ascii="Times New Roman" w:hAnsi="Times New Roman" w:eastAsia="方正仿宋_GBK" w:cs="Times New Roman"/>
            <w:b w:val="0"/>
            <w:bCs w:val="0"/>
            <w:i w:val="0"/>
            <w:iCs w:val="0"/>
            <w:sz w:val="32"/>
            <w:szCs w:val="32"/>
            <w:rPrChange w:id="1362" w:author="xh" w:date="2026-10-23T15:52:02Z">
              <w:rPr>
                <w:rFonts w:hint="eastAsia" w:ascii="方正仿宋_GBK" w:hAnsi="方正仿宋_GBK" w:eastAsia="方正仿宋_GBK" w:cs="Times New Roman"/>
                <w:sz w:val="32"/>
                <w:szCs w:val="32"/>
              </w:rPr>
            </w:rPrChange>
          </w:rPr>
          <w:delText>局部</w:delText>
        </w:r>
      </w:del>
      <w:ins w:id="1363" w:author="xh" w:date="2026-10-23T15:52:02Z">
        <w:del w:id="1364" w:author="xh" w:date="2026-10-26T18:40:58Z">
          <w:r>
            <w:rPr>
              <w:rFonts w:hint="default" w:ascii="Times New Roman" w:hAnsi="Times New Roman" w:eastAsia="方正仿宋_GBK" w:cs="Times New Roman"/>
              <w:b w:val="0"/>
              <w:bCs w:val="0"/>
              <w:i w:val="0"/>
              <w:iCs w:val="0"/>
              <w:sz w:val="32"/>
              <w:szCs w:val="32"/>
              <w:rPrChange w:id="1365" w:author="xh" w:date="2026-10-23T15:52:02Z">
                <w:rPr>
                  <w:rFonts w:hint="eastAsia" w:ascii="方正仿宋_GBK" w:hAnsi="方正仿宋_GBK" w:eastAsia="方正仿宋_GBK" w:cs="Times New Roman"/>
                  <w:sz w:val="32"/>
                  <w:szCs w:val="32"/>
                </w:rPr>
              </w:rPrChange>
            </w:rPr>
            <w:delText>储能</w:delText>
          </w:r>
        </w:del>
      </w:ins>
      <w:del w:id="1366" w:author="xh" w:date="2026-10-26T18:40:58Z">
        <w:r>
          <w:rPr>
            <w:rFonts w:hint="default" w:ascii="Times New Roman" w:hAnsi="Times New Roman" w:eastAsia="方正仿宋_GBK" w:cs="Times New Roman"/>
            <w:b w:val="0"/>
            <w:bCs w:val="0"/>
            <w:i w:val="0"/>
            <w:iCs w:val="0"/>
            <w:sz w:val="32"/>
            <w:szCs w:val="32"/>
            <w:rPrChange w:id="1367" w:author="xh" w:date="2026-10-23T15:52:02Z">
              <w:rPr>
                <w:rFonts w:hint="eastAsia" w:ascii="方正仿宋_GBK" w:hAnsi="方正仿宋_GBK" w:eastAsia="方正仿宋_GBK" w:cs="Times New Roman"/>
                <w:sz w:val="32"/>
                <w:szCs w:val="32"/>
              </w:rPr>
            </w:rPrChange>
          </w:rPr>
          <w:delText>支撑和通道建设</w:delText>
        </w:r>
      </w:del>
      <w:del w:id="1368" w:author="xh" w:date="2026-10-23T15:52:02Z">
        <w:r>
          <w:rPr>
            <w:rFonts w:hint="eastAsia" w:ascii="方正仿宋_GBK" w:hAnsi="方正仿宋_GBK" w:eastAsia="方正仿宋_GBK" w:cs="Times New Roman"/>
            <w:sz w:val="32"/>
            <w:szCs w:val="32"/>
          </w:rPr>
          <w:delText>需求</w:delText>
        </w:r>
      </w:del>
      <w:del w:id="1369" w:author="xh" w:date="2026-10-26T18:40:58Z">
        <w:r>
          <w:rPr>
            <w:rFonts w:hint="default" w:ascii="Times New Roman" w:hAnsi="Times New Roman" w:eastAsia="方正仿宋_GBK" w:cs="Times New Roman"/>
            <w:b w:val="0"/>
            <w:bCs w:val="0"/>
            <w:i w:val="0"/>
            <w:iCs w:val="0"/>
            <w:sz w:val="32"/>
            <w:szCs w:val="32"/>
            <w:rPrChange w:id="1370" w:author="xh" w:date="2026-10-23T15:52:02Z">
              <w:rPr>
                <w:rFonts w:hint="eastAsia" w:ascii="方正仿宋_GBK" w:hAnsi="方正仿宋_GBK" w:eastAsia="方正仿宋_GBK" w:cs="Times New Roman"/>
                <w:sz w:val="32"/>
                <w:szCs w:val="32"/>
              </w:rPr>
            </w:rPrChange>
          </w:rPr>
          <w:delText>，三项费用</w:delText>
        </w:r>
      </w:del>
      <w:del w:id="1371" w:author="xh" w:date="2026-10-23T15:52:02Z">
        <w:r>
          <w:rPr>
            <w:rFonts w:hint="eastAsia" w:ascii="方正仿宋_GBK" w:hAnsi="方正仿宋_GBK" w:eastAsia="方正仿宋_GBK" w:cs="Times New Roman"/>
            <w:sz w:val="32"/>
            <w:szCs w:val="32"/>
          </w:rPr>
          <w:delText>共同形成该地区848.32万元的</w:delText>
        </w:r>
      </w:del>
      <w:del w:id="1372" w:author="xh" w:date="2026-10-26T18:40:58Z">
        <w:r>
          <w:rPr>
            <w:rFonts w:hint="default" w:ascii="Times New Roman" w:hAnsi="Times New Roman" w:eastAsia="方正仿宋_GBK" w:cs="Times New Roman"/>
            <w:b w:val="0"/>
            <w:bCs w:val="0"/>
            <w:i w:val="0"/>
            <w:iCs w:val="0"/>
            <w:sz w:val="32"/>
            <w:szCs w:val="32"/>
            <w:rPrChange w:id="1373" w:author="xh" w:date="2026-10-23T15:52:02Z">
              <w:rPr>
                <w:rFonts w:hint="eastAsia" w:ascii="方正仿宋_GBK" w:hAnsi="方正仿宋_GBK" w:eastAsia="方正仿宋_GBK" w:cs="Times New Roman"/>
                <w:sz w:val="32"/>
                <w:szCs w:val="32"/>
              </w:rPr>
            </w:rPrChange>
          </w:rPr>
          <w:delText>合计下降</w:delText>
        </w:r>
      </w:del>
      <w:r>
        <w:rPr>
          <w:rFonts w:hint="default" w:ascii="Times New Roman" w:hAnsi="Times New Roman" w:eastAsia="方正仿宋_GBK" w:cs="Times New Roman"/>
          <w:b w:val="0"/>
          <w:bCs w:val="0"/>
          <w:i w:val="0"/>
          <w:iCs w:val="0"/>
          <w:sz w:val="32"/>
          <w:szCs w:val="32"/>
        </w:rPr>
        <w:t xml:space="preserve">。</w:t>
      </w:r>
    </w:p>
    <w:p w14:paraId="7A8E2A1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5978" w:author="xh" w:date="2026-10-27T08:22:00+08:00">
        <w:r>
          <w:rPr>
            <w:rFonts w:hint="default" w:ascii="Times New Roman" w:hAnsi="Times New Roman" w:eastAsia="方正楷体_GBK" w:cs="Times New Roman"/>
            <w:b/>
            <w:bCs/>
            <w:i w:val="0"/>
            <w:iCs w:val="0"/>
            <w:sz w:val="32"/>
            <w:szCs w:val="32"/>
            <w:rPrChange w:id="1374" w:author="xh" w:date="2026-10-23T15:55:27Z">
              <w:rPr>
                <w:rFonts w:hint="eastAsia" w:ascii="方正楷体_GBK" w:hAnsi="方正楷体_GBK" w:eastAsia="方正楷体_GBK" w:cs="方正楷体_GBK"/>
                <w:b/>
                <w:sz w:val="32"/>
                <w:szCs w:val="32"/>
              </w:rPr>
            </w:rPrChange>
          </w:rPr>
          <w:delText xml:space="preserve">二是</w:delText>
        </w:r>
      </w:del>
      <w:ins w:id="1375" w:author="xh" w:date="2026-10-23T15:55:27Z">
        <w:del w:id="5979" w:author="xh" w:date="2026-10-27T08:22:00+08:00">
          <w:r>
            <w:rPr>
              <w:rFonts w:hint="default" w:ascii="Times New Roman" w:hAnsi="Times New Roman" w:eastAsia="方正楷体_GBK" w:cs="Times New Roman"/>
              <w:b/>
              <w:bCs/>
              <w:i w:val="0"/>
              <w:iCs w:val="0"/>
              <w:sz w:val="32"/>
              <w:szCs w:val="32"/>
              <w:rPrChange w:id="1376" w:author="xh" w:date="2026-10-23T15:55:27Z">
                <w:rPr>
                  <w:rFonts w:hint="eastAsia" w:ascii="方正楷体_GBK" w:hAnsi="方正楷体_GBK" w:eastAsia="方正楷体_GBK" w:cs="方正楷体_GBK"/>
                  <w:b/>
                  <w:sz w:val="32"/>
                  <w:szCs w:val="32"/>
                </w:rPr>
              </w:rPrChange>
            </w:rPr>
            <w:delText xml:space="preserve">电缆比例较高的城</w:delText>
          </w:r>
        </w:del>
      </w:ins>
      <w:del w:id="1377" w:author="xh" w:date="2026-10-23T15:55:27Z">
        <w:r>
          <w:rPr>
            <w:rFonts w:hint="eastAsia" w:ascii="方正楷体_GBK" w:hAnsi="方正楷体_GBK" w:eastAsia="方正楷体_GBK" w:cs="方正楷体_GBK"/>
            <w:b/>
            <w:sz w:val="32"/>
            <w:szCs w:val="32"/>
          </w:rPr>
          <w:delText>市</w:delText>
        </w:r>
      </w:del>
      <w:del w:id="5980" w:author="xh" w:date="2026-10-27T08:22:00+08:00">
        <w:r>
          <w:rPr>
            <w:rFonts w:hint="default" w:ascii="Times New Roman" w:hAnsi="Times New Roman" w:eastAsia="方正楷体_GBK" w:cs="Times New Roman"/>
            <w:b/>
            <w:bCs/>
            <w:i w:val="0"/>
            <w:iCs w:val="0"/>
            <w:sz w:val="32"/>
            <w:szCs w:val="32"/>
            <w:rPrChange w:id="1378" w:author="xh" w:date="2026-10-23T15:55:27Z">
              <w:rPr>
                <w:rFonts w:hint="eastAsia" w:ascii="方正楷体_GBK" w:hAnsi="方正楷体_GBK" w:eastAsia="方正楷体_GBK" w:cs="方正楷体_GBK"/>
                <w:b/>
                <w:sz w:val="32"/>
                <w:szCs w:val="32"/>
              </w:rPr>
            </w:rPrChange>
          </w:rPr>
          <w:delText xml:space="preserve">区</w:delText>
        </w:r>
      </w:del>
      <w:del w:id="1379" w:author="xh" w:date="2026-10-23T15:55:27Z">
        <w:r>
          <w:rPr>
            <w:rFonts w:hint="eastAsia" w:ascii="方正楷体_GBK" w:hAnsi="方正楷体_GBK" w:eastAsia="方正楷体_GBK" w:cs="方正楷体_GBK"/>
            <w:b/>
            <w:sz w:val="32"/>
            <w:szCs w:val="32"/>
          </w:rPr>
          <w:delText>主要</w:delText>
        </w:r>
      </w:del>
      <w:del w:id="5981" w:author="xh" w:date="2026-10-27T08:22:00+08:00">
        <w:r>
          <w:rPr>
            <w:rFonts w:hint="default" w:ascii="Times New Roman" w:hAnsi="Times New Roman" w:eastAsia="方正楷体_GBK" w:cs="Times New Roman"/>
            <w:b/>
            <w:bCs/>
            <w:i w:val="0"/>
            <w:iCs w:val="0"/>
            <w:sz w:val="32"/>
            <w:szCs w:val="32"/>
            <w:rPrChange w:id="1380" w:author="xh" w:date="2026-10-23T15:55:27Z">
              <w:rPr>
                <w:rFonts w:hint="eastAsia" w:ascii="方正楷体_GBK" w:hAnsi="方正楷体_GBK" w:eastAsia="方正楷体_GBK" w:cs="方正楷体_GBK"/>
                <w:b/>
                <w:sz w:val="32"/>
                <w:szCs w:val="32"/>
              </w:rPr>
            </w:rPrChange>
          </w:rPr>
          <w:delText xml:space="preserve">通过</w:delText>
        </w:r>
      </w:del>
      <w:ins w:id="1381" w:author="xh" w:date="2026-10-26T18:41:44Z">
        <w:del w:id="5982" w:author="xh" w:date="2026-10-27T08:22:00+08:00">
          <w:r>
            <w:rPr>
              <w:rFonts w:hint="default" w:ascii="Times New Roman" w:hAnsi="Times New Roman" w:eastAsia="方正楷体_GBK" w:cs="Times New Roman"/>
              <w:b/>
              <w:bCs/>
              <w:i w:val="0"/>
              <w:iCs w:val="0"/>
              <w:sz w:val="32"/>
              <w:szCs w:val="32"/>
            </w:rPr>
            <w:delText xml:space="preserve">站内补强</w:delText>
          </w:r>
        </w:del>
      </w:ins>
      <w:del w:id="5983" w:author="xh" w:date="2026-10-27T08:22:00+08:00">
        <w:r>
          <w:rPr>
            <w:rFonts w:hint="default" w:ascii="Times New Roman" w:hAnsi="Times New Roman" w:eastAsia="方正楷体_GBK" w:cs="Times New Roman"/>
            <w:b/>
            <w:bCs/>
            <w:i w:val="0"/>
            <w:iCs w:val="0"/>
            <w:sz w:val="32"/>
            <w:szCs w:val="32"/>
          </w:rPr>
          <w:delText xml:space="preserve">减少新增联络</w:delText>
        </w:r>
      </w:del>
      <w:ins w:id="1382" w:author="xh" w:date="2026-10-23T15:55:27Z">
        <w:del w:id="1383" w:author="xh" w:date="2026-10-26T18:41:44Z">
          <w:r>
            <w:rPr>
              <w:rFonts w:hint="default" w:ascii="Times New Roman" w:hAnsi="Times New Roman" w:eastAsia="方正楷体_GBK" w:cs="Times New Roman"/>
              <w:b/>
              <w:bCs/>
              <w:i w:val="0"/>
              <w:iCs w:val="0"/>
              <w:sz w:val="32"/>
              <w:szCs w:val="32"/>
              <w:rPrChange w:id="1384" w:author="xh" w:date="2026-10-23T15:55:27Z">
                <w:rPr>
                  <w:rFonts w:hint="eastAsia" w:ascii="方正楷体_GBK" w:hAnsi="方正楷体_GBK" w:eastAsia="方正楷体_GBK" w:cs="方正楷体_GBK"/>
                  <w:b/>
                  <w:sz w:val="32"/>
                  <w:szCs w:val="32"/>
                </w:rPr>
              </w:rPrChange>
            </w:rPr>
            <w:delText>节省</w:delText>
          </w:r>
        </w:del>
      </w:ins>
      <w:del w:id="1385" w:author="xh" w:date="2026-10-23T15:55:27Z">
        <w:r>
          <w:rPr>
            <w:rFonts w:hint="eastAsia" w:ascii="方正楷体_GBK" w:hAnsi="方正楷体_GBK" w:eastAsia="方正楷体_GBK" w:cs="方正楷体_GBK"/>
            <w:b/>
            <w:sz w:val="32"/>
            <w:szCs w:val="32"/>
          </w:rPr>
          <w:delText>形成</w:delText>
        </w:r>
      </w:del>
      <w:del w:id="1386" w:author="xh" w:date="2026-10-26T18:41:44Z">
        <w:r>
          <w:rPr>
            <w:rFonts w:hint="default" w:ascii="Times New Roman" w:hAnsi="Times New Roman" w:eastAsia="方正楷体_GBK" w:cs="Times New Roman"/>
            <w:b/>
            <w:bCs/>
            <w:i w:val="0"/>
            <w:iCs w:val="0"/>
            <w:sz w:val="32"/>
            <w:szCs w:val="32"/>
            <w:rPrChange w:id="1387" w:author="xh" w:date="2026-10-23T15:55:27Z">
              <w:rPr>
                <w:rFonts w:hint="eastAsia" w:ascii="方正楷体_GBK" w:hAnsi="方正楷体_GBK" w:eastAsia="方正楷体_GBK" w:cs="方正楷体_GBK"/>
                <w:b/>
                <w:sz w:val="32"/>
                <w:szCs w:val="32"/>
              </w:rPr>
            </w:rPrChange>
          </w:rPr>
          <w:delText>费用</w:delText>
        </w:r>
      </w:del>
      <w:ins w:id="1388" w:author="xh" w:date="2026-10-23T15:55:27Z">
        <w:del w:id="5984" w:author="xh" w:date="2026-10-27T08:22:00+08:00">
          <w:r>
            <w:rPr>
              <w:rFonts w:hint="default" w:ascii="Times New Roman" w:hAnsi="Times New Roman" w:eastAsia="方正楷体_GBK" w:cs="Times New Roman"/>
              <w:b/>
              <w:bCs/>
              <w:i w:val="0"/>
              <w:iCs w:val="0"/>
              <w:sz w:val="32"/>
              <w:szCs w:val="32"/>
              <w:rPrChange w:id="1389" w:author="xh" w:date="2026-10-23T15:55:27Z">
                <w:rPr>
                  <w:rFonts w:hint="eastAsia" w:ascii="方正楷体_GBK" w:hAnsi="方正楷体_GBK" w:eastAsia="方正楷体_GBK" w:cs="方正楷体_GBK"/>
                  <w:b/>
                  <w:sz w:val="32"/>
                  <w:szCs w:val="32"/>
                </w:rPr>
              </w:rPrChange>
            </w:rPr>
            <w:delText xml:space="preserve">。</w:delText>
          </w:r>
        </w:del>
      </w:ins>
      <w:ins w:id="1390" w:author="xh" w:date="2026-10-23T15:55:27Z">
        <w:r>
          <w:rPr>
            <w:rFonts w:hint="default" w:ascii="Times New Roman" w:hAnsi="Times New Roman" w:eastAsia="方正仿宋_GBK" w:cs="Times New Roman"/>
            <w:b w:val="0"/>
            <w:bCs w:val="0"/>
            <w:i w:val="0"/>
            <w:iCs w:val="0"/>
            <w:sz w:val="32"/>
            <w:szCs w:val="32"/>
            <w:rPrChange w:id="1391" w:author="xh" w:date="2026-10-23T15:55:27Z">
              <w:rPr>
                <w:rFonts w:hint="eastAsia" w:ascii="方正楷体_GBK" w:hAnsi="方正楷体_GBK" w:eastAsia="方正楷体_GBK" w:cs="方正楷体_GBK"/>
                <w:b/>
                <w:sz w:val="32"/>
                <w:szCs w:val="32"/>
              </w:rPr>
            </w:rPrChange>
          </w:rPr>
          <w:t xml:space="preserve">市区电缆长度占比约80%，</w:t>
        </w:r>
      </w:ins>
      <w:ins w:id="1392" w:author="xh" w:date="2026-10-23T15:55:27Z">
        <w:del w:id="1393" w:author="白日梦想家" w:date="2026-10-26T14:13:30Z">
          <w:r>
            <w:rPr>
              <w:rFonts w:hint="default" w:ascii="Times New Roman" w:hAnsi="Times New Roman" w:eastAsia="方正仿宋_GBK" w:cs="Times New Roman"/>
              <w:b w:val="0"/>
              <w:bCs w:val="0"/>
              <w:i w:val="0"/>
              <w:iCs w:val="0"/>
              <w:sz w:val="32"/>
              <w:szCs w:val="32"/>
              <w:rPrChange w:id="1394" w:author="xh" w:date="2026-10-23T15:55:27Z">
                <w:rPr>
                  <w:rFonts w:hint="eastAsia" w:ascii="方正楷体_GBK" w:hAnsi="方正楷体_GBK" w:eastAsia="方正楷体_GBK" w:cs="方正楷体_GBK"/>
                  <w:b/>
                  <w:sz w:val="32"/>
                  <w:szCs w:val="32"/>
                </w:rPr>
              </w:rPrChange>
            </w:rPr>
            <w:delText>高于邳州约11%，</w:delText>
          </w:r>
        </w:del>
      </w:ins>
      <w:ins w:id="1395" w:author="白日梦想家" w:date="2026-10-26T17:18:01Z">
        <w:r>
          <w:rPr>
            <w:rFonts w:hint="eastAsia" w:ascii="Times New Roman" w:hAnsi="Times New Roman" w:eastAsia="方正仿宋_GBK" w:cs="Times New Roman"/>
            <w:b w:val="0"/>
            <w:bCs w:val="0"/>
            <w:i w:val="0"/>
            <w:iCs w:val="0"/>
            <w:sz w:val="32"/>
            <w:szCs w:val="32"/>
            <w:lang w:eastAsia="zh"/>
            <w:woUserID w:val="2"/>
          </w:rPr>
          <w:t xml:space="preserve">中压</w:t>
        </w:r>
      </w:ins>
      <w:ins w:id="1396" w:author="xh" w:date="2026-10-23T15:55:27Z">
        <w:del w:id="1397" w:author="白日梦想家" w:date="2026-10-26T14:13:33Z">
          <w:r>
            <w:rPr>
              <w:rFonts w:hint="default" w:ascii="Times New Roman" w:hAnsi="Times New Roman" w:eastAsia="方正仿宋_GBK" w:cs="Times New Roman"/>
              <w:b w:val="0"/>
              <w:bCs w:val="0"/>
              <w:i w:val="0"/>
              <w:iCs w:val="0"/>
              <w:sz w:val="32"/>
              <w:szCs w:val="32"/>
              <w:rPrChange w:id="1398" w:author="xh" w:date="2026-10-23T15:55:27Z">
                <w:rPr>
                  <w:rFonts w:hint="eastAsia" w:ascii="方正楷体_GBK" w:hAnsi="方正楷体_GBK" w:eastAsia="方正楷体_GBK" w:cs="方正楷体_GBK"/>
                  <w:b/>
                  <w:sz w:val="32"/>
                  <w:szCs w:val="32"/>
                </w:rPr>
              </w:rPrChange>
            </w:rPr>
            <w:delText>同类</w:delText>
          </w:r>
        </w:del>
      </w:ins>
      <w:ins w:id="1399" w:author="xh" w:date="2026-10-23T15:55:27Z">
        <w:r>
          <w:rPr>
            <w:rFonts w:hint="default" w:ascii="Times New Roman" w:hAnsi="Times New Roman" w:eastAsia="方正仿宋_GBK" w:cs="Times New Roman"/>
            <w:b w:val="0"/>
            <w:bCs w:val="0"/>
            <w:i w:val="0"/>
            <w:iCs w:val="0"/>
            <w:sz w:val="32"/>
            <w:szCs w:val="32"/>
            <w:rPrChange w:id="1400" w:author="xh" w:date="2026-10-23T15:55:27Z">
              <w:rPr>
                <w:rFonts w:hint="eastAsia" w:ascii="方正楷体_GBK" w:hAnsi="方正楷体_GBK" w:eastAsia="方正楷体_GBK" w:cs="方正楷体_GBK"/>
                <w:b/>
                <w:sz w:val="32"/>
                <w:szCs w:val="32"/>
              </w:rPr>
            </w:rPrChange>
          </w:rPr>
          <w:t xml:space="preserve">联络工程</w:t>
        </w:r>
      </w:ins>
      <w:ins w:id="1401" w:author="白日梦想家" w:date="2026-10-26T14:13:40Z">
        <w:r>
          <w:rPr>
            <w:rFonts w:hint="eastAsia" w:ascii="Times New Roman" w:hAnsi="Times New Roman" w:eastAsia="方正仿宋_GBK" w:cs="Times New Roman"/>
            <w:b w:val="0"/>
            <w:bCs w:val="0"/>
            <w:i w:val="0"/>
            <w:iCs w:val="0"/>
            <w:sz w:val="32"/>
            <w:szCs w:val="32"/>
            <w:lang w:eastAsia="zh"/>
            <w:woUserID w:val="2"/>
          </w:rPr>
          <w:t xml:space="preserve">成本</w:t>
        </w:r>
      </w:ins>
      <w:ins w:id="1402" w:author="xh" w:date="2026-10-23T15:55:27Z">
        <w:del w:id="1403" w:author="白日梦想家" w:date="2026-10-26T14:13:39Z">
          <w:r>
            <w:rPr>
              <w:rFonts w:hint="default" w:ascii="Times New Roman" w:hAnsi="Times New Roman" w:eastAsia="方正仿宋_GBK" w:cs="Times New Roman"/>
              <w:b w:val="0"/>
              <w:bCs w:val="0"/>
              <w:i w:val="0"/>
              <w:iCs w:val="0"/>
              <w:sz w:val="32"/>
              <w:szCs w:val="32"/>
              <w:rPrChange w:id="1404" w:author="xh" w:date="2026-10-23T15:55:27Z">
                <w:rPr>
                  <w:rFonts w:hint="eastAsia" w:ascii="方正楷体_GBK" w:hAnsi="方正楷体_GBK" w:eastAsia="方正楷体_GBK" w:cs="方正楷体_GBK"/>
                  <w:b/>
                  <w:sz w:val="32"/>
                  <w:szCs w:val="32"/>
                </w:rPr>
              </w:rPrChange>
            </w:rPr>
            <w:delText>费用</w:delText>
          </w:r>
        </w:del>
      </w:ins>
      <w:ins w:id="1405" w:author="xh" w:date="2026-10-23T15:55:27Z">
        <w:r>
          <w:rPr>
            <w:rFonts w:hint="default" w:ascii="Times New Roman" w:hAnsi="Times New Roman" w:eastAsia="方正仿宋_GBK" w:cs="Times New Roman"/>
            <w:b w:val="0"/>
            <w:bCs w:val="0"/>
            <w:i w:val="0"/>
            <w:iCs w:val="0"/>
            <w:sz w:val="32"/>
            <w:szCs w:val="32"/>
            <w:rPrChange w:id="1406" w:author="xh" w:date="2026-10-23T15:55:27Z">
              <w:rPr>
                <w:rFonts w:hint="eastAsia" w:ascii="方正楷体_GBK" w:hAnsi="方正楷体_GBK" w:eastAsia="方正楷体_GBK" w:cs="方正楷体_GBK"/>
                <w:b/>
                <w:sz w:val="32"/>
                <w:szCs w:val="32"/>
              </w:rPr>
            </w:rPrChange>
          </w:rPr>
          <w:t xml:space="preserve">较高</w:t>
        </w:r>
      </w:ins>
      <w:del w:id="1407"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1408" w:author="xh" w:date="2026-10-23T15:55:27Z">
            <w:rPr>
              <w:rFonts w:hint="eastAsia" w:ascii="方正楷体_GBK" w:hAnsi="方正楷体_GBK" w:eastAsia="方正楷体_GBK" w:cs="方正楷体_GBK"/>
              <w:b/>
              <w:sz w:val="32"/>
              <w:szCs w:val="32"/>
            </w:rPr>
          </w:rPrChange>
        </w:rPr>
        <w:t xml:space="preserve">。</w:t>
      </w:r>
      <w:ins w:id="1409" w:author="xh" w:date="2026-10-26T18:41:44Z">
        <w:r>
          <w:rPr>
            <w:rFonts w:hint="default" w:ascii="Times New Roman" w:hAnsi="Times New Roman" w:eastAsia="方正仿宋_GBK" w:cs="Times New Roman"/>
            <w:b w:val="0"/>
            <w:bCs w:val="0"/>
            <w:i w:val="0"/>
            <w:iCs w:val="0"/>
            <w:sz w:val="32"/>
            <w:szCs w:val="32"/>
          </w:rPr>
          <w:t xml:space="preserve">2022—2030年新增工程的评价期费用现值，刚性为14819.77万元，弹性为16806.54万元，增加1986.77万元。</w:t>
        </w:r>
      </w:ins>
      <w:r>
        <w:rPr>
          <w:rFonts w:hint="default" w:ascii="Times New Roman" w:hAnsi="Times New Roman" w:eastAsia="方正仿宋_GBK" w:cs="Times New Roman"/>
          <w:b w:val="0"/>
          <w:bCs w:val="0"/>
          <w:i w:val="0"/>
          <w:iCs w:val="0"/>
          <w:sz w:val="32"/>
          <w:szCs w:val="32"/>
          <w:rPrChange w:id="1410" w:author="xh" w:date="2026-10-23T15:55:27Z">
            <w:rPr>
              <w:rFonts w:hint="eastAsia" w:ascii="方正仿宋_GBK" w:hAnsi="方正仿宋_GBK" w:eastAsia="方正仿宋_GBK" w:cs="Times New Roman"/>
              <w:sz w:val="32"/>
              <w:szCs w:val="32"/>
            </w:rPr>
          </w:rPrChange>
        </w:rPr>
        <w:t xml:space="preserve">弹性方案主变</w:t>
      </w:r>
      <w:ins w:id="1411" w:author="xh" w:date="2026-10-26T18:41:44Z">
        <w:r>
          <w:rPr>
            <w:rFonts w:hint="default" w:ascii="Times New Roman" w:hAnsi="Times New Roman" w:eastAsia="方正仿宋_GBK" w:cs="Times New Roman"/>
            <w:b w:val="0"/>
            <w:bCs w:val="0"/>
            <w:i w:val="0"/>
            <w:iCs w:val="0"/>
            <w:sz w:val="32"/>
            <w:szCs w:val="32"/>
          </w:rPr>
          <w:t xml:space="preserve">费用</w:t>
        </w:r>
      </w:ins>
      <w:del w:id="1412" w:author="xh" w:date="2026-10-26T18:41:44Z">
        <w:r>
          <w:rPr>
            <w:rFonts w:hint="default" w:ascii="Times New Roman" w:hAnsi="Times New Roman" w:eastAsia="方正仿宋_GBK" w:cs="Times New Roman"/>
            <w:b w:val="0"/>
            <w:bCs w:val="0"/>
            <w:i w:val="0"/>
            <w:iCs w:val="0"/>
            <w:sz w:val="32"/>
            <w:szCs w:val="32"/>
            <w:rPrChange w:id="1413" w:author="xh" w:date="2026-10-23T15:55:27Z">
              <w:rPr>
                <w:rFonts w:hint="eastAsia" w:ascii="方正仿宋_GBK" w:hAnsi="方正仿宋_GBK" w:eastAsia="方正仿宋_GBK" w:cs="Times New Roman"/>
                <w:sz w:val="32"/>
                <w:szCs w:val="32"/>
              </w:rPr>
            </w:rPrChange>
          </w:rPr>
          <w:delText>和</w:delText>
        </w:r>
      </w:del>
      <w:del w:id="1414" w:author="xh" w:date="2026-10-23T15:55:27Z">
        <w:r>
          <w:rPr>
            <w:rFonts w:hint="eastAsia" w:ascii="方正仿宋_GBK" w:hAnsi="方正仿宋_GBK" w:eastAsia="方正仿宋_GBK" w:cs="Times New Roman"/>
            <w:sz w:val="32"/>
            <w:szCs w:val="32"/>
          </w:rPr>
          <w:delText>与</w:delText>
        </w:r>
      </w:del>
      <w:del w:id="1415" w:author="xh" w:date="2026-10-26T18:41:44Z">
        <w:r>
          <w:rPr>
            <w:rFonts w:hint="default" w:ascii="Times New Roman" w:hAnsi="Times New Roman" w:eastAsia="方正仿宋_GBK" w:cs="Times New Roman"/>
            <w:b w:val="0"/>
            <w:bCs w:val="0"/>
            <w:i w:val="0"/>
            <w:iCs w:val="0"/>
            <w:sz w:val="32"/>
            <w:szCs w:val="32"/>
            <w:rPrChange w:id="1416" w:author="xh" w:date="2026-10-23T15:55:27Z">
              <w:rPr>
                <w:rFonts w:hint="eastAsia" w:ascii="方正仿宋_GBK" w:hAnsi="方正仿宋_GBK" w:eastAsia="方正仿宋_GBK" w:cs="Times New Roman"/>
                <w:sz w:val="32"/>
                <w:szCs w:val="32"/>
              </w:rPr>
            </w:rPrChange>
          </w:rPr>
          <w:delText>储能</w:delText>
        </w:r>
      </w:del>
      <w:ins w:id="1417" w:author="白日梦想家" w:date="2026-10-26T14:13:44Z">
        <w:del w:id="1418"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419" w:author="白日梦想家" w:date="2026-10-26T14:13:43Z">
        <w:r>
          <w:rPr>
            <w:rFonts w:hint="default" w:ascii="Times New Roman" w:hAnsi="Times New Roman" w:eastAsia="方正仿宋_GBK" w:cs="Times New Roman"/>
            <w:b w:val="0"/>
            <w:bCs w:val="0"/>
            <w:i w:val="0"/>
            <w:iCs w:val="0"/>
            <w:sz w:val="32"/>
            <w:szCs w:val="32"/>
            <w:rPrChange w:id="1420" w:author="xh" w:date="2026-10-23T15:55:27Z">
              <w:rPr>
                <w:rFonts w:hint="eastAsia" w:ascii="方正仿宋_GBK" w:hAnsi="方正仿宋_GBK" w:eastAsia="方正仿宋_GBK" w:cs="Times New Roman"/>
                <w:sz w:val="32"/>
                <w:szCs w:val="32"/>
              </w:rPr>
            </w:rPrChange>
          </w:rPr>
          <w:delText>费用</w:delText>
        </w:r>
      </w:del>
      <w:del w:id="1421" w:author="白日梦想家" w:date="2026-10-26T14:13:46Z">
        <w:r>
          <w:rPr>
            <w:rFonts w:hint="default" w:ascii="Times New Roman" w:hAnsi="Times New Roman" w:eastAsia="方正仿宋_GBK" w:cs="Times New Roman"/>
            <w:b w:val="0"/>
            <w:bCs w:val="0"/>
            <w:i w:val="0"/>
            <w:iCs w:val="0"/>
            <w:sz w:val="32"/>
            <w:szCs w:val="32"/>
            <w:rPrChange w:id="1422" w:author="xh" w:date="2026-10-23T15:55:27Z">
              <w:rPr>
                <w:rFonts w:hint="eastAsia" w:ascii="方正仿宋_GBK" w:hAnsi="方正仿宋_GBK" w:eastAsia="方正仿宋_GBK" w:cs="Times New Roman"/>
                <w:sz w:val="32"/>
                <w:szCs w:val="32"/>
              </w:rPr>
            </w:rPrChange>
          </w:rPr>
          <w:delText>现值</w:delText>
        </w:r>
      </w:del>
      <w:del w:id="1423" w:author="xh" w:date="2026-10-26T18:41:44Z">
        <w:r>
          <w:rPr>
            <w:rFonts w:hint="default" w:ascii="Times New Roman" w:hAnsi="Times New Roman" w:eastAsia="方正仿宋_GBK" w:cs="Times New Roman"/>
            <w:b w:val="0"/>
            <w:bCs w:val="0"/>
            <w:i w:val="0"/>
            <w:iCs w:val="0"/>
            <w:sz w:val="32"/>
            <w:szCs w:val="32"/>
            <w:rPrChange w:id="1424" w:author="xh" w:date="2026-10-23T15:55:27Z">
              <w:rPr>
                <w:rFonts w:hint="eastAsia" w:ascii="方正仿宋_GBK" w:hAnsi="方正仿宋_GBK" w:eastAsia="方正仿宋_GBK" w:cs="Times New Roman"/>
                <w:sz w:val="32"/>
                <w:szCs w:val="32"/>
              </w:rPr>
            </w:rPrChange>
          </w:rPr>
          <w:delText>分别</w:delText>
        </w:r>
      </w:del>
      <w:r>
        <w:rPr>
          <w:rFonts w:hint="default" w:ascii="Times New Roman" w:hAnsi="Times New Roman" w:eastAsia="方正仿宋_GBK" w:cs="Times New Roman"/>
          <w:b w:val="0"/>
          <w:bCs w:val="0"/>
          <w:i w:val="0"/>
          <w:iCs w:val="0"/>
          <w:sz w:val="32"/>
          <w:szCs w:val="32"/>
        </w:rPr>
        <w:t xml:space="preserve">增加</w:t>
      </w:r>
      <w:ins w:id="1425" w:author="xh" w:date="2026-10-26T18:41:44Z">
        <w:r>
          <w:rPr>
            <w:rFonts w:hint="default" w:ascii="Times New Roman" w:hAnsi="Times New Roman" w:eastAsia="方正仿宋_GBK" w:cs="Times New Roman"/>
            <w:b w:val="0"/>
            <w:bCs w:val="0"/>
            <w:i w:val="0"/>
            <w:iCs w:val="0"/>
            <w:sz w:val="32"/>
            <w:szCs w:val="32"/>
          </w:rPr>
          <w:t xml:space="preserve">1</w:t>
        </w:r>
      </w:ins>
      <w:del w:id="1426" w:author="xh" w:date="2026-10-26T18:41:44Z">
        <w:r>
          <w:rPr>
            <w:rFonts w:hint="default" w:ascii="Times New Roman" w:hAnsi="Times New Roman" w:eastAsia="方正仿宋_GBK" w:cs="Times New Roman"/>
            <w:b w:val="0"/>
            <w:bCs w:val="0"/>
            <w:i w:val="0"/>
            <w:iCs w:val="0"/>
            <w:sz w:val="32"/>
            <w:szCs w:val="32"/>
          </w:rPr>
          <w:delText>9</w:delText>
        </w:r>
      </w:del>
      <w:r>
        <w:rPr>
          <w:rFonts w:hint="default" w:ascii="Times New Roman" w:hAnsi="Times New Roman" w:eastAsia="方正仿宋_GBK" w:cs="Times New Roman"/>
          <w:b w:val="0"/>
          <w:bCs w:val="0"/>
          <w:i w:val="0"/>
          <w:iCs w:val="0"/>
          <w:sz w:val="32"/>
          <w:szCs w:val="32"/>
        </w:rPr>
        <w:t xml:space="preserve">5</w:t>
      </w:r>
      <w:ins w:id="1427" w:author="xh" w:date="2026-10-26T18:41:44Z">
        <w:r>
          <w:rPr>
            <w:rFonts w:hint="default" w:ascii="Times New Roman" w:hAnsi="Times New Roman" w:eastAsia="方正仿宋_GBK" w:cs="Times New Roman"/>
            <w:b w:val="0"/>
            <w:bCs w:val="0"/>
            <w:i w:val="0"/>
            <w:iCs w:val="0"/>
            <w:sz w:val="32"/>
            <w:szCs w:val="32"/>
          </w:rPr>
          <w:t xml:space="preserve">10</w:t>
        </w:r>
      </w:ins>
      <w:del w:id="1428" w:author="xh" w:date="2026-10-26T18:41:44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 xml:space="preserve">8.85万元</w:t>
      </w:r>
      <w:ins w:id="1429" w:author="xh" w:date="2026-10-26T18:41:44Z">
        <w:r>
          <w:rPr>
            <w:rFonts w:hint="default" w:ascii="Times New Roman" w:hAnsi="Times New Roman" w:eastAsia="方正仿宋_GBK" w:cs="Times New Roman"/>
            <w:b w:val="0"/>
            <w:bCs w:val="0"/>
            <w:i w:val="0"/>
            <w:iCs w:val="0"/>
            <w:sz w:val="32"/>
            <w:szCs w:val="32"/>
          </w:rPr>
          <w:t xml:space="preserve">，储能和联络费用分别减少</w:t>
        </w:r>
      </w:ins>
      <w:del w:id="1430" w:author="xh" w:date="2026-10-26T18:41:44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 xml:space="preserve">10</w:t>
      </w:r>
      <w:ins w:id="1431" w:author="xh" w:date="2026-10-26T18:41:44Z">
        <w:r>
          <w:rPr>
            <w:rFonts w:hint="default" w:ascii="Times New Roman" w:hAnsi="Times New Roman" w:eastAsia="方正仿宋_GBK" w:cs="Times New Roman"/>
            <w:b w:val="0"/>
            <w:bCs w:val="0"/>
            <w:i w:val="0"/>
            <w:iCs w:val="0"/>
            <w:sz w:val="32"/>
            <w:szCs w:val="32"/>
          </w:rPr>
          <w:t xml:space="preserve">82</w:t>
        </w:r>
      </w:ins>
      <w:r>
        <w:rPr>
          <w:rFonts w:hint="default" w:ascii="Times New Roman" w:hAnsi="Times New Roman" w:eastAsia="方正仿宋_GBK" w:cs="Times New Roman"/>
          <w:b w:val="0"/>
          <w:bCs w:val="0"/>
          <w:i w:val="0"/>
          <w:iCs w:val="0"/>
          <w:sz w:val="32"/>
          <w:szCs w:val="32"/>
        </w:rPr>
        <w:t xml:space="preserve">.</w:t>
      </w:r>
      <w:ins w:id="1432" w:author="xh" w:date="2026-10-26T18:41:44Z">
        <w:r>
          <w:rPr>
            <w:rFonts w:hint="default" w:ascii="Times New Roman" w:hAnsi="Times New Roman" w:eastAsia="方正仿宋_GBK" w:cs="Times New Roman"/>
            <w:b w:val="0"/>
            <w:bCs w:val="0"/>
            <w:i w:val="0"/>
            <w:iCs w:val="0"/>
            <w:sz w:val="32"/>
            <w:szCs w:val="32"/>
          </w:rPr>
          <w:t xml:space="preserve">1</w:t>
        </w:r>
      </w:ins>
      <w:r>
        <w:rPr>
          <w:rFonts w:hint="default" w:ascii="Times New Roman" w:hAnsi="Times New Roman" w:eastAsia="方正仿宋_GBK" w:cs="Times New Roman"/>
          <w:b w:val="0"/>
          <w:bCs w:val="0"/>
          <w:i w:val="0"/>
          <w:iCs w:val="0"/>
          <w:sz w:val="32"/>
          <w:szCs w:val="32"/>
        </w:rPr>
        <w:t xml:space="preserve">8</w:t>
      </w:r>
      <w:ins w:id="1433" w:author="xh" w:date="2026-10-26T18:41:44Z">
        <w:r>
          <w:rPr>
            <w:rFonts w:hint="default" w:ascii="Times New Roman" w:hAnsi="Times New Roman" w:eastAsia="方正仿宋_GBK" w:cs="Times New Roman"/>
            <w:b w:val="0"/>
            <w:bCs w:val="0"/>
            <w:i w:val="0"/>
            <w:iCs w:val="0"/>
            <w:sz w:val="32"/>
            <w:szCs w:val="32"/>
          </w:rPr>
          <w:t xml:space="preserve">万元、1203</w:t>
        </w:r>
      </w:ins>
      <w:r>
        <w:rPr>
          <w:rFonts w:hint="default" w:ascii="Times New Roman" w:hAnsi="Times New Roman" w:eastAsia="方正仿宋_GBK" w:cs="Times New Roman"/>
          <w:b w:val="0"/>
          <w:bCs w:val="0"/>
          <w:i w:val="0"/>
          <w:iCs w:val="0"/>
          <w:sz w:val="32"/>
          <w:szCs w:val="32"/>
        </w:rPr>
        <w:t xml:space="preserve">9</w:t>
      </w:r>
      <w:ins w:id="1434" w:author="xh" w:date="2026-10-26T18:41:44Z">
        <w:r>
          <w:rPr>
            <w:rFonts w:hint="default" w:ascii="Times New Roman" w:hAnsi="Times New Roman" w:eastAsia="方正仿宋_GBK" w:cs="Times New Roman"/>
            <w:b w:val="0"/>
            <w:bCs w:val="0"/>
            <w:i w:val="0"/>
            <w:iCs w:val="0"/>
            <w:sz w:val="32"/>
            <w:szCs w:val="32"/>
          </w:rPr>
          <w:t xml:space="preserve">.90</w:t>
        </w:r>
      </w:ins>
      <w:r>
        <w:rPr>
          <w:rFonts w:hint="default" w:ascii="Times New Roman" w:hAnsi="Times New Roman" w:eastAsia="方正仿宋_GBK" w:cs="Times New Roman"/>
          <w:b w:val="0"/>
          <w:bCs w:val="0"/>
          <w:i w:val="0"/>
          <w:iCs w:val="0"/>
          <w:sz w:val="32"/>
          <w:szCs w:val="32"/>
        </w:rPr>
        <w:t xml:space="preserve">万元，</w:t>
      </w:r>
      <w:ins w:id="1435" w:author="xh" w:date="2026-10-26T18:41:44Z">
        <w:r>
          <w:rPr>
            <w:rFonts w:hint="eastAsia" w:ascii="Times New Roman" w:hAnsi="Times New Roman" w:eastAsia="方正仿宋_GBK" w:cs="Times New Roman"/>
            <w:b w:val="0"/>
            <w:bCs w:val="0"/>
            <w:i w:val="0"/>
            <w:iCs w:val="0"/>
            <w:sz w:val="32"/>
            <w:szCs w:val="32"/>
            <w:lang w:eastAsia="zh"/>
            <w:woUserID w:val="2"/>
          </w:rPr>
          <w:t xml:space="preserve">前期较多主变采购尚未由配套</w:t>
        </w:r>
      </w:ins>
      <w:del w:id="1436"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del w:id="1437" w:author="xh" w:date="2026-10-26T18:41:44Z">
        <w:r>
          <w:rPr>
            <w:rFonts w:hint="default" w:ascii="Times New Roman" w:hAnsi="Times New Roman" w:eastAsia="方正仿宋_GBK" w:cs="Times New Roman"/>
            <w:b w:val="0"/>
            <w:bCs w:val="0"/>
            <w:i w:val="0"/>
            <w:iCs w:val="0"/>
            <w:sz w:val="32"/>
            <w:szCs w:val="32"/>
            <w:rPrChange w:id="1438" w:author="xh" w:date="2026-10-23T15:55:27Z">
              <w:rPr>
                <w:rFonts w:hint="eastAsia" w:ascii="方正仿宋_GBK" w:hAnsi="方正仿宋_GBK" w:eastAsia="方正仿宋_GBK" w:cs="Times New Roman"/>
                <w:sz w:val="32"/>
                <w:szCs w:val="32"/>
              </w:rPr>
            </w:rPrChange>
          </w:rPr>
          <w:delText>联络</w:delText>
        </w:r>
      </w:del>
      <w:ins w:id="1439" w:author="白日梦想家" w:date="2026-10-26T14:13:58Z">
        <w:r>
          <w:rPr>
            <w:rFonts w:hint="eastAsia" w:ascii="Times New Roman" w:hAnsi="Times New Roman" w:eastAsia="方正仿宋_GBK" w:cs="Times New Roman"/>
            <w:b w:val="0"/>
            <w:bCs w:val="0"/>
            <w:i w:val="0"/>
            <w:iCs w:val="0"/>
            <w:sz w:val="32"/>
            <w:szCs w:val="32"/>
            <w:lang w:eastAsia="zh"/>
            <w:woUserID w:val="2"/>
          </w:rPr>
          <w:t xml:space="preserve">工程</w:t>
        </w:r>
      </w:ins>
      <w:ins w:id="1440" w:author="白日梦想家" w:date="2026-10-26T14:14:01Z">
        <w:del w:id="1441"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442" w:author="xh" w:date="2026-10-23T15:55:27Z">
        <w:r>
          <w:rPr>
            <w:rFonts w:hint="eastAsia" w:ascii="方正仿宋_GBK" w:hAnsi="方正仿宋_GBK" w:eastAsia="方正仿宋_GBK" w:cs="Times New Roman"/>
            <w:sz w:val="32"/>
            <w:szCs w:val="32"/>
          </w:rPr>
          <w:delText>费用</w:delText>
        </w:r>
      </w:del>
      <w:del w:id="1443" w:author="xh" w:date="2026-10-26T18:41:44Z">
        <w:r>
          <w:rPr>
            <w:rFonts w:hint="default" w:ascii="Times New Roman" w:hAnsi="Times New Roman" w:eastAsia="方正仿宋_GBK" w:cs="Times New Roman"/>
            <w:b w:val="0"/>
            <w:bCs w:val="0"/>
            <w:i w:val="0"/>
            <w:iCs w:val="0"/>
            <w:sz w:val="32"/>
            <w:szCs w:val="32"/>
            <w:rPrChange w:id="1444" w:author="xh" w:date="2026-10-23T15:55:27Z">
              <w:rPr>
                <w:rFonts w:hint="eastAsia" w:ascii="方正仿宋_GBK" w:hAnsi="方正仿宋_GBK" w:eastAsia="方正仿宋_GBK" w:cs="Times New Roman"/>
                <w:sz w:val="32"/>
                <w:szCs w:val="32"/>
              </w:rPr>
            </w:rPrChange>
          </w:rPr>
          <w:delText>减少12190.08万元，</w:delText>
        </w:r>
      </w:del>
      <w:ins w:id="1445" w:author="白日梦想家" w:date="2026-10-26T17:18:01Z">
        <w:del w:id="1446"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ins>
      <w:del w:id="1447"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del w:id="1448" w:author="xh" w:date="2026-10-26T18:41:44Z">
        <w:r>
          <w:rPr>
            <w:rFonts w:hint="default" w:ascii="Times New Roman" w:hAnsi="Times New Roman" w:eastAsia="方正仿宋_GBK" w:cs="Times New Roman"/>
            <w:b w:val="0"/>
            <w:bCs w:val="0"/>
            <w:i w:val="0"/>
            <w:iCs w:val="0"/>
            <w:sz w:val="32"/>
            <w:szCs w:val="32"/>
            <w:rPrChange w:id="1449" w:author="xh" w:date="2026-10-23T15:55:27Z">
              <w:rPr>
                <w:rFonts w:hint="eastAsia" w:ascii="方正仿宋_GBK" w:hAnsi="方正仿宋_GBK" w:eastAsia="方正仿宋_GBK" w:cs="Times New Roman"/>
                <w:sz w:val="32"/>
                <w:szCs w:val="32"/>
              </w:rPr>
            </w:rPrChange>
          </w:rPr>
          <w:delText>联络</w:delText>
        </w:r>
      </w:del>
      <w:ins w:id="1450" w:author="白日梦想家" w:date="2026-10-26T14:14:08Z">
        <w:del w:id="1451"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ins w:id="1452" w:author="xh" w:date="2026-10-23T15:55:27Z">
        <w:r>
          <w:rPr>
            <w:rFonts w:hint="default" w:ascii="Times New Roman" w:hAnsi="Times New Roman" w:eastAsia="方正仿宋_GBK" w:cs="Times New Roman"/>
            <w:b w:val="0"/>
            <w:bCs w:val="0"/>
            <w:i w:val="0"/>
            <w:iCs w:val="0"/>
            <w:sz w:val="32"/>
            <w:szCs w:val="32"/>
            <w:rPrChange w:id="1453" w:author="xh" w:date="2026-10-23T15:55:27Z">
              <w:rPr>
                <w:rFonts w:hint="eastAsia" w:ascii="方正仿宋_GBK" w:hAnsi="方正仿宋_GBK" w:eastAsia="方正仿宋_GBK" w:cs="Times New Roman"/>
                <w:sz w:val="32"/>
                <w:szCs w:val="32"/>
              </w:rPr>
            </w:rPrChange>
          </w:rPr>
          <w:t xml:space="preserve">节省</w:t>
        </w:r>
      </w:ins>
      <w:ins w:id="1454" w:author="xh" w:date="2026-10-26T18:41:44Z">
        <w:r>
          <w:rPr>
            <w:rFonts w:hint="default" w:ascii="Times New Roman" w:hAnsi="Times New Roman" w:eastAsia="方正仿宋_GBK" w:cs="Times New Roman"/>
            <w:b w:val="0"/>
            <w:bCs w:val="0"/>
            <w:i w:val="0"/>
            <w:iCs w:val="0"/>
            <w:sz w:val="32"/>
            <w:szCs w:val="32"/>
          </w:rPr>
          <w:t xml:space="preserve">抵消</w:t>
        </w:r>
      </w:ins>
      <w:del w:id="1455" w:author="xh" w:date="2026-10-26T18:41:44Z">
        <w:r>
          <w:rPr>
            <w:rFonts w:hint="default" w:ascii="Times New Roman" w:hAnsi="Times New Roman" w:eastAsia="方正仿宋_GBK" w:cs="Times New Roman"/>
            <w:b w:val="0"/>
            <w:bCs w:val="0"/>
            <w:i w:val="0"/>
            <w:iCs w:val="0"/>
            <w:sz w:val="32"/>
            <w:szCs w:val="32"/>
          </w:rPr>
          <w:delText>额超过两项投入增加</w:delText>
        </w:r>
      </w:del>
      <w:r>
        <w:rPr>
          <w:rFonts w:hint="default" w:ascii="Times New Roman" w:hAnsi="Times New Roman" w:eastAsia="方正仿宋_GBK" w:cs="Times New Roman"/>
          <w:b w:val="0"/>
          <w:bCs w:val="0"/>
          <w:i w:val="0"/>
          <w:iCs w:val="0"/>
          <w:sz w:val="32"/>
          <w:szCs w:val="32"/>
        </w:rPr>
        <w:t xml:space="preserve">。图1反映各措施对</w:t>
      </w:r>
      <w:del w:id="1456"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1457" w:author="xh" w:date="2026-10-23T15:55:27Z">
            <w:rPr>
              <w:rFonts w:hint="eastAsia" w:ascii="方正仿宋_GBK" w:hAnsi="方正仿宋_GBK" w:eastAsia="方正仿宋_GBK" w:cs="Times New Roman"/>
              <w:sz w:val="32"/>
              <w:szCs w:val="32"/>
            </w:rPr>
          </w:rPrChange>
        </w:rPr>
        <w:t xml:space="preserve">费用</w:t>
      </w:r>
      <w:ins w:id="1458" w:author="xh" w:date="2026-10-23T15:55:27Z">
        <w:r>
          <w:rPr>
            <w:rFonts w:hint="default" w:ascii="Times New Roman" w:hAnsi="Times New Roman" w:eastAsia="方正仿宋_GBK" w:cs="Times New Roman"/>
            <w:b w:val="0"/>
            <w:bCs w:val="0"/>
            <w:i w:val="0"/>
            <w:iCs w:val="0"/>
            <w:sz w:val="32"/>
            <w:szCs w:val="32"/>
            <w:rPrChange w:id="1459" w:author="xh" w:date="2026-10-23T15:55:27Z">
              <w:rPr>
                <w:rFonts w:hint="eastAsia" w:ascii="方正仿宋_GBK" w:hAnsi="方正仿宋_GBK" w:eastAsia="方正仿宋_GBK" w:cs="Times New Roman"/>
                <w:sz w:val="32"/>
                <w:szCs w:val="32"/>
              </w:rPr>
            </w:rPrChange>
          </w:rPr>
          <w:t xml:space="preserve">差</w:t>
        </w:r>
      </w:ins>
      <w:del w:id="1460"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1461" w:author="xh" w:date="2026-10-23T15:55:27Z">
            <w:rPr>
              <w:rFonts w:hint="eastAsia" w:ascii="方正仿宋_GBK" w:hAnsi="方正仿宋_GBK" w:eastAsia="方正仿宋_GBK" w:cs="Times New Roman"/>
              <w:sz w:val="32"/>
              <w:szCs w:val="32"/>
            </w:rPr>
          </w:rPrChange>
        </w:rPr>
        <w:t xml:space="preserve">的</w:t>
      </w:r>
      <w:ins w:id="1462" w:author="xh" w:date="2026-10-23T15:55:27Z">
        <w:r>
          <w:rPr>
            <w:rFonts w:hint="default" w:ascii="Times New Roman" w:hAnsi="Times New Roman" w:eastAsia="方正仿宋_GBK" w:cs="Times New Roman"/>
            <w:b w:val="0"/>
            <w:bCs w:val="0"/>
            <w:i w:val="0"/>
            <w:iCs w:val="0"/>
            <w:sz w:val="32"/>
            <w:szCs w:val="32"/>
            <w:rPrChange w:id="1463" w:author="xh" w:date="2026-10-23T15:55:27Z">
              <w:rPr>
                <w:rFonts w:hint="eastAsia" w:ascii="方正仿宋_GBK" w:hAnsi="方正仿宋_GBK" w:eastAsia="方正仿宋_GBK" w:cs="Times New Roman"/>
                <w:sz w:val="32"/>
                <w:szCs w:val="32"/>
              </w:rPr>
            </w:rPrChange>
          </w:rPr>
          <w:t xml:space="preserve">贡献</w:t>
        </w:r>
      </w:ins>
      <w:del w:id="1464"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1465" w:author="xh" w:date="2026-10-23T15:55:27Z">
            <w:rPr>
              <w:rFonts w:hint="eastAsia" w:ascii="方正仿宋_GBK" w:hAnsi="方正仿宋_GBK" w:eastAsia="方正仿宋_GBK" w:cs="Times New Roman"/>
              <w:sz w:val="32"/>
              <w:szCs w:val="32"/>
            </w:rPr>
          </w:rPrChange>
        </w:rPr>
        <w:t xml:space="preserve">。</w:t>
      </w:r>
    </w:p>
    <w:p w14:paraId="731334F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1466" w:author="xh" w:date="2026-10-23T15:58:51Z">
        <w:r>
          <w:rPr>
            <w:rFonts w:hint="eastAsia" w:ascii="方正楷体_GBK" w:hAnsi="方正楷体_GBK" w:eastAsia="方正楷体_GBK" w:cs="方正楷体_GBK"/>
            <w:b/>
            <w:sz w:val="32"/>
            <w:szCs w:val="32"/>
          </w:rPr>
          <w:delText>三是</w:delText>
        </w:r>
      </w:del>
      <w:ins w:id="1467" w:author="xh" w:date="2026-10-26T18:42:30Z">
        <w:r>
          <w:rPr>
            <w:rFonts w:hint="default" w:ascii="Times New Roman" w:hAnsi="Times New Roman" w:eastAsia="方正仿宋_GBK" w:cs="Times New Roman"/>
            <w:b w:val="0"/>
            <w:bCs w:val="0"/>
            <w:i w:val="0"/>
            <w:iCs w:val="0"/>
            <w:sz w:val="32"/>
            <w:szCs w:val="32"/>
          </w:rPr>
          <w:t>上述</w:t>
        </w:r>
      </w:ins>
      <w:r>
        <w:rPr>
          <w:rFonts w:hint="default" w:ascii="Times New Roman" w:hAnsi="Times New Roman" w:eastAsia="方正仿宋_GBK" w:cs="Times New Roman"/>
          <w:b w:val="0"/>
          <w:bCs w:val="0"/>
          <w:i w:val="0"/>
          <w:iCs w:val="0"/>
          <w:sz w:val="32"/>
          <w:szCs w:val="32"/>
          <w:rPrChange w:id="1468" w:author="xh" w:date="2026-10-23T15:58:51Z">
            <w:rPr>
              <w:rFonts w:hint="eastAsia" w:ascii="方正楷体_GBK" w:hAnsi="方正楷体_GBK" w:eastAsia="方正楷体_GBK" w:cs="方正楷体_GBK"/>
              <w:b/>
              <w:sz w:val="32"/>
              <w:szCs w:val="32"/>
            </w:rPr>
          </w:rPrChange>
        </w:rPr>
        <w:t>费用</w:t>
      </w:r>
      <w:ins w:id="1469" w:author="xh" w:date="2026-10-26T18:42:30Z">
        <w:r>
          <w:rPr>
            <w:rFonts w:hint="default" w:ascii="Times New Roman" w:hAnsi="Times New Roman" w:eastAsia="方正仿宋_GBK" w:cs="Times New Roman"/>
            <w:b w:val="0"/>
            <w:bCs w:val="0"/>
            <w:i w:val="0"/>
            <w:iCs w:val="0"/>
            <w:sz w:val="32"/>
            <w:szCs w:val="32"/>
          </w:rPr>
          <w:t>分别计取2022—</w:t>
        </w:r>
      </w:ins>
      <w:del w:id="1470" w:author="xh" w:date="2026-10-26T18:42:30Z">
        <w:r>
          <w:rPr>
            <w:rFonts w:hint="default" w:ascii="Times New Roman" w:hAnsi="Times New Roman" w:eastAsia="方正仿宋_GBK" w:cs="Times New Roman"/>
            <w:b w:val="0"/>
            <w:bCs w:val="0"/>
            <w:i w:val="0"/>
            <w:iCs w:val="0"/>
            <w:sz w:val="32"/>
            <w:szCs w:val="32"/>
          </w:rPr>
          <w:delText>优势随</w:delText>
        </w:r>
      </w:del>
      <w:del w:id="1471" w:author="xh" w:date="2026-10-23T15:58:51Z">
        <w:r>
          <w:rPr>
            <w:rFonts w:hint="eastAsia" w:ascii="方正楷体_GBK" w:hAnsi="方正楷体_GBK" w:eastAsia="方正楷体_GBK" w:cs="方正楷体_GBK"/>
            <w:b/>
            <w:sz w:val="32"/>
            <w:szCs w:val="32"/>
          </w:rPr>
          <w:delText>年度</w:delText>
        </w:r>
      </w:del>
      <w:del w:id="1472" w:author="xh" w:date="2026-10-26T18:42:30Z">
        <w:r>
          <w:rPr>
            <w:rFonts w:hint="default" w:ascii="Times New Roman" w:hAnsi="Times New Roman" w:eastAsia="方正仿宋_GBK" w:cs="Times New Roman"/>
            <w:b w:val="0"/>
            <w:bCs w:val="0"/>
            <w:i w:val="0"/>
            <w:iCs w:val="0"/>
            <w:sz w:val="32"/>
            <w:szCs w:val="32"/>
            <w:rPrChange w:id="1473" w:author="xh" w:date="2026-10-23T15:58:51Z">
              <w:rPr>
                <w:rFonts w:hint="eastAsia" w:ascii="方正楷体_GBK" w:hAnsi="方正楷体_GBK" w:eastAsia="方正楷体_GBK" w:cs="方正楷体_GBK"/>
                <w:b/>
                <w:sz w:val="32"/>
                <w:szCs w:val="32"/>
              </w:rPr>
            </w:rPrChange>
          </w:rPr>
          <w:delText>建设</w:delText>
        </w:r>
      </w:del>
      <w:ins w:id="1474" w:author="xh" w:date="2026-10-23T15:58:51Z">
        <w:del w:id="1475" w:author="xh" w:date="2026-10-26T18:42:30Z">
          <w:r>
            <w:rPr>
              <w:rFonts w:hint="default" w:ascii="Times New Roman" w:hAnsi="Times New Roman" w:eastAsia="方正仿宋_GBK" w:cs="Times New Roman"/>
              <w:b w:val="0"/>
              <w:bCs w:val="0"/>
              <w:i w:val="0"/>
              <w:iCs w:val="0"/>
              <w:sz w:val="32"/>
              <w:szCs w:val="32"/>
              <w:rPrChange w:id="1476" w:author="xh" w:date="2026-10-23T15:58:51Z">
                <w:rPr>
                  <w:rFonts w:hint="eastAsia" w:ascii="方正楷体_GBK" w:hAnsi="方正楷体_GBK" w:eastAsia="方正楷体_GBK" w:cs="方正楷体_GBK"/>
                  <w:b/>
                  <w:sz w:val="32"/>
                  <w:szCs w:val="32"/>
                </w:rPr>
              </w:rPrChange>
            </w:rPr>
            <w:delText>过程</w:delText>
          </w:r>
        </w:del>
      </w:ins>
      <w:del w:id="1477" w:author="xh" w:date="2026-10-26T18:42:30Z">
        <w:r>
          <w:rPr>
            <w:rFonts w:hint="default" w:ascii="Times New Roman" w:hAnsi="Times New Roman" w:eastAsia="方正仿宋_GBK" w:cs="Times New Roman"/>
            <w:b w:val="0"/>
            <w:bCs w:val="0"/>
            <w:i w:val="0"/>
            <w:iCs w:val="0"/>
            <w:sz w:val="32"/>
            <w:szCs w:val="32"/>
            <w:rPrChange w:id="1478" w:author="xh" w:date="2026-10-23T15:58:51Z">
              <w:rPr>
                <w:rFonts w:hint="eastAsia" w:ascii="方正楷体_GBK" w:hAnsi="方正楷体_GBK" w:eastAsia="方正楷体_GBK" w:cs="方正楷体_GBK"/>
                <w:b/>
                <w:sz w:val="32"/>
                <w:szCs w:val="32"/>
              </w:rPr>
            </w:rPrChange>
          </w:rPr>
          <w:delText>逐步形成。</w:delText>
        </w:r>
      </w:del>
      <w:del w:id="1479" w:author="xh" w:date="2026-10-26T18:42:30Z">
        <w:r>
          <w:rPr>
            <w:rFonts w:hint="default" w:ascii="Times New Roman" w:hAnsi="Times New Roman" w:eastAsia="方正仿宋_GBK" w:cs="Times New Roman"/>
            <w:b w:val="0"/>
            <w:bCs w:val="0"/>
            <w:i w:val="0"/>
            <w:iCs w:val="0"/>
            <w:sz w:val="32"/>
            <w:szCs w:val="32"/>
            <w:rPrChange w:id="1480" w:author="xh" w:date="2026-10-23T15:58:51Z">
              <w:rPr>
                <w:rFonts w:hint="eastAsia" w:ascii="方正仿宋_GBK" w:hAnsi="方正仿宋_GBK" w:eastAsia="方正仿宋_GBK" w:cs="Times New Roman"/>
                <w:sz w:val="32"/>
                <w:szCs w:val="32"/>
              </w:rPr>
            </w:rPrChange>
          </w:rPr>
          <w:delText>市区</w:delText>
        </w:r>
      </w:del>
      <w:del w:id="1481"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1482" w:author="xh" w:date="2026-10-23T15:58:51Z">
            <w:rPr>
              <w:rFonts w:hint="eastAsia" w:ascii="方正仿宋_GBK" w:hAnsi="方正仿宋_GBK" w:eastAsia="方正仿宋_GBK" w:cs="Times New Roman"/>
              <w:sz w:val="32"/>
              <w:szCs w:val="32"/>
            </w:rPr>
          </w:rPrChange>
        </w:rPr>
        <w:t>2030年</w:t>
      </w:r>
      <w:ins w:id="1483" w:author="xh" w:date="2026-10-26T18:42:30Z">
        <w:r>
          <w:rPr>
            <w:rFonts w:hint="default" w:ascii="Times New Roman" w:hAnsi="Times New Roman" w:eastAsia="方正仿宋_GBK" w:cs="Times New Roman"/>
            <w:b w:val="0"/>
            <w:bCs w:val="0"/>
            <w:i w:val="0"/>
            <w:iCs w:val="0"/>
            <w:sz w:val="32"/>
            <w:szCs w:val="32"/>
          </w:rPr>
          <w:t>投运</w:t>
        </w:r>
      </w:ins>
      <w:del w:id="1484" w:author="xh" w:date="2026-10-26T18:42:30Z">
        <w:r>
          <w:rPr>
            <w:rFonts w:hint="default" w:ascii="Times New Roman" w:hAnsi="Times New Roman" w:eastAsia="方正仿宋_GBK" w:cs="Times New Roman"/>
            <w:b w:val="0"/>
            <w:bCs w:val="0"/>
            <w:i w:val="0"/>
            <w:iCs w:val="0"/>
            <w:sz w:val="32"/>
            <w:szCs w:val="32"/>
          </w:rPr>
          <w:delText>弹性累计费用现值16806.54万元，高于刚性14819.77万元</w:delText>
        </w:r>
      </w:del>
      <w:del w:id="1485" w:author="xh" w:date="2026-10-23T15:58:51Z">
        <w:r>
          <w:rPr>
            <w:rFonts w:hint="eastAsia" w:ascii="方正仿宋_GBK" w:hAnsi="方正仿宋_GBK" w:eastAsia="方正仿宋_GBK" w:cs="Times New Roman"/>
            <w:sz w:val="32"/>
            <w:szCs w:val="32"/>
          </w:rPr>
          <w:delText>。前期较多主变采购增加投入</w:delText>
        </w:r>
      </w:del>
      <w:del w:id="1486" w:author="xh" w:date="2026-10-26T18:42:30Z">
        <w:r>
          <w:rPr>
            <w:rFonts w:hint="default" w:ascii="Times New Roman" w:hAnsi="Times New Roman" w:eastAsia="方正仿宋_GBK" w:cs="Times New Roman"/>
            <w:b w:val="0"/>
            <w:bCs w:val="0"/>
            <w:i w:val="0"/>
            <w:iCs w:val="0"/>
            <w:sz w:val="32"/>
            <w:szCs w:val="32"/>
            <w:rPrChange w:id="1487" w:author="xh" w:date="2026-10-23T15:58:51Z">
              <w:rPr>
                <w:rFonts w:hint="eastAsia" w:ascii="方正仿宋_GBK" w:hAnsi="方正仿宋_GBK" w:eastAsia="方正仿宋_GBK" w:cs="Times New Roman"/>
                <w:sz w:val="32"/>
                <w:szCs w:val="32"/>
              </w:rPr>
            </w:rPrChange>
          </w:rPr>
          <w:delText>，后续联络</w:delText>
        </w:r>
      </w:del>
      <w:ins w:id="1488" w:author="xh" w:date="2026-10-23T15:58:51Z">
        <w:r>
          <w:rPr>
            <w:rFonts w:hint="default" w:ascii="Times New Roman" w:hAnsi="Times New Roman" w:eastAsia="方正仿宋_GBK" w:cs="Times New Roman"/>
            <w:b w:val="0"/>
            <w:bCs w:val="0"/>
            <w:i w:val="0"/>
            <w:iCs w:val="0"/>
            <w:sz w:val="32"/>
            <w:szCs w:val="32"/>
            <w:rPrChange w:id="1489" w:author="xh" w:date="2026-10-23T15:58:51Z">
              <w:rPr>
                <w:rFonts w:hint="eastAsia" w:ascii="方正仿宋_GBK" w:hAnsi="方正仿宋_GBK" w:eastAsia="方正仿宋_GBK" w:cs="Times New Roman"/>
                <w:sz w:val="32"/>
                <w:szCs w:val="32"/>
              </w:rPr>
            </w:rPrChange>
          </w:rPr>
          <w:t>工程</w:t>
        </w:r>
      </w:ins>
      <w:del w:id="1490" w:author="xh" w:date="2026-10-23T15:58:51Z">
        <w:r>
          <w:rPr>
            <w:rFonts w:hint="eastAsia" w:ascii="方正仿宋_GBK" w:hAnsi="方正仿宋_GBK" w:eastAsia="方正仿宋_GBK" w:cs="Times New Roman"/>
            <w:sz w:val="32"/>
            <w:szCs w:val="32"/>
          </w:rPr>
          <w:delText>建设</w:delText>
        </w:r>
      </w:del>
      <w:ins w:id="1491" w:author="xh" w:date="2026-10-26T18:42:30Z">
        <w:r>
          <w:rPr>
            <w:rFonts w:hint="default" w:ascii="Times New Roman" w:hAnsi="Times New Roman" w:eastAsia="方正仿宋_GBK" w:cs="Times New Roman"/>
            <w:b w:val="0"/>
            <w:bCs w:val="0"/>
            <w:i w:val="0"/>
            <w:iCs w:val="0"/>
            <w:sz w:val="32"/>
            <w:szCs w:val="32"/>
          </w:rPr>
          <w:t>至2041年末的建设及固定运维支出</w:t>
        </w:r>
      </w:ins>
      <w:del w:id="1492" w:author="xh" w:date="2026-10-26T18:42:30Z">
        <w:r>
          <w:rPr>
            <w:rFonts w:hint="default" w:ascii="Times New Roman" w:hAnsi="Times New Roman" w:eastAsia="方正仿宋_GBK" w:cs="Times New Roman"/>
            <w:b w:val="0"/>
            <w:bCs w:val="0"/>
            <w:i w:val="0"/>
            <w:iCs w:val="0"/>
            <w:sz w:val="32"/>
            <w:szCs w:val="32"/>
            <w:rPrChange w:id="1493" w:author="xh" w:date="2026-10-23T15:58:51Z">
              <w:rPr>
                <w:rFonts w:hint="eastAsia" w:ascii="方正仿宋_GBK" w:hAnsi="方正仿宋_GBK" w:eastAsia="方正仿宋_GBK" w:cs="Times New Roman"/>
                <w:sz w:val="32"/>
                <w:szCs w:val="32"/>
              </w:rPr>
            </w:rPrChange>
          </w:rPr>
          <w:delText>减少后</w:delText>
        </w:r>
      </w:del>
      <w:del w:id="1494" w:author="xh" w:date="2026-10-23T15:58:51Z">
        <w:r>
          <w:rPr>
            <w:rFonts w:hint="eastAsia" w:ascii="方正仿宋_GBK" w:hAnsi="方正仿宋_GBK" w:eastAsia="方正仿宋_GBK" w:cs="Times New Roman"/>
            <w:sz w:val="32"/>
            <w:szCs w:val="32"/>
          </w:rPr>
          <w:delText>才</w:delText>
        </w:r>
      </w:del>
      <w:del w:id="1495" w:author="xh" w:date="2026-10-26T18:42:30Z">
        <w:r>
          <w:rPr>
            <w:rFonts w:hint="default" w:ascii="Times New Roman" w:hAnsi="Times New Roman" w:eastAsia="方正仿宋_GBK" w:cs="Times New Roman"/>
            <w:b w:val="0"/>
            <w:bCs w:val="0"/>
            <w:i w:val="0"/>
            <w:iCs w:val="0"/>
            <w:sz w:val="32"/>
            <w:szCs w:val="32"/>
            <w:rPrChange w:id="1496" w:author="xh" w:date="2026-10-23T15:58:51Z">
              <w:rPr>
                <w:rFonts w:hint="eastAsia" w:ascii="方正仿宋_GBK" w:hAnsi="方正仿宋_GBK" w:eastAsia="方正仿宋_GBK" w:cs="Times New Roman"/>
                <w:sz w:val="32"/>
                <w:szCs w:val="32"/>
              </w:rPr>
            </w:rPrChange>
          </w:rPr>
          <w:delText>形成全期优势</w:delText>
        </w:r>
      </w:del>
      <w:r>
        <w:rPr>
          <w:rFonts w:hint="default" w:ascii="Times New Roman" w:hAnsi="Times New Roman" w:eastAsia="方正仿宋_GBK" w:cs="Times New Roman"/>
          <w:b w:val="0"/>
          <w:bCs w:val="0"/>
          <w:i w:val="0"/>
          <w:iCs w:val="0"/>
          <w:sz w:val="32"/>
          <w:szCs w:val="32"/>
        </w:rPr>
        <w:t>。</w:t>
      </w:r>
      <w:ins w:id="1497" w:author="xh" w:date="2026-10-23T15:58:51Z">
        <w:r>
          <w:rPr>
            <w:rFonts w:hint="default" w:ascii="Times New Roman" w:hAnsi="Times New Roman" w:eastAsia="方正仿宋_GBK" w:cs="Times New Roman"/>
            <w:b w:val="0"/>
            <w:bCs w:val="0"/>
            <w:i w:val="0"/>
            <w:iCs w:val="0"/>
            <w:sz w:val="32"/>
            <w:szCs w:val="32"/>
            <w:rPrChange w:id="1498" w:author="xh" w:date="2026-10-23T15:58:51Z">
              <w:rPr>
                <w:rFonts w:hint="eastAsia" w:ascii="方正仿宋_GBK" w:hAnsi="方正仿宋_GBK" w:eastAsia="方正仿宋_GBK" w:cs="Times New Roman"/>
                <w:sz w:val="32"/>
                <w:szCs w:val="32"/>
              </w:rPr>
            </w:rPrChange>
          </w:rPr>
          <w:t>规划应</w:t>
        </w:r>
      </w:ins>
      <w:del w:id="1499"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1500" w:author="xh" w:date="2026-10-23T15:58:51Z">
            <w:rPr>
              <w:rFonts w:hint="eastAsia" w:ascii="方正仿宋_GBK" w:hAnsi="方正仿宋_GBK" w:eastAsia="方正仿宋_GBK" w:cs="Times New Roman"/>
              <w:sz w:val="32"/>
              <w:szCs w:val="32"/>
            </w:rPr>
          </w:rPrChange>
        </w:rPr>
        <w:t>用</w:t>
      </w:r>
      <w:del w:id="1501"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1502" w:author="xh" w:date="2026-10-23T15:58:51Z">
            <w:rPr>
              <w:rFonts w:hint="eastAsia" w:ascii="方正仿宋_GBK" w:hAnsi="方正仿宋_GBK" w:eastAsia="方正仿宋_GBK" w:cs="Times New Roman"/>
              <w:sz w:val="32"/>
              <w:szCs w:val="32"/>
            </w:rPr>
          </w:rPrChange>
        </w:rPr>
        <w:t>需结合投运</w:t>
      </w:r>
      <w:ins w:id="1503" w:author="xh" w:date="2026-10-23T15:58:51Z">
        <w:r>
          <w:rPr>
            <w:rFonts w:hint="default" w:ascii="Times New Roman" w:hAnsi="Times New Roman" w:eastAsia="方正仿宋_GBK" w:cs="Times New Roman"/>
            <w:b w:val="0"/>
            <w:bCs w:val="0"/>
            <w:i w:val="0"/>
            <w:iCs w:val="0"/>
            <w:sz w:val="32"/>
            <w:szCs w:val="32"/>
            <w:rPrChange w:id="1504" w:author="xh" w:date="2026-10-23T15:58:51Z">
              <w:rPr>
                <w:rFonts w:hint="eastAsia" w:ascii="方正仿宋_GBK" w:hAnsi="方正仿宋_GBK" w:eastAsia="方正仿宋_GBK" w:cs="Times New Roman"/>
                <w:sz w:val="32"/>
                <w:szCs w:val="32"/>
              </w:rPr>
            </w:rPrChange>
          </w:rPr>
          <w:t>时点比较累计</w:t>
        </w:r>
      </w:ins>
      <w:ins w:id="1505" w:author="xh" w:date="2026-10-26T18:42:30Z">
        <w:r>
          <w:rPr>
            <w:rFonts w:hint="default" w:ascii="Times New Roman" w:hAnsi="Times New Roman" w:eastAsia="方正仿宋_GBK" w:cs="Times New Roman"/>
            <w:b w:val="0"/>
            <w:bCs w:val="0"/>
            <w:i w:val="0"/>
            <w:iCs w:val="0"/>
            <w:sz w:val="32"/>
            <w:szCs w:val="32"/>
          </w:rPr>
          <w:t>费用</w:t>
        </w:r>
      </w:ins>
      <w:del w:id="1506" w:author="xh" w:date="2026-10-26T18:42:30Z">
        <w:r>
          <w:rPr>
            <w:rFonts w:hint="default" w:ascii="Times New Roman" w:hAnsi="Times New Roman" w:eastAsia="方正仿宋_GBK" w:cs="Times New Roman"/>
            <w:b w:val="0"/>
            <w:bCs w:val="0"/>
            <w:i w:val="0"/>
            <w:iCs w:val="0"/>
            <w:sz w:val="32"/>
            <w:szCs w:val="32"/>
          </w:rPr>
          <w:delText>支出</w:delText>
        </w:r>
      </w:del>
      <w:r>
        <w:rPr>
          <w:rFonts w:hint="default" w:ascii="Times New Roman" w:hAnsi="Times New Roman" w:eastAsia="方正仿宋_GBK" w:cs="Times New Roman"/>
          <w:b w:val="0"/>
          <w:bCs w:val="0"/>
          <w:i w:val="0"/>
          <w:iCs w:val="0"/>
          <w:sz w:val="32"/>
          <w:szCs w:val="32"/>
        </w:rPr>
        <w:t>和</w:t>
      </w:r>
      <w:del w:id="1507" w:author="xh" w:date="2026-10-26T18:42:30Z">
        <w:r>
          <w:rPr>
            <w:rFonts w:hint="default" w:ascii="Times New Roman" w:hAnsi="Times New Roman" w:eastAsia="方正仿宋_GBK" w:cs="Times New Roman"/>
            <w:b w:val="0"/>
            <w:bCs w:val="0"/>
            <w:i w:val="0"/>
            <w:iCs w:val="0"/>
            <w:sz w:val="32"/>
            <w:szCs w:val="32"/>
          </w:rPr>
          <w:delText>最终</w:delText>
        </w:r>
      </w:del>
      <w:r>
        <w:rPr>
          <w:rFonts w:hint="default" w:ascii="Times New Roman" w:hAnsi="Times New Roman" w:eastAsia="方正仿宋_GBK" w:cs="Times New Roman"/>
          <w:b w:val="0"/>
          <w:bCs w:val="0"/>
          <w:i w:val="0"/>
          <w:iCs w:val="0"/>
          <w:sz w:val="32"/>
          <w:szCs w:val="32"/>
        </w:rPr>
        <w:t>工</w:t>
      </w:r>
      <w:del w:id="1508"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1509" w:author="xh" w:date="2026-10-23T15:58:51Z">
            <w:rPr>
              <w:rFonts w:hint="eastAsia" w:ascii="方正仿宋_GBK" w:hAnsi="方正仿宋_GBK" w:eastAsia="方正仿宋_GBK" w:cs="Times New Roman"/>
              <w:sz w:val="32"/>
              <w:szCs w:val="32"/>
            </w:rPr>
          </w:rPrChange>
        </w:rPr>
        <w:t>程</w:t>
      </w:r>
      <w:ins w:id="1510" w:author="xh" w:date="2026-10-23T15:58:51Z">
        <w:r>
          <w:rPr>
            <w:rFonts w:hint="default" w:ascii="Times New Roman" w:hAnsi="Times New Roman" w:eastAsia="方正仿宋_GBK" w:cs="Times New Roman"/>
            <w:b w:val="0"/>
            <w:bCs w:val="0"/>
            <w:i w:val="0"/>
            <w:iCs w:val="0"/>
            <w:sz w:val="32"/>
            <w:szCs w:val="32"/>
            <w:rPrChange w:id="1511" w:author="xh" w:date="2026-10-23T15:58:51Z">
              <w:rPr>
                <w:rFonts w:hint="eastAsia" w:ascii="方正仿宋_GBK" w:hAnsi="方正仿宋_GBK" w:eastAsia="方正仿宋_GBK" w:cs="Times New Roman"/>
                <w:sz w:val="32"/>
                <w:szCs w:val="32"/>
              </w:rPr>
            </w:rPrChange>
          </w:rPr>
          <w:t>组合</w:t>
        </w:r>
      </w:ins>
      <w:del w:id="1512"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1513" w:author="xh" w:date="2026-10-23T15:58:51Z">
            <w:rPr>
              <w:rFonts w:hint="eastAsia" w:ascii="方正仿宋_GBK" w:hAnsi="方正仿宋_GBK" w:eastAsia="方正仿宋_GBK" w:cs="Times New Roman"/>
              <w:sz w:val="32"/>
              <w:szCs w:val="32"/>
            </w:rPr>
          </w:rPrChange>
        </w:rPr>
        <w:t>。</w:t>
      </w:r>
    </w:p>
    <w:p w14:paraId="0B4D0A69">
      <w:pPr>
        <w:keepNext/>
        <w:jc w:val="center"/>
        <w:pPrChange w:id="5954"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1514" w:author="xh" w:date="2026-10-23T15:58:51Z">
        <w:del w:id="1515" w:author="xh" w:date="2026-10-26T18:43:15Z">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del>
      </w:ins>
      <w:ins w:id="1518" w:author="xh" w:date="2026-10-26T18:43:15Z">
        <w:r>
          <w:rPr/>
          <w:drawing>
            <wp:inline distT="0" distB="0" distL="114300" distR="114300">
              <wp:extent cx="5166360" cy="2583180"/>
              <wp:effectExtent l="0" t="0" r="0" b="0"/>
              <wp:docPr id="15232"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ins>
    </w:p>
    <w:p w14:paraId="5CE28555">
      <w:pPr>
        <w:keepNext/>
        <w:widowControl/>
        <w:adjustRightInd w:val="0"/>
        <w:snapToGrid w:val="0"/>
        <w:jc w:val="center"/>
        <w:outlineLvl w:val="9"/>
        <w:rPr>
          <w:rFonts w:hint="eastAsia" w:ascii="方正仿宋_GBK" w:hAnsi="方正仿宋_GBK" w:eastAsia="方正仿宋_GBK" w:cs="Times New Roman"/>
          <w:sz w:val="32"/>
          <w:szCs w:val="32"/>
          <w:highlight w:val="none"/>
          <w14:ligatures w14:val="standardContextual"/>
        </w:rPr>
        <w:pPrChange w:id="5955"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1520"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1521"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5745" w:author="xh" w:date="2026-10-27T08:20:00+08:00"/>
        </w:rPr>
        <w:pPrChange w:id="5744" w:author="xh" w:date="2026-10-27T08:20:00+08:0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5743" w:author="xh" w:date="2026-10-27T08:20:00+08:00"/>
            </w:rPr>
          </w:pPr>
        </w:pPrChange>
      </w:pPr>
      <w:del w:id="5739" w:author="xh" w:date="2026-10-27T08:20:00+08:00">
        <w:r>
          <w:rPr>
            <w:rFonts w:hint="default" w:ascii="Times New Roman" w:hAnsi="Times New Roman" w:eastAsia="方正楷体_GBK" w:cs="Times New Roman"/>
            <w:b/>
            <w:bCs/>
            <w:i w:val="0"/>
            <w:iCs w:val="0"/>
            <w:sz w:val="32"/>
            <w:szCs w:val="32"/>
            <w:rPrChange w:id="1522" w:author="xh" w:date="2026-10-23T16:02:16Z">
              <w:rPr>
                <w:rFonts w:hint="eastAsia" w:ascii="方正楷体_GBK" w:hAnsi="方正楷体_GBK" w:eastAsia="方正楷体_GBK" w:cs="方正楷体_GBK"/>
                <w:b/>
                <w:bCs/>
                <w:sz w:val="32"/>
                <w:szCs w:val="32"/>
              </w:rPr>
            </w:rPrChange>
          </w:rPr>
          <w:delText xml:space="preserve">（二）</w:delText>
        </w:r>
      </w:del>
      <w:ins w:id="1523" w:author="xh" w:date="2026-10-23T16:02:16Z">
        <w:del w:id="5740" w:author="xh" w:date="2026-10-27T08:20:00+08:00">
          <w:r>
            <w:rPr>
              <w:rFonts w:hint="default" w:ascii="Times New Roman" w:hAnsi="Times New Roman" w:eastAsia="方正楷体_GBK" w:cs="Times New Roman"/>
              <w:b/>
              <w:bCs/>
              <w:i w:val="0"/>
              <w:iCs w:val="0"/>
              <w:sz w:val="32"/>
              <w:szCs w:val="32"/>
              <w:rPrChange w:id="1524" w:author="xh" w:date="2026-10-23T16:02:16Z">
                <w:rPr>
                  <w:rFonts w:hint="eastAsia" w:ascii="方正楷体_GBK" w:hAnsi="方正楷体_GBK" w:eastAsia="方正楷体_GBK" w:cs="方正楷体_GBK"/>
                  <w:b/>
                  <w:bCs/>
                  <w:sz w:val="32"/>
                  <w:szCs w:val="32"/>
                </w:rPr>
              </w:rPrChange>
            </w:rPr>
            <w:delText xml:space="preserve">两地区形成适应不同</w:delText>
          </w:r>
        </w:del>
      </w:ins>
      <w:del w:id="1525" w:author="xh" w:date="2026-10-23T16:02:16Z">
        <w:r>
          <w:rPr>
            <w:rFonts w:hint="eastAsia" w:ascii="方正楷体_GBK" w:hAnsi="方正楷体_GBK" w:eastAsia="方正楷体_GBK" w:cs="方正楷体_GBK"/>
            <w:b/>
            <w:bCs/>
            <w:sz w:val="32"/>
            <w:szCs w:val="32"/>
          </w:rPr>
          <w:delText>邳州兼顾正向</w:delText>
        </w:r>
      </w:del>
      <w:del w:id="5741" w:author="xh" w:date="2026-10-27T08:20:00+08:00">
        <w:r>
          <w:rPr>
            <w:rFonts w:hint="default" w:ascii="Times New Roman" w:hAnsi="Times New Roman" w:eastAsia="方正楷体_GBK" w:cs="Times New Roman"/>
            <w:b/>
            <w:bCs/>
            <w:i w:val="0"/>
            <w:iCs w:val="0"/>
            <w:sz w:val="32"/>
            <w:szCs w:val="32"/>
            <w:rPrChange w:id="1526" w:author="xh" w:date="2026-10-23T16:02:16Z">
              <w:rPr>
                <w:rFonts w:hint="eastAsia" w:ascii="方正楷体_GBK" w:hAnsi="方正楷体_GBK" w:eastAsia="方正楷体_GBK" w:cs="方正楷体_GBK"/>
                <w:b/>
                <w:bCs/>
                <w:sz w:val="32"/>
                <w:szCs w:val="32"/>
              </w:rPr>
            </w:rPrChange>
          </w:rPr>
          <w:delText xml:space="preserve">供电</w:delText>
        </w:r>
      </w:del>
      <w:ins w:id="1527" w:author="xh" w:date="2026-10-23T16:02:16Z">
        <w:del w:id="5742" w:author="xh" w:date="2026-10-27T08:20:00+08:00">
          <w:r>
            <w:rPr>
              <w:rFonts w:hint="default" w:ascii="Times New Roman" w:hAnsi="Times New Roman" w:eastAsia="方正楷体_GBK" w:cs="Times New Roman"/>
              <w:b/>
              <w:bCs/>
              <w:i w:val="0"/>
              <w:iCs w:val="0"/>
              <w:sz w:val="32"/>
              <w:szCs w:val="32"/>
              <w:rPrChange w:id="1528" w:author="xh" w:date="2026-10-23T16:02:16Z">
                <w:rPr>
                  <w:rFonts w:hint="eastAsia" w:ascii="方正楷体_GBK" w:hAnsi="方正楷体_GBK" w:eastAsia="方正楷体_GBK" w:cs="方正楷体_GBK"/>
                  <w:b/>
                  <w:bCs/>
                  <w:sz w:val="32"/>
                  <w:szCs w:val="32"/>
                </w:rPr>
              </w:rPrChange>
            </w:rPr>
            <w:delText xml:space="preserve">任务的建设组合</w:delText>
          </w:r>
        </w:del>
      </w:ins>
      <w:del w:id="1529"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53" w:author="xh" w:date="2026-10-27T08:20:00+08:00"/>
        </w:rPr>
        <w:pPrChange w:id="5752" w:author="xh" w:date="2026-10-27T08:20:00+08:00">
          <w:pPr>
            <w:widowControl/>
            <w:adjustRightInd w:val="0"/>
            <w:snapToGrid w:val="0"/>
            <w:spacing w:line="560" w:lineRule="exact"/>
            <w:ind w:firstLine="640" w:firstLineChars="200"/>
            <w:rPr>
              <w:del w:id="1530" w:author="白日梦想家" w:date="2026-10-26T15:04:29Z"/>
              <w:rFonts w:hint="eastAsia" w:ascii="方正仿宋_GBK" w:hAnsi="方正仿宋_GBK" w:eastAsia="方正仿宋_GBK" w:cs="Times New Roman"/>
              <w:sz w:val="32"/>
              <w:szCs w:val="32"/>
              <w:highlight w:val="none"/>
              <w14:ligatures w14:val="standardContextual"/>
              <w:del w:id="5751" w:author="xh" w:date="2026-10-27T08:20:00+08:00"/>
            </w:rPr>
          </w:pPr>
        </w:pPrChange>
      </w:pPr>
      <w:del w:id="5746" w:author="xh" w:date="2026-10-27T08:20:00+08:00">
        <w:r>
          <w:rPr>
            <w:rFonts w:hint="default" w:ascii="Times New Roman" w:hAnsi="Times New Roman" w:eastAsia="方正仿宋_GBK" w:cs="Times New Roman"/>
            <w:b w:val="0"/>
            <w:bCs w:val="0"/>
            <w:i w:val="0"/>
            <w:iCs w:val="0"/>
            <w:sz w:val="32"/>
            <w:szCs w:val="32"/>
            <w:rPrChange w:id="1531" w:author="xh" w:date="2026-10-23T16:05:40Z">
              <w:rPr>
                <w:rFonts w:hint="eastAsia" w:ascii="方正仿宋_GBK" w:hAnsi="方正仿宋_GBK" w:eastAsia="方正仿宋_GBK" w:cs="Times New Roman"/>
                <w:sz w:val="32"/>
                <w:szCs w:val="32"/>
              </w:rPr>
            </w:rPrChange>
          </w:rPr>
          <w:delText xml:space="preserve">邳州</w:delText>
        </w:r>
      </w:del>
      <w:ins w:id="1532" w:author="xh" w:date="2026-10-23T16:05:40Z">
        <w:del w:id="5747" w:author="xh" w:date="2026-10-27T08:20:00+08:00">
          <w:r>
            <w:rPr>
              <w:rFonts w:hint="default" w:ascii="Times New Roman" w:hAnsi="Times New Roman" w:eastAsia="方正仿宋_GBK" w:cs="Times New Roman"/>
              <w:b w:val="0"/>
              <w:bCs w:val="0"/>
              <w:i w:val="0"/>
              <w:iCs w:val="0"/>
              <w:sz w:val="32"/>
              <w:szCs w:val="32"/>
              <w:rPrChange w:id="1533" w:author="xh" w:date="2026-10-23T16:05:40Z">
                <w:rPr>
                  <w:rFonts w:hint="eastAsia" w:ascii="方正仿宋_GBK" w:hAnsi="方正仿宋_GBK" w:eastAsia="方正仿宋_GBK" w:cs="Times New Roman"/>
                  <w:sz w:val="32"/>
                  <w:szCs w:val="32"/>
                </w:rPr>
              </w:rPrChange>
            </w:rPr>
            <w:delText xml:space="preserve">侧重同时满足晚间正向供电</w:delText>
          </w:r>
        </w:del>
      </w:ins>
      <w:del w:id="1534" w:author="xh" w:date="2026-10-23T16:05:40Z">
        <w:r>
          <w:rPr>
            <w:rFonts w:hint="eastAsia" w:ascii="方正仿宋_GBK" w:hAnsi="方正仿宋_GBK" w:eastAsia="方正仿宋_GBK" w:cs="Times New Roman"/>
            <w:sz w:val="32"/>
            <w:szCs w:val="32"/>
          </w:rPr>
          <w:delText>刚性方案2022—2026年保持2027.00 MVA主变容量，主要利用储能</w:delText>
        </w:r>
      </w:del>
      <w:del w:id="5748" w:author="xh" w:date="2026-10-27T08:20:00+08:00">
        <w:r>
          <w:rPr>
            <w:rFonts w:hint="default" w:ascii="Times New Roman" w:hAnsi="Times New Roman" w:eastAsia="方正仿宋_GBK" w:cs="Times New Roman"/>
            <w:b w:val="0"/>
            <w:bCs w:val="0"/>
            <w:i w:val="0"/>
            <w:iCs w:val="0"/>
            <w:sz w:val="32"/>
            <w:szCs w:val="32"/>
            <w:rPrChange w:id="1535" w:author="xh" w:date="2026-10-23T16:05:40Z">
              <w:rPr>
                <w:rFonts w:hint="eastAsia" w:ascii="方正仿宋_GBK" w:hAnsi="方正仿宋_GBK" w:eastAsia="方正仿宋_GBK" w:cs="Times New Roman"/>
                <w:sz w:val="32"/>
                <w:szCs w:val="32"/>
              </w:rPr>
            </w:rPrChange>
          </w:rPr>
          <w:delText xml:space="preserve">和</w:delText>
        </w:r>
      </w:del>
      <w:ins w:id="1536" w:author="xh" w:date="2026-10-23T16:05:40Z">
        <w:del w:id="5749" w:author="xh" w:date="2026-10-27T08:20:00+08:00">
          <w:r>
            <w:rPr>
              <w:rFonts w:hint="default" w:ascii="Times New Roman" w:hAnsi="Times New Roman" w:eastAsia="方正仿宋_GBK" w:cs="Times New Roman"/>
              <w:b w:val="0"/>
              <w:bCs w:val="0"/>
              <w:i w:val="0"/>
              <w:iCs w:val="0"/>
              <w:sz w:val="32"/>
              <w:szCs w:val="32"/>
              <w:rPrChange w:id="1537" w:author="xh" w:date="2026-10-23T16:05:40Z">
                <w:rPr>
                  <w:rFonts w:hint="eastAsia" w:ascii="方正仿宋_GBK" w:hAnsi="方正仿宋_GBK" w:eastAsia="方正仿宋_GBK" w:cs="Times New Roman"/>
                  <w:sz w:val="32"/>
                  <w:szCs w:val="32"/>
                </w:rPr>
              </w:rPrChange>
            </w:rPr>
            <w:delText xml:space="preserve">光伏集中出力时的反向承载</w:delText>
          </w:r>
        </w:del>
      </w:ins>
      <w:del w:id="1538" w:author="xh" w:date="2026-10-23T16:05:40Z">
        <w:r>
          <w:rPr>
            <w:rFonts w:hint="eastAsia" w:ascii="方正仿宋_GBK" w:hAnsi="方正仿宋_GBK" w:eastAsia="方正仿宋_GBK" w:cs="Times New Roman"/>
            <w:sz w:val="32"/>
            <w:szCs w:val="32"/>
          </w:rPr>
          <w:delText>联络应对局部需求</w:delText>
        </w:r>
      </w:del>
      <w:del w:id="5750" w:author="xh" w:date="2026-10-27T08:20:00+08:00">
        <w:r>
          <w:rPr>
            <w:rFonts w:hint="default" w:ascii="Times New Roman" w:hAnsi="Times New Roman" w:eastAsia="方正仿宋_GBK" w:cs="Times New Roman"/>
            <w:b w:val="0"/>
            <w:bCs w:val="0"/>
            <w:i w:val="0"/>
            <w:iCs w:val="0"/>
            <w:sz w:val="32"/>
            <w:szCs w:val="32"/>
            <w:rPrChange w:id="1539" w:author="xh" w:date="2026-10-23T16:05:40Z">
              <w:rPr>
                <w:rFonts w:hint="eastAsia" w:ascii="方正仿宋_GBK" w:hAnsi="方正仿宋_GBK" w:eastAsia="方正仿宋_GBK" w:cs="Times New Roman"/>
                <w:sz w:val="32"/>
                <w:szCs w:val="32"/>
              </w:rPr>
            </w:rPrChange>
          </w:rPr>
          <w:delText xml:space="preserve">。</w:delText>
        </w:r>
      </w:del>
      <w:del w:id="1540" w:author="白日梦想家" w:date="2026-10-26T15:04:29Z">
        <w:r>
          <w:rPr>
            <w:rFonts w:hint="default" w:ascii="Times New Roman" w:hAnsi="Times New Roman" w:eastAsia="方正仿宋_GBK" w:cs="Times New Roman"/>
            <w:b w:val="0"/>
            <w:bCs w:val="0"/>
            <w:i w:val="0"/>
            <w:iCs w:val="0"/>
            <w:sz w:val="32"/>
            <w:szCs w:val="32"/>
            <w:rPrChange w:id="1541" w:author="xh" w:date="2026-10-23T16:05:40Z">
              <w:rPr>
                <w:rFonts w:hint="eastAsia" w:ascii="方正仿宋_GBK" w:hAnsi="方正仿宋_GBK" w:eastAsia="方正仿宋_GBK" w:cs="Times New Roman"/>
                <w:sz w:val="32"/>
                <w:szCs w:val="32"/>
              </w:rPr>
            </w:rPrChange>
          </w:rPr>
          <w:delText>弹性方案202</w:delText>
        </w:r>
      </w:del>
      <w:del w:id="1542" w:author="白日梦想家" w:date="2026-10-26T15:04:29Z">
        <w:r>
          <w:rPr>
            <w:rFonts w:hint="eastAsia" w:ascii="方正仿宋_GBK" w:hAnsi="方正仿宋_GBK" w:eastAsia="方正仿宋_GBK" w:cs="Times New Roman"/>
            <w:sz w:val="32"/>
            <w:szCs w:val="32"/>
          </w:rPr>
          <w:delText>2年净增41.50 MVA，202</w:delText>
        </w:r>
      </w:del>
      <w:del w:id="1543" w:author="白日梦想家" w:date="2026-10-26T15:04:29Z">
        <w:r>
          <w:rPr>
            <w:rFonts w:hint="default" w:ascii="Times New Roman" w:hAnsi="Times New Roman" w:eastAsia="方正仿宋_GBK" w:cs="Times New Roman"/>
            <w:b w:val="0"/>
            <w:bCs w:val="0"/>
            <w:i w:val="0"/>
            <w:iCs w:val="0"/>
            <w:sz w:val="32"/>
            <w:szCs w:val="32"/>
            <w:rPrChange w:id="1544" w:author="xh" w:date="2026-10-23T16:05:40Z">
              <w:rPr>
                <w:rFonts w:hint="eastAsia" w:ascii="方正仿宋_GBK" w:hAnsi="方正仿宋_GBK" w:eastAsia="方正仿宋_GBK" w:cs="Times New Roman"/>
                <w:sz w:val="32"/>
                <w:szCs w:val="32"/>
              </w:rPr>
            </w:rPrChange>
          </w:rPr>
          <w:delText>5年</w:delText>
        </w:r>
      </w:del>
      <w:ins w:id="1545" w:author="xh" w:date="2026-10-23T16:05:40Z">
        <w:del w:id="1546" w:author="白日梦想家" w:date="2026-10-26T15:04:29Z">
          <w:r>
            <w:rPr>
              <w:rFonts w:hint="default" w:ascii="Times New Roman" w:hAnsi="Times New Roman" w:eastAsia="方正仿宋_GBK" w:cs="Times New Roman"/>
              <w:b w:val="0"/>
              <w:bCs w:val="0"/>
              <w:i w:val="0"/>
              <w:iCs w:val="0"/>
              <w:sz w:val="32"/>
              <w:szCs w:val="32"/>
              <w:rPrChange w:id="1547" w:author="xh" w:date="2026-10-23T16:05:40Z">
                <w:rPr>
                  <w:rFonts w:hint="eastAsia" w:ascii="方正仿宋_GBK" w:hAnsi="方正仿宋_GBK" w:eastAsia="方正仿宋_GBK" w:cs="Times New Roman"/>
                  <w:sz w:val="32"/>
                  <w:szCs w:val="32"/>
                </w:rPr>
              </w:rPrChange>
            </w:rPr>
            <w:delText>主变容量</w:delText>
          </w:r>
        </w:del>
      </w:ins>
      <w:del w:id="1548" w:author="白日梦想家" w:date="2026-10-26T15:04:29Z">
        <w:r>
          <w:rPr>
            <w:rFonts w:hint="default" w:ascii="Times New Roman" w:hAnsi="Times New Roman" w:eastAsia="方正仿宋_GBK" w:cs="Times New Roman"/>
            <w:b w:val="0"/>
            <w:bCs w:val="0"/>
            <w:i w:val="0"/>
            <w:iCs w:val="0"/>
            <w:sz w:val="32"/>
            <w:szCs w:val="32"/>
            <w:rPrChange w:id="1549" w:author="xh" w:date="2026-10-23T16:05:40Z">
              <w:rPr>
                <w:rFonts w:hint="eastAsia" w:ascii="方正仿宋_GBK" w:hAnsi="方正仿宋_GBK" w:eastAsia="方正仿宋_GBK" w:cs="Times New Roman"/>
                <w:sz w:val="32"/>
                <w:szCs w:val="32"/>
              </w:rPr>
            </w:rPrChange>
          </w:rPr>
          <w:delText>达到2091.50 MVA，</w:delText>
        </w:r>
      </w:del>
      <w:ins w:id="1550" w:author="xh" w:date="2026-10-23T16:05:40Z">
        <w:del w:id="1551" w:author="白日梦想家" w:date="2026-10-26T15:04:29Z">
          <w:r>
            <w:rPr>
              <w:rFonts w:hint="default" w:ascii="Times New Roman" w:hAnsi="Times New Roman" w:eastAsia="方正仿宋_GBK" w:cs="Times New Roman"/>
              <w:b w:val="0"/>
              <w:bCs w:val="0"/>
              <w:i w:val="0"/>
              <w:iCs w:val="0"/>
              <w:sz w:val="32"/>
              <w:szCs w:val="32"/>
              <w:rPrChange w:id="1552" w:author="xh" w:date="2026-10-23T16:05:40Z">
                <w:rPr>
                  <w:rFonts w:hint="eastAsia" w:ascii="方正仿宋_GBK" w:hAnsi="方正仿宋_GBK" w:eastAsia="方正仿宋_GBK" w:cs="Times New Roman"/>
                  <w:sz w:val="32"/>
                  <w:szCs w:val="32"/>
                </w:rPr>
              </w:rPrChange>
            </w:rPr>
            <w:delText>未配置</w:delText>
          </w:r>
        </w:del>
      </w:ins>
      <w:del w:id="1553" w:author="白日梦想家" w:date="2026-10-26T15:04:29Z">
        <w:r>
          <w:rPr>
            <w:rFonts w:hint="eastAsia" w:ascii="方正仿宋_GBK" w:hAnsi="方正仿宋_GBK" w:eastAsia="方正仿宋_GBK" w:cs="Times New Roman"/>
            <w:sz w:val="32"/>
            <w:szCs w:val="32"/>
          </w:rPr>
          <w:delText>该年</w:delText>
        </w:r>
      </w:del>
      <w:del w:id="1554" w:author="白日梦想家" w:date="2026-10-26T15:04:29Z">
        <w:r>
          <w:rPr>
            <w:rFonts w:hint="default" w:ascii="Times New Roman" w:hAnsi="Times New Roman" w:eastAsia="方正仿宋_GBK" w:cs="Times New Roman"/>
            <w:b w:val="0"/>
            <w:bCs w:val="0"/>
            <w:i w:val="0"/>
            <w:iCs w:val="0"/>
            <w:sz w:val="32"/>
            <w:szCs w:val="32"/>
            <w:rPrChange w:id="1555" w:author="xh" w:date="2026-10-23T16:05:40Z">
              <w:rPr>
                <w:rFonts w:hint="eastAsia" w:ascii="方正仿宋_GBK" w:hAnsi="方正仿宋_GBK" w:eastAsia="方正仿宋_GBK" w:cs="Times New Roman"/>
                <w:sz w:val="32"/>
                <w:szCs w:val="32"/>
              </w:rPr>
            </w:rPrChange>
          </w:rPr>
          <w:delText>储能</w:delText>
        </w:r>
      </w:del>
      <w:ins w:id="1556" w:author="xh" w:date="2026-10-23T16:05:40Z">
        <w:del w:id="1557" w:author="白日梦想家" w:date="2026-10-26T15:04:29Z">
          <w:r>
            <w:rPr>
              <w:rFonts w:hint="default" w:ascii="Times New Roman" w:hAnsi="Times New Roman" w:eastAsia="方正仿宋_GBK" w:cs="Times New Roman"/>
              <w:b w:val="0"/>
              <w:bCs w:val="0"/>
              <w:i w:val="0"/>
              <w:iCs w:val="0"/>
              <w:sz w:val="32"/>
              <w:szCs w:val="32"/>
              <w:rPrChange w:id="1558" w:author="xh" w:date="2026-10-23T16:05:40Z">
                <w:rPr>
                  <w:rFonts w:hint="eastAsia" w:ascii="方正仿宋_GBK" w:hAnsi="方正仿宋_GBK" w:eastAsia="方正仿宋_GBK" w:cs="Times New Roman"/>
                  <w:sz w:val="32"/>
                  <w:szCs w:val="32"/>
                </w:rPr>
              </w:rPrChange>
            </w:rPr>
            <w:delText>、</w:delText>
          </w:r>
        </w:del>
      </w:ins>
      <w:del w:id="1559" w:author="白日梦想家" w:date="2026-10-26T15:04:29Z">
        <w:r>
          <w:rPr>
            <w:rFonts w:hint="eastAsia" w:ascii="方正仿宋_GBK" w:hAnsi="方正仿宋_GBK" w:eastAsia="方正仿宋_GBK" w:cs="Times New Roman"/>
            <w:sz w:val="32"/>
            <w:szCs w:val="32"/>
          </w:rPr>
          <w:delText>为零，</w:delText>
        </w:r>
      </w:del>
      <w:del w:id="1560" w:author="白日梦想家" w:date="2026-10-26T15:04:29Z">
        <w:r>
          <w:rPr>
            <w:rFonts w:hint="default" w:ascii="Times New Roman" w:hAnsi="Times New Roman" w:eastAsia="方正仿宋_GBK" w:cs="Times New Roman"/>
            <w:b w:val="0"/>
            <w:bCs w:val="0"/>
            <w:i w:val="0"/>
            <w:iCs w:val="0"/>
            <w:sz w:val="32"/>
            <w:szCs w:val="32"/>
            <w:rPrChange w:id="1561" w:author="xh" w:date="2026-10-23T16:05:40Z">
              <w:rPr>
                <w:rFonts w:hint="eastAsia" w:ascii="方正仿宋_GBK" w:hAnsi="方正仿宋_GBK" w:eastAsia="方正仿宋_GBK" w:cs="Times New Roman"/>
                <w:sz w:val="32"/>
                <w:szCs w:val="32"/>
              </w:rPr>
            </w:rPrChange>
          </w:rPr>
          <w:delText>累计新增联络3条；刚性方案</w:delText>
        </w:r>
      </w:del>
      <w:ins w:id="1562" w:author="xh" w:date="2026-10-23T16:05:40Z">
        <w:del w:id="1563" w:author="白日梦想家" w:date="2026-10-26T15:04:29Z">
          <w:r>
            <w:rPr>
              <w:rFonts w:hint="default" w:ascii="Times New Roman" w:hAnsi="Times New Roman" w:eastAsia="方正仿宋_GBK" w:cs="Times New Roman"/>
              <w:b w:val="0"/>
              <w:bCs w:val="0"/>
              <w:i w:val="0"/>
              <w:iCs w:val="0"/>
              <w:sz w:val="32"/>
              <w:szCs w:val="32"/>
              <w:rPrChange w:id="1564" w:author="xh" w:date="2026-10-23T16:05:40Z">
                <w:rPr>
                  <w:rFonts w:hint="eastAsia" w:ascii="方正仿宋_GBK" w:hAnsi="方正仿宋_GBK" w:eastAsia="方正仿宋_GBK" w:cs="Times New Roman"/>
                  <w:sz w:val="32"/>
                  <w:szCs w:val="32"/>
                </w:rPr>
              </w:rPrChange>
            </w:rPr>
            <w:delText>同期</w:delText>
          </w:r>
        </w:del>
      </w:ins>
      <w:del w:id="1565" w:author="白日梦想家" w:date="2026-10-26T15:04:29Z">
        <w:r>
          <w:rPr>
            <w:rFonts w:hint="eastAsia" w:ascii="方正仿宋_GBK" w:hAnsi="方正仿宋_GBK" w:eastAsia="方正仿宋_GBK" w:cs="Times New Roman"/>
            <w:sz w:val="32"/>
            <w:szCs w:val="32"/>
          </w:rPr>
          <w:delText>2025年</w:delText>
        </w:r>
      </w:del>
      <w:del w:id="1566" w:author="白日梦想家" w:date="2026-10-26T15:04:29Z">
        <w:r>
          <w:rPr>
            <w:rFonts w:hint="default" w:ascii="Times New Roman" w:hAnsi="Times New Roman" w:eastAsia="方正仿宋_GBK" w:cs="Times New Roman"/>
            <w:b w:val="0"/>
            <w:bCs w:val="0"/>
            <w:i w:val="0"/>
            <w:iCs w:val="0"/>
            <w:sz w:val="32"/>
            <w:szCs w:val="32"/>
            <w:rPrChange w:id="1567" w:author="xh" w:date="2026-10-23T16:05:40Z">
              <w:rPr>
                <w:rFonts w:hint="eastAsia" w:ascii="方正仿宋_GBK" w:hAnsi="方正仿宋_GBK" w:eastAsia="方正仿宋_GBK" w:cs="Times New Roman"/>
                <w:sz w:val="32"/>
                <w:szCs w:val="32"/>
              </w:rPr>
            </w:rPrChange>
          </w:rPr>
          <w:delText>配置</w:delText>
        </w:r>
      </w:del>
      <w:ins w:id="1568" w:author="xh" w:date="2026-10-23T16:05:40Z">
        <w:del w:id="1569" w:author="白日梦想家" w:date="2026-10-26T15:04:29Z">
          <w:r>
            <w:rPr>
              <w:rFonts w:hint="default" w:ascii="Times New Roman" w:hAnsi="Times New Roman" w:eastAsia="方正仿宋_GBK" w:cs="Times New Roman"/>
              <w:b w:val="0"/>
              <w:bCs w:val="0"/>
              <w:i w:val="0"/>
              <w:iCs w:val="0"/>
              <w:sz w:val="32"/>
              <w:szCs w:val="32"/>
              <w:rPrChange w:id="1570" w:author="xh" w:date="2026-10-23T16:05:40Z">
                <w:rPr>
                  <w:rFonts w:hint="eastAsia" w:ascii="方正仿宋_GBK" w:hAnsi="方正仿宋_GBK" w:eastAsia="方正仿宋_GBK" w:cs="Times New Roman"/>
                  <w:sz w:val="32"/>
                  <w:szCs w:val="32"/>
                </w:rPr>
              </w:rPrChange>
            </w:rPr>
            <w:delText>储能</w:delText>
          </w:r>
        </w:del>
      </w:ins>
      <w:del w:id="1571" w:author="白日梦想家" w:date="2026-10-26T15:04:29Z">
        <w:r>
          <w:rPr>
            <w:rFonts w:hint="default" w:ascii="Times New Roman" w:hAnsi="Times New Roman" w:eastAsia="方正仿宋_GBK" w:cs="Times New Roman"/>
            <w:b w:val="0"/>
            <w:bCs w:val="0"/>
            <w:i w:val="0"/>
            <w:iCs w:val="0"/>
            <w:sz w:val="32"/>
            <w:szCs w:val="32"/>
            <w:rPrChange w:id="1572" w:author="xh" w:date="2026-10-23T16:05:40Z">
              <w:rPr>
                <w:rFonts w:hint="eastAsia" w:ascii="方正仿宋_GBK" w:hAnsi="方正仿宋_GBK" w:eastAsia="方正仿宋_GBK" w:cs="Times New Roman"/>
                <w:sz w:val="32"/>
                <w:szCs w:val="32"/>
              </w:rPr>
            </w:rPrChange>
          </w:rPr>
          <w:delText>56.33 MWh</w:delText>
        </w:r>
      </w:del>
      <w:ins w:id="1573" w:author="xh" w:date="2026-10-23T16:05:40Z">
        <w:del w:id="1574" w:author="白日梦想家" w:date="2026-10-26T15:04:29Z">
          <w:r>
            <w:rPr>
              <w:rFonts w:hint="default" w:ascii="Times New Roman" w:hAnsi="Times New Roman" w:eastAsia="方正仿宋_GBK" w:cs="Times New Roman"/>
              <w:b w:val="0"/>
              <w:bCs w:val="0"/>
              <w:i w:val="0"/>
              <w:iCs w:val="0"/>
              <w:sz w:val="32"/>
              <w:szCs w:val="32"/>
              <w:rPrChange w:id="1575" w:author="xh" w:date="2026-10-23T16:05:40Z">
                <w:rPr>
                  <w:rFonts w:hint="eastAsia" w:ascii="方正仿宋_GBK" w:hAnsi="方正仿宋_GBK" w:eastAsia="方正仿宋_GBK" w:cs="Times New Roman"/>
                  <w:sz w:val="32"/>
                  <w:szCs w:val="32"/>
                </w:rPr>
              </w:rPrChange>
            </w:rPr>
            <w:delText>、</w:delText>
          </w:r>
        </w:del>
      </w:ins>
      <w:del w:id="1576" w:author="白日梦想家" w:date="2026-10-26T15:04:29Z">
        <w:r>
          <w:rPr>
            <w:rFonts w:hint="eastAsia" w:ascii="方正仿宋_GBK" w:hAnsi="方正仿宋_GBK" w:eastAsia="方正仿宋_GBK" w:cs="Times New Roman"/>
            <w:sz w:val="32"/>
            <w:szCs w:val="32"/>
          </w:rPr>
          <w:delText>储能和9条</w:delText>
        </w:r>
      </w:del>
      <w:del w:id="1577" w:author="白日梦想家" w:date="2026-10-26T15:04:29Z">
        <w:r>
          <w:rPr>
            <w:rFonts w:hint="default" w:ascii="Times New Roman" w:hAnsi="Times New Roman" w:eastAsia="方正仿宋_GBK" w:cs="Times New Roman"/>
            <w:b w:val="0"/>
            <w:bCs w:val="0"/>
            <w:i w:val="0"/>
            <w:iCs w:val="0"/>
            <w:sz w:val="32"/>
            <w:szCs w:val="32"/>
            <w:rPrChange w:id="1578" w:author="xh" w:date="2026-10-23T16:05:40Z">
              <w:rPr>
                <w:rFonts w:hint="eastAsia" w:ascii="方正仿宋_GBK" w:hAnsi="方正仿宋_GBK" w:eastAsia="方正仿宋_GBK" w:cs="Times New Roman"/>
                <w:sz w:val="32"/>
                <w:szCs w:val="32"/>
              </w:rPr>
            </w:rPrChange>
          </w:rPr>
          <w:delText>新增联络</w:delText>
        </w:r>
      </w:del>
      <w:ins w:id="1579" w:author="xh" w:date="2026-10-23T16:05:40Z">
        <w:del w:id="1580" w:author="白日梦想家" w:date="2026-10-26T15:04:29Z">
          <w:r>
            <w:rPr>
              <w:rFonts w:hint="default" w:ascii="Times New Roman" w:hAnsi="Times New Roman" w:eastAsia="方正仿宋_GBK" w:cs="Times New Roman"/>
              <w:b w:val="0"/>
              <w:bCs w:val="0"/>
              <w:i w:val="0"/>
              <w:iCs w:val="0"/>
              <w:sz w:val="32"/>
              <w:szCs w:val="32"/>
              <w:rPrChange w:id="1581" w:author="xh" w:date="2026-10-23T16:05:40Z">
                <w:rPr>
                  <w:rFonts w:hint="eastAsia" w:ascii="方正仿宋_GBK" w:hAnsi="方正仿宋_GBK" w:eastAsia="方正仿宋_GBK" w:cs="Times New Roman"/>
                  <w:sz w:val="32"/>
                  <w:szCs w:val="32"/>
                </w:rPr>
              </w:rPrChange>
            </w:rPr>
            <w:delText>9条</w:delText>
          </w:r>
        </w:del>
      </w:ins>
      <w:del w:id="1582" w:author="白日梦想家" w:date="2026-10-26T15:04:29Z">
        <w:r>
          <w:rPr>
            <w:rFonts w:hint="default" w:ascii="Times New Roman" w:hAnsi="Times New Roman" w:eastAsia="方正仿宋_GBK" w:cs="Times New Roman"/>
            <w:b w:val="0"/>
            <w:bCs w:val="0"/>
            <w:i w:val="0"/>
            <w:iCs w:val="0"/>
            <w:sz w:val="32"/>
            <w:szCs w:val="32"/>
            <w:rPrChange w:id="1583" w:author="xh" w:date="2026-10-23T16:05:40Z">
              <w:rPr>
                <w:rFonts w:hint="eastAsia" w:ascii="方正仿宋_GBK" w:hAnsi="方正仿宋_GBK" w:eastAsia="方正仿宋_GBK" w:cs="Times New Roman"/>
                <w:sz w:val="32"/>
                <w:szCs w:val="32"/>
              </w:rPr>
            </w:rPrChange>
          </w:rPr>
          <w:delText>。</w:delText>
        </w:r>
      </w:del>
      <w:ins w:id="1584" w:author="xh" w:date="2026-10-23T16:05:40Z">
        <w:del w:id="1585" w:author="白日梦想家" w:date="2026-10-26T15:04:29Z">
          <w:r>
            <w:rPr>
              <w:rFonts w:hint="default" w:ascii="Times New Roman" w:hAnsi="Times New Roman" w:eastAsia="方正仿宋_GBK" w:cs="Times New Roman"/>
              <w:b w:val="0"/>
              <w:bCs w:val="0"/>
              <w:i w:val="0"/>
              <w:iCs w:val="0"/>
              <w:sz w:val="32"/>
              <w:szCs w:val="32"/>
              <w:rPrChange w:id="1586" w:author="xh" w:date="2026-10-23T16:05:40Z">
                <w:rPr>
                  <w:rFonts w:hint="eastAsia" w:ascii="方正仿宋_GBK" w:hAnsi="方正仿宋_GBK" w:eastAsia="方正仿宋_GBK" w:cs="Times New Roman"/>
                  <w:sz w:val="32"/>
                  <w:szCs w:val="32"/>
                </w:rPr>
              </w:rPrChange>
            </w:rPr>
            <w:delText>至2030年，弹性储能69.66 MWh、累计新增联络6条，分别少于刚性</w:delText>
          </w:r>
        </w:del>
      </w:ins>
      <w:del w:id="1587" w:author="白日梦想家" w:date="2026-10-26T15:04:29Z">
        <w:r>
          <w:rPr>
            <w:rFonts w:hint="eastAsia" w:ascii="方正仿宋_GBK" w:hAnsi="方正仿宋_GBK" w:eastAsia="方正仿宋_GBK" w:cs="Times New Roman"/>
            <w:sz w:val="32"/>
            <w:szCs w:val="32"/>
          </w:rPr>
          <w:delText>前期站内补强改变了本地支撑与邻站支援</w:delText>
        </w:r>
      </w:del>
      <w:del w:id="1588" w:author="白日梦想家" w:date="2026-10-26T15:04:29Z">
        <w:r>
          <w:rPr>
            <w:rFonts w:hint="default" w:ascii="Times New Roman" w:hAnsi="Times New Roman" w:eastAsia="方正仿宋_GBK" w:cs="Times New Roman"/>
            <w:b w:val="0"/>
            <w:bCs w:val="0"/>
            <w:i w:val="0"/>
            <w:iCs w:val="0"/>
            <w:sz w:val="32"/>
            <w:szCs w:val="32"/>
            <w:rPrChange w:id="1589" w:author="xh" w:date="2026-10-23T16:05:40Z">
              <w:rPr>
                <w:rFonts w:hint="eastAsia" w:ascii="方正仿宋_GBK" w:hAnsi="方正仿宋_GBK" w:eastAsia="方正仿宋_GBK" w:cs="Times New Roman"/>
                <w:sz w:val="32"/>
                <w:szCs w:val="32"/>
              </w:rPr>
            </w:rPrChange>
          </w:rPr>
          <w:delText>的</w:delText>
        </w:r>
      </w:del>
      <w:ins w:id="1590" w:author="xh" w:date="2026-10-23T16:05:40Z">
        <w:del w:id="1591" w:author="白日梦想家" w:date="2026-10-26T15:04:29Z">
          <w:r>
            <w:rPr>
              <w:rFonts w:hint="default" w:ascii="Times New Roman" w:hAnsi="Times New Roman" w:eastAsia="方正仿宋_GBK" w:cs="Times New Roman"/>
              <w:b w:val="0"/>
              <w:bCs w:val="0"/>
              <w:i w:val="0"/>
              <w:iCs w:val="0"/>
              <w:sz w:val="32"/>
              <w:szCs w:val="32"/>
              <w:rPrChange w:id="1592" w:author="xh" w:date="2026-10-23T16:05:40Z">
                <w:rPr>
                  <w:rFonts w:hint="eastAsia" w:ascii="方正仿宋_GBK" w:hAnsi="方正仿宋_GBK" w:eastAsia="方正仿宋_GBK" w:cs="Times New Roman"/>
                  <w:sz w:val="32"/>
                  <w:szCs w:val="32"/>
                </w:rPr>
              </w:rPrChange>
            </w:rPr>
            <w:delText>153.94 MWh和25条</w:delText>
          </w:r>
        </w:del>
      </w:ins>
      <w:del w:id="1593" w:author="白日梦想家" w:date="2026-10-26T15:04:29Z">
        <w:r>
          <w:rPr>
            <w:rFonts w:hint="eastAsia" w:ascii="方正仿宋_GBK" w:hAnsi="方正仿宋_GBK" w:eastAsia="方正仿宋_GBK" w:cs="Times New Roman"/>
            <w:sz w:val="32"/>
            <w:szCs w:val="32"/>
          </w:rPr>
          <w:delText>组合</w:delText>
        </w:r>
      </w:del>
      <w:del w:id="1594" w:author="白日梦想家" w:date="2026-10-26T15:04:29Z">
        <w:r>
          <w:rPr>
            <w:rFonts w:hint="default" w:ascii="Times New Roman" w:hAnsi="Times New Roman" w:eastAsia="方正仿宋_GBK" w:cs="Times New Roman"/>
            <w:b w:val="0"/>
            <w:bCs w:val="0"/>
            <w:i w:val="0"/>
            <w:iCs w:val="0"/>
            <w:sz w:val="32"/>
            <w:szCs w:val="32"/>
            <w:rPrChange w:id="1595" w:author="xh" w:date="2026-10-23T16:05:40Z">
              <w:rPr>
                <w:rFonts w:hint="eastAsia" w:ascii="方正仿宋_GBK" w:hAnsi="方正仿宋_GBK" w:eastAsia="方正仿宋_GBK" w:cs="Times New Roman"/>
                <w:sz w:val="32"/>
                <w:szCs w:val="32"/>
              </w:rPr>
            </w:rPrChange>
          </w:rPr>
          <w:delText>。</w:delText>
        </w:r>
      </w:del>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78" w:author="xh" w:date="2026-10-27T08:20:00+08:00"/>
        </w:rPr>
        <w:pPrChange w:id="5777" w:author="xh" w:date="2026-10-27T08:20:00+08:00">
          <w:pPr>
            <w:widowControl/>
            <w:adjustRightInd w:val="0"/>
            <w:snapToGrid w:val="0"/>
            <w:spacing w:line="560" w:lineRule="exact"/>
            <w:ind w:firstLine="640" w:firstLineChars="200"/>
            <w:rPr>
              <w:del w:id="1596" w:author="白日梦想家" w:date="2026-10-26T15:10:06Z"/>
              <w:rFonts w:hint="eastAsia" w:ascii="方正仿宋_GBK" w:hAnsi="方正仿宋_GBK" w:eastAsia="方正仿宋_GBK" w:cs="Times New Roman"/>
              <w:sz w:val="32"/>
              <w:szCs w:val="32"/>
              <w:highlight w:val="none"/>
              <w14:ligatures w14:val="standardContextual"/>
              <w:del w:id="5776" w:author="xh" w:date="2026-10-27T08:20:00+08:00"/>
            </w:rPr>
          </w:pPr>
        </w:pPrChange>
      </w:pPr>
      <w:ins w:id="1597" w:author="xh" w:date="2026-10-23T16:09:05Z">
        <w:del w:id="1598" w:author="白日梦想家" w:date="2026-10-26T15:04:29Z">
          <w:r>
            <w:rPr>
              <w:rFonts w:hint="default" w:ascii="Times New Roman" w:hAnsi="Times New Roman" w:eastAsia="方正仿宋_GBK" w:cs="Times New Roman"/>
              <w:b w:val="0"/>
              <w:bCs w:val="0"/>
              <w:i w:val="0"/>
              <w:iCs w:val="0"/>
              <w:sz w:val="32"/>
              <w:szCs w:val="32"/>
              <w:rPrChange w:id="1599" w:author="xh" w:date="2026-10-23T16:09:05Z">
                <w:rPr>
                  <w:rFonts w:hint="eastAsia" w:ascii="方正仿宋_GBK" w:hAnsi="方正仿宋_GBK" w:eastAsia="方正仿宋_GBK" w:cs="Times New Roman"/>
                  <w:sz w:val="32"/>
                  <w:szCs w:val="32"/>
                </w:rPr>
              </w:rPrChange>
            </w:rPr>
            <w:delText>随着后期光伏和负荷继续增长，两方案均增加建设。</w:delText>
          </w:r>
        </w:del>
      </w:ins>
      <w:ins w:id="1600" w:author="白日梦想家" w:date="2026-10-26T15:05:22Z">
        <w:del w:id="5754"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至</w:delText>
          </w:r>
        </w:del>
      </w:ins>
      <w:del w:id="5755" w:author="xh" w:date="2026-10-27T08:20:00+08:00">
        <w:r>
          <w:rPr>
            <w:rFonts w:hint="default" w:ascii="Times New Roman" w:hAnsi="Times New Roman" w:eastAsia="方正仿宋_GBK" w:cs="Times New Roman"/>
            <w:b w:val="0"/>
            <w:bCs w:val="0"/>
            <w:i w:val="0"/>
            <w:iCs w:val="0"/>
            <w:sz w:val="32"/>
            <w:szCs w:val="32"/>
            <w:rPrChange w:id="1601" w:author="xh" w:date="2026-10-23T16:09:05Z">
              <w:rPr>
                <w:rFonts w:hint="eastAsia" w:ascii="方正仿宋_GBK" w:hAnsi="方正仿宋_GBK" w:eastAsia="方正仿宋_GBK" w:cs="Times New Roman"/>
                <w:sz w:val="32"/>
                <w:szCs w:val="32"/>
              </w:rPr>
            </w:rPrChange>
          </w:rPr>
          <w:delText xml:space="preserve">203</w:delText>
        </w:r>
      </w:del>
      <w:ins w:id="1602" w:author="xh" w:date="2026-10-26T18:46:19Z">
        <w:del w:id="5756" w:author="xh" w:date="2026-10-27T08:20:00+08:00">
          <w:r>
            <w:rPr>
              <w:rFonts w:hint="default" w:ascii="Times New Roman" w:hAnsi="Times New Roman" w:eastAsia="方正仿宋_GBK" w:cs="Times New Roman"/>
              <w:b w:val="0"/>
              <w:bCs w:val="0"/>
              <w:i w:val="0"/>
              <w:iCs w:val="0"/>
              <w:sz w:val="32"/>
              <w:szCs w:val="32"/>
            </w:rPr>
            <w:delText xml:space="preserve">0</w:delText>
          </w:r>
        </w:del>
      </w:ins>
      <w:del w:id="1603" w:author="xh" w:date="2026-10-26T18:46:19Z">
        <w:r>
          <w:rPr>
            <w:rFonts w:hint="default" w:ascii="Times New Roman" w:hAnsi="Times New Roman" w:eastAsia="方正仿宋_GBK" w:cs="Times New Roman"/>
            <w:b w:val="0"/>
            <w:bCs w:val="0"/>
            <w:i w:val="0"/>
            <w:iCs w:val="0"/>
            <w:sz w:val="32"/>
            <w:szCs w:val="32"/>
            <w:rPrChange w:id="1604" w:author="xh" w:date="2026-10-23T16:09:05Z">
              <w:rPr>
                <w:rFonts w:hint="eastAsia" w:ascii="方正仿宋_GBK" w:hAnsi="方正仿宋_GBK" w:eastAsia="方正仿宋_GBK" w:cs="Times New Roman"/>
                <w:sz w:val="32"/>
                <w:szCs w:val="32"/>
              </w:rPr>
            </w:rPrChange>
          </w:rPr>
          <w:delText>5</w:delText>
        </w:r>
      </w:del>
      <w:del w:id="1605" w:author="xh" w:date="2026-10-23T16:09:05Z">
        <w:r>
          <w:rPr>
            <w:rFonts w:hint="eastAsia" w:ascii="方正仿宋_GBK" w:hAnsi="方正仿宋_GBK" w:eastAsia="方正仿宋_GBK" w:cs="Times New Roman"/>
            <w:sz w:val="32"/>
            <w:szCs w:val="32"/>
          </w:rPr>
          <w:delText>0</w:delText>
        </w:r>
      </w:del>
      <w:del w:id="5757" w:author="xh" w:date="2026-10-27T08:20:00+08:00">
        <w:r>
          <w:rPr>
            <w:rFonts w:hint="default" w:ascii="Times New Roman" w:hAnsi="Times New Roman" w:eastAsia="方正仿宋_GBK" w:cs="Times New Roman"/>
            <w:b w:val="0"/>
            <w:bCs w:val="0"/>
            <w:i w:val="0"/>
            <w:iCs w:val="0"/>
            <w:sz w:val="32"/>
            <w:szCs w:val="32"/>
            <w:rPrChange w:id="1606" w:author="xh" w:date="2026-10-23T16:09:05Z">
              <w:rPr>
                <w:rFonts w:hint="eastAsia" w:ascii="方正仿宋_GBK" w:hAnsi="方正仿宋_GBK" w:eastAsia="方正仿宋_GBK" w:cs="Times New Roman"/>
                <w:sz w:val="32"/>
                <w:szCs w:val="32"/>
              </w:rPr>
            </w:rPrChange>
          </w:rPr>
          <w:delText xml:space="preserve">年</w:delText>
        </w:r>
      </w:del>
      <w:ins w:id="1607" w:author="xh" w:date="2026-10-23T16:09:05Z">
        <w:del w:id="5758" w:author="xh" w:date="2026-10-27T08:20:00+08:00">
          <w:r>
            <w:rPr>
              <w:rFonts w:hint="default" w:ascii="Times New Roman" w:hAnsi="Times New Roman" w:eastAsia="方正仿宋_GBK" w:cs="Times New Roman"/>
              <w:b w:val="0"/>
              <w:bCs w:val="0"/>
              <w:i w:val="0"/>
              <w:iCs w:val="0"/>
              <w:sz w:val="32"/>
              <w:szCs w:val="32"/>
              <w:rPrChange w:id="1608" w:author="xh" w:date="2026-10-23T16:09:05Z">
                <w:rPr>
                  <w:rFonts w:hint="eastAsia" w:ascii="方正仿宋_GBK" w:hAnsi="方正仿宋_GBK" w:eastAsia="方正仿宋_GBK" w:cs="Times New Roman"/>
                  <w:sz w:val="32"/>
                  <w:szCs w:val="32"/>
                </w:rPr>
              </w:rPrChange>
            </w:rPr>
            <w:delText xml:space="preserve">邳州</w:delText>
          </w:r>
        </w:del>
      </w:ins>
      <w:del w:id="5759" w:author="xh" w:date="2026-10-27T08:20:00+08:00">
        <w:r>
          <w:rPr>
            <w:rFonts w:hint="default" w:ascii="Times New Roman" w:hAnsi="Times New Roman" w:eastAsia="方正仿宋_GBK" w:cs="Times New Roman"/>
            <w:b w:val="0"/>
            <w:bCs w:val="0"/>
            <w:i w:val="0"/>
            <w:iCs w:val="0"/>
            <w:sz w:val="32"/>
            <w:szCs w:val="32"/>
            <w:rPrChange w:id="1609" w:author="xh" w:date="2026-10-23T16:09:05Z">
              <w:rPr>
                <w:rFonts w:hint="eastAsia" w:ascii="方正仿宋_GBK" w:hAnsi="方正仿宋_GBK" w:eastAsia="方正仿宋_GBK" w:cs="Times New Roman"/>
                <w:sz w:val="32"/>
                <w:szCs w:val="32"/>
              </w:rPr>
            </w:rPrChange>
          </w:rPr>
          <w:delText xml:space="preserve">弹性</w:delText>
        </w:r>
      </w:del>
      <w:ins w:id="1610" w:author="白日梦想家" w:date="2026-10-26T15:07:01Z">
        <w:del w:id="5760"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方案</w:delText>
          </w:r>
        </w:del>
      </w:ins>
      <w:del w:id="1611" w:author="白日梦想家" w:date="2026-10-26T15:07:08Z">
        <w:r>
          <w:rPr>
            <w:rFonts w:hint="default" w:ascii="Times New Roman" w:hAnsi="Times New Roman" w:eastAsia="方正仿宋_GBK" w:cs="Times New Roman"/>
            <w:b w:val="0"/>
            <w:bCs w:val="0"/>
            <w:i w:val="0"/>
            <w:iCs w:val="0"/>
            <w:sz w:val="32"/>
            <w:szCs w:val="32"/>
            <w:rPrChange w:id="1612" w:author="xh" w:date="2026-10-23T16:09:05Z">
              <w:rPr>
                <w:rFonts w:hint="eastAsia" w:ascii="方正仿宋_GBK" w:hAnsi="方正仿宋_GBK" w:eastAsia="方正仿宋_GBK" w:cs="Times New Roman"/>
                <w:sz w:val="32"/>
                <w:szCs w:val="32"/>
              </w:rPr>
            </w:rPrChange>
          </w:rPr>
          <w:delText>主变容量</w:delText>
        </w:r>
      </w:del>
      <w:del w:id="1613" w:author="白日梦想家" w:date="2026-10-26T15:07:08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del w:id="1614" w:author="白日梦想家" w:date="2026-10-26T15:07:08Z">
        <w:r>
          <w:rPr>
            <w:rFonts w:hint="default" w:ascii="Times New Roman" w:hAnsi="Times New Roman" w:eastAsia="方正仿宋_GBK" w:cs="Times New Roman"/>
            <w:b w:val="0"/>
            <w:bCs w:val="0"/>
            <w:i w:val="0"/>
            <w:iCs w:val="0"/>
            <w:sz w:val="32"/>
            <w:szCs w:val="32"/>
            <w:rPrChange w:id="1615" w:author="xh" w:date="2026-10-23T16:09:05Z">
              <w:rPr>
                <w:rFonts w:hint="eastAsia" w:ascii="方正仿宋_GBK" w:hAnsi="方正仿宋_GBK" w:eastAsia="方正仿宋_GBK" w:cs="Times New Roman"/>
                <w:sz w:val="32"/>
                <w:szCs w:val="32"/>
              </w:rPr>
            </w:rPrChange>
          </w:rPr>
          <w:delText>比</w:delText>
        </w:r>
      </w:del>
      <w:ins w:id="1616" w:author="白日梦想家" w:date="2026-10-26T15:07:10Z">
        <w:del w:id="5761"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比</w:delText>
          </w:r>
        </w:del>
      </w:ins>
      <w:del w:id="5762" w:author="xh" w:date="2026-10-27T08:20:00+08:00">
        <w:r>
          <w:rPr>
            <w:rFonts w:hint="default" w:ascii="Times New Roman" w:hAnsi="Times New Roman" w:eastAsia="方正仿宋_GBK" w:cs="Times New Roman"/>
            <w:b w:val="0"/>
            <w:bCs w:val="0"/>
            <w:i w:val="0"/>
            <w:iCs w:val="0"/>
            <w:sz w:val="32"/>
            <w:szCs w:val="32"/>
            <w:rPrChange w:id="1617" w:author="xh" w:date="2026-10-23T16:09:05Z">
              <w:rPr>
                <w:rFonts w:hint="eastAsia" w:ascii="方正仿宋_GBK" w:hAnsi="方正仿宋_GBK" w:eastAsia="方正仿宋_GBK" w:cs="Times New Roman"/>
                <w:sz w:val="32"/>
                <w:szCs w:val="32"/>
              </w:rPr>
            </w:rPrChange>
          </w:rPr>
          <w:delText xml:space="preserve">刚性</w:delText>
        </w:r>
      </w:del>
      <w:ins w:id="1618" w:author="白日梦想家" w:date="2026-10-26T15:07:05Z">
        <w:del w:id="5763"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方案</w:delText>
          </w:r>
        </w:del>
      </w:ins>
      <w:ins w:id="1619" w:author="白日梦想家" w:date="2026-10-26T15:07:11Z">
        <w:del w:id="5764" w:author="xh" w:date="2026-10-27T08:20:00+08:00">
          <w:r>
            <w:rPr>
              <w:rFonts w:hint="default" w:ascii="Times New Roman" w:hAnsi="Times New Roman" w:eastAsia="方正仿宋_GBK" w:cs="Times New Roman"/>
              <w:b w:val="0"/>
              <w:bCs w:val="0"/>
              <w:i w:val="0"/>
              <w:iCs w:val="0"/>
              <w:sz w:val="32"/>
              <w:szCs w:val="32"/>
              <w:woUserID w:val="2"/>
            </w:rPr>
            <w:delText xml:space="preserve">主变容量</w:delText>
          </w:r>
        </w:del>
      </w:ins>
      <w:del w:id="1620" w:author="xh" w:date="2026-10-23T16:09:05Z">
        <w:r>
          <w:rPr>
            <w:rFonts w:hint="eastAsia" w:ascii="方正仿宋_GBK" w:hAnsi="方正仿宋_GBK" w:eastAsia="方正仿宋_GBK" w:cs="Times New Roman"/>
            <w:sz w:val="32"/>
            <w:szCs w:val="32"/>
          </w:rPr>
          <w:delText>2678.00 MVA</w:delText>
        </w:r>
      </w:del>
      <w:del w:id="5765" w:author="xh" w:date="2026-10-27T08:20:00+08:00">
        <w:r>
          <w:rPr>
            <w:rFonts w:hint="default" w:ascii="Times New Roman" w:hAnsi="Times New Roman" w:eastAsia="方正仿宋_GBK" w:cs="Times New Roman"/>
            <w:b w:val="0"/>
            <w:bCs w:val="0"/>
            <w:i w:val="0"/>
            <w:iCs w:val="0"/>
            <w:sz w:val="32"/>
            <w:szCs w:val="32"/>
            <w:rPrChange w:id="1621" w:author="xh" w:date="2026-10-23T16:09:05Z">
              <w:rPr>
                <w:rFonts w:hint="eastAsia" w:ascii="方正仿宋_GBK" w:hAnsi="方正仿宋_GBK" w:eastAsia="方正仿宋_GBK" w:cs="Times New Roman"/>
                <w:sz w:val="32"/>
                <w:szCs w:val="32"/>
              </w:rPr>
            </w:rPrChange>
          </w:rPr>
          <w:delText xml:space="preserve">多2</w:delText>
        </w:r>
      </w:del>
      <w:ins w:id="1622" w:author="xh" w:date="2026-10-26T18:46:19Z">
        <w:del w:id="5766" w:author="xh" w:date="2026-10-27T08:20:00+08:00">
          <w:r>
            <w:rPr>
              <w:rFonts w:hint="default" w:ascii="Times New Roman" w:hAnsi="Times New Roman" w:eastAsia="方正仿宋_GBK" w:cs="Times New Roman"/>
              <w:b w:val="0"/>
              <w:bCs w:val="0"/>
              <w:i w:val="0"/>
              <w:iCs w:val="0"/>
              <w:sz w:val="32"/>
              <w:szCs w:val="32"/>
            </w:rPr>
            <w:delText xml:space="preserve">6</w:delText>
          </w:r>
        </w:del>
      </w:ins>
      <w:del w:id="1623" w:author="xh" w:date="2026-10-26T18:46:19Z">
        <w:r>
          <w:rPr>
            <w:rFonts w:hint="default" w:ascii="Times New Roman" w:hAnsi="Times New Roman" w:eastAsia="方正仿宋_GBK" w:cs="Times New Roman"/>
            <w:b w:val="0"/>
            <w:bCs w:val="0"/>
            <w:i w:val="0"/>
            <w:iCs w:val="0"/>
            <w:sz w:val="32"/>
            <w:szCs w:val="32"/>
          </w:rPr>
          <w:delText>2</w:delText>
        </w:r>
      </w:del>
      <w:del w:id="5767" w:author="xh" w:date="2026-10-27T08:20:00+08:00">
        <w:r>
          <w:rPr>
            <w:rFonts w:hint="default" w:ascii="Times New Roman" w:hAnsi="Times New Roman" w:eastAsia="方正仿宋_GBK" w:cs="Times New Roman"/>
            <w:b w:val="0"/>
            <w:bCs w:val="0"/>
            <w:i w:val="0"/>
            <w:iCs w:val="0"/>
            <w:sz w:val="32"/>
            <w:szCs w:val="32"/>
          </w:rPr>
          <w:delText xml:space="preserve">3.00 MVA，储能</w:delText>
        </w:r>
      </w:del>
      <w:ins w:id="1624" w:author="xh" w:date="2026-10-23T16:09:05Z">
        <w:del w:id="5768" w:author="xh" w:date="2026-10-27T08:20:00+08:00">
          <w:r>
            <w:rPr>
              <w:rFonts w:hint="default" w:ascii="Times New Roman" w:hAnsi="Times New Roman" w:eastAsia="方正仿宋_GBK" w:cs="Times New Roman"/>
              <w:b w:val="0"/>
              <w:bCs w:val="0"/>
              <w:i w:val="0"/>
              <w:iCs w:val="0"/>
              <w:sz w:val="32"/>
              <w:szCs w:val="32"/>
              <w:rPrChange w:id="1625" w:author="xh" w:date="2026-10-23T16:09:05Z">
                <w:rPr>
                  <w:rFonts w:hint="eastAsia" w:ascii="方正仿宋_GBK" w:hAnsi="方正仿宋_GBK" w:eastAsia="方正仿宋_GBK" w:cs="Times New Roman"/>
                  <w:sz w:val="32"/>
                  <w:szCs w:val="32"/>
                </w:rPr>
              </w:rPrChange>
            </w:rPr>
            <w:delText xml:space="preserve">少</w:delText>
          </w:r>
        </w:del>
      </w:ins>
      <w:ins w:id="1626" w:author="xh" w:date="2026-10-26T18:46:19Z">
        <w:del w:id="5769" w:author="xh" w:date="2026-10-27T08:20:00+08:00">
          <w:r>
            <w:rPr>
              <w:rFonts w:hint="default" w:ascii="Times New Roman" w:hAnsi="Times New Roman" w:eastAsia="方正仿宋_GBK" w:cs="Times New Roman"/>
              <w:b w:val="0"/>
              <w:bCs w:val="0"/>
              <w:i w:val="0"/>
              <w:iCs w:val="0"/>
              <w:sz w:val="32"/>
              <w:szCs w:val="32"/>
            </w:rPr>
            <w:delText xml:space="preserve">84.</w:delText>
          </w:r>
        </w:del>
      </w:ins>
      <w:del w:id="5770" w:author="xh" w:date="2026-10-27T08:20:00+08:00">
        <w:r>
          <w:rPr>
            <w:rFonts w:hint="default" w:ascii="Times New Roman" w:hAnsi="Times New Roman" w:eastAsia="方正仿宋_GBK" w:cs="Times New Roman"/>
            <w:b w:val="0"/>
            <w:bCs w:val="0"/>
            <w:i w:val="0"/>
            <w:iCs w:val="0"/>
            <w:sz w:val="32"/>
            <w:szCs w:val="32"/>
          </w:rPr>
          <w:delText xml:space="preserve">2</w:delText>
        </w:r>
      </w:del>
      <w:del w:id="1627" w:author="xh" w:date="2026-10-26T18:46:19Z">
        <w:r>
          <w:rPr>
            <w:rFonts w:hint="default" w:ascii="Times New Roman" w:hAnsi="Times New Roman" w:eastAsia="方正仿宋_GBK" w:cs="Times New Roman"/>
            <w:b w:val="0"/>
            <w:bCs w:val="0"/>
            <w:i w:val="0"/>
            <w:iCs w:val="0"/>
            <w:sz w:val="32"/>
            <w:szCs w:val="32"/>
          </w:rPr>
          <w:delText>2.</w:delText>
        </w:r>
      </w:del>
      <w:del w:id="1628" w:author="xh" w:date="2026-10-23T16:09:05Z">
        <w:r>
          <w:rPr>
            <w:rFonts w:hint="eastAsia" w:ascii="方正仿宋_GBK" w:hAnsi="方正仿宋_GBK" w:eastAsia="方正仿宋_GBK" w:cs="Times New Roman"/>
            <w:sz w:val="32"/>
            <w:szCs w:val="32"/>
          </w:rPr>
          <w:delText>额定能量分别为</w:delText>
        </w:r>
      </w:del>
      <w:del w:id="1629" w:author="xh" w:date="2026-10-26T18:46:19Z">
        <w:r>
          <w:rPr>
            <w:rFonts w:hint="default" w:ascii="Times New Roman" w:hAnsi="Times New Roman" w:eastAsia="方正仿宋_GBK" w:cs="Times New Roman"/>
            <w:b w:val="0"/>
            <w:bCs w:val="0"/>
            <w:i w:val="0"/>
            <w:iCs w:val="0"/>
            <w:sz w:val="32"/>
            <w:szCs w:val="32"/>
            <w:rPrChange w:id="1630" w:author="xh" w:date="2026-10-23T16:09:05Z">
              <w:rPr>
                <w:rFonts w:hint="eastAsia" w:ascii="方正仿宋_GBK" w:hAnsi="方正仿宋_GBK" w:eastAsia="方正仿宋_GBK" w:cs="Times New Roman"/>
                <w:sz w:val="32"/>
                <w:szCs w:val="32"/>
              </w:rPr>
            </w:rPrChange>
          </w:rPr>
          <w:delText>5</w:delText>
        </w:r>
      </w:del>
      <w:del w:id="1631" w:author="xh" w:date="2026-10-23T16:09:05Z">
        <w:r>
          <w:rPr>
            <w:rFonts w:hint="eastAsia" w:ascii="方正仿宋_GBK" w:hAnsi="方正仿宋_GBK" w:eastAsia="方正仿宋_GBK" w:cs="Times New Roman"/>
            <w:sz w:val="32"/>
            <w:szCs w:val="32"/>
          </w:rPr>
          <w:delText>45.67 MWh和56</w:delText>
        </w:r>
      </w:del>
      <w:del w:id="5771" w:author="xh" w:date="2026-10-27T08:20:00+08:00">
        <w:r>
          <w:rPr>
            <w:rFonts w:hint="default" w:ascii="Times New Roman" w:hAnsi="Times New Roman" w:eastAsia="方正仿宋_GBK" w:cs="Times New Roman"/>
            <w:b w:val="0"/>
            <w:bCs w:val="0"/>
            <w:i w:val="0"/>
            <w:iCs w:val="0"/>
            <w:sz w:val="32"/>
            <w:szCs w:val="32"/>
            <w:rPrChange w:id="1632" w:author="xh" w:date="2026-10-23T16:09:05Z">
              <w:rPr>
                <w:rFonts w:hint="eastAsia" w:ascii="方正仿宋_GBK" w:hAnsi="方正仿宋_GBK" w:eastAsia="方正仿宋_GBK" w:cs="Times New Roman"/>
                <w:sz w:val="32"/>
                <w:szCs w:val="32"/>
              </w:rPr>
            </w:rPrChange>
          </w:rPr>
          <w:delText xml:space="preserve">8</w:delText>
        </w:r>
      </w:del>
      <w:del w:id="1633" w:author="xh" w:date="2026-10-23T16:09:05Z">
        <w:r>
          <w:rPr>
            <w:rFonts w:hint="eastAsia" w:ascii="方正仿宋_GBK" w:hAnsi="方正仿宋_GBK" w:eastAsia="方正仿宋_GBK" w:cs="Times New Roman"/>
            <w:sz w:val="32"/>
            <w:szCs w:val="32"/>
          </w:rPr>
          <w:delText>.25</w:delText>
        </w:r>
      </w:del>
      <w:del w:id="5772" w:author="xh" w:date="2026-10-27T08:20:00+08:00">
        <w:r>
          <w:rPr>
            <w:rFonts w:hint="default" w:ascii="Times New Roman" w:hAnsi="Times New Roman" w:eastAsia="方正仿宋_GBK" w:cs="Times New Roman"/>
            <w:b w:val="0"/>
            <w:bCs w:val="0"/>
            <w:i w:val="0"/>
            <w:iCs w:val="0"/>
            <w:sz w:val="32"/>
            <w:szCs w:val="32"/>
            <w:rPrChange w:id="1634" w:author="xh" w:date="2026-10-23T16:09:05Z">
              <w:rPr>
                <w:rFonts w:hint="eastAsia" w:ascii="方正仿宋_GBK" w:hAnsi="方正仿宋_GBK" w:eastAsia="方正仿宋_GBK" w:cs="Times New Roman"/>
                <w:sz w:val="32"/>
                <w:szCs w:val="32"/>
              </w:rPr>
            </w:rPrChange>
          </w:rPr>
          <w:delText xml:space="preserve"> MWh，累计新增联络</w:delText>
        </w:r>
      </w:del>
      <w:ins w:id="1635" w:author="xh" w:date="2026-10-23T16:09:05Z">
        <w:del w:id="5773" w:author="xh" w:date="2026-10-27T08:20:00+08:00">
          <w:r>
            <w:rPr>
              <w:rFonts w:hint="default" w:ascii="Times New Roman" w:hAnsi="Times New Roman" w:eastAsia="方正仿宋_GBK" w:cs="Times New Roman"/>
              <w:b w:val="0"/>
              <w:bCs w:val="0"/>
              <w:i w:val="0"/>
              <w:iCs w:val="0"/>
              <w:sz w:val="32"/>
              <w:szCs w:val="32"/>
              <w:rPrChange w:id="1636" w:author="xh" w:date="2026-10-23T16:09:05Z">
                <w:rPr>
                  <w:rFonts w:hint="eastAsia" w:ascii="方正仿宋_GBK" w:hAnsi="方正仿宋_GBK" w:eastAsia="方正仿宋_GBK" w:cs="Times New Roman"/>
                  <w:sz w:val="32"/>
                  <w:szCs w:val="32"/>
                </w:rPr>
              </w:rPrChange>
            </w:rPr>
            <w:delText xml:space="preserve">少</w:delText>
          </w:r>
        </w:del>
      </w:ins>
      <w:ins w:id="1637" w:author="xh" w:date="2026-10-26T18:46:19Z">
        <w:del w:id="5774" w:author="xh" w:date="2026-10-27T08:20:00+08:00">
          <w:r>
            <w:rPr>
              <w:rFonts w:hint="default" w:ascii="Times New Roman" w:hAnsi="Times New Roman" w:eastAsia="方正仿宋_GBK" w:cs="Times New Roman"/>
              <w:b w:val="0"/>
              <w:bCs w:val="0"/>
              <w:i w:val="0"/>
              <w:iCs w:val="0"/>
              <w:sz w:val="32"/>
              <w:szCs w:val="32"/>
            </w:rPr>
            <w:delText xml:space="preserve">19</w:delText>
          </w:r>
        </w:del>
      </w:ins>
      <w:del w:id="1638" w:author="xh" w:date="2026-10-26T18:46:19Z">
        <w:r>
          <w:rPr>
            <w:rFonts w:hint="default" w:ascii="Times New Roman" w:hAnsi="Times New Roman" w:eastAsia="方正仿宋_GBK" w:cs="Times New Roman"/>
            <w:b w:val="0"/>
            <w:bCs w:val="0"/>
            <w:i w:val="0"/>
            <w:iCs w:val="0"/>
            <w:sz w:val="32"/>
            <w:szCs w:val="32"/>
          </w:rPr>
          <w:delText>37</w:delText>
        </w:r>
      </w:del>
      <w:del w:id="1639" w:author="xh" w:date="2026-10-23T16:09:05Z">
        <w:r>
          <w:rPr>
            <w:rFonts w:hint="eastAsia" w:ascii="方正仿宋_GBK" w:hAnsi="方正仿宋_GBK" w:eastAsia="方正仿宋_GBK" w:cs="Times New Roman"/>
            <w:sz w:val="32"/>
            <w:szCs w:val="32"/>
          </w:rPr>
          <w:delText>分别为21条和58</w:delText>
        </w:r>
      </w:del>
      <w:del w:id="5775" w:author="xh" w:date="2026-10-27T08:20:00+08:00">
        <w:r>
          <w:rPr>
            <w:rFonts w:hint="default" w:ascii="Times New Roman" w:hAnsi="Times New Roman" w:eastAsia="方正仿宋_GBK" w:cs="Times New Roman"/>
            <w:b w:val="0"/>
            <w:bCs w:val="0"/>
            <w:i w:val="0"/>
            <w:iCs w:val="0"/>
            <w:sz w:val="32"/>
            <w:szCs w:val="32"/>
            <w:rPrChange w:id="1640" w:author="xh" w:date="2026-10-23T16:09:05Z">
              <w:rPr>
                <w:rFonts w:hint="eastAsia" w:ascii="方正仿宋_GBK" w:hAnsi="方正仿宋_GBK" w:eastAsia="方正仿宋_GBK" w:cs="Times New Roman"/>
                <w:sz w:val="32"/>
                <w:szCs w:val="32"/>
              </w:rPr>
            </w:rPrChange>
          </w:rPr>
          <w:delText xml:space="preserve">条。</w:delText>
        </w:r>
      </w:del>
      <w:ins w:id="1641" w:author="xh" w:date="2026-10-23T16:09:05Z">
        <w:del w:id="1642" w:author="白日梦想家" w:date="2026-10-26T15:10:02Z">
          <w:r>
            <w:rPr>
              <w:rFonts w:hint="default" w:ascii="Times New Roman" w:hAnsi="Times New Roman" w:eastAsia="方正仿宋_GBK" w:cs="Times New Roman"/>
              <w:b w:val="0"/>
              <w:bCs w:val="0"/>
              <w:i w:val="0"/>
              <w:iCs w:val="0"/>
              <w:sz w:val="32"/>
              <w:szCs w:val="32"/>
              <w:rPrChange w:id="1643" w:author="xh" w:date="2026-10-23T16:09:05Z">
                <w:rPr>
                  <w:rFonts w:hint="eastAsia" w:ascii="方正仿宋_GBK" w:hAnsi="方正仿宋_GBK" w:eastAsia="方正仿宋_GBK" w:cs="Times New Roman"/>
                  <w:sz w:val="32"/>
                  <w:szCs w:val="32"/>
                </w:rPr>
              </w:rPrChange>
            </w:rPr>
            <w:delText>站内补强减少了部分跨站支援需求，剩余局部功率缺口仍由储能与联络共同承担。</w:delText>
          </w:r>
        </w:del>
      </w:ins>
    </w:p>
    <w:p w14:paraId="61AD44CB">
      <w:pPr>
        <w:keepNext w:val="0"/>
        <w:widowControl/>
        <w:adjustRightInd w:val="0"/>
        <w:snapToGrid w:val="0"/>
        <w:spacing w:line="560" w:lineRule="exact"/>
        <w:ind w:left="0" w:leftChars="0" w:right="0" w:rightChars="0" w:firstLine="640" w:firstLineChars="200"/>
        <w:jc w:val="left"/>
        <w:outlineLvl w:val="9"/>
        <w:rPr>
          <w:del w:id="1645" w:author="xh" w:date="2026-10-23T16:12:30Z"/>
          <w:rFonts w:hint="eastAsia" w:ascii="方正仿宋_GBK" w:hAnsi="方正仿宋_GBK" w:eastAsia="方正仿宋_GBK" w:cs="Times New Roman"/>
          <w:sz w:val="32"/>
          <w:szCs w:val="32"/>
          <w:highlight w:val="none"/>
          <w14:ligatures w14:val="standardContextual"/>
        </w:rPr>
        <w:pPrChange w:id="1644" w:author="白日梦想家" w:date="2026-10-26T15:10:06Z">
          <w:pPr>
            <w:keepNext/>
            <w:widowControl/>
            <w:adjustRightInd w:val="0"/>
            <w:snapToGrid w:val="0"/>
            <w:ind w:left="0" w:leftChars="0" w:right="0" w:rightChars="0" w:firstLine="0" w:firstLineChars="0"/>
            <w:jc w:val="center"/>
            <w:outlineLvl w:val="9"/>
          </w:pPr>
        </w:pPrChange>
      </w:pPr>
      <w:del w:id="1646"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647" w:author="xh" w:date="2026-10-23T16:15:54Z"/>
        </w:trPr>
        <w:tc>
          <w:tcPr>
            <w:tcW w:w="650" w:type="dxa"/>
            <w:vAlign w:val="center"/>
          </w:tcPr>
          <w:p w14:paraId="2A61B125">
            <w:pPr>
              <w:keepNext w:val="0"/>
              <w:widowControl/>
              <w:adjustRightInd w:val="0"/>
              <w:snapToGrid w:val="0"/>
              <w:spacing w:before="0" w:after="0" w:line="560" w:lineRule="exact"/>
              <w:ind w:left="0" w:leftChars="0" w:right="0" w:rightChars="0" w:firstLine="480" w:firstLineChars="200"/>
              <w:jc w:val="left"/>
              <w:rPr>
                <w:del w:id="1649" w:author="xh" w:date="2026-10-23T16:15:54Z"/>
              </w:rPr>
              <w:pPrChange w:id="1648" w:author="白日梦想家" w:date="2026-10-26T15:10:06Z">
                <w:pPr>
                  <w:keepNext/>
                  <w:snapToGrid w:val="0"/>
                  <w:spacing w:before="0" w:after="0" w:line="370" w:lineRule="exact"/>
                  <w:ind w:left="0" w:leftChars="0" w:right="0" w:rightChars="0" w:firstLine="0" w:firstLineChars="0"/>
                  <w:jc w:val="center"/>
                </w:pPr>
              </w:pPrChange>
            </w:pPr>
            <w:del w:id="1650"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664FA36A">
            <w:pPr>
              <w:keepNext w:val="0"/>
              <w:widowControl/>
              <w:adjustRightInd w:val="0"/>
              <w:snapToGrid w:val="0"/>
              <w:spacing w:before="0" w:after="0" w:line="560" w:lineRule="exact"/>
              <w:ind w:left="0" w:leftChars="0" w:right="0" w:rightChars="0" w:firstLine="480" w:firstLineChars="200"/>
              <w:jc w:val="left"/>
              <w:rPr>
                <w:del w:id="1652" w:author="xh" w:date="2026-10-23T16:15:54Z"/>
              </w:rPr>
              <w:pPrChange w:id="1651" w:author="白日梦想家" w:date="2026-10-26T15:10:06Z">
                <w:pPr>
                  <w:keepNext/>
                  <w:snapToGrid w:val="0"/>
                  <w:spacing w:before="0" w:after="0" w:line="370" w:lineRule="exact"/>
                  <w:ind w:left="0" w:leftChars="0" w:right="0" w:rightChars="0" w:firstLine="0" w:firstLineChars="0"/>
                  <w:jc w:val="center"/>
                </w:pPr>
              </w:pPrChange>
            </w:pPr>
            <w:del w:id="1653"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6E65ADBD">
            <w:pPr>
              <w:keepNext w:val="0"/>
              <w:widowControl/>
              <w:adjustRightInd w:val="0"/>
              <w:snapToGrid w:val="0"/>
              <w:spacing w:before="0" w:after="0" w:line="560" w:lineRule="exact"/>
              <w:ind w:left="0" w:leftChars="0" w:right="0" w:rightChars="0" w:firstLine="480" w:firstLineChars="200"/>
              <w:jc w:val="left"/>
              <w:rPr>
                <w:del w:id="1655" w:author="xh" w:date="2026-10-23T16:15:54Z"/>
              </w:rPr>
              <w:pPrChange w:id="1654" w:author="白日梦想家" w:date="2026-10-26T15:10:06Z">
                <w:pPr>
                  <w:keepNext/>
                  <w:snapToGrid w:val="0"/>
                  <w:spacing w:before="0" w:after="0" w:line="370" w:lineRule="exact"/>
                  <w:ind w:left="0" w:leftChars="0" w:right="0" w:rightChars="0" w:firstLine="0" w:firstLineChars="0"/>
                  <w:jc w:val="center"/>
                </w:pPr>
              </w:pPrChange>
            </w:pPr>
            <w:del w:id="1656"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7E48048">
            <w:pPr>
              <w:keepNext w:val="0"/>
              <w:widowControl/>
              <w:adjustRightInd w:val="0"/>
              <w:snapToGrid w:val="0"/>
              <w:spacing w:before="0" w:after="0" w:line="560" w:lineRule="exact"/>
              <w:ind w:left="0" w:leftChars="0" w:right="0" w:rightChars="0" w:firstLine="480" w:firstLineChars="200"/>
              <w:jc w:val="left"/>
              <w:rPr>
                <w:del w:id="1658" w:author="xh" w:date="2026-10-23T16:15:54Z"/>
              </w:rPr>
              <w:pPrChange w:id="1657" w:author="白日梦想家" w:date="2026-10-26T15:10:06Z">
                <w:pPr>
                  <w:keepNext/>
                  <w:snapToGrid w:val="0"/>
                  <w:spacing w:before="0" w:after="0" w:line="370" w:lineRule="exact"/>
                  <w:ind w:left="0" w:leftChars="0" w:right="0" w:rightChars="0" w:firstLine="0" w:firstLineChars="0"/>
                  <w:jc w:val="center"/>
                </w:pPr>
              </w:pPrChange>
            </w:pPr>
            <w:del w:id="1659"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61FF0A1D">
            <w:pPr>
              <w:keepNext w:val="0"/>
              <w:widowControl/>
              <w:adjustRightInd w:val="0"/>
              <w:snapToGrid w:val="0"/>
              <w:spacing w:before="0" w:after="0" w:line="560" w:lineRule="exact"/>
              <w:ind w:left="0" w:leftChars="0" w:right="0" w:rightChars="0" w:firstLine="480" w:firstLineChars="200"/>
              <w:jc w:val="left"/>
              <w:rPr>
                <w:del w:id="1661" w:author="xh" w:date="2026-10-23T16:15:54Z"/>
              </w:rPr>
              <w:pPrChange w:id="1660" w:author="白日梦想家" w:date="2026-10-26T15:10:06Z">
                <w:pPr>
                  <w:keepNext/>
                  <w:snapToGrid w:val="0"/>
                  <w:spacing w:before="0" w:after="0" w:line="370" w:lineRule="exact"/>
                  <w:ind w:left="0" w:leftChars="0" w:right="0" w:rightChars="0" w:firstLine="0" w:firstLineChars="0"/>
                  <w:jc w:val="center"/>
                </w:pPr>
              </w:pPrChange>
            </w:pPr>
            <w:del w:id="1662"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45200031">
            <w:pPr>
              <w:keepNext w:val="0"/>
              <w:widowControl/>
              <w:adjustRightInd w:val="0"/>
              <w:snapToGrid w:val="0"/>
              <w:spacing w:before="0" w:after="0" w:line="560" w:lineRule="exact"/>
              <w:ind w:left="0" w:leftChars="0" w:right="0" w:rightChars="0" w:firstLine="480" w:firstLineChars="200"/>
              <w:jc w:val="left"/>
              <w:rPr>
                <w:del w:id="1664" w:author="xh" w:date="2026-10-23T16:15:54Z"/>
              </w:rPr>
              <w:pPrChange w:id="1663" w:author="白日梦想家" w:date="2026-10-26T15:10:06Z">
                <w:pPr>
                  <w:keepNext/>
                  <w:snapToGrid w:val="0"/>
                  <w:spacing w:before="0" w:after="0" w:line="370" w:lineRule="exact"/>
                  <w:ind w:left="0" w:leftChars="0" w:right="0" w:rightChars="0" w:firstLine="0" w:firstLineChars="0"/>
                  <w:jc w:val="center"/>
                </w:pPr>
              </w:pPrChange>
            </w:pPr>
            <w:del w:id="1665"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666" w:author="xh" w:date="2026-10-23T16:15:54Z"/>
        </w:trPr>
        <w:tc>
          <w:tcPr>
            <w:tcW w:w="650" w:type="dxa"/>
            <w:vAlign w:val="center"/>
          </w:tcPr>
          <w:p w14:paraId="4638B7C9">
            <w:pPr>
              <w:keepNext w:val="0"/>
              <w:widowControl/>
              <w:adjustRightInd w:val="0"/>
              <w:snapToGrid w:val="0"/>
              <w:spacing w:before="0" w:after="0" w:line="560" w:lineRule="exact"/>
              <w:ind w:left="0" w:leftChars="0" w:right="0" w:rightChars="0" w:firstLine="480" w:firstLineChars="200"/>
              <w:jc w:val="left"/>
              <w:rPr>
                <w:del w:id="1668" w:author="xh" w:date="2026-10-23T16:15:54Z"/>
              </w:rPr>
              <w:pPrChange w:id="1667" w:author="白日梦想家" w:date="2026-10-26T15:10:06Z">
                <w:pPr>
                  <w:keepNext/>
                  <w:snapToGrid w:val="0"/>
                  <w:spacing w:before="0" w:after="0" w:line="370" w:lineRule="exact"/>
                  <w:ind w:left="0" w:leftChars="0" w:right="0" w:rightChars="0" w:firstLine="0" w:firstLineChars="0"/>
                  <w:jc w:val="center"/>
                </w:pPr>
              </w:pPrChange>
            </w:pPr>
            <w:del w:id="1669"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78303750">
            <w:pPr>
              <w:keepNext w:val="0"/>
              <w:widowControl/>
              <w:adjustRightInd w:val="0"/>
              <w:snapToGrid w:val="0"/>
              <w:spacing w:before="0" w:after="0" w:line="560" w:lineRule="exact"/>
              <w:ind w:left="0" w:leftChars="0" w:right="0" w:rightChars="0" w:firstLine="480" w:firstLineChars="200"/>
              <w:jc w:val="left"/>
              <w:rPr>
                <w:del w:id="1671" w:author="xh" w:date="2026-10-23T16:15:54Z"/>
              </w:rPr>
              <w:pPrChange w:id="1670" w:author="白日梦想家" w:date="2026-10-26T15:10:06Z">
                <w:pPr>
                  <w:keepNext/>
                  <w:snapToGrid w:val="0"/>
                  <w:spacing w:before="0" w:after="0" w:line="370" w:lineRule="exact"/>
                  <w:ind w:left="0" w:leftChars="0" w:right="0" w:rightChars="0" w:firstLine="0" w:firstLineChars="0"/>
                  <w:jc w:val="center"/>
                </w:pPr>
              </w:pPrChange>
            </w:pPr>
            <w:del w:id="1672"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66349BE5">
            <w:pPr>
              <w:keepNext w:val="0"/>
              <w:widowControl/>
              <w:adjustRightInd w:val="0"/>
              <w:snapToGrid w:val="0"/>
              <w:spacing w:before="0" w:after="0" w:line="560" w:lineRule="exact"/>
              <w:ind w:left="0" w:leftChars="0" w:right="0" w:rightChars="0" w:firstLine="480" w:firstLineChars="200"/>
              <w:jc w:val="left"/>
              <w:rPr>
                <w:del w:id="1674" w:author="xh" w:date="2026-10-23T16:15:54Z"/>
              </w:rPr>
              <w:pPrChange w:id="1673" w:author="白日梦想家" w:date="2026-10-26T15:10:06Z">
                <w:pPr>
                  <w:keepNext/>
                  <w:snapToGrid w:val="0"/>
                  <w:spacing w:before="0" w:after="0" w:line="370" w:lineRule="exact"/>
                  <w:ind w:left="0" w:leftChars="0" w:right="0" w:rightChars="0" w:firstLine="0" w:firstLineChars="0"/>
                  <w:jc w:val="center"/>
                </w:pPr>
              </w:pPrChange>
            </w:pPr>
            <w:del w:id="1675"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5EC43CE1">
            <w:pPr>
              <w:keepNext w:val="0"/>
              <w:widowControl/>
              <w:adjustRightInd w:val="0"/>
              <w:snapToGrid w:val="0"/>
              <w:spacing w:before="0" w:after="0" w:line="560" w:lineRule="exact"/>
              <w:ind w:left="0" w:leftChars="0" w:right="0" w:rightChars="0" w:firstLine="480" w:firstLineChars="200"/>
              <w:jc w:val="left"/>
              <w:rPr>
                <w:del w:id="1677" w:author="xh" w:date="2026-10-23T16:15:54Z"/>
              </w:rPr>
              <w:pPrChange w:id="1676" w:author="白日梦想家" w:date="2026-10-26T15:10:06Z">
                <w:pPr>
                  <w:keepNext/>
                  <w:snapToGrid w:val="0"/>
                  <w:spacing w:before="0" w:after="0" w:line="370" w:lineRule="exact"/>
                  <w:ind w:left="0" w:leftChars="0" w:right="0" w:rightChars="0" w:firstLine="0" w:firstLineChars="0"/>
                  <w:jc w:val="center"/>
                </w:pPr>
              </w:pPrChange>
            </w:pPr>
            <w:del w:id="1678"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731ADF04">
            <w:pPr>
              <w:keepNext w:val="0"/>
              <w:widowControl/>
              <w:adjustRightInd w:val="0"/>
              <w:snapToGrid w:val="0"/>
              <w:spacing w:before="0" w:after="0" w:line="560" w:lineRule="exact"/>
              <w:ind w:left="0" w:leftChars="0" w:right="0" w:rightChars="0" w:firstLine="480" w:firstLineChars="200"/>
              <w:jc w:val="left"/>
              <w:rPr>
                <w:del w:id="1680" w:author="xh" w:date="2026-10-23T16:15:54Z"/>
              </w:rPr>
              <w:pPrChange w:id="1679" w:author="白日梦想家" w:date="2026-10-26T15:10:06Z">
                <w:pPr>
                  <w:keepNext/>
                  <w:snapToGrid w:val="0"/>
                  <w:spacing w:before="0" w:after="0" w:line="370" w:lineRule="exact"/>
                  <w:ind w:left="0" w:leftChars="0" w:right="0" w:rightChars="0" w:firstLine="0" w:firstLineChars="0"/>
                  <w:jc w:val="center"/>
                </w:pPr>
              </w:pPrChange>
            </w:pPr>
            <w:del w:id="1681"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43D02793">
            <w:pPr>
              <w:keepNext w:val="0"/>
              <w:widowControl/>
              <w:adjustRightInd w:val="0"/>
              <w:snapToGrid w:val="0"/>
              <w:spacing w:before="0" w:after="0" w:line="560" w:lineRule="exact"/>
              <w:ind w:left="0" w:leftChars="0" w:right="0" w:rightChars="0" w:firstLine="480" w:firstLineChars="200"/>
              <w:jc w:val="left"/>
              <w:rPr>
                <w:del w:id="1683" w:author="xh" w:date="2026-10-23T16:15:54Z"/>
              </w:rPr>
              <w:pPrChange w:id="1682" w:author="白日梦想家" w:date="2026-10-26T15:10:06Z">
                <w:pPr>
                  <w:keepNext/>
                  <w:snapToGrid w:val="0"/>
                  <w:spacing w:before="0" w:after="0" w:line="370" w:lineRule="exact"/>
                  <w:ind w:left="0" w:leftChars="0" w:right="0" w:rightChars="0" w:firstLine="0" w:firstLineChars="0"/>
                  <w:jc w:val="center"/>
                </w:pPr>
              </w:pPrChange>
            </w:pPr>
            <w:del w:id="1684"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685" w:author="xh" w:date="2026-10-23T16:15:54Z"/>
        </w:trPr>
        <w:tc>
          <w:tcPr>
            <w:tcW w:w="650" w:type="dxa"/>
            <w:vAlign w:val="center"/>
          </w:tcPr>
          <w:p w14:paraId="48974DFD">
            <w:pPr>
              <w:keepNext w:val="0"/>
              <w:widowControl/>
              <w:adjustRightInd w:val="0"/>
              <w:snapToGrid w:val="0"/>
              <w:spacing w:before="0" w:after="0" w:line="560" w:lineRule="exact"/>
              <w:ind w:left="0" w:leftChars="0" w:right="0" w:rightChars="0" w:firstLine="480" w:firstLineChars="200"/>
              <w:jc w:val="left"/>
              <w:rPr>
                <w:del w:id="1687" w:author="xh" w:date="2026-10-23T16:15:54Z"/>
              </w:rPr>
              <w:pPrChange w:id="1686" w:author="白日梦想家" w:date="2026-10-26T15:10:06Z">
                <w:pPr>
                  <w:keepNext/>
                  <w:snapToGrid w:val="0"/>
                  <w:spacing w:before="0" w:after="0" w:line="370" w:lineRule="exact"/>
                  <w:ind w:left="0" w:leftChars="0" w:right="0" w:rightChars="0" w:firstLine="0" w:firstLineChars="0"/>
                  <w:jc w:val="center"/>
                </w:pPr>
              </w:pPrChange>
            </w:pPr>
            <w:del w:id="1688"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56B76AB">
            <w:pPr>
              <w:keepNext w:val="0"/>
              <w:widowControl/>
              <w:adjustRightInd w:val="0"/>
              <w:snapToGrid w:val="0"/>
              <w:spacing w:before="0" w:after="0" w:line="560" w:lineRule="exact"/>
              <w:ind w:left="0" w:leftChars="0" w:right="0" w:rightChars="0" w:firstLine="480" w:firstLineChars="200"/>
              <w:jc w:val="left"/>
              <w:rPr>
                <w:del w:id="1690" w:author="xh" w:date="2026-10-23T16:15:54Z"/>
              </w:rPr>
              <w:pPrChange w:id="1689" w:author="白日梦想家" w:date="2026-10-26T15:10:06Z">
                <w:pPr>
                  <w:keepNext/>
                  <w:snapToGrid w:val="0"/>
                  <w:spacing w:before="0" w:after="0" w:line="370" w:lineRule="exact"/>
                  <w:ind w:left="0" w:leftChars="0" w:right="0" w:rightChars="0" w:firstLine="0" w:firstLineChars="0"/>
                  <w:jc w:val="center"/>
                </w:pPr>
              </w:pPrChange>
            </w:pPr>
            <w:del w:id="1691"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5BD25D9E">
            <w:pPr>
              <w:keepNext w:val="0"/>
              <w:widowControl/>
              <w:adjustRightInd w:val="0"/>
              <w:snapToGrid w:val="0"/>
              <w:spacing w:before="0" w:after="0" w:line="560" w:lineRule="exact"/>
              <w:ind w:left="0" w:leftChars="0" w:right="0" w:rightChars="0" w:firstLine="480" w:firstLineChars="200"/>
              <w:jc w:val="left"/>
              <w:rPr>
                <w:del w:id="1693" w:author="xh" w:date="2026-10-23T16:15:54Z"/>
              </w:rPr>
              <w:pPrChange w:id="1692" w:author="白日梦想家" w:date="2026-10-26T15:10:06Z">
                <w:pPr>
                  <w:keepNext/>
                  <w:snapToGrid w:val="0"/>
                  <w:spacing w:before="0" w:after="0" w:line="370" w:lineRule="exact"/>
                  <w:ind w:left="0" w:leftChars="0" w:right="0" w:rightChars="0" w:firstLine="0" w:firstLineChars="0"/>
                  <w:jc w:val="center"/>
                </w:pPr>
              </w:pPrChange>
            </w:pPr>
            <w:del w:id="1694"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46F8176">
            <w:pPr>
              <w:keepNext w:val="0"/>
              <w:widowControl/>
              <w:adjustRightInd w:val="0"/>
              <w:snapToGrid w:val="0"/>
              <w:spacing w:before="0" w:after="0" w:line="560" w:lineRule="exact"/>
              <w:ind w:left="0" w:leftChars="0" w:right="0" w:rightChars="0" w:firstLine="480" w:firstLineChars="200"/>
              <w:jc w:val="left"/>
              <w:rPr>
                <w:del w:id="1696" w:author="xh" w:date="2026-10-23T16:15:54Z"/>
              </w:rPr>
              <w:pPrChange w:id="1695" w:author="白日梦想家" w:date="2026-10-26T15:10:06Z">
                <w:pPr>
                  <w:keepNext/>
                  <w:snapToGrid w:val="0"/>
                  <w:spacing w:before="0" w:after="0" w:line="370" w:lineRule="exact"/>
                  <w:ind w:left="0" w:leftChars="0" w:right="0" w:rightChars="0" w:firstLine="0" w:firstLineChars="0"/>
                  <w:jc w:val="center"/>
                </w:pPr>
              </w:pPrChange>
            </w:pPr>
            <w:del w:id="1697"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9A8D6F2">
            <w:pPr>
              <w:keepNext w:val="0"/>
              <w:widowControl/>
              <w:adjustRightInd w:val="0"/>
              <w:snapToGrid w:val="0"/>
              <w:spacing w:before="0" w:after="0" w:line="560" w:lineRule="exact"/>
              <w:ind w:left="0" w:leftChars="0" w:right="0" w:rightChars="0" w:firstLine="480" w:firstLineChars="200"/>
              <w:jc w:val="left"/>
              <w:rPr>
                <w:del w:id="1699" w:author="xh" w:date="2026-10-23T16:15:54Z"/>
              </w:rPr>
              <w:pPrChange w:id="1698" w:author="白日梦想家" w:date="2026-10-26T15:10:06Z">
                <w:pPr>
                  <w:keepNext/>
                  <w:snapToGrid w:val="0"/>
                  <w:spacing w:before="0" w:after="0" w:line="370" w:lineRule="exact"/>
                  <w:ind w:left="0" w:leftChars="0" w:right="0" w:rightChars="0" w:firstLine="0" w:firstLineChars="0"/>
                  <w:jc w:val="center"/>
                </w:pPr>
              </w:pPrChange>
            </w:pPr>
            <w:del w:id="1700"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6B14E79D">
            <w:pPr>
              <w:keepNext w:val="0"/>
              <w:widowControl/>
              <w:adjustRightInd w:val="0"/>
              <w:snapToGrid w:val="0"/>
              <w:spacing w:before="0" w:after="0" w:line="560" w:lineRule="exact"/>
              <w:ind w:left="0" w:leftChars="0" w:right="0" w:rightChars="0" w:firstLine="480" w:firstLineChars="200"/>
              <w:jc w:val="left"/>
              <w:rPr>
                <w:del w:id="1702" w:author="xh" w:date="2026-10-23T16:15:54Z"/>
              </w:rPr>
              <w:pPrChange w:id="1701" w:author="白日梦想家" w:date="2026-10-26T15:10:06Z">
                <w:pPr>
                  <w:keepNext/>
                  <w:snapToGrid w:val="0"/>
                  <w:spacing w:before="0" w:after="0" w:line="370" w:lineRule="exact"/>
                  <w:ind w:left="0" w:leftChars="0" w:right="0" w:rightChars="0" w:firstLine="0" w:firstLineChars="0"/>
                  <w:jc w:val="center"/>
                </w:pPr>
              </w:pPrChange>
            </w:pPr>
            <w:del w:id="1703"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704" w:author="xh" w:date="2026-10-23T16:15:54Z"/>
        </w:trPr>
        <w:tc>
          <w:tcPr>
            <w:tcW w:w="650" w:type="dxa"/>
            <w:vAlign w:val="center"/>
          </w:tcPr>
          <w:p w14:paraId="4142BEE7">
            <w:pPr>
              <w:keepNext w:val="0"/>
              <w:widowControl/>
              <w:adjustRightInd w:val="0"/>
              <w:snapToGrid w:val="0"/>
              <w:spacing w:before="0" w:after="0" w:line="560" w:lineRule="exact"/>
              <w:ind w:left="0" w:leftChars="0" w:right="0" w:rightChars="0" w:firstLine="480" w:firstLineChars="200"/>
              <w:jc w:val="left"/>
              <w:rPr>
                <w:del w:id="1706" w:author="xh" w:date="2026-10-23T16:15:54Z"/>
              </w:rPr>
              <w:pPrChange w:id="1705" w:author="白日梦想家" w:date="2026-10-26T15:10:06Z">
                <w:pPr>
                  <w:keepNext/>
                  <w:snapToGrid w:val="0"/>
                  <w:spacing w:before="0" w:after="0" w:line="370" w:lineRule="exact"/>
                  <w:ind w:left="0" w:leftChars="0" w:right="0" w:rightChars="0" w:firstLine="0" w:firstLineChars="0"/>
                  <w:jc w:val="center"/>
                </w:pPr>
              </w:pPrChange>
            </w:pPr>
            <w:del w:id="1707"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70E65DE3">
            <w:pPr>
              <w:keepNext w:val="0"/>
              <w:widowControl/>
              <w:adjustRightInd w:val="0"/>
              <w:snapToGrid w:val="0"/>
              <w:spacing w:before="0" w:after="0" w:line="560" w:lineRule="exact"/>
              <w:ind w:left="0" w:leftChars="0" w:right="0" w:rightChars="0" w:firstLine="480" w:firstLineChars="200"/>
              <w:jc w:val="left"/>
              <w:rPr>
                <w:del w:id="1709" w:author="xh" w:date="2026-10-23T16:15:54Z"/>
              </w:rPr>
              <w:pPrChange w:id="1708" w:author="白日梦想家" w:date="2026-10-26T15:10:06Z">
                <w:pPr>
                  <w:keepNext/>
                  <w:snapToGrid w:val="0"/>
                  <w:spacing w:before="0" w:after="0" w:line="370" w:lineRule="exact"/>
                  <w:ind w:left="0" w:leftChars="0" w:right="0" w:rightChars="0" w:firstLine="0" w:firstLineChars="0"/>
                  <w:jc w:val="center"/>
                </w:pPr>
              </w:pPrChange>
            </w:pPr>
            <w:del w:id="1710"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B3A57ED">
            <w:pPr>
              <w:keepNext w:val="0"/>
              <w:widowControl/>
              <w:adjustRightInd w:val="0"/>
              <w:snapToGrid w:val="0"/>
              <w:spacing w:before="0" w:after="0" w:line="560" w:lineRule="exact"/>
              <w:ind w:left="0" w:leftChars="0" w:right="0" w:rightChars="0" w:firstLine="480" w:firstLineChars="200"/>
              <w:jc w:val="left"/>
              <w:rPr>
                <w:del w:id="1712" w:author="xh" w:date="2026-10-23T16:15:54Z"/>
              </w:rPr>
              <w:pPrChange w:id="1711" w:author="白日梦想家" w:date="2026-10-26T15:10:06Z">
                <w:pPr>
                  <w:keepNext/>
                  <w:snapToGrid w:val="0"/>
                  <w:spacing w:before="0" w:after="0" w:line="370" w:lineRule="exact"/>
                  <w:ind w:left="0" w:leftChars="0" w:right="0" w:rightChars="0" w:firstLine="0" w:firstLineChars="0"/>
                  <w:jc w:val="center"/>
                </w:pPr>
              </w:pPrChange>
            </w:pPr>
            <w:del w:id="1713"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6E3224B5">
            <w:pPr>
              <w:keepNext w:val="0"/>
              <w:widowControl/>
              <w:adjustRightInd w:val="0"/>
              <w:snapToGrid w:val="0"/>
              <w:spacing w:before="0" w:after="0" w:line="560" w:lineRule="exact"/>
              <w:ind w:left="0" w:leftChars="0" w:right="0" w:rightChars="0" w:firstLine="480" w:firstLineChars="200"/>
              <w:jc w:val="left"/>
              <w:rPr>
                <w:del w:id="1715" w:author="xh" w:date="2026-10-23T16:15:54Z"/>
              </w:rPr>
              <w:pPrChange w:id="1714" w:author="白日梦想家" w:date="2026-10-26T15:10:06Z">
                <w:pPr>
                  <w:keepNext/>
                  <w:snapToGrid w:val="0"/>
                  <w:spacing w:before="0" w:after="0" w:line="370" w:lineRule="exact"/>
                  <w:ind w:left="0" w:leftChars="0" w:right="0" w:rightChars="0" w:firstLine="0" w:firstLineChars="0"/>
                  <w:jc w:val="center"/>
                </w:pPr>
              </w:pPrChange>
            </w:pPr>
            <w:del w:id="1716"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66195297">
            <w:pPr>
              <w:keepNext w:val="0"/>
              <w:widowControl/>
              <w:adjustRightInd w:val="0"/>
              <w:snapToGrid w:val="0"/>
              <w:spacing w:before="0" w:after="0" w:line="560" w:lineRule="exact"/>
              <w:ind w:left="0" w:leftChars="0" w:right="0" w:rightChars="0" w:firstLine="480" w:firstLineChars="200"/>
              <w:jc w:val="left"/>
              <w:rPr>
                <w:del w:id="1718" w:author="xh" w:date="2026-10-23T16:15:54Z"/>
              </w:rPr>
              <w:pPrChange w:id="1717" w:author="白日梦想家" w:date="2026-10-26T15:10:06Z">
                <w:pPr>
                  <w:keepNext/>
                  <w:snapToGrid w:val="0"/>
                  <w:spacing w:before="0" w:after="0" w:line="370" w:lineRule="exact"/>
                  <w:ind w:left="0" w:leftChars="0" w:right="0" w:rightChars="0" w:firstLine="0" w:firstLineChars="0"/>
                  <w:jc w:val="center"/>
                </w:pPr>
              </w:pPrChange>
            </w:pPr>
            <w:del w:id="1719"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23052626">
            <w:pPr>
              <w:keepNext w:val="0"/>
              <w:widowControl/>
              <w:adjustRightInd w:val="0"/>
              <w:snapToGrid w:val="0"/>
              <w:spacing w:before="0" w:after="0" w:line="560" w:lineRule="exact"/>
              <w:ind w:left="0" w:leftChars="0" w:right="0" w:rightChars="0" w:firstLine="480" w:firstLineChars="200"/>
              <w:jc w:val="left"/>
              <w:rPr>
                <w:del w:id="1721" w:author="xh" w:date="2026-10-23T16:15:54Z"/>
              </w:rPr>
              <w:pPrChange w:id="1720" w:author="白日梦想家" w:date="2026-10-26T15:10:06Z">
                <w:pPr>
                  <w:keepNext/>
                  <w:snapToGrid w:val="0"/>
                  <w:spacing w:before="0" w:after="0" w:line="370" w:lineRule="exact"/>
                  <w:ind w:left="0" w:leftChars="0" w:right="0" w:rightChars="0" w:firstLine="0" w:firstLineChars="0"/>
                  <w:jc w:val="center"/>
                </w:pPr>
              </w:pPrChange>
            </w:pPr>
            <w:del w:id="1722"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23" w:author="xh" w:date="2026-10-23T16:15:54Z"/>
        </w:trPr>
        <w:tc>
          <w:tcPr>
            <w:tcW w:w="650" w:type="dxa"/>
            <w:vAlign w:val="center"/>
          </w:tcPr>
          <w:p w14:paraId="6C1A0727">
            <w:pPr>
              <w:keepNext w:val="0"/>
              <w:widowControl/>
              <w:adjustRightInd w:val="0"/>
              <w:snapToGrid w:val="0"/>
              <w:spacing w:before="0" w:after="0" w:line="560" w:lineRule="exact"/>
              <w:ind w:left="0" w:leftChars="0" w:right="0" w:rightChars="0" w:firstLine="480" w:firstLineChars="200"/>
              <w:jc w:val="left"/>
              <w:rPr>
                <w:del w:id="1725" w:author="xh" w:date="2026-10-23T16:15:54Z"/>
              </w:rPr>
              <w:pPrChange w:id="1724" w:author="白日梦想家" w:date="2026-10-26T15:10:06Z">
                <w:pPr>
                  <w:keepNext/>
                  <w:snapToGrid w:val="0"/>
                  <w:spacing w:before="0" w:after="0" w:line="370" w:lineRule="exact"/>
                  <w:ind w:left="0" w:leftChars="0" w:right="0" w:rightChars="0" w:firstLine="0" w:firstLineChars="0"/>
                  <w:jc w:val="center"/>
                </w:pPr>
              </w:pPrChange>
            </w:pPr>
            <w:del w:id="1726"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64CCAE57">
            <w:pPr>
              <w:keepNext w:val="0"/>
              <w:widowControl/>
              <w:adjustRightInd w:val="0"/>
              <w:snapToGrid w:val="0"/>
              <w:spacing w:before="0" w:after="0" w:line="560" w:lineRule="exact"/>
              <w:ind w:left="0" w:leftChars="0" w:right="0" w:rightChars="0" w:firstLine="480" w:firstLineChars="200"/>
              <w:jc w:val="left"/>
              <w:rPr>
                <w:del w:id="1728" w:author="xh" w:date="2026-10-23T16:15:54Z"/>
              </w:rPr>
              <w:pPrChange w:id="1727" w:author="白日梦想家" w:date="2026-10-26T15:10:06Z">
                <w:pPr>
                  <w:keepNext/>
                  <w:snapToGrid w:val="0"/>
                  <w:spacing w:before="0" w:after="0" w:line="370" w:lineRule="exact"/>
                  <w:ind w:left="0" w:leftChars="0" w:right="0" w:rightChars="0" w:firstLine="0" w:firstLineChars="0"/>
                  <w:jc w:val="center"/>
                </w:pPr>
              </w:pPrChange>
            </w:pPr>
            <w:del w:id="1729"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1E499D2E">
            <w:pPr>
              <w:keepNext w:val="0"/>
              <w:widowControl/>
              <w:adjustRightInd w:val="0"/>
              <w:snapToGrid w:val="0"/>
              <w:spacing w:before="0" w:after="0" w:line="560" w:lineRule="exact"/>
              <w:ind w:left="0" w:leftChars="0" w:right="0" w:rightChars="0" w:firstLine="480" w:firstLineChars="200"/>
              <w:jc w:val="left"/>
              <w:rPr>
                <w:del w:id="1731" w:author="xh" w:date="2026-10-23T16:15:54Z"/>
              </w:rPr>
              <w:pPrChange w:id="1730" w:author="白日梦想家" w:date="2026-10-26T15:10:06Z">
                <w:pPr>
                  <w:keepNext/>
                  <w:snapToGrid w:val="0"/>
                  <w:spacing w:before="0" w:after="0" w:line="370" w:lineRule="exact"/>
                  <w:ind w:left="0" w:leftChars="0" w:right="0" w:rightChars="0" w:firstLine="0" w:firstLineChars="0"/>
                  <w:jc w:val="center"/>
                </w:pPr>
              </w:pPrChange>
            </w:pPr>
            <w:del w:id="1732"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10D8EE68">
            <w:pPr>
              <w:keepNext w:val="0"/>
              <w:widowControl/>
              <w:adjustRightInd w:val="0"/>
              <w:snapToGrid w:val="0"/>
              <w:spacing w:before="0" w:after="0" w:line="560" w:lineRule="exact"/>
              <w:ind w:left="0" w:leftChars="0" w:right="0" w:rightChars="0" w:firstLine="480" w:firstLineChars="200"/>
              <w:jc w:val="left"/>
              <w:rPr>
                <w:del w:id="1734" w:author="xh" w:date="2026-10-23T16:15:54Z"/>
              </w:rPr>
              <w:pPrChange w:id="1733" w:author="白日梦想家" w:date="2026-10-26T15:10:06Z">
                <w:pPr>
                  <w:keepNext/>
                  <w:snapToGrid w:val="0"/>
                  <w:spacing w:before="0" w:after="0" w:line="370" w:lineRule="exact"/>
                  <w:ind w:left="0" w:leftChars="0" w:right="0" w:rightChars="0" w:firstLine="0" w:firstLineChars="0"/>
                  <w:jc w:val="center"/>
                </w:pPr>
              </w:pPrChange>
            </w:pPr>
            <w:del w:id="1735"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0960C612">
            <w:pPr>
              <w:keepNext w:val="0"/>
              <w:widowControl/>
              <w:adjustRightInd w:val="0"/>
              <w:snapToGrid w:val="0"/>
              <w:spacing w:before="0" w:after="0" w:line="560" w:lineRule="exact"/>
              <w:ind w:left="0" w:leftChars="0" w:right="0" w:rightChars="0" w:firstLine="480" w:firstLineChars="200"/>
              <w:jc w:val="left"/>
              <w:rPr>
                <w:del w:id="1737" w:author="xh" w:date="2026-10-23T16:15:54Z"/>
              </w:rPr>
              <w:pPrChange w:id="1736" w:author="白日梦想家" w:date="2026-10-26T15:10:06Z">
                <w:pPr>
                  <w:keepNext/>
                  <w:snapToGrid w:val="0"/>
                  <w:spacing w:before="0" w:after="0" w:line="370" w:lineRule="exact"/>
                  <w:ind w:left="0" w:leftChars="0" w:right="0" w:rightChars="0" w:firstLine="0" w:firstLineChars="0"/>
                  <w:jc w:val="center"/>
                </w:pPr>
              </w:pPrChange>
            </w:pPr>
            <w:del w:id="1738"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2AF6FB84">
            <w:pPr>
              <w:keepNext w:val="0"/>
              <w:widowControl/>
              <w:adjustRightInd w:val="0"/>
              <w:snapToGrid w:val="0"/>
              <w:spacing w:before="0" w:after="0" w:line="560" w:lineRule="exact"/>
              <w:ind w:left="0" w:leftChars="0" w:right="0" w:rightChars="0" w:firstLine="480" w:firstLineChars="200"/>
              <w:jc w:val="left"/>
              <w:rPr>
                <w:del w:id="1740" w:author="xh" w:date="2026-10-23T16:15:54Z"/>
              </w:rPr>
              <w:pPrChange w:id="1739" w:author="白日梦想家" w:date="2026-10-26T15:10:06Z">
                <w:pPr>
                  <w:keepNext/>
                  <w:snapToGrid w:val="0"/>
                  <w:spacing w:before="0" w:after="0" w:line="370" w:lineRule="exact"/>
                  <w:ind w:left="0" w:leftChars="0" w:right="0" w:rightChars="0" w:firstLine="0" w:firstLineChars="0"/>
                  <w:jc w:val="center"/>
                </w:pPr>
              </w:pPrChange>
            </w:pPr>
            <w:del w:id="1741"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42" w:author="xh" w:date="2026-10-23T16:15:54Z"/>
        </w:trPr>
        <w:tc>
          <w:tcPr>
            <w:tcW w:w="650" w:type="dxa"/>
            <w:vAlign w:val="center"/>
          </w:tcPr>
          <w:p w14:paraId="6FC94FDF">
            <w:pPr>
              <w:keepNext w:val="0"/>
              <w:widowControl/>
              <w:adjustRightInd w:val="0"/>
              <w:snapToGrid w:val="0"/>
              <w:spacing w:before="0" w:after="0" w:line="560" w:lineRule="exact"/>
              <w:ind w:left="0" w:leftChars="0" w:right="0" w:rightChars="0" w:firstLine="480" w:firstLineChars="200"/>
              <w:jc w:val="left"/>
              <w:rPr>
                <w:del w:id="1744" w:author="xh" w:date="2026-10-23T16:15:54Z"/>
              </w:rPr>
              <w:pPrChange w:id="1743" w:author="白日梦想家" w:date="2026-10-26T15:10:06Z">
                <w:pPr>
                  <w:keepNext/>
                  <w:snapToGrid w:val="0"/>
                  <w:spacing w:before="0" w:after="0" w:line="370" w:lineRule="exact"/>
                  <w:ind w:left="0" w:leftChars="0" w:right="0" w:rightChars="0" w:firstLine="0" w:firstLineChars="0"/>
                  <w:jc w:val="center"/>
                </w:pPr>
              </w:pPrChange>
            </w:pPr>
            <w:del w:id="1745"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4E83498B">
            <w:pPr>
              <w:keepNext w:val="0"/>
              <w:widowControl/>
              <w:adjustRightInd w:val="0"/>
              <w:snapToGrid w:val="0"/>
              <w:spacing w:before="0" w:after="0" w:line="560" w:lineRule="exact"/>
              <w:ind w:left="0" w:leftChars="0" w:right="0" w:rightChars="0" w:firstLine="480" w:firstLineChars="200"/>
              <w:jc w:val="left"/>
              <w:rPr>
                <w:del w:id="1747" w:author="xh" w:date="2026-10-23T16:15:54Z"/>
              </w:rPr>
              <w:pPrChange w:id="1746" w:author="白日梦想家" w:date="2026-10-26T15:10:06Z">
                <w:pPr>
                  <w:keepNext/>
                  <w:snapToGrid w:val="0"/>
                  <w:spacing w:before="0" w:after="0" w:line="370" w:lineRule="exact"/>
                  <w:ind w:left="0" w:leftChars="0" w:right="0" w:rightChars="0" w:firstLine="0" w:firstLineChars="0"/>
                  <w:jc w:val="center"/>
                </w:pPr>
              </w:pPrChange>
            </w:pPr>
            <w:del w:id="1748"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7946AF5F">
            <w:pPr>
              <w:keepNext w:val="0"/>
              <w:widowControl/>
              <w:adjustRightInd w:val="0"/>
              <w:snapToGrid w:val="0"/>
              <w:spacing w:before="0" w:after="0" w:line="560" w:lineRule="exact"/>
              <w:ind w:left="0" w:leftChars="0" w:right="0" w:rightChars="0" w:firstLine="480" w:firstLineChars="200"/>
              <w:jc w:val="left"/>
              <w:rPr>
                <w:del w:id="1750" w:author="xh" w:date="2026-10-23T16:15:54Z"/>
              </w:rPr>
              <w:pPrChange w:id="1749" w:author="白日梦想家" w:date="2026-10-26T15:10:06Z">
                <w:pPr>
                  <w:keepNext/>
                  <w:snapToGrid w:val="0"/>
                  <w:spacing w:before="0" w:after="0" w:line="370" w:lineRule="exact"/>
                  <w:ind w:left="0" w:leftChars="0" w:right="0" w:rightChars="0" w:firstLine="0" w:firstLineChars="0"/>
                  <w:jc w:val="center"/>
                </w:pPr>
              </w:pPrChange>
            </w:pPr>
            <w:del w:id="1751"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013AD612">
            <w:pPr>
              <w:keepNext w:val="0"/>
              <w:widowControl/>
              <w:adjustRightInd w:val="0"/>
              <w:snapToGrid w:val="0"/>
              <w:spacing w:before="0" w:after="0" w:line="560" w:lineRule="exact"/>
              <w:ind w:left="0" w:leftChars="0" w:right="0" w:rightChars="0" w:firstLine="480" w:firstLineChars="200"/>
              <w:jc w:val="left"/>
              <w:rPr>
                <w:del w:id="1753" w:author="xh" w:date="2026-10-23T16:15:54Z"/>
              </w:rPr>
              <w:pPrChange w:id="1752" w:author="白日梦想家" w:date="2026-10-26T15:10:06Z">
                <w:pPr>
                  <w:keepNext/>
                  <w:snapToGrid w:val="0"/>
                  <w:spacing w:before="0" w:after="0" w:line="370" w:lineRule="exact"/>
                  <w:ind w:left="0" w:leftChars="0" w:right="0" w:rightChars="0" w:firstLine="0" w:firstLineChars="0"/>
                  <w:jc w:val="center"/>
                </w:pPr>
              </w:pPrChange>
            </w:pPr>
            <w:del w:id="1754"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2BD5F541">
            <w:pPr>
              <w:keepNext w:val="0"/>
              <w:widowControl/>
              <w:adjustRightInd w:val="0"/>
              <w:snapToGrid w:val="0"/>
              <w:spacing w:before="0" w:after="0" w:line="560" w:lineRule="exact"/>
              <w:ind w:left="0" w:leftChars="0" w:right="0" w:rightChars="0" w:firstLine="480" w:firstLineChars="200"/>
              <w:jc w:val="left"/>
              <w:rPr>
                <w:del w:id="1756" w:author="xh" w:date="2026-10-23T16:15:54Z"/>
              </w:rPr>
              <w:pPrChange w:id="1755" w:author="白日梦想家" w:date="2026-10-26T15:10:06Z">
                <w:pPr>
                  <w:keepNext/>
                  <w:snapToGrid w:val="0"/>
                  <w:spacing w:before="0" w:after="0" w:line="370" w:lineRule="exact"/>
                  <w:ind w:left="0" w:leftChars="0" w:right="0" w:rightChars="0" w:firstLine="0" w:firstLineChars="0"/>
                  <w:jc w:val="center"/>
                </w:pPr>
              </w:pPrChange>
            </w:pPr>
            <w:del w:id="1757"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78F2A28D">
            <w:pPr>
              <w:keepNext w:val="0"/>
              <w:widowControl/>
              <w:adjustRightInd w:val="0"/>
              <w:snapToGrid w:val="0"/>
              <w:spacing w:before="0" w:after="0" w:line="560" w:lineRule="exact"/>
              <w:ind w:left="0" w:leftChars="0" w:right="0" w:rightChars="0" w:firstLine="480" w:firstLineChars="200"/>
              <w:jc w:val="left"/>
              <w:rPr>
                <w:del w:id="1759" w:author="xh" w:date="2026-10-23T16:15:54Z"/>
              </w:rPr>
              <w:pPrChange w:id="1758" w:author="白日梦想家" w:date="2026-10-26T15:10:06Z">
                <w:pPr>
                  <w:keepNext/>
                  <w:snapToGrid w:val="0"/>
                  <w:spacing w:before="0" w:after="0" w:line="370" w:lineRule="exact"/>
                  <w:ind w:left="0" w:leftChars="0" w:right="0" w:rightChars="0" w:firstLine="0" w:firstLineChars="0"/>
                  <w:jc w:val="center"/>
                </w:pPr>
              </w:pPrChange>
            </w:pPr>
            <w:del w:id="1760"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61" w:author="xh" w:date="2026-10-23T16:15:54Z"/>
        </w:trPr>
        <w:tc>
          <w:tcPr>
            <w:tcW w:w="650" w:type="dxa"/>
            <w:vAlign w:val="center"/>
          </w:tcPr>
          <w:p w14:paraId="59C4D1D6">
            <w:pPr>
              <w:widowControl/>
              <w:adjustRightInd w:val="0"/>
              <w:snapToGrid w:val="0"/>
              <w:spacing w:before="0" w:after="0" w:line="560" w:lineRule="exact"/>
              <w:ind w:left="0" w:leftChars="0" w:right="0" w:rightChars="0" w:firstLine="480" w:firstLineChars="200"/>
              <w:jc w:val="left"/>
              <w:rPr>
                <w:del w:id="1763" w:author="xh" w:date="2026-10-23T16:15:54Z"/>
              </w:rPr>
              <w:pPrChange w:id="1762" w:author="白日梦想家" w:date="2026-10-26T15:10:06Z">
                <w:pPr>
                  <w:snapToGrid w:val="0"/>
                  <w:spacing w:before="0" w:after="0" w:line="370" w:lineRule="exact"/>
                  <w:ind w:left="0" w:leftChars="0" w:right="0" w:rightChars="0" w:firstLine="0" w:firstLineChars="0"/>
                  <w:jc w:val="center"/>
                </w:pPr>
              </w:pPrChange>
            </w:pPr>
            <w:del w:id="1764"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724920BB">
            <w:pPr>
              <w:widowControl/>
              <w:adjustRightInd w:val="0"/>
              <w:snapToGrid w:val="0"/>
              <w:spacing w:before="0" w:after="0" w:line="560" w:lineRule="exact"/>
              <w:ind w:left="0" w:leftChars="0" w:right="0" w:rightChars="0" w:firstLine="480" w:firstLineChars="200"/>
              <w:jc w:val="left"/>
              <w:rPr>
                <w:del w:id="1766" w:author="xh" w:date="2026-10-23T16:15:54Z"/>
              </w:rPr>
              <w:pPrChange w:id="1765" w:author="白日梦想家" w:date="2026-10-26T15:10:06Z">
                <w:pPr>
                  <w:snapToGrid w:val="0"/>
                  <w:spacing w:before="0" w:after="0" w:line="370" w:lineRule="exact"/>
                  <w:ind w:left="0" w:leftChars="0" w:right="0" w:rightChars="0" w:firstLine="0" w:firstLineChars="0"/>
                  <w:jc w:val="center"/>
                </w:pPr>
              </w:pPrChange>
            </w:pPr>
            <w:del w:id="1767"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34562280">
            <w:pPr>
              <w:widowControl/>
              <w:adjustRightInd w:val="0"/>
              <w:snapToGrid w:val="0"/>
              <w:spacing w:before="0" w:after="0" w:line="560" w:lineRule="exact"/>
              <w:ind w:left="0" w:leftChars="0" w:right="0" w:rightChars="0" w:firstLine="480" w:firstLineChars="200"/>
              <w:jc w:val="left"/>
              <w:rPr>
                <w:del w:id="1769" w:author="xh" w:date="2026-10-23T16:15:54Z"/>
              </w:rPr>
              <w:pPrChange w:id="1768" w:author="白日梦想家" w:date="2026-10-26T15:10:06Z">
                <w:pPr>
                  <w:snapToGrid w:val="0"/>
                  <w:spacing w:before="0" w:after="0" w:line="370" w:lineRule="exact"/>
                  <w:ind w:left="0" w:leftChars="0" w:right="0" w:rightChars="0" w:firstLine="0" w:firstLineChars="0"/>
                  <w:jc w:val="center"/>
                </w:pPr>
              </w:pPrChange>
            </w:pPr>
            <w:del w:id="1770"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2BFA03E1">
            <w:pPr>
              <w:widowControl/>
              <w:adjustRightInd w:val="0"/>
              <w:snapToGrid w:val="0"/>
              <w:spacing w:before="0" w:after="0" w:line="560" w:lineRule="exact"/>
              <w:ind w:left="0" w:leftChars="0" w:right="0" w:rightChars="0" w:firstLine="480" w:firstLineChars="200"/>
              <w:jc w:val="left"/>
              <w:rPr>
                <w:del w:id="1772" w:author="xh" w:date="2026-10-23T16:15:54Z"/>
              </w:rPr>
              <w:pPrChange w:id="1771" w:author="白日梦想家" w:date="2026-10-26T15:10:06Z">
                <w:pPr>
                  <w:snapToGrid w:val="0"/>
                  <w:spacing w:before="0" w:after="0" w:line="370" w:lineRule="exact"/>
                  <w:ind w:left="0" w:leftChars="0" w:right="0" w:rightChars="0" w:firstLine="0" w:firstLineChars="0"/>
                  <w:jc w:val="center"/>
                </w:pPr>
              </w:pPrChange>
            </w:pPr>
            <w:del w:id="1773"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1D209014">
            <w:pPr>
              <w:widowControl/>
              <w:adjustRightInd w:val="0"/>
              <w:snapToGrid w:val="0"/>
              <w:spacing w:before="0" w:after="0" w:line="560" w:lineRule="exact"/>
              <w:ind w:left="0" w:leftChars="0" w:right="0" w:rightChars="0" w:firstLine="480" w:firstLineChars="200"/>
              <w:jc w:val="left"/>
              <w:rPr>
                <w:del w:id="1775" w:author="xh" w:date="2026-10-23T16:15:54Z"/>
              </w:rPr>
              <w:pPrChange w:id="1774" w:author="白日梦想家" w:date="2026-10-26T15:10:06Z">
                <w:pPr>
                  <w:snapToGrid w:val="0"/>
                  <w:spacing w:before="0" w:after="0" w:line="370" w:lineRule="exact"/>
                  <w:ind w:left="0" w:leftChars="0" w:right="0" w:rightChars="0" w:firstLine="0" w:firstLineChars="0"/>
                  <w:jc w:val="center"/>
                </w:pPr>
              </w:pPrChange>
            </w:pPr>
            <w:del w:id="1776"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0AF508C5">
            <w:pPr>
              <w:widowControl/>
              <w:adjustRightInd w:val="0"/>
              <w:snapToGrid w:val="0"/>
              <w:spacing w:before="0" w:after="0" w:line="560" w:lineRule="exact"/>
              <w:ind w:left="0" w:leftChars="0" w:right="0" w:rightChars="0" w:firstLine="480" w:firstLineChars="200"/>
              <w:jc w:val="left"/>
              <w:rPr>
                <w:del w:id="1778" w:author="xh" w:date="2026-10-23T16:15:54Z"/>
              </w:rPr>
              <w:pPrChange w:id="1777" w:author="白日梦想家" w:date="2026-10-26T15:10:06Z">
                <w:pPr>
                  <w:snapToGrid w:val="0"/>
                  <w:spacing w:before="0" w:after="0" w:line="370" w:lineRule="exact"/>
                  <w:ind w:left="0" w:leftChars="0" w:right="0" w:rightChars="0" w:firstLine="0" w:firstLineChars="0"/>
                  <w:jc w:val="center"/>
                </w:pPr>
              </w:pPrChange>
            </w:pPr>
            <w:del w:id="1779"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1780" w:author="xh" w:date="2026-10-23T16:19:19Z"/>
          <w:rFonts w:hint="eastAsia" w:ascii="方正仿宋_GBK" w:hAnsi="方正仿宋_GBK" w:eastAsia="方正仿宋_GBK" w:cs="Times New Roman"/>
          <w:sz w:val="32"/>
          <w:szCs w:val="32"/>
          <w:highlight w:val="none"/>
          <w14:ligatures w14:val="standardContextual"/>
        </w:rPr>
      </w:pPr>
      <w:del w:id="1781"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473A29D7">
      <w:pPr>
        <w:keepNext w:val="0"/>
        <w:widowControl/>
        <w:adjustRightInd w:val="0"/>
        <w:snapToGrid w:val="0"/>
        <w:spacing w:line="560" w:lineRule="exact"/>
        <w:ind w:firstLine="640" w:firstLineChars="200"/>
        <w:outlineLvl w:val="9"/>
        <w:rPr>
          <w:del w:id="1783" w:author="xh" w:date="2026-10-23T16:22:43Z"/>
          <w:rFonts w:hint="eastAsia" w:ascii="方正楷体_GBK" w:hAnsi="方正楷体_GBK" w:eastAsia="方正楷体_GBK" w:cs="方正楷体_GBK"/>
          <w:b/>
          <w:bCs/>
          <w:sz w:val="32"/>
          <w:szCs w:val="32"/>
          <w:highlight w:val="none"/>
        </w:rPr>
        <w:pPrChange w:id="1782" w:author="白日梦想家" w:date="2026-10-26T15:10:06Z">
          <w:pPr>
            <w:keepNext/>
            <w:widowControl/>
            <w:adjustRightInd w:val="0"/>
            <w:snapToGrid w:val="0"/>
            <w:spacing w:line="560" w:lineRule="exact"/>
            <w:ind w:firstLine="641" w:firstLineChars="200"/>
            <w:outlineLvl w:val="1"/>
          </w:pPr>
        </w:pPrChange>
      </w:pPr>
      <w:del w:id="1784"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86" w:author="xh" w:date="2026-10-27T08:20:00+08:00"/>
        </w:rPr>
        <w:pPrChange w:id="5785" w:author="xh" w:date="2026-10-27T08:20:00+08:00">
          <w:pPr>
            <w:widowControl/>
            <w:adjustRightInd w:val="0"/>
            <w:snapToGrid w:val="0"/>
            <w:spacing w:line="560" w:lineRule="exact"/>
            <w:ind w:firstLine="640" w:firstLineChars="200"/>
            <w:rPr>
              <w:del w:id="1785" w:author="白日梦想家" w:date="2026-10-26T15:04:38Z"/>
              <w:rFonts w:hint="eastAsia" w:ascii="方正仿宋_GBK" w:hAnsi="方正仿宋_GBK" w:eastAsia="方正仿宋_GBK" w:cs="Times New Roman"/>
              <w:sz w:val="32"/>
              <w:szCs w:val="32"/>
              <w:highlight w:val="none"/>
              <w:rPrChange w:id="1786" w:author="白日梦想家" w:date="2026-10-27T10:09:19Z">
                <w:rPr>
                  <w:del w:id="1787" w:author="白日梦想家" w:date="2026-10-26T15:04:38Z"/>
                  <w:rFonts w:hint="eastAsia" w:ascii="方正仿宋_GBK" w:hAnsi="方正仿宋_GBK" w:eastAsia="方正仿宋_GBK" w:cs="Times New Roman"/>
                  <w:sz w:val="32"/>
                  <w:szCs w:val="32"/>
                  <w:highlight w:val="none"/>
                  <w14:ligatures w14:val="standardContextual"/>
                </w:rPr>
              </w:rPrChange>
              <w14:ligatures w14:val="standardContextual"/>
              <w:del w:id="5784" w:author="xh" w:date="2026-10-27T08:20:00+08:00"/>
            </w:rPr>
          </w:pPr>
        </w:pPrChange>
      </w:pPr>
      <w:del w:id="5779" w:author="xh" w:date="2026-10-27T08:20:00+08:00">
        <w:r>
          <w:rPr>
            <w:rFonts w:hint="default" w:ascii="Times New Roman" w:hAnsi="Times New Roman" w:eastAsia="方正仿宋_GBK" w:cs="Times New Roman"/>
            <w:b w:val="0"/>
            <w:bCs w:val="0"/>
            <w:i w:val="0"/>
            <w:iCs w:val="0"/>
            <w:sz w:val="32"/>
            <w:szCs w:val="32"/>
            <w:highlight w:val="none"/>
            <w:rPrChange w:id="1788" w:author="白日梦想家" w:date="2026-10-27T10:09:19Z">
              <w:rPr>
                <w:rFonts w:hint="eastAsia" w:ascii="方正仿宋_GBK" w:hAnsi="方正仿宋_GBK" w:eastAsia="方正仿宋_GBK" w:cs="Times New Roman"/>
                <w:sz w:val="32"/>
                <w:szCs w:val="32"/>
              </w:rPr>
            </w:rPrChange>
          </w:rPr>
          <w:delText xml:space="preserve">市区</w:delText>
        </w:r>
      </w:del>
      <w:ins w:id="1789" w:author="xh" w:date="2026-10-23T16:26:08Z">
        <w:del w:id="5780" w:author="xh" w:date="2026-10-27T08:20:00+08:00">
          <w:r>
            <w:rPr>
              <w:rFonts w:hint="default" w:ascii="Times New Roman" w:hAnsi="Times New Roman" w:eastAsia="方正仿宋_GBK" w:cs="Times New Roman"/>
              <w:b w:val="0"/>
              <w:bCs w:val="0"/>
              <w:i w:val="0"/>
              <w:iCs w:val="0"/>
              <w:sz w:val="32"/>
              <w:szCs w:val="32"/>
              <w:highlight w:val="none"/>
              <w:rPrChange w:id="1790" w:author="白日梦想家" w:date="2026-10-27T10:09:19Z">
                <w:rPr>
                  <w:rFonts w:hint="eastAsia" w:ascii="方正仿宋_GBK" w:hAnsi="方正仿宋_GBK" w:eastAsia="方正仿宋_GBK" w:cs="Times New Roman"/>
                  <w:sz w:val="32"/>
                  <w:szCs w:val="32"/>
                </w:rPr>
              </w:rPrChange>
            </w:rPr>
            <w:delText xml:space="preserve">侧重高负载站点的本地</w:delText>
          </w:r>
        </w:del>
      </w:ins>
      <w:ins w:id="1792" w:author="白日梦想家" w:date="2026-10-27T10:13:46Z">
        <w:del w:id="5781" w:author="xh" w:date="2026-10-27T08:20:00+08:00">
          <w:r>
            <w:rPr>
              <w:rFonts w:hint="eastAsia" w:ascii="Times New Roman" w:hAnsi="Times New Roman" w:eastAsia="方正仿宋_GBK" w:cs="Times New Roman"/>
              <w:b w:val="0"/>
              <w:bCs w:val="0"/>
              <w:i w:val="0"/>
              <w:iCs w:val="0"/>
              <w:sz w:val="32"/>
              <w:szCs w:val="32"/>
              <w:highlight w:val="none"/>
              <w:lang w:eastAsia="zh"/>
              <w:woUserID w:val="1"/>
            </w:rPr>
            <w:delText xml:space="preserve">主变</w:delText>
          </w:r>
        </w:del>
      </w:ins>
      <w:ins w:id="1793" w:author="白日梦想家" w:date="2026-10-27T10:13:51Z">
        <w:del w:id="5782" w:author="xh" w:date="2026-10-27T08:20:00+08:00">
          <w:r>
            <w:rPr>
              <w:rFonts w:hint="eastAsia" w:ascii="Times New Roman" w:hAnsi="Times New Roman" w:eastAsia="方正仿宋_GBK" w:cs="Times New Roman"/>
              <w:b w:val="0"/>
              <w:bCs w:val="0"/>
              <w:i w:val="0"/>
              <w:iCs w:val="0"/>
              <w:sz w:val="32"/>
              <w:szCs w:val="32"/>
              <w:highlight w:val="none"/>
              <w:lang w:eastAsia="zh"/>
              <w:woUserID w:val="1"/>
            </w:rPr>
            <w:delText xml:space="preserve">增容</w:delText>
          </w:r>
        </w:del>
      </w:ins>
      <w:ins w:id="1794" w:author="xh" w:date="2026-10-23T16:26:08Z">
        <w:del w:id="1795" w:author="白日梦想家" w:date="2026-10-27T10:13:45Z">
          <w:r>
            <w:rPr>
              <w:rFonts w:hint="default" w:ascii="Times New Roman" w:hAnsi="Times New Roman" w:eastAsia="方正仿宋_GBK" w:cs="Times New Roman"/>
              <w:b w:val="0"/>
              <w:bCs w:val="0"/>
              <w:i w:val="0"/>
              <w:iCs w:val="0"/>
              <w:sz w:val="32"/>
              <w:szCs w:val="32"/>
              <w:highlight w:val="none"/>
              <w:rPrChange w:id="1796" w:author="白日梦想家" w:date="2026-10-27T10:09:19Z">
                <w:rPr>
                  <w:rFonts w:hint="eastAsia" w:ascii="方正仿宋_GBK" w:hAnsi="方正仿宋_GBK" w:eastAsia="方正仿宋_GBK" w:cs="Times New Roman"/>
                  <w:sz w:val="32"/>
                  <w:szCs w:val="32"/>
                </w:rPr>
              </w:rPrChange>
            </w:rPr>
            <w:delText>补强</w:delText>
          </w:r>
        </w:del>
      </w:ins>
      <w:ins w:id="1799" w:author="xh" w:date="2026-10-23T16:26:08Z">
        <w:del w:id="5783" w:author="xh" w:date="2026-10-27T08:20:00+08:00">
          <w:r>
            <w:rPr>
              <w:rFonts w:hint="default" w:ascii="Times New Roman" w:hAnsi="Times New Roman" w:eastAsia="方正仿宋_GBK" w:cs="Times New Roman"/>
              <w:b w:val="0"/>
              <w:bCs w:val="0"/>
              <w:i w:val="0"/>
              <w:iCs w:val="0"/>
              <w:sz w:val="32"/>
              <w:szCs w:val="32"/>
              <w:highlight w:val="none"/>
              <w:rPrChange w:id="1800" w:author="白日梦想家" w:date="2026-10-27T10:09:19Z">
                <w:rPr>
                  <w:rFonts w:hint="eastAsia" w:ascii="方正仿宋_GBK" w:hAnsi="方正仿宋_GBK" w:eastAsia="方正仿宋_GBK" w:cs="Times New Roman"/>
                  <w:sz w:val="32"/>
                  <w:szCs w:val="32"/>
                </w:rPr>
              </w:rPrChange>
            </w:rPr>
            <w:delText xml:space="preserve">与邻站承接。</w:delText>
          </w:r>
        </w:del>
      </w:ins>
      <w:ins w:id="1802" w:author="xh" w:date="2026-10-23T16:26:08Z">
        <w:del w:id="1803" w:author="xh" w:date="2026-10-26T18:50:08Z">
          <w:r>
            <w:rPr>
              <w:rFonts w:hint="default" w:ascii="Times New Roman" w:hAnsi="Times New Roman" w:eastAsia="方正仿宋_GBK" w:cs="Times New Roman"/>
              <w:b w:val="0"/>
              <w:bCs w:val="0"/>
              <w:i w:val="0"/>
              <w:iCs w:val="0"/>
              <w:sz w:val="32"/>
              <w:szCs w:val="32"/>
              <w:highlight w:val="none"/>
              <w:rPrChange w:id="1804" w:author="白日梦想家" w:date="2026-10-27T10:09:19Z">
                <w:rPr>
                  <w:rFonts w:hint="default" w:ascii="Times New Roman" w:hAnsi="Times New Roman" w:eastAsia="方正仿宋_GBK" w:cs="Times New Roman"/>
                  <w:b w:val="0"/>
                  <w:bCs w:val="0"/>
                  <w:i w:val="0"/>
                  <w:iCs w:val="0"/>
                  <w:sz w:val="32"/>
                  <w:szCs w:val="32"/>
                  <w:highlight w:val="yellow"/>
                </w:rPr>
              </w:rPrChange>
            </w:rPr>
            <w:delText>弹性方案</w:delText>
          </w:r>
        </w:del>
      </w:ins>
      <w:del w:id="1807" w:author="白日梦想家" w:date="2026-10-26T15:04:38Z">
        <w:r>
          <w:rPr>
            <w:rFonts w:hint="default" w:ascii="Times New Roman" w:hAnsi="Times New Roman" w:eastAsia="方正仿宋_GBK" w:cs="Times New Roman"/>
            <w:b w:val="0"/>
            <w:bCs w:val="0"/>
            <w:i w:val="0"/>
            <w:iCs w:val="0"/>
            <w:sz w:val="32"/>
            <w:szCs w:val="32"/>
            <w:highlight w:val="none"/>
            <w:rPrChange w:id="1808" w:author="白日梦想家" w:date="2026-10-27T10:09:19Z">
              <w:rPr>
                <w:rFonts w:hint="eastAsia" w:ascii="方正仿宋_GBK" w:hAnsi="方正仿宋_GBK" w:eastAsia="方正仿宋_GBK" w:cs="Times New Roman"/>
                <w:sz w:val="32"/>
                <w:szCs w:val="32"/>
              </w:rPr>
            </w:rPrChange>
          </w:rPr>
          <w:delText>20</w:delText>
        </w:r>
      </w:del>
      <w:ins w:id="1810" w:author="xh" w:date="2026-10-23T16:26:08Z">
        <w:del w:id="1811" w:author="白日梦想家" w:date="2026-10-26T15:04:38Z">
          <w:r>
            <w:rPr>
              <w:rFonts w:hint="default" w:ascii="Times New Roman" w:hAnsi="Times New Roman" w:eastAsia="方正仿宋_GBK" w:cs="Times New Roman"/>
              <w:b w:val="0"/>
              <w:bCs w:val="0"/>
              <w:i w:val="0"/>
              <w:iCs w:val="0"/>
              <w:sz w:val="32"/>
              <w:szCs w:val="32"/>
              <w:highlight w:val="none"/>
              <w:rPrChange w:id="1812" w:author="白日梦想家" w:date="2026-10-27T10:09:19Z">
                <w:rPr>
                  <w:rFonts w:hint="eastAsia" w:ascii="方正仿宋_GBK" w:hAnsi="方正仿宋_GBK" w:eastAsia="方正仿宋_GBK" w:cs="Times New Roman"/>
                  <w:sz w:val="32"/>
                  <w:szCs w:val="32"/>
                </w:rPr>
              </w:rPrChange>
            </w:rPr>
            <w:delText>30</w:delText>
          </w:r>
        </w:del>
      </w:ins>
      <w:del w:id="1815" w:author="白日梦想家" w:date="2026-10-26T15:04:38Z">
        <w:r>
          <w:rPr>
            <w:rFonts w:hint="eastAsia" w:ascii="方正仿宋_GBK" w:hAnsi="方正仿宋_GBK" w:eastAsia="方正仿宋_GBK" w:cs="Times New Roman"/>
            <w:sz w:val="32"/>
            <w:szCs w:val="32"/>
            <w:highlight w:val="none"/>
            <w:rPrChange w:id="1816" w:author="白日梦想家" w:date="2026-10-27T10:09:19Z">
              <w:rPr>
                <w:rFonts w:hint="eastAsia" w:ascii="方正仿宋_GBK" w:hAnsi="方正仿宋_GBK" w:eastAsia="方正仿宋_GBK" w:cs="Times New Roman"/>
                <w:sz w:val="32"/>
                <w:szCs w:val="32"/>
              </w:rPr>
            </w:rPrChange>
          </w:rPr>
          <w:delText>22</w:delText>
        </w:r>
      </w:del>
      <w:del w:id="1818" w:author="白日梦想家" w:date="2026-10-26T15:04:38Z">
        <w:r>
          <w:rPr>
            <w:rFonts w:hint="default" w:ascii="Times New Roman" w:hAnsi="Times New Roman" w:eastAsia="方正仿宋_GBK" w:cs="Times New Roman"/>
            <w:b w:val="0"/>
            <w:bCs w:val="0"/>
            <w:i w:val="0"/>
            <w:iCs w:val="0"/>
            <w:sz w:val="32"/>
            <w:szCs w:val="32"/>
            <w:highlight w:val="none"/>
            <w:rPrChange w:id="1819" w:author="白日梦想家" w:date="2026-10-27T10:09:19Z">
              <w:rPr>
                <w:rFonts w:hint="eastAsia" w:ascii="方正仿宋_GBK" w:hAnsi="方正仿宋_GBK" w:eastAsia="方正仿宋_GBK" w:cs="Times New Roman"/>
                <w:sz w:val="32"/>
                <w:szCs w:val="32"/>
              </w:rPr>
            </w:rPrChange>
          </w:rPr>
          <w:delText>年</w:delText>
        </w:r>
      </w:del>
      <w:ins w:id="1821" w:author="xh" w:date="2026-10-23T16:26:08Z">
        <w:del w:id="1822" w:author="白日梦想家" w:date="2026-10-26T15:04:38Z">
          <w:r>
            <w:rPr>
              <w:rFonts w:hint="default" w:ascii="Times New Roman" w:hAnsi="Times New Roman" w:eastAsia="方正仿宋_GBK" w:cs="Times New Roman"/>
              <w:b w:val="0"/>
              <w:bCs w:val="0"/>
              <w:i w:val="0"/>
              <w:iCs w:val="0"/>
              <w:sz w:val="32"/>
              <w:szCs w:val="32"/>
              <w:highlight w:val="none"/>
              <w:rPrChange w:id="1823" w:author="白日梦想家" w:date="2026-10-27T10:09:19Z">
                <w:rPr>
                  <w:rFonts w:hint="eastAsia" w:ascii="方正仿宋_GBK" w:hAnsi="方正仿宋_GBK" w:eastAsia="方正仿宋_GBK" w:cs="Times New Roman"/>
                  <w:sz w:val="32"/>
                  <w:szCs w:val="32"/>
                </w:rPr>
              </w:rPrChange>
            </w:rPr>
            <w:delText>主变容量达到</w:delText>
          </w:r>
        </w:del>
      </w:ins>
      <w:del w:id="1826" w:author="白日梦想家" w:date="2026-10-26T15:04:38Z">
        <w:r>
          <w:rPr>
            <w:rFonts w:hint="eastAsia" w:ascii="方正仿宋_GBK" w:hAnsi="方正仿宋_GBK" w:eastAsia="方正仿宋_GBK" w:cs="Times New Roman"/>
            <w:sz w:val="32"/>
            <w:szCs w:val="32"/>
            <w:highlight w:val="none"/>
            <w:rPrChange w:id="1827" w:author="白日梦想家" w:date="2026-10-27T10:09:19Z">
              <w:rPr>
                <w:rFonts w:hint="eastAsia" w:ascii="方正仿宋_GBK" w:hAnsi="方正仿宋_GBK" w:eastAsia="方正仿宋_GBK" w:cs="Times New Roman"/>
                <w:sz w:val="32"/>
                <w:szCs w:val="32"/>
              </w:rPr>
            </w:rPrChange>
          </w:rPr>
          <w:delText>两方案均利用</w:delText>
        </w:r>
      </w:del>
      <w:del w:id="1829" w:author="白日梦想家" w:date="2026-10-26T15:04:38Z">
        <w:r>
          <w:rPr>
            <w:rFonts w:hint="default" w:ascii="Times New Roman" w:hAnsi="Times New Roman" w:eastAsia="方正仿宋_GBK" w:cs="Times New Roman"/>
            <w:b w:val="0"/>
            <w:bCs w:val="0"/>
            <w:i w:val="0"/>
            <w:iCs w:val="0"/>
            <w:sz w:val="32"/>
            <w:szCs w:val="32"/>
            <w:highlight w:val="none"/>
            <w:rPrChange w:id="1830" w:author="白日梦想家" w:date="2026-10-27T10:09:19Z">
              <w:rPr>
                <w:rFonts w:hint="eastAsia" w:ascii="方正仿宋_GBK" w:hAnsi="方正仿宋_GBK" w:eastAsia="方正仿宋_GBK" w:cs="Times New Roman"/>
                <w:sz w:val="32"/>
                <w:szCs w:val="32"/>
              </w:rPr>
            </w:rPrChange>
          </w:rPr>
          <w:delText>3</w:delText>
        </w:r>
      </w:del>
      <w:ins w:id="1832" w:author="xh" w:date="2026-10-23T16:26:08Z">
        <w:del w:id="1833" w:author="白日梦想家" w:date="2026-10-26T15:04:38Z">
          <w:r>
            <w:rPr>
              <w:rFonts w:hint="default" w:ascii="Times New Roman" w:hAnsi="Times New Roman" w:eastAsia="方正仿宋_GBK" w:cs="Times New Roman"/>
              <w:b w:val="0"/>
              <w:bCs w:val="0"/>
              <w:i w:val="0"/>
              <w:iCs w:val="0"/>
              <w:sz w:val="32"/>
              <w:szCs w:val="32"/>
              <w:highlight w:val="none"/>
              <w:rPrChange w:id="1834" w:author="白日梦想家" w:date="2026-10-27T10:09:19Z">
                <w:rPr>
                  <w:rFonts w:hint="eastAsia" w:ascii="方正仿宋_GBK" w:hAnsi="方正仿宋_GBK" w:eastAsia="方正仿宋_GBK" w:cs="Times New Roman"/>
                  <w:sz w:val="32"/>
                  <w:szCs w:val="32"/>
                </w:rPr>
              </w:rPrChange>
            </w:rPr>
            <w:delText>4</w:delText>
          </w:r>
        </w:del>
      </w:ins>
      <w:del w:id="1837" w:author="白日梦想家" w:date="2026-10-26T15:04:38Z">
        <w:r>
          <w:rPr>
            <w:rFonts w:hint="eastAsia" w:ascii="方正仿宋_GBK" w:hAnsi="方正仿宋_GBK" w:eastAsia="方正仿宋_GBK" w:cs="Times New Roman"/>
            <w:sz w:val="32"/>
            <w:szCs w:val="32"/>
            <w:highlight w:val="none"/>
            <w:rPrChange w:id="1838" w:author="白日梦想家" w:date="2026-10-27T10:09:19Z">
              <w:rPr>
                <w:rFonts w:hint="eastAsia" w:ascii="方正仿宋_GBK" w:hAnsi="方正仿宋_GBK" w:eastAsia="方正仿宋_GBK" w:cs="Times New Roman"/>
                <w:sz w:val="32"/>
                <w:szCs w:val="32"/>
              </w:rPr>
            </w:rPrChange>
          </w:rPr>
          <w:delText>1</w:delText>
        </w:r>
      </w:del>
      <w:del w:id="1840" w:author="白日梦想家" w:date="2026-10-26T15:04:38Z">
        <w:r>
          <w:rPr>
            <w:rFonts w:hint="default" w:ascii="Times New Roman" w:hAnsi="Times New Roman" w:eastAsia="方正仿宋_GBK" w:cs="Times New Roman"/>
            <w:b w:val="0"/>
            <w:bCs w:val="0"/>
            <w:i w:val="0"/>
            <w:iCs w:val="0"/>
            <w:sz w:val="32"/>
            <w:szCs w:val="32"/>
            <w:highlight w:val="none"/>
            <w:rPrChange w:id="1841" w:author="白日梦想家" w:date="2026-10-27T10:09:19Z">
              <w:rPr>
                <w:rFonts w:hint="eastAsia" w:ascii="方正仿宋_GBK" w:hAnsi="方正仿宋_GBK" w:eastAsia="方正仿宋_GBK" w:cs="Times New Roman"/>
                <w:sz w:val="32"/>
                <w:szCs w:val="32"/>
              </w:rPr>
            </w:rPrChange>
          </w:rPr>
          <w:delText>13.</w:delText>
        </w:r>
      </w:del>
      <w:del w:id="1843" w:author="白日梦想家" w:date="2026-10-26T15:04:38Z">
        <w:r>
          <w:rPr>
            <w:rFonts w:hint="eastAsia" w:ascii="方正仿宋_GBK" w:hAnsi="方正仿宋_GBK" w:eastAsia="方正仿宋_GBK" w:cs="Times New Roman"/>
            <w:sz w:val="32"/>
            <w:szCs w:val="32"/>
            <w:highlight w:val="none"/>
            <w:rPrChange w:id="1844" w:author="白日梦想家" w:date="2026-10-27T10:09:19Z">
              <w:rPr>
                <w:rFonts w:hint="eastAsia" w:ascii="方正仿宋_GBK" w:hAnsi="方正仿宋_GBK" w:eastAsia="方正仿宋_GBK" w:cs="Times New Roman"/>
                <w:sz w:val="32"/>
                <w:szCs w:val="32"/>
              </w:rPr>
            </w:rPrChange>
          </w:rPr>
          <w:delText>5</w:delText>
        </w:r>
      </w:del>
      <w:del w:id="1846" w:author="白日梦想家" w:date="2026-10-26T15:04:38Z">
        <w:r>
          <w:rPr>
            <w:rFonts w:hint="default" w:ascii="Times New Roman" w:hAnsi="Times New Roman" w:eastAsia="方正仿宋_GBK" w:cs="Times New Roman"/>
            <w:b w:val="0"/>
            <w:bCs w:val="0"/>
            <w:i w:val="0"/>
            <w:iCs w:val="0"/>
            <w:sz w:val="32"/>
            <w:szCs w:val="32"/>
            <w:highlight w:val="none"/>
            <w:rPrChange w:id="1847" w:author="白日梦想家" w:date="2026-10-27T10:09:19Z">
              <w:rPr>
                <w:rFonts w:hint="eastAsia" w:ascii="方正仿宋_GBK" w:hAnsi="方正仿宋_GBK" w:eastAsia="方正仿宋_GBK" w:cs="Times New Roman"/>
                <w:sz w:val="32"/>
                <w:szCs w:val="32"/>
              </w:rPr>
            </w:rPrChange>
          </w:rPr>
          <w:delText>0</w:delText>
        </w:r>
      </w:del>
      <w:del w:id="1849" w:author="白日梦想家" w:date="2026-10-26T15:04:38Z">
        <w:r>
          <w:rPr>
            <w:rFonts w:hint="eastAsia" w:ascii="方正仿宋_GBK" w:hAnsi="方正仿宋_GBK" w:eastAsia="方正仿宋_GBK" w:cs="Times New Roman"/>
            <w:sz w:val="32"/>
            <w:szCs w:val="32"/>
            <w:highlight w:val="none"/>
            <w:rPrChange w:id="1850" w:author="白日梦想家" w:date="2026-10-27T10:09:19Z">
              <w:rPr>
                <w:rFonts w:hint="eastAsia" w:ascii="方正仿宋_GBK" w:hAnsi="方正仿宋_GBK" w:eastAsia="方正仿宋_GBK" w:cs="Times New Roman"/>
                <w:sz w:val="32"/>
                <w:szCs w:val="32"/>
              </w:rPr>
            </w:rPrChange>
          </w:rPr>
          <w:delText xml:space="preserve"> MVA在役主变和既有网络满足计算需求。2023—2025年开始出现建设差异，至2025年弹性容量3150.5</w:delText>
        </w:r>
      </w:del>
      <w:del w:id="1852" w:author="白日梦想家" w:date="2026-10-26T15:04:38Z">
        <w:r>
          <w:rPr>
            <w:rFonts w:hint="default" w:ascii="Times New Roman" w:hAnsi="Times New Roman" w:eastAsia="方正仿宋_GBK" w:cs="Times New Roman"/>
            <w:b w:val="0"/>
            <w:bCs w:val="0"/>
            <w:i w:val="0"/>
            <w:iCs w:val="0"/>
            <w:sz w:val="32"/>
            <w:szCs w:val="32"/>
            <w:highlight w:val="none"/>
            <w:rPrChange w:id="1853" w:author="白日梦想家" w:date="2026-10-27T10:09:19Z">
              <w:rPr>
                <w:rFonts w:hint="eastAsia" w:ascii="方正仿宋_GBK" w:hAnsi="方正仿宋_GBK" w:eastAsia="方正仿宋_GBK" w:cs="Times New Roman"/>
                <w:sz w:val="32"/>
                <w:szCs w:val="32"/>
              </w:rPr>
            </w:rPrChange>
          </w:rPr>
          <w:delText>0 MVA，</w:delText>
        </w:r>
      </w:del>
      <w:ins w:id="1855" w:author="xh" w:date="2026-10-23T16:26:08Z">
        <w:del w:id="1856" w:author="白日梦想家" w:date="2026-10-26T15:04:38Z">
          <w:r>
            <w:rPr>
              <w:rFonts w:hint="default" w:ascii="Times New Roman" w:hAnsi="Times New Roman" w:eastAsia="方正仿宋_GBK" w:cs="Times New Roman"/>
              <w:b w:val="0"/>
              <w:bCs w:val="0"/>
              <w:i w:val="0"/>
              <w:iCs w:val="0"/>
              <w:sz w:val="32"/>
              <w:szCs w:val="32"/>
              <w:highlight w:val="none"/>
              <w:rPrChange w:id="1857" w:author="白日梦想家" w:date="2026-10-27T10:09:19Z">
                <w:rPr>
                  <w:rFonts w:hint="eastAsia" w:ascii="方正仿宋_GBK" w:hAnsi="方正仿宋_GBK" w:eastAsia="方正仿宋_GBK" w:cs="Times New Roman"/>
                  <w:sz w:val="32"/>
                  <w:szCs w:val="32"/>
                </w:rPr>
              </w:rPrChange>
            </w:rPr>
            <w:delText>尚</w:delText>
          </w:r>
        </w:del>
      </w:ins>
      <w:del w:id="1860" w:author="白日梦想家" w:date="2026-10-26T15:04:38Z">
        <w:r>
          <w:rPr>
            <w:rFonts w:hint="default" w:ascii="Times New Roman" w:hAnsi="Times New Roman" w:eastAsia="方正仿宋_GBK" w:cs="Times New Roman"/>
            <w:b w:val="0"/>
            <w:bCs w:val="0"/>
            <w:i w:val="0"/>
            <w:iCs w:val="0"/>
            <w:sz w:val="32"/>
            <w:szCs w:val="32"/>
            <w:highlight w:val="none"/>
            <w:rPrChange w:id="1861" w:author="白日梦想家" w:date="2026-10-27T10:09:19Z">
              <w:rPr>
                <w:rFonts w:hint="eastAsia" w:ascii="方正仿宋_GBK" w:hAnsi="方正仿宋_GBK" w:eastAsia="方正仿宋_GBK" w:cs="Times New Roman"/>
                <w:sz w:val="32"/>
                <w:szCs w:val="32"/>
              </w:rPr>
            </w:rPrChange>
          </w:rPr>
          <w:delText>未新增储能和联络；刚性</w:delText>
        </w:r>
      </w:del>
      <w:ins w:id="1863" w:author="xh" w:date="2026-10-23T16:26:08Z">
        <w:del w:id="1864" w:author="白日梦想家" w:date="2026-10-26T15:04:38Z">
          <w:r>
            <w:rPr>
              <w:rFonts w:hint="default" w:ascii="Times New Roman" w:hAnsi="Times New Roman" w:eastAsia="方正仿宋_GBK" w:cs="Times New Roman"/>
              <w:b w:val="0"/>
              <w:bCs w:val="0"/>
              <w:i w:val="0"/>
              <w:iCs w:val="0"/>
              <w:sz w:val="32"/>
              <w:szCs w:val="32"/>
              <w:highlight w:val="none"/>
              <w:rPrChange w:id="1865" w:author="白日梦想家" w:date="2026-10-27T10:09:19Z">
                <w:rPr>
                  <w:rFonts w:hint="eastAsia" w:ascii="方正仿宋_GBK" w:hAnsi="方正仿宋_GBK" w:eastAsia="方正仿宋_GBK" w:cs="Times New Roman"/>
                  <w:sz w:val="32"/>
                  <w:szCs w:val="32"/>
                </w:rPr>
              </w:rPrChange>
            </w:rPr>
            <w:delText>方案同期</w:delText>
          </w:r>
        </w:del>
      </w:ins>
      <w:del w:id="1868" w:author="白日梦想家" w:date="2026-10-26T15:04:38Z">
        <w:r>
          <w:rPr>
            <w:rFonts w:hint="eastAsia" w:ascii="方正仿宋_GBK" w:hAnsi="方正仿宋_GBK" w:eastAsia="方正仿宋_GBK" w:cs="Times New Roman"/>
            <w:sz w:val="32"/>
            <w:szCs w:val="32"/>
            <w:highlight w:val="none"/>
            <w:rPrChange w:id="1869" w:author="白日梦想家" w:date="2026-10-27T10:09:19Z">
              <w:rPr>
                <w:rFonts w:hint="eastAsia" w:ascii="方正仿宋_GBK" w:hAnsi="方正仿宋_GBK" w:eastAsia="方正仿宋_GBK" w:cs="Times New Roman"/>
                <w:sz w:val="32"/>
                <w:szCs w:val="32"/>
              </w:rPr>
            </w:rPrChange>
          </w:rPr>
          <w:delText>保持3113.50 MVA，</w:delText>
        </w:r>
      </w:del>
      <w:del w:id="1871" w:author="白日梦想家" w:date="2026-10-26T15:04:38Z">
        <w:r>
          <w:rPr>
            <w:rFonts w:hint="default" w:ascii="Times New Roman" w:hAnsi="Times New Roman" w:eastAsia="方正仿宋_GBK" w:cs="Times New Roman"/>
            <w:b w:val="0"/>
            <w:bCs w:val="0"/>
            <w:i w:val="0"/>
            <w:iCs w:val="0"/>
            <w:sz w:val="32"/>
            <w:szCs w:val="32"/>
            <w:highlight w:val="none"/>
            <w:rPrChange w:id="1872" w:author="白日梦想家" w:date="2026-10-27T10:09:19Z">
              <w:rPr>
                <w:rFonts w:hint="eastAsia" w:ascii="方正仿宋_GBK" w:hAnsi="方正仿宋_GBK" w:eastAsia="方正仿宋_GBK" w:cs="Times New Roman"/>
                <w:sz w:val="32"/>
                <w:szCs w:val="32"/>
              </w:rPr>
            </w:rPrChange>
          </w:rPr>
          <w:delText>配置</w:delText>
        </w:r>
      </w:del>
      <w:ins w:id="1874" w:author="xh" w:date="2026-10-23T16:26:08Z">
        <w:del w:id="1875" w:author="白日梦想家" w:date="2026-10-26T15:04:38Z">
          <w:r>
            <w:rPr>
              <w:rFonts w:hint="default" w:ascii="Times New Roman" w:hAnsi="Times New Roman" w:eastAsia="方正仿宋_GBK" w:cs="Times New Roman"/>
              <w:b w:val="0"/>
              <w:bCs w:val="0"/>
              <w:i w:val="0"/>
              <w:iCs w:val="0"/>
              <w:sz w:val="32"/>
              <w:szCs w:val="32"/>
              <w:highlight w:val="none"/>
              <w:rPrChange w:id="1876" w:author="白日梦想家" w:date="2026-10-27T10:09:19Z">
                <w:rPr>
                  <w:rFonts w:hint="eastAsia" w:ascii="方正仿宋_GBK" w:hAnsi="方正仿宋_GBK" w:eastAsia="方正仿宋_GBK" w:cs="Times New Roman"/>
                  <w:sz w:val="32"/>
                  <w:szCs w:val="32"/>
                </w:rPr>
              </w:rPrChange>
            </w:rPr>
            <w:delText>储能12</w:delText>
          </w:r>
        </w:del>
      </w:ins>
      <w:del w:id="1879" w:author="白日梦想家" w:date="2026-10-26T15:04:38Z">
        <w:r>
          <w:rPr>
            <w:rFonts w:hint="eastAsia" w:ascii="方正仿宋_GBK" w:hAnsi="方正仿宋_GBK" w:eastAsia="方正仿宋_GBK" w:cs="Times New Roman"/>
            <w:sz w:val="32"/>
            <w:szCs w:val="32"/>
            <w:highlight w:val="none"/>
            <w:rPrChange w:id="1880" w:author="白日梦想家" w:date="2026-10-27T10:09:19Z">
              <w:rPr>
                <w:rFonts w:hint="eastAsia" w:ascii="方正仿宋_GBK" w:hAnsi="方正仿宋_GBK" w:eastAsia="方正仿宋_GBK" w:cs="Times New Roman"/>
                <w:sz w:val="32"/>
                <w:szCs w:val="32"/>
              </w:rPr>
            </w:rPrChange>
          </w:rPr>
          <w:delText>3</w:delText>
        </w:r>
      </w:del>
      <w:del w:id="1882" w:author="白日梦想家" w:date="2026-10-26T15:04:38Z">
        <w:r>
          <w:rPr>
            <w:rFonts w:hint="default" w:ascii="Times New Roman" w:hAnsi="Times New Roman" w:eastAsia="方正仿宋_GBK" w:cs="Times New Roman"/>
            <w:b w:val="0"/>
            <w:bCs w:val="0"/>
            <w:i w:val="0"/>
            <w:iCs w:val="0"/>
            <w:sz w:val="32"/>
            <w:szCs w:val="32"/>
            <w:highlight w:val="none"/>
            <w:rPrChange w:id="1883" w:author="白日梦想家" w:date="2026-10-27T10:09:19Z">
              <w:rPr>
                <w:rFonts w:hint="eastAsia" w:ascii="方正仿宋_GBK" w:hAnsi="方正仿宋_GBK" w:eastAsia="方正仿宋_GBK" w:cs="Times New Roman"/>
                <w:sz w:val="32"/>
                <w:szCs w:val="32"/>
              </w:rPr>
            </w:rPrChange>
          </w:rPr>
          <w:delText>.</w:delText>
        </w:r>
      </w:del>
      <w:ins w:id="1885" w:author="xh" w:date="2026-10-23T16:26:08Z">
        <w:del w:id="1886" w:author="白日梦想家" w:date="2026-10-26T15:04:38Z">
          <w:r>
            <w:rPr>
              <w:rFonts w:hint="default" w:ascii="Times New Roman" w:hAnsi="Times New Roman" w:eastAsia="方正仿宋_GBK" w:cs="Times New Roman"/>
              <w:b w:val="0"/>
              <w:bCs w:val="0"/>
              <w:i w:val="0"/>
              <w:iCs w:val="0"/>
              <w:sz w:val="32"/>
              <w:szCs w:val="32"/>
              <w:highlight w:val="none"/>
              <w:rPrChange w:id="1887" w:author="白日梦想家" w:date="2026-10-27T10:09:19Z">
                <w:rPr>
                  <w:rFonts w:hint="eastAsia" w:ascii="方正仿宋_GBK" w:hAnsi="方正仿宋_GBK" w:eastAsia="方正仿宋_GBK" w:cs="Times New Roman"/>
                  <w:sz w:val="32"/>
                  <w:szCs w:val="32"/>
                </w:rPr>
              </w:rPrChange>
            </w:rPr>
            <w:delText>04</w:delText>
          </w:r>
        </w:del>
      </w:ins>
      <w:del w:id="1890" w:author="白日梦想家" w:date="2026-10-26T15:04:38Z">
        <w:r>
          <w:rPr>
            <w:rFonts w:hint="eastAsia" w:ascii="方正仿宋_GBK" w:hAnsi="方正仿宋_GBK" w:eastAsia="方正仿宋_GBK" w:cs="Times New Roman"/>
            <w:sz w:val="32"/>
            <w:szCs w:val="32"/>
            <w:highlight w:val="none"/>
            <w:rPrChange w:id="1891" w:author="白日梦想家" w:date="2026-10-27T10:09:19Z">
              <w:rPr>
                <w:rFonts w:hint="eastAsia" w:ascii="方正仿宋_GBK" w:hAnsi="方正仿宋_GBK" w:eastAsia="方正仿宋_GBK" w:cs="Times New Roman"/>
                <w:sz w:val="32"/>
                <w:szCs w:val="32"/>
              </w:rPr>
            </w:rPrChange>
          </w:rPr>
          <w:delText>87</w:delText>
        </w:r>
      </w:del>
      <w:del w:id="1893" w:author="白日梦想家" w:date="2026-10-26T15:04:38Z">
        <w:r>
          <w:rPr>
            <w:rFonts w:hint="default" w:ascii="Times New Roman" w:hAnsi="Times New Roman" w:eastAsia="方正仿宋_GBK" w:cs="Times New Roman"/>
            <w:b w:val="0"/>
            <w:bCs w:val="0"/>
            <w:i w:val="0"/>
            <w:iCs w:val="0"/>
            <w:sz w:val="32"/>
            <w:szCs w:val="32"/>
            <w:highlight w:val="none"/>
            <w:rPrChange w:id="1894" w:author="白日梦想家" w:date="2026-10-27T10:09:19Z">
              <w:rPr>
                <w:rFonts w:hint="eastAsia" w:ascii="方正仿宋_GBK" w:hAnsi="方正仿宋_GBK" w:eastAsia="方正仿宋_GBK" w:cs="Times New Roman"/>
                <w:sz w:val="32"/>
                <w:szCs w:val="32"/>
              </w:rPr>
            </w:rPrChange>
          </w:rPr>
          <w:delText xml:space="preserve"> MWh</w:delText>
        </w:r>
      </w:del>
      <w:del w:id="1896" w:author="白日梦想家" w:date="2026-10-26T15:04:38Z">
        <w:r>
          <w:rPr>
            <w:rFonts w:hint="eastAsia" w:ascii="方正仿宋_GBK" w:hAnsi="方正仿宋_GBK" w:eastAsia="方正仿宋_GBK" w:cs="Times New Roman"/>
            <w:sz w:val="32"/>
            <w:szCs w:val="32"/>
            <w:highlight w:val="none"/>
            <w:rPrChange w:id="1897" w:author="白日梦想家" w:date="2026-10-27T10:09:19Z">
              <w:rPr>
                <w:rFonts w:hint="eastAsia" w:ascii="方正仿宋_GBK" w:hAnsi="方正仿宋_GBK" w:eastAsia="方正仿宋_GBK" w:cs="Times New Roman"/>
                <w:sz w:val="32"/>
                <w:szCs w:val="32"/>
              </w:rPr>
            </w:rPrChange>
          </w:rPr>
          <w:delText>储能</w:delText>
        </w:r>
      </w:del>
      <w:del w:id="1899" w:author="白日梦想家" w:date="2026-10-26T15:04:38Z">
        <w:r>
          <w:rPr>
            <w:rFonts w:hint="default" w:ascii="Times New Roman" w:hAnsi="Times New Roman" w:eastAsia="方正仿宋_GBK" w:cs="Times New Roman"/>
            <w:b w:val="0"/>
            <w:bCs w:val="0"/>
            <w:i w:val="0"/>
            <w:iCs w:val="0"/>
            <w:sz w:val="32"/>
            <w:szCs w:val="32"/>
            <w:highlight w:val="none"/>
            <w:rPrChange w:id="1900" w:author="白日梦想家" w:date="2026-10-27T10:09:19Z">
              <w:rPr>
                <w:rFonts w:hint="eastAsia" w:ascii="方正仿宋_GBK" w:hAnsi="方正仿宋_GBK" w:eastAsia="方正仿宋_GBK" w:cs="Times New Roman"/>
                <w:sz w:val="32"/>
                <w:szCs w:val="32"/>
              </w:rPr>
            </w:rPrChange>
          </w:rPr>
          <w:delText>、累计新增联络</w:delText>
        </w:r>
      </w:del>
      <w:ins w:id="1902" w:author="xh" w:date="2026-10-23T16:26:08Z">
        <w:del w:id="1903" w:author="白日梦想家" w:date="2026-10-26T15:04:38Z">
          <w:r>
            <w:rPr>
              <w:rFonts w:hint="default" w:ascii="Times New Roman" w:hAnsi="Times New Roman" w:eastAsia="方正仿宋_GBK" w:cs="Times New Roman"/>
              <w:b w:val="0"/>
              <w:bCs w:val="0"/>
              <w:i w:val="0"/>
              <w:iCs w:val="0"/>
              <w:sz w:val="32"/>
              <w:szCs w:val="32"/>
              <w:highlight w:val="none"/>
              <w:rPrChange w:id="1904" w:author="白日梦想家" w:date="2026-10-27T10:09:19Z">
                <w:rPr>
                  <w:rFonts w:hint="eastAsia" w:ascii="方正仿宋_GBK" w:hAnsi="方正仿宋_GBK" w:eastAsia="方正仿宋_GBK" w:cs="Times New Roman"/>
                  <w:sz w:val="32"/>
                  <w:szCs w:val="32"/>
                </w:rPr>
              </w:rPrChange>
            </w:rPr>
            <w:delText>32</w:delText>
          </w:r>
        </w:del>
      </w:ins>
      <w:del w:id="1907" w:author="白日梦想家" w:date="2026-10-26T15:04:38Z">
        <w:r>
          <w:rPr>
            <w:rFonts w:hint="eastAsia" w:ascii="方正仿宋_GBK" w:hAnsi="方正仿宋_GBK" w:eastAsia="方正仿宋_GBK" w:cs="Times New Roman"/>
            <w:sz w:val="32"/>
            <w:szCs w:val="32"/>
            <w:highlight w:val="none"/>
            <w:rPrChange w:id="1908" w:author="白日梦想家" w:date="2026-10-27T10:09:19Z">
              <w:rPr>
                <w:rFonts w:hint="eastAsia" w:ascii="方正仿宋_GBK" w:hAnsi="方正仿宋_GBK" w:eastAsia="方正仿宋_GBK" w:cs="Times New Roman"/>
                <w:sz w:val="32"/>
                <w:szCs w:val="32"/>
              </w:rPr>
            </w:rPrChange>
          </w:rPr>
          <w:delText>5</w:delText>
        </w:r>
      </w:del>
      <w:del w:id="1910" w:author="白日梦想家" w:date="2026-10-26T15:04:38Z">
        <w:r>
          <w:rPr>
            <w:rFonts w:hint="default" w:ascii="Times New Roman" w:hAnsi="Times New Roman" w:eastAsia="方正仿宋_GBK" w:cs="Times New Roman"/>
            <w:b w:val="0"/>
            <w:bCs w:val="0"/>
            <w:i w:val="0"/>
            <w:iCs w:val="0"/>
            <w:sz w:val="32"/>
            <w:szCs w:val="32"/>
            <w:highlight w:val="none"/>
            <w:rPrChange w:id="1911" w:author="白日梦想家" w:date="2026-10-27T10:09:19Z">
              <w:rPr>
                <w:rFonts w:hint="eastAsia" w:ascii="方正仿宋_GBK" w:hAnsi="方正仿宋_GBK" w:eastAsia="方正仿宋_GBK" w:cs="Times New Roman"/>
                <w:sz w:val="32"/>
                <w:szCs w:val="32"/>
              </w:rPr>
            </w:rPrChange>
          </w:rPr>
          <w:delText>条。</w:delText>
        </w:r>
      </w:del>
      <w:ins w:id="1913" w:author="xh" w:date="2026-10-23T16:26:08Z">
        <w:del w:id="1914" w:author="白日梦想家" w:date="2026-10-26T15:04:38Z">
          <w:r>
            <w:rPr>
              <w:rFonts w:hint="default" w:ascii="Times New Roman" w:hAnsi="Times New Roman" w:eastAsia="方正仿宋_GBK" w:cs="Times New Roman"/>
              <w:b w:val="0"/>
              <w:bCs w:val="0"/>
              <w:i w:val="0"/>
              <w:iCs w:val="0"/>
              <w:sz w:val="32"/>
              <w:szCs w:val="32"/>
              <w:highlight w:val="none"/>
              <w:rPrChange w:id="1915" w:author="白日梦想家" w:date="2026-10-27T10:09:19Z">
                <w:rPr>
                  <w:rFonts w:hint="eastAsia" w:ascii="方正仿宋_GBK" w:hAnsi="方正仿宋_GBK" w:eastAsia="方正仿宋_GBK" w:cs="Times New Roman"/>
                  <w:sz w:val="32"/>
                  <w:szCs w:val="32"/>
                </w:rPr>
              </w:rPrChange>
            </w:rPr>
            <w:delText>较多站内投入使弹性方案在这一阶段减少了配套工程需求。</w:delText>
          </w:r>
        </w:del>
      </w:ins>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14" w:author="xh" w:date="2026-10-27T08:20:00+08:00"/>
        </w:rPr>
        <w:pPrChange w:id="5813" w:author="xh" w:date="2026-10-27T08:20:00+08:00">
          <w:pPr>
            <w:widowControl/>
            <w:adjustRightInd w:val="0"/>
            <w:snapToGrid w:val="0"/>
            <w:spacing w:line="560" w:lineRule="exact"/>
            <w:ind w:firstLine="640" w:firstLineChars="200"/>
            <w:rPr>
              <w:del w:id="1918" w:author="白日梦想家" w:date="2026-10-26T15:09:23Z"/>
              <w:rFonts w:hint="eastAsia" w:ascii="方正仿宋_GBK" w:hAnsi="方正仿宋_GBK" w:eastAsia="方正仿宋_GBK" w:cs="Times New Roman"/>
              <w:sz w:val="32"/>
              <w:szCs w:val="32"/>
              <w:highlight w:val="none"/>
              <w14:ligatures w14:val="standardContextual"/>
              <w:del w:id="5812" w:author="xh" w:date="2026-10-27T08:20:00+08:00"/>
            </w:rPr>
          </w:pPr>
        </w:pPrChange>
      </w:pPr>
      <w:del w:id="1919" w:author="白日梦想家" w:date="2026-10-26T15:04:38Z">
        <w:r>
          <w:rPr>
            <w:rFonts w:hint="eastAsia" w:ascii="方正仿宋_GBK" w:hAnsi="方正仿宋_GBK" w:eastAsia="方正仿宋_GBK" w:cs="Times New Roman"/>
            <w:sz w:val="32"/>
            <w:szCs w:val="32"/>
            <w:highlight w:val="none"/>
            <w:rPrChange w:id="1920" w:author="白日梦想家" w:date="2026-10-27T10:09:19Z">
              <w:rPr>
                <w:rFonts w:hint="eastAsia" w:ascii="方正仿宋_GBK" w:hAnsi="方正仿宋_GBK" w:eastAsia="方正仿宋_GBK" w:cs="Times New Roman"/>
                <w:sz w:val="32"/>
                <w:szCs w:val="32"/>
              </w:rPr>
            </w:rPrChange>
          </w:rPr>
          <w:delText>2030年弹性主变容量3413.00 MVA，仍未新增储能及联络，刚性容量3140.50 MVA、储能12.04 MWh、累计新增联络32条。</w:delText>
        </w:r>
      </w:del>
      <w:del w:id="1922" w:author="白日梦想家" w:date="2026-10-26T15:04:38Z">
        <w:r>
          <w:rPr>
            <w:rFonts w:hint="default" w:ascii="Times New Roman" w:hAnsi="Times New Roman" w:eastAsia="方正仿宋_GBK" w:cs="Times New Roman"/>
            <w:b w:val="0"/>
            <w:bCs w:val="0"/>
            <w:i w:val="0"/>
            <w:iCs w:val="0"/>
            <w:sz w:val="32"/>
            <w:szCs w:val="32"/>
            <w:highlight w:val="none"/>
            <w:rPrChange w:id="1923" w:author="白日梦想家" w:date="2026-10-27T10:09:19Z">
              <w:rPr>
                <w:rFonts w:hint="eastAsia" w:ascii="方正仿宋_GBK" w:hAnsi="方正仿宋_GBK" w:eastAsia="方正仿宋_GBK" w:cs="Times New Roman"/>
                <w:sz w:val="32"/>
                <w:szCs w:val="32"/>
              </w:rPr>
            </w:rPrChange>
          </w:rPr>
          <w:delText>2032年以后</w:delText>
        </w:r>
      </w:del>
      <w:ins w:id="1925" w:author="xh" w:date="2026-10-23T16:29:32Z">
        <w:del w:id="1926" w:author="白日梦想家" w:date="2026-10-26T15:04:38Z">
          <w:r>
            <w:rPr>
              <w:rFonts w:hint="default" w:ascii="Times New Roman" w:hAnsi="Times New Roman" w:eastAsia="方正仿宋_GBK" w:cs="Times New Roman"/>
              <w:b w:val="0"/>
              <w:bCs w:val="0"/>
              <w:i w:val="0"/>
              <w:iCs w:val="0"/>
              <w:sz w:val="32"/>
              <w:szCs w:val="32"/>
              <w:highlight w:val="none"/>
              <w:rPrChange w:id="1927" w:author="白日梦想家" w:date="2026-10-27T10:09:19Z">
                <w:rPr>
                  <w:rFonts w:hint="eastAsia" w:ascii="方正仿宋_GBK" w:hAnsi="方正仿宋_GBK" w:eastAsia="方正仿宋_GBK" w:cs="Times New Roman"/>
                  <w:sz w:val="32"/>
                  <w:szCs w:val="32"/>
                </w:rPr>
              </w:rPrChange>
            </w:rPr>
            <w:delText>，局部供电压力扩大，</w:delText>
          </w:r>
        </w:del>
      </w:ins>
      <w:del w:id="1930" w:author="白日梦想家" w:date="2026-10-26T15:04:38Z">
        <w:r>
          <w:rPr>
            <w:rFonts w:hint="default" w:ascii="Times New Roman" w:hAnsi="Times New Roman" w:eastAsia="方正仿宋_GBK" w:cs="Times New Roman"/>
            <w:b w:val="0"/>
            <w:bCs w:val="0"/>
            <w:i w:val="0"/>
            <w:iCs w:val="0"/>
            <w:sz w:val="32"/>
            <w:szCs w:val="32"/>
            <w:highlight w:val="none"/>
            <w:rPrChange w:id="1931" w:author="白日梦想家" w:date="2026-10-27T10:09:19Z">
              <w:rPr>
                <w:rFonts w:hint="eastAsia" w:ascii="方正仿宋_GBK" w:hAnsi="方正仿宋_GBK" w:eastAsia="方正仿宋_GBK" w:cs="Times New Roman"/>
                <w:sz w:val="32"/>
                <w:szCs w:val="32"/>
              </w:rPr>
            </w:rPrChange>
          </w:rPr>
          <w:delText>两方案继续增加</w:delText>
        </w:r>
      </w:del>
      <w:ins w:id="1933" w:author="xh" w:date="2026-10-23T16:29:32Z">
        <w:del w:id="1934" w:author="白日梦想家" w:date="2026-10-26T15:04:38Z">
          <w:r>
            <w:rPr>
              <w:rFonts w:hint="default" w:ascii="Times New Roman" w:hAnsi="Times New Roman" w:eastAsia="方正仿宋_GBK" w:cs="Times New Roman"/>
              <w:b w:val="0"/>
              <w:bCs w:val="0"/>
              <w:i w:val="0"/>
              <w:iCs w:val="0"/>
              <w:sz w:val="32"/>
              <w:szCs w:val="32"/>
              <w:highlight w:val="none"/>
              <w:rPrChange w:id="1935" w:author="白日梦想家" w:date="2026-10-27T10:09:19Z">
                <w:rPr>
                  <w:rFonts w:hint="eastAsia" w:ascii="方正仿宋_GBK" w:hAnsi="方正仿宋_GBK" w:eastAsia="方正仿宋_GBK" w:cs="Times New Roman"/>
                  <w:sz w:val="32"/>
                  <w:szCs w:val="32"/>
                </w:rPr>
              </w:rPrChange>
            </w:rPr>
            <w:delText>储能和联络。</w:delText>
          </w:r>
        </w:del>
      </w:ins>
      <w:del w:id="1938" w:author="白日梦想家" w:date="2026-10-26T15:04:38Z">
        <w:r>
          <w:rPr>
            <w:rFonts w:hint="eastAsia" w:ascii="方正仿宋_GBK" w:hAnsi="方正仿宋_GBK" w:eastAsia="方正仿宋_GBK" w:cs="Times New Roman"/>
            <w:sz w:val="32"/>
            <w:szCs w:val="32"/>
            <w:highlight w:val="none"/>
            <w:rPrChange w:id="1939" w:author="白日梦想家" w:date="2026-10-27T10:09:19Z">
              <w:rPr>
                <w:rFonts w:hint="eastAsia" w:ascii="方正仿宋_GBK" w:hAnsi="方正仿宋_GBK" w:eastAsia="方正仿宋_GBK" w:cs="Times New Roman"/>
                <w:sz w:val="32"/>
                <w:szCs w:val="32"/>
              </w:rPr>
            </w:rPrChange>
          </w:rPr>
          <w:delText>本地支撑，</w:delText>
        </w:r>
      </w:del>
      <w:del w:id="5787" w:author="xh" w:date="2026-10-27T08:20:00+08:00">
        <w:r>
          <w:rPr>
            <w:rFonts w:hint="default" w:ascii="Times New Roman" w:hAnsi="Times New Roman" w:eastAsia="方正仿宋_GBK" w:cs="Times New Roman"/>
            <w:b w:val="0"/>
            <w:bCs w:val="0"/>
            <w:i w:val="0"/>
            <w:iCs w:val="0"/>
            <w:sz w:val="32"/>
            <w:szCs w:val="32"/>
            <w:highlight w:val="none"/>
            <w:rPrChange w:id="1941" w:author="白日梦想家" w:date="2026-10-27T10:09:19Z">
              <w:rPr>
                <w:rFonts w:hint="eastAsia" w:ascii="方正仿宋_GBK" w:hAnsi="方正仿宋_GBK" w:eastAsia="方正仿宋_GBK" w:cs="Times New Roman"/>
                <w:sz w:val="32"/>
                <w:szCs w:val="32"/>
              </w:rPr>
            </w:rPrChange>
          </w:rPr>
          <w:delText xml:space="preserve">至203</w:delText>
        </w:r>
      </w:del>
      <w:ins w:id="1942" w:author="xh" w:date="2026-10-26T18:50:54Z">
        <w:del w:id="5788" w:author="xh" w:date="2026-10-27T08:20:00+08:00">
          <w:r>
            <w:rPr>
              <w:rFonts w:hint="default" w:ascii="Times New Roman" w:hAnsi="Times New Roman" w:eastAsia="方正仿宋_GBK" w:cs="Times New Roman"/>
              <w:b w:val="0"/>
              <w:bCs w:val="0"/>
              <w:i w:val="0"/>
              <w:iCs w:val="0"/>
              <w:sz w:val="32"/>
              <w:szCs w:val="32"/>
              <w:highlight w:val="none"/>
              <w:rPrChange w:id="1943" w:author="白日梦想家" w:date="2026-10-27T10:09:19Z">
                <w:rPr>
                  <w:rFonts w:hint="default" w:ascii="Times New Roman" w:hAnsi="Times New Roman" w:eastAsia="方正仿宋_GBK" w:cs="Times New Roman"/>
                  <w:b w:val="0"/>
                  <w:bCs w:val="0"/>
                  <w:i w:val="0"/>
                  <w:iCs w:val="0"/>
                  <w:sz w:val="32"/>
                  <w:szCs w:val="32"/>
                  <w:highlight w:val="yellow"/>
                </w:rPr>
              </w:rPrChange>
            </w:rPr>
            <w:delText xml:space="preserve">0</w:delText>
          </w:r>
        </w:del>
      </w:ins>
      <w:del w:id="1945" w:author="xh" w:date="2026-10-26T18:50:54Z">
        <w:r>
          <w:rPr>
            <w:rFonts w:hint="default" w:ascii="Times New Roman" w:hAnsi="Times New Roman" w:eastAsia="方正仿宋_GBK" w:cs="Times New Roman"/>
            <w:b w:val="0"/>
            <w:bCs w:val="0"/>
            <w:i w:val="0"/>
            <w:iCs w:val="0"/>
            <w:sz w:val="32"/>
            <w:szCs w:val="32"/>
            <w:highlight w:val="none"/>
            <w:rPrChange w:id="1946" w:author="白日梦想家" w:date="2026-10-27T10:09:19Z">
              <w:rPr>
                <w:rFonts w:hint="default" w:ascii="Times New Roman" w:hAnsi="Times New Roman" w:eastAsia="方正仿宋_GBK" w:cs="Times New Roman"/>
                <w:b w:val="0"/>
                <w:bCs w:val="0"/>
                <w:i w:val="0"/>
                <w:iCs w:val="0"/>
                <w:sz w:val="32"/>
                <w:szCs w:val="32"/>
                <w:highlight w:val="yellow"/>
              </w:rPr>
            </w:rPrChange>
          </w:rPr>
          <w:delText>5</w:delText>
        </w:r>
      </w:del>
      <w:del w:id="5789" w:author="xh" w:date="2026-10-27T08:20:00+08:00">
        <w:r>
          <w:rPr>
            <w:rFonts w:hint="default" w:ascii="Times New Roman" w:hAnsi="Times New Roman" w:eastAsia="方正仿宋_GBK" w:cs="Times New Roman"/>
            <w:b w:val="0"/>
            <w:bCs w:val="0"/>
            <w:i w:val="0"/>
            <w:iCs w:val="0"/>
            <w:sz w:val="32"/>
            <w:szCs w:val="32"/>
            <w:highlight w:val="none"/>
            <w:rPrChange w:id="1948" w:author="白日梦想家" w:date="2026-10-27T10:09:19Z">
              <w:rPr>
                <w:rFonts w:hint="default" w:ascii="Times New Roman" w:hAnsi="Times New Roman" w:eastAsia="方正仿宋_GBK" w:cs="Times New Roman"/>
                <w:b w:val="0"/>
                <w:bCs w:val="0"/>
                <w:i w:val="0"/>
                <w:iCs w:val="0"/>
                <w:sz w:val="32"/>
                <w:szCs w:val="32"/>
                <w:highlight w:val="yellow"/>
              </w:rPr>
            </w:rPrChange>
          </w:rPr>
          <w:delText xml:space="preserve">年</w:delText>
        </w:r>
      </w:del>
      <w:ins w:id="1949" w:author="xh" w:date="2026-10-23T16:29:32Z">
        <w:del w:id="1950" w:author="白日梦想家" w:date="2026-10-26T15:05:26Z">
          <w:r>
            <w:rPr>
              <w:rFonts w:hint="default" w:ascii="Times New Roman" w:hAnsi="Times New Roman" w:eastAsia="方正仿宋_GBK" w:cs="Times New Roman"/>
              <w:b w:val="0"/>
              <w:bCs w:val="0"/>
              <w:i w:val="0"/>
              <w:iCs w:val="0"/>
              <w:sz w:val="32"/>
              <w:szCs w:val="32"/>
              <w:highlight w:val="none"/>
              <w:rPrChange w:id="1951" w:author="白日梦想家" w:date="2026-10-27T10:09:19Z">
                <w:rPr>
                  <w:rFonts w:hint="eastAsia" w:ascii="方正仿宋_GBK" w:hAnsi="方正仿宋_GBK" w:eastAsia="方正仿宋_GBK" w:cs="Times New Roman"/>
                  <w:sz w:val="32"/>
                  <w:szCs w:val="32"/>
                </w:rPr>
              </w:rPrChange>
            </w:rPr>
            <w:delText>，</w:delText>
          </w:r>
        </w:del>
      </w:ins>
      <w:ins w:id="1954" w:author="xh" w:date="2026-10-23T16:29:32Z">
        <w:del w:id="5790" w:author="xh" w:date="2026-10-27T08:20:00+08:00">
          <w:r>
            <w:rPr>
              <w:rFonts w:hint="default" w:ascii="Times New Roman" w:hAnsi="Times New Roman" w:eastAsia="方正仿宋_GBK" w:cs="Times New Roman"/>
              <w:b w:val="0"/>
              <w:bCs w:val="0"/>
              <w:i w:val="0"/>
              <w:iCs w:val="0"/>
              <w:sz w:val="32"/>
              <w:szCs w:val="32"/>
              <w:highlight w:val="none"/>
              <w:rPrChange w:id="1955" w:author="白日梦想家" w:date="2026-10-27T10:09:19Z">
                <w:rPr>
                  <w:rFonts w:hint="eastAsia" w:ascii="方正仿宋_GBK" w:hAnsi="方正仿宋_GBK" w:eastAsia="方正仿宋_GBK" w:cs="Times New Roman"/>
                  <w:sz w:val="32"/>
                  <w:szCs w:val="32"/>
                </w:rPr>
              </w:rPrChange>
            </w:rPr>
            <w:delText xml:space="preserve">市区</w:delText>
          </w:r>
        </w:del>
      </w:ins>
      <w:ins w:id="1957" w:author="白日梦想家" w:date="2026-10-26T15:05:38Z">
        <w:del w:id="5791" w:author="xh" w:date="2026-10-27T08:20:00+08:00">
          <w:r>
            <w:rPr>
              <w:rFonts w:hint="default" w:ascii="Times New Roman" w:hAnsi="Times New Roman" w:eastAsia="方正仿宋_GBK" w:cs="Times New Roman"/>
              <w:b w:val="0"/>
              <w:bCs w:val="0"/>
              <w:i w:val="0"/>
              <w:iCs w:val="0"/>
              <w:sz w:val="32"/>
              <w:szCs w:val="32"/>
              <w:highlight w:val="none"/>
              <w:rPrChange w:id="1958"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弹性</w:delText>
          </w:r>
        </w:del>
      </w:ins>
      <w:ins w:id="1960" w:author="白日梦想家" w:date="2026-10-26T15:05:46Z">
        <w:del w:id="5792" w:author="xh" w:date="2026-10-27T08:20:00+08:00">
          <w:r>
            <w:rPr>
              <w:rFonts w:hint="eastAsia" w:ascii="Times New Roman" w:hAnsi="Times New Roman" w:eastAsia="方正仿宋_GBK" w:cs="Times New Roman"/>
              <w:b w:val="0"/>
              <w:bCs w:val="0"/>
              <w:i w:val="0"/>
              <w:iCs w:val="0"/>
              <w:sz w:val="32"/>
              <w:szCs w:val="32"/>
              <w:highlight w:val="none"/>
              <w:lang w:eastAsia="zh"/>
              <w:rPrChange w:id="1961"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方案</w:delText>
          </w:r>
        </w:del>
      </w:ins>
      <w:ins w:id="1963" w:author="白日梦想家" w:date="2026-10-26T15:06:26Z">
        <w:del w:id="5793" w:author="xh" w:date="2026-10-27T08:20:00+08:00">
          <w:r>
            <w:rPr>
              <w:rFonts w:hint="eastAsia" w:ascii="Times New Roman" w:hAnsi="Times New Roman" w:eastAsia="方正仿宋_GBK" w:cs="Times New Roman"/>
              <w:b w:val="0"/>
              <w:bCs w:val="0"/>
              <w:i w:val="0"/>
              <w:iCs w:val="0"/>
              <w:sz w:val="32"/>
              <w:szCs w:val="32"/>
              <w:highlight w:val="none"/>
              <w:lang w:eastAsia="zh"/>
              <w:rPrChange w:id="1964"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比</w:delText>
          </w:r>
        </w:del>
      </w:ins>
      <w:ins w:id="1966" w:author="白日梦想家" w:date="2026-10-26T15:05:52Z">
        <w:del w:id="5794" w:author="xh" w:date="2026-10-27T08:20:00+08:00">
          <w:r>
            <w:rPr>
              <w:rFonts w:hint="default" w:ascii="Times New Roman" w:hAnsi="Times New Roman" w:eastAsia="方正仿宋_GBK" w:cs="Times New Roman"/>
              <w:b w:val="0"/>
              <w:bCs w:val="0"/>
              <w:i w:val="0"/>
              <w:iCs w:val="0"/>
              <w:sz w:val="32"/>
              <w:szCs w:val="32"/>
              <w:highlight w:val="none"/>
              <w:rPrChange w:id="1967"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刚性</w:delText>
          </w:r>
        </w:del>
      </w:ins>
      <w:ins w:id="1969" w:author="白日梦想家" w:date="2026-10-26T15:05:54Z">
        <w:del w:id="5795" w:author="xh" w:date="2026-10-27T08:20:00+08:00">
          <w:r>
            <w:rPr>
              <w:rFonts w:hint="eastAsia" w:ascii="Times New Roman" w:hAnsi="Times New Roman" w:eastAsia="方正仿宋_GBK" w:cs="Times New Roman"/>
              <w:b w:val="0"/>
              <w:bCs w:val="0"/>
              <w:i w:val="0"/>
              <w:iCs w:val="0"/>
              <w:sz w:val="32"/>
              <w:szCs w:val="32"/>
              <w:highlight w:val="none"/>
              <w:lang w:eastAsia="zh"/>
              <w:rPrChange w:id="1970"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方案</w:delText>
          </w:r>
        </w:del>
      </w:ins>
      <w:ins w:id="1972" w:author="xh" w:date="2026-10-26T18:50:54Z">
        <w:del w:id="5796" w:author="xh" w:date="2026-10-27T08:20:00+08:00">
          <w:r>
            <w:rPr>
              <w:rFonts w:hint="eastAsia" w:ascii="Times New Roman" w:hAnsi="Times New Roman" w:eastAsia="方正仿宋_GBK" w:cs="Times New Roman"/>
              <w:b w:val="0"/>
              <w:bCs w:val="0"/>
              <w:i w:val="0"/>
              <w:iCs w:val="0"/>
              <w:sz w:val="32"/>
              <w:szCs w:val="32"/>
              <w:highlight w:val="none"/>
              <w:lang w:eastAsia="zh"/>
              <w:rPrChange w:id="1973"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 xml:space="preserve">主变容量</w:delText>
          </w:r>
        </w:del>
      </w:ins>
      <w:del w:id="5797" w:author="xh" w:date="2026-10-27T08:20:00+08:00">
        <w:r>
          <w:rPr>
            <w:rFonts w:hint="eastAsia" w:ascii="Times New Roman" w:hAnsi="Times New Roman" w:eastAsia="方正仿宋_GBK" w:cs="Times New Roman"/>
            <w:b w:val="0"/>
            <w:bCs w:val="0"/>
            <w:i w:val="0"/>
            <w:iCs w:val="0"/>
            <w:sz w:val="32"/>
            <w:szCs w:val="32"/>
            <w:highlight w:val="none"/>
            <w:lang w:eastAsia="zh"/>
            <w:rPrChange w:id="1975"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多</w:delText>
        </w:r>
      </w:del>
      <w:ins w:id="1976" w:author="白日梦想家" w:date="2026-10-26T15:06:33Z">
        <w:del w:id="5798" w:author="xh" w:date="2026-10-27T08:20:00+08:00">
          <w:r>
            <w:rPr>
              <w:rFonts w:hint="eastAsia" w:ascii="Times New Roman" w:hAnsi="Times New Roman" w:eastAsia="方正仿宋_GBK" w:cs="Times New Roman"/>
              <w:b w:val="0"/>
              <w:bCs w:val="0"/>
              <w:i w:val="0"/>
              <w:iCs w:val="0"/>
              <w:sz w:val="32"/>
              <w:szCs w:val="32"/>
              <w:highlight w:val="none"/>
              <w:lang w:eastAsia="zh"/>
              <w:rPrChange w:id="1977"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2</w:delText>
          </w:r>
        </w:del>
      </w:ins>
      <w:ins w:id="1979" w:author="xh" w:date="2026-10-26T18:50:54Z">
        <w:del w:id="5799" w:author="xh" w:date="2026-10-27T08:20:00+08:00">
          <w:r>
            <w:rPr>
              <w:rFonts w:hint="eastAsia" w:ascii="Times New Roman" w:hAnsi="Times New Roman" w:eastAsia="方正仿宋_GBK" w:cs="Times New Roman"/>
              <w:b w:val="0"/>
              <w:bCs w:val="0"/>
              <w:i w:val="0"/>
              <w:iCs w:val="0"/>
              <w:sz w:val="32"/>
              <w:szCs w:val="32"/>
              <w:highlight w:val="none"/>
              <w:lang w:eastAsia="zh"/>
              <w:rPrChange w:id="1980"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 xml:space="preserve">72.50 </w:delText>
          </w:r>
        </w:del>
      </w:ins>
      <w:del w:id="1982" w:author="xh" w:date="2026-10-26T18:50:54Z">
        <w:r>
          <w:rPr>
            <w:rFonts w:hint="eastAsia" w:ascii="Times New Roman" w:hAnsi="Times New Roman" w:eastAsia="方正仿宋_GBK" w:cs="Times New Roman"/>
            <w:b w:val="0"/>
            <w:bCs w:val="0"/>
            <w:i w:val="0"/>
            <w:iCs w:val="0"/>
            <w:sz w:val="32"/>
            <w:szCs w:val="32"/>
            <w:highlight w:val="none"/>
            <w:lang w:eastAsia="zh"/>
            <w:rPrChange w:id="1983"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1</w:delText>
        </w:r>
      </w:del>
      <w:ins w:id="1985" w:author="白日梦想家" w:date="2026-10-26T15:06:34Z">
        <w:del w:id="5800" w:author="xh" w:date="2026-10-27T08:20:00+08:00">
          <w:r>
            <w:rPr>
              <w:rFonts w:hint="eastAsia" w:ascii="Times New Roman" w:hAnsi="Times New Roman" w:eastAsia="方正仿宋_GBK" w:cs="Times New Roman"/>
              <w:b w:val="0"/>
              <w:bCs w:val="0"/>
              <w:i w:val="0"/>
              <w:iCs w:val="0"/>
              <w:sz w:val="32"/>
              <w:szCs w:val="32"/>
              <w:highlight w:val="none"/>
              <w:lang w:eastAsia="zh"/>
              <w:rPrChange w:id="1986"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MVA</w:delText>
          </w:r>
        </w:del>
      </w:ins>
      <w:ins w:id="1988" w:author="白日梦想家" w:date="2026-10-26T15:05:38Z">
        <w:del w:id="5801" w:author="xh" w:date="2026-10-27T08:20:00+08:00">
          <w:r>
            <w:rPr>
              <w:rFonts w:hint="default" w:ascii="Times New Roman" w:hAnsi="Times New Roman" w:eastAsia="方正仿宋_GBK" w:cs="Times New Roman"/>
              <w:b w:val="0"/>
              <w:bCs w:val="0"/>
              <w:i w:val="0"/>
              <w:iCs w:val="0"/>
              <w:sz w:val="32"/>
              <w:szCs w:val="32"/>
              <w:highlight w:val="none"/>
              <w:rPrChange w:id="1989"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w:delText>
          </w:r>
        </w:del>
      </w:ins>
      <w:ins w:id="1991" w:author="xh" w:date="2026-10-26T18:50:54Z">
        <w:del w:id="5802" w:author="xh" w:date="2026-10-27T08:20:00+08:00">
          <w:r>
            <w:rPr>
              <w:rFonts w:hint="default" w:ascii="Times New Roman" w:hAnsi="Times New Roman" w:eastAsia="方正仿宋_GBK" w:cs="Times New Roman"/>
              <w:b w:val="0"/>
              <w:bCs w:val="0"/>
              <w:i w:val="0"/>
              <w:iCs w:val="0"/>
              <w:sz w:val="32"/>
              <w:szCs w:val="32"/>
              <w:highlight w:val="none"/>
              <w:rPrChange w:id="1992"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未新增</w:delText>
          </w:r>
        </w:del>
      </w:ins>
      <w:del w:id="5803" w:author="xh" w:date="2026-10-27T08:20:00+08:00">
        <w:r>
          <w:rPr>
            <w:rFonts w:hint="default" w:ascii="Times New Roman" w:hAnsi="Times New Roman" w:eastAsia="方正仿宋_GBK" w:cs="Times New Roman"/>
            <w:b w:val="0"/>
            <w:bCs w:val="0"/>
            <w:i w:val="0"/>
            <w:iCs w:val="0"/>
            <w:sz w:val="32"/>
            <w:szCs w:val="32"/>
            <w:highlight w:val="none"/>
            <w:rPrChange w:id="1994"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储能</w:delText>
        </w:r>
      </w:del>
      <w:ins w:id="1995" w:author="xh" w:date="2026-10-26T18:50:54Z">
        <w:del w:id="5804" w:author="xh" w:date="2026-10-27T08:20:00+08:00">
          <w:r>
            <w:rPr>
              <w:rFonts w:hint="default" w:ascii="Times New Roman" w:hAnsi="Times New Roman" w:eastAsia="方正仿宋_GBK" w:cs="Times New Roman"/>
              <w:b w:val="0"/>
              <w:bCs w:val="0"/>
              <w:i w:val="0"/>
              <w:iCs w:val="0"/>
              <w:sz w:val="32"/>
              <w:szCs w:val="32"/>
              <w:highlight w:val="none"/>
              <w:rPrChange w:id="1996"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和联络；刚性方案配储1</w:delText>
          </w:r>
        </w:del>
      </w:ins>
      <w:del w:id="1998" w:author="xh" w:date="2026-10-26T18:50:54Z">
        <w:r>
          <w:rPr>
            <w:rFonts w:hint="default" w:ascii="Times New Roman" w:hAnsi="Times New Roman" w:eastAsia="方正仿宋_GBK" w:cs="Times New Roman"/>
            <w:b w:val="0"/>
            <w:bCs w:val="0"/>
            <w:i w:val="0"/>
            <w:iCs w:val="0"/>
            <w:sz w:val="32"/>
            <w:szCs w:val="32"/>
            <w:highlight w:val="none"/>
            <w:rPrChange w:id="1999"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少2</w:delText>
        </w:r>
      </w:del>
      <w:del w:id="5805" w:author="xh" w:date="2026-10-27T08:20:00+08:00">
        <w:r>
          <w:rPr>
            <w:rFonts w:hint="default" w:ascii="Times New Roman" w:hAnsi="Times New Roman" w:eastAsia="方正仿宋_GBK" w:cs="Times New Roman"/>
            <w:b w:val="0"/>
            <w:bCs w:val="0"/>
            <w:i w:val="0"/>
            <w:iCs w:val="0"/>
            <w:sz w:val="32"/>
            <w:szCs w:val="32"/>
            <w:highlight w:val="none"/>
            <w:rPrChange w:id="2001"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2.</w:delText>
        </w:r>
      </w:del>
      <w:ins w:id="2002" w:author="xh" w:date="2026-10-26T18:50:54Z">
        <w:del w:id="5806" w:author="xh" w:date="2026-10-27T08:20:00+08:00">
          <w:r>
            <w:rPr>
              <w:rFonts w:hint="default" w:ascii="Times New Roman" w:hAnsi="Times New Roman" w:eastAsia="方正仿宋_GBK" w:cs="Times New Roman"/>
              <w:b w:val="0"/>
              <w:bCs w:val="0"/>
              <w:i w:val="0"/>
              <w:iCs w:val="0"/>
              <w:sz w:val="32"/>
              <w:szCs w:val="32"/>
              <w:highlight w:val="none"/>
              <w:rPrChange w:id="2003"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04</w:delText>
          </w:r>
        </w:del>
      </w:ins>
      <w:del w:id="2005" w:author="xh" w:date="2026-10-26T18:50:54Z">
        <w:r>
          <w:rPr>
            <w:rFonts w:hint="default" w:ascii="Times New Roman" w:hAnsi="Times New Roman" w:eastAsia="方正仿宋_GBK" w:cs="Times New Roman"/>
            <w:b w:val="0"/>
            <w:bCs w:val="0"/>
            <w:i w:val="0"/>
            <w:iCs w:val="0"/>
            <w:sz w:val="32"/>
            <w:szCs w:val="32"/>
            <w:highlight w:val="none"/>
            <w:rPrChange w:id="2006"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58</w:delText>
        </w:r>
      </w:del>
      <w:del w:id="5807" w:author="xh" w:date="2026-10-27T08:20:00+08:00">
        <w:r>
          <w:rPr>
            <w:rFonts w:hint="default" w:ascii="Times New Roman" w:hAnsi="Times New Roman" w:eastAsia="方正仿宋_GBK" w:cs="Times New Roman"/>
            <w:b w:val="0"/>
            <w:bCs w:val="0"/>
            <w:i w:val="0"/>
            <w:iCs w:val="0"/>
            <w:sz w:val="32"/>
            <w:szCs w:val="32"/>
            <w:highlight w:val="none"/>
            <w:rPrChange w:id="2008"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 MWh，累计新增联络</w:delText>
        </w:r>
      </w:del>
      <w:del w:id="2009" w:author="xh" w:date="2026-10-26T18:50:54Z">
        <w:r>
          <w:rPr>
            <w:rFonts w:hint="default" w:ascii="Times New Roman" w:hAnsi="Times New Roman" w:eastAsia="方正仿宋_GBK" w:cs="Times New Roman"/>
            <w:b w:val="0"/>
            <w:bCs w:val="0"/>
            <w:i w:val="0"/>
            <w:iCs w:val="0"/>
            <w:sz w:val="32"/>
            <w:szCs w:val="32"/>
            <w:highlight w:val="none"/>
            <w:rPrChange w:id="2010"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少</w:delText>
        </w:r>
      </w:del>
      <w:del w:id="5808" w:author="xh" w:date="2026-10-27T08:20:00+08:00">
        <w:r>
          <w:rPr>
            <w:rFonts w:hint="default" w:ascii="Times New Roman" w:hAnsi="Times New Roman" w:eastAsia="方正仿宋_GBK" w:cs="Times New Roman"/>
            <w:b w:val="0"/>
            <w:bCs w:val="0"/>
            <w:i w:val="0"/>
            <w:iCs w:val="0"/>
            <w:sz w:val="32"/>
            <w:szCs w:val="32"/>
            <w:highlight w:val="none"/>
            <w:rPrChange w:id="2012"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3</w:delText>
        </w:r>
      </w:del>
      <w:ins w:id="2013" w:author="xh" w:date="2026-10-26T18:50:54Z">
        <w:del w:id="5809" w:author="xh" w:date="2026-10-27T08:20:00+08:00">
          <w:r>
            <w:rPr>
              <w:rFonts w:hint="default" w:ascii="Times New Roman" w:hAnsi="Times New Roman" w:eastAsia="方正仿宋_GBK" w:cs="Times New Roman"/>
              <w:b w:val="0"/>
              <w:bCs w:val="0"/>
              <w:i w:val="0"/>
              <w:iCs w:val="0"/>
              <w:sz w:val="32"/>
              <w:szCs w:val="32"/>
              <w:highlight w:val="none"/>
              <w:rPrChange w:id="2014"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2</w:delText>
          </w:r>
        </w:del>
      </w:ins>
      <w:del w:id="2016" w:author="xh" w:date="2026-10-26T18:50:54Z">
        <w:r>
          <w:rPr>
            <w:rFonts w:hint="default" w:ascii="Times New Roman" w:hAnsi="Times New Roman" w:eastAsia="方正仿宋_GBK" w:cs="Times New Roman"/>
            <w:b w:val="0"/>
            <w:bCs w:val="0"/>
            <w:i w:val="0"/>
            <w:iCs w:val="0"/>
            <w:sz w:val="32"/>
            <w:szCs w:val="32"/>
            <w:highlight w:val="none"/>
            <w:rPrChange w:id="2017"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7</w:delText>
        </w:r>
      </w:del>
      <w:del w:id="5810" w:author="xh" w:date="2026-10-27T08:20:00+08:00">
        <w:r>
          <w:rPr>
            <w:rFonts w:hint="default" w:ascii="Times New Roman" w:hAnsi="Times New Roman" w:eastAsia="方正仿宋_GBK" w:cs="Times New Roman"/>
            <w:b w:val="0"/>
            <w:bCs w:val="0"/>
            <w:i w:val="0"/>
            <w:iCs w:val="0"/>
            <w:sz w:val="32"/>
            <w:szCs w:val="32"/>
            <w:highlight w:val="none"/>
            <w:rPrChange w:id="2019"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条</w:delText>
        </w:r>
      </w:del>
      <w:del w:id="2020" w:author="白日梦想家" w:date="2026-10-26T15:05:13Z">
        <w:r>
          <w:rPr>
            <w:rFonts w:hint="default" w:ascii="Times New Roman" w:hAnsi="Times New Roman" w:eastAsia="方正仿宋_GBK" w:cs="Times New Roman"/>
            <w:b w:val="0"/>
            <w:bCs w:val="0"/>
            <w:i w:val="0"/>
            <w:iCs w:val="0"/>
            <w:sz w:val="32"/>
            <w:szCs w:val="32"/>
            <w:highlight w:val="none"/>
            <w:rPrChange w:id="2021" w:author="白日梦想家" w:date="2026-10-27T10:09:19Z">
              <w:rPr>
                <w:rFonts w:hint="eastAsia" w:ascii="方正仿宋_GBK" w:hAnsi="方正仿宋_GBK" w:eastAsia="方正仿宋_GBK" w:cs="Times New Roman"/>
                <w:sz w:val="32"/>
                <w:szCs w:val="32"/>
              </w:rPr>
            </w:rPrChange>
            <w:woUserID w:val="2"/>
          </w:rPr>
          <w:delText>弹性储能109.65 MWh，高于刚性92.88 MWh，累计新增联络35条，少于刚性66条</w:delText>
        </w:r>
      </w:del>
      <w:del w:id="5811" w:author="xh" w:date="2026-10-27T08:20:00+08:00">
        <w:r>
          <w:rPr>
            <w:rFonts w:hint="default" w:ascii="Times New Roman" w:hAnsi="Times New Roman" w:eastAsia="方正仿宋_GBK" w:cs="Times New Roman"/>
            <w:b w:val="0"/>
            <w:bCs w:val="0"/>
            <w:i w:val="0"/>
            <w:iCs w:val="0"/>
            <w:sz w:val="32"/>
            <w:szCs w:val="32"/>
            <w:highlight w:val="none"/>
            <w:rPrChange w:id="2023" w:author="白日梦想家" w:date="2026-10-27T10:09:19Z">
              <w:rPr>
                <w:rFonts w:hint="eastAsia" w:ascii="方正仿宋_GBK" w:hAnsi="方正仿宋_GBK" w:eastAsia="方正仿宋_GBK" w:cs="Times New Roman"/>
                <w:sz w:val="32"/>
                <w:szCs w:val="32"/>
              </w:rPr>
            </w:rPrChange>
          </w:rPr>
          <w:delText xml:space="preserve">。</w:delText>
        </w:r>
      </w:del>
      <w:ins w:id="2024" w:author="xh" w:date="2026-10-23T16:29:32Z">
        <w:del w:id="2025" w:author="白日梦想家" w:date="2026-10-26T15:09:21Z">
          <w:r>
            <w:rPr>
              <w:rFonts w:hint="default" w:ascii="Times New Roman" w:hAnsi="Times New Roman" w:eastAsia="方正仿宋_GBK" w:cs="Times New Roman"/>
              <w:b w:val="0"/>
              <w:bCs w:val="0"/>
              <w:i w:val="0"/>
              <w:iCs w:val="0"/>
              <w:sz w:val="32"/>
              <w:szCs w:val="32"/>
              <w:highlight w:val="yellow"/>
              <w:rPrChange w:id="2026" w:author="白日梦想家" w:date="2026-10-26T15:09:13Z">
                <w:rPr>
                  <w:rFonts w:hint="eastAsia" w:ascii="方正仿宋_GBK" w:hAnsi="方正仿宋_GBK" w:eastAsia="方正仿宋_GBK" w:cs="Times New Roman"/>
                  <w:sz w:val="32"/>
                  <w:szCs w:val="32"/>
                </w:rPr>
              </w:rPrChange>
            </w:rPr>
            <w:delText>部分站点更多依靠储能补充本地支撑，联络建设节省则继续形成费用优势。</w:delText>
          </w:r>
        </w:del>
      </w:ins>
    </w:p>
    <w:p w14:paraId="41B334C1">
      <w:pPr>
        <w:keepNext w:val="0"/>
        <w:widowControl/>
        <w:adjustRightInd w:val="0"/>
        <w:snapToGrid w:val="0"/>
        <w:spacing w:line="560" w:lineRule="exact"/>
        <w:ind w:left="0" w:leftChars="0" w:right="0" w:rightChars="0" w:firstLine="640" w:firstLineChars="200"/>
        <w:jc w:val="left"/>
        <w:outlineLvl w:val="9"/>
        <w:rPr>
          <w:del w:id="2028" w:author="xh" w:date="2026-10-23T16:32:57Z"/>
          <w:rFonts w:hint="eastAsia" w:ascii="方正仿宋_GBK" w:hAnsi="方正仿宋_GBK" w:eastAsia="方正仿宋_GBK" w:cs="Times New Roman"/>
          <w:sz w:val="32"/>
          <w:szCs w:val="32"/>
          <w:highlight w:val="none"/>
          <w14:ligatures w14:val="standardContextual"/>
        </w:rPr>
        <w:pPrChange w:id="2027" w:author="白日梦想家" w:date="2026-10-26T15:10:06Z">
          <w:pPr>
            <w:keepNext/>
            <w:widowControl/>
            <w:adjustRightInd w:val="0"/>
            <w:snapToGrid w:val="0"/>
            <w:ind w:left="0" w:leftChars="0" w:right="0" w:rightChars="0" w:firstLine="0" w:firstLineChars="0"/>
            <w:jc w:val="center"/>
            <w:outlineLvl w:val="9"/>
          </w:pPr>
        </w:pPrChange>
      </w:pPr>
      <w:del w:id="2029"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030" w:author="xh" w:date="2026-10-23T16:36:21Z"/>
        </w:trPr>
        <w:tc>
          <w:tcPr>
            <w:tcW w:w="650" w:type="dxa"/>
            <w:vAlign w:val="center"/>
          </w:tcPr>
          <w:p w14:paraId="78035FC3">
            <w:pPr>
              <w:keepNext w:val="0"/>
              <w:widowControl/>
              <w:adjustRightInd w:val="0"/>
              <w:snapToGrid w:val="0"/>
              <w:spacing w:before="0" w:after="0" w:line="560" w:lineRule="exact"/>
              <w:ind w:left="0" w:leftChars="0" w:right="0" w:rightChars="0" w:firstLine="480" w:firstLineChars="200"/>
              <w:jc w:val="left"/>
              <w:rPr>
                <w:del w:id="2032" w:author="xh" w:date="2026-10-23T16:36:21Z"/>
              </w:rPr>
              <w:pPrChange w:id="2031" w:author="白日梦想家" w:date="2026-10-26T15:10:06Z">
                <w:pPr>
                  <w:keepNext/>
                  <w:snapToGrid w:val="0"/>
                  <w:spacing w:before="0" w:after="0" w:line="370" w:lineRule="exact"/>
                  <w:ind w:left="0" w:leftChars="0" w:right="0" w:rightChars="0" w:firstLine="0" w:firstLineChars="0"/>
                  <w:jc w:val="center"/>
                </w:pPr>
              </w:pPrChange>
            </w:pPr>
            <w:del w:id="2033"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6453C3C0">
            <w:pPr>
              <w:keepNext w:val="0"/>
              <w:widowControl/>
              <w:adjustRightInd w:val="0"/>
              <w:snapToGrid w:val="0"/>
              <w:spacing w:before="0" w:after="0" w:line="560" w:lineRule="exact"/>
              <w:ind w:left="0" w:leftChars="0" w:right="0" w:rightChars="0" w:firstLine="480" w:firstLineChars="200"/>
              <w:jc w:val="left"/>
              <w:rPr>
                <w:del w:id="2035" w:author="xh" w:date="2026-10-23T16:36:21Z"/>
              </w:rPr>
              <w:pPrChange w:id="2034" w:author="白日梦想家" w:date="2026-10-26T15:10:06Z">
                <w:pPr>
                  <w:keepNext/>
                  <w:snapToGrid w:val="0"/>
                  <w:spacing w:before="0" w:after="0" w:line="370" w:lineRule="exact"/>
                  <w:ind w:left="0" w:leftChars="0" w:right="0" w:rightChars="0" w:firstLine="0" w:firstLineChars="0"/>
                  <w:jc w:val="center"/>
                </w:pPr>
              </w:pPrChange>
            </w:pPr>
            <w:del w:id="2036"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4F4A43E7">
            <w:pPr>
              <w:keepNext w:val="0"/>
              <w:widowControl/>
              <w:adjustRightInd w:val="0"/>
              <w:snapToGrid w:val="0"/>
              <w:spacing w:before="0" w:after="0" w:line="560" w:lineRule="exact"/>
              <w:ind w:left="0" w:leftChars="0" w:right="0" w:rightChars="0" w:firstLine="480" w:firstLineChars="200"/>
              <w:jc w:val="left"/>
              <w:rPr>
                <w:del w:id="2038" w:author="xh" w:date="2026-10-23T16:36:21Z"/>
              </w:rPr>
              <w:pPrChange w:id="2037" w:author="白日梦想家" w:date="2026-10-26T15:10:06Z">
                <w:pPr>
                  <w:keepNext/>
                  <w:snapToGrid w:val="0"/>
                  <w:spacing w:before="0" w:after="0" w:line="370" w:lineRule="exact"/>
                  <w:ind w:left="0" w:leftChars="0" w:right="0" w:rightChars="0" w:firstLine="0" w:firstLineChars="0"/>
                  <w:jc w:val="center"/>
                </w:pPr>
              </w:pPrChange>
            </w:pPr>
            <w:del w:id="2039"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71B658E9">
            <w:pPr>
              <w:keepNext w:val="0"/>
              <w:widowControl/>
              <w:adjustRightInd w:val="0"/>
              <w:snapToGrid w:val="0"/>
              <w:spacing w:before="0" w:after="0" w:line="560" w:lineRule="exact"/>
              <w:ind w:left="0" w:leftChars="0" w:right="0" w:rightChars="0" w:firstLine="480" w:firstLineChars="200"/>
              <w:jc w:val="left"/>
              <w:rPr>
                <w:del w:id="2041" w:author="xh" w:date="2026-10-23T16:36:21Z"/>
              </w:rPr>
              <w:pPrChange w:id="2040" w:author="白日梦想家" w:date="2026-10-26T15:10:06Z">
                <w:pPr>
                  <w:keepNext/>
                  <w:snapToGrid w:val="0"/>
                  <w:spacing w:before="0" w:after="0" w:line="370" w:lineRule="exact"/>
                  <w:ind w:left="0" w:leftChars="0" w:right="0" w:rightChars="0" w:firstLine="0" w:firstLineChars="0"/>
                  <w:jc w:val="center"/>
                </w:pPr>
              </w:pPrChange>
            </w:pPr>
            <w:del w:id="2042"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1B26C040">
            <w:pPr>
              <w:keepNext w:val="0"/>
              <w:widowControl/>
              <w:adjustRightInd w:val="0"/>
              <w:snapToGrid w:val="0"/>
              <w:spacing w:before="0" w:after="0" w:line="560" w:lineRule="exact"/>
              <w:ind w:left="0" w:leftChars="0" w:right="0" w:rightChars="0" w:firstLine="480" w:firstLineChars="200"/>
              <w:jc w:val="left"/>
              <w:rPr>
                <w:del w:id="2044" w:author="xh" w:date="2026-10-23T16:36:21Z"/>
              </w:rPr>
              <w:pPrChange w:id="2043" w:author="白日梦想家" w:date="2026-10-26T15:10:06Z">
                <w:pPr>
                  <w:keepNext/>
                  <w:snapToGrid w:val="0"/>
                  <w:spacing w:before="0" w:after="0" w:line="370" w:lineRule="exact"/>
                  <w:ind w:left="0" w:leftChars="0" w:right="0" w:rightChars="0" w:firstLine="0" w:firstLineChars="0"/>
                  <w:jc w:val="center"/>
                </w:pPr>
              </w:pPrChange>
            </w:pPr>
            <w:del w:id="2045"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24F57D72">
            <w:pPr>
              <w:keepNext w:val="0"/>
              <w:widowControl/>
              <w:adjustRightInd w:val="0"/>
              <w:snapToGrid w:val="0"/>
              <w:spacing w:before="0" w:after="0" w:line="560" w:lineRule="exact"/>
              <w:ind w:left="0" w:leftChars="0" w:right="0" w:rightChars="0" w:firstLine="480" w:firstLineChars="200"/>
              <w:jc w:val="left"/>
              <w:rPr>
                <w:del w:id="2047" w:author="xh" w:date="2026-10-23T16:36:21Z"/>
              </w:rPr>
              <w:pPrChange w:id="2046" w:author="白日梦想家" w:date="2026-10-26T15:10:06Z">
                <w:pPr>
                  <w:keepNext/>
                  <w:snapToGrid w:val="0"/>
                  <w:spacing w:before="0" w:after="0" w:line="370" w:lineRule="exact"/>
                  <w:ind w:left="0" w:leftChars="0" w:right="0" w:rightChars="0" w:firstLine="0" w:firstLineChars="0"/>
                  <w:jc w:val="center"/>
                </w:pPr>
              </w:pPrChange>
            </w:pPr>
            <w:del w:id="2048"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49" w:author="xh" w:date="2026-10-23T16:36:21Z"/>
        </w:trPr>
        <w:tc>
          <w:tcPr>
            <w:tcW w:w="650" w:type="dxa"/>
            <w:vAlign w:val="center"/>
          </w:tcPr>
          <w:p w14:paraId="775B2BE0">
            <w:pPr>
              <w:keepNext w:val="0"/>
              <w:widowControl/>
              <w:adjustRightInd w:val="0"/>
              <w:snapToGrid w:val="0"/>
              <w:spacing w:before="0" w:after="0" w:line="560" w:lineRule="exact"/>
              <w:ind w:left="0" w:leftChars="0" w:right="0" w:rightChars="0" w:firstLine="480" w:firstLineChars="200"/>
              <w:jc w:val="left"/>
              <w:rPr>
                <w:del w:id="2051" w:author="xh" w:date="2026-10-23T16:36:21Z"/>
              </w:rPr>
              <w:pPrChange w:id="2050" w:author="白日梦想家" w:date="2026-10-26T15:10:06Z">
                <w:pPr>
                  <w:keepNext/>
                  <w:snapToGrid w:val="0"/>
                  <w:spacing w:before="0" w:after="0" w:line="370" w:lineRule="exact"/>
                  <w:ind w:left="0" w:leftChars="0" w:right="0" w:rightChars="0" w:firstLine="0" w:firstLineChars="0"/>
                  <w:jc w:val="center"/>
                </w:pPr>
              </w:pPrChange>
            </w:pPr>
            <w:del w:id="2052"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46D1A23B">
            <w:pPr>
              <w:keepNext w:val="0"/>
              <w:widowControl/>
              <w:adjustRightInd w:val="0"/>
              <w:snapToGrid w:val="0"/>
              <w:spacing w:before="0" w:after="0" w:line="560" w:lineRule="exact"/>
              <w:ind w:left="0" w:leftChars="0" w:right="0" w:rightChars="0" w:firstLine="480" w:firstLineChars="200"/>
              <w:jc w:val="left"/>
              <w:rPr>
                <w:del w:id="2054" w:author="xh" w:date="2026-10-23T16:36:21Z"/>
              </w:rPr>
              <w:pPrChange w:id="2053" w:author="白日梦想家" w:date="2026-10-26T15:10:06Z">
                <w:pPr>
                  <w:keepNext/>
                  <w:snapToGrid w:val="0"/>
                  <w:spacing w:before="0" w:after="0" w:line="370" w:lineRule="exact"/>
                  <w:ind w:left="0" w:leftChars="0" w:right="0" w:rightChars="0" w:firstLine="0" w:firstLineChars="0"/>
                  <w:jc w:val="center"/>
                </w:pPr>
              </w:pPrChange>
            </w:pPr>
            <w:del w:id="2055"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53577CA">
            <w:pPr>
              <w:keepNext w:val="0"/>
              <w:widowControl/>
              <w:adjustRightInd w:val="0"/>
              <w:snapToGrid w:val="0"/>
              <w:spacing w:before="0" w:after="0" w:line="560" w:lineRule="exact"/>
              <w:ind w:left="0" w:leftChars="0" w:right="0" w:rightChars="0" w:firstLine="480" w:firstLineChars="200"/>
              <w:jc w:val="left"/>
              <w:rPr>
                <w:del w:id="2057" w:author="xh" w:date="2026-10-23T16:36:21Z"/>
              </w:rPr>
              <w:pPrChange w:id="2056" w:author="白日梦想家" w:date="2026-10-26T15:10:06Z">
                <w:pPr>
                  <w:keepNext/>
                  <w:snapToGrid w:val="0"/>
                  <w:spacing w:before="0" w:after="0" w:line="370" w:lineRule="exact"/>
                  <w:ind w:left="0" w:leftChars="0" w:right="0" w:rightChars="0" w:firstLine="0" w:firstLineChars="0"/>
                  <w:jc w:val="center"/>
                </w:pPr>
              </w:pPrChange>
            </w:pPr>
            <w:del w:id="2058"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E3B7A99">
            <w:pPr>
              <w:keepNext w:val="0"/>
              <w:widowControl/>
              <w:adjustRightInd w:val="0"/>
              <w:snapToGrid w:val="0"/>
              <w:spacing w:before="0" w:after="0" w:line="560" w:lineRule="exact"/>
              <w:ind w:left="0" w:leftChars="0" w:right="0" w:rightChars="0" w:firstLine="480" w:firstLineChars="200"/>
              <w:jc w:val="left"/>
              <w:rPr>
                <w:del w:id="2060" w:author="xh" w:date="2026-10-23T16:36:21Z"/>
              </w:rPr>
              <w:pPrChange w:id="2059" w:author="白日梦想家" w:date="2026-10-26T15:10:06Z">
                <w:pPr>
                  <w:keepNext/>
                  <w:snapToGrid w:val="0"/>
                  <w:spacing w:before="0" w:after="0" w:line="370" w:lineRule="exact"/>
                  <w:ind w:left="0" w:leftChars="0" w:right="0" w:rightChars="0" w:firstLine="0" w:firstLineChars="0"/>
                  <w:jc w:val="center"/>
                </w:pPr>
              </w:pPrChange>
            </w:pPr>
            <w:del w:id="2061"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00EDB497">
            <w:pPr>
              <w:keepNext w:val="0"/>
              <w:widowControl/>
              <w:adjustRightInd w:val="0"/>
              <w:snapToGrid w:val="0"/>
              <w:spacing w:before="0" w:after="0" w:line="560" w:lineRule="exact"/>
              <w:ind w:left="0" w:leftChars="0" w:right="0" w:rightChars="0" w:firstLine="480" w:firstLineChars="200"/>
              <w:jc w:val="left"/>
              <w:rPr>
                <w:del w:id="2063" w:author="xh" w:date="2026-10-23T16:36:21Z"/>
              </w:rPr>
              <w:pPrChange w:id="2062" w:author="白日梦想家" w:date="2026-10-26T15:10:06Z">
                <w:pPr>
                  <w:keepNext/>
                  <w:snapToGrid w:val="0"/>
                  <w:spacing w:before="0" w:after="0" w:line="370" w:lineRule="exact"/>
                  <w:ind w:left="0" w:leftChars="0" w:right="0" w:rightChars="0" w:firstLine="0" w:firstLineChars="0"/>
                  <w:jc w:val="center"/>
                </w:pPr>
              </w:pPrChange>
            </w:pPr>
            <w:del w:id="2064"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7BE8E595">
            <w:pPr>
              <w:keepNext w:val="0"/>
              <w:widowControl/>
              <w:adjustRightInd w:val="0"/>
              <w:snapToGrid w:val="0"/>
              <w:spacing w:before="0" w:after="0" w:line="560" w:lineRule="exact"/>
              <w:ind w:left="0" w:leftChars="0" w:right="0" w:rightChars="0" w:firstLine="480" w:firstLineChars="200"/>
              <w:jc w:val="left"/>
              <w:rPr>
                <w:del w:id="2066" w:author="xh" w:date="2026-10-23T16:36:21Z"/>
              </w:rPr>
              <w:pPrChange w:id="2065" w:author="白日梦想家" w:date="2026-10-26T15:10:06Z">
                <w:pPr>
                  <w:keepNext/>
                  <w:snapToGrid w:val="0"/>
                  <w:spacing w:before="0" w:after="0" w:line="370" w:lineRule="exact"/>
                  <w:ind w:left="0" w:leftChars="0" w:right="0" w:rightChars="0" w:firstLine="0" w:firstLineChars="0"/>
                  <w:jc w:val="center"/>
                </w:pPr>
              </w:pPrChange>
            </w:pPr>
            <w:del w:id="2067"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68" w:author="xh" w:date="2026-10-23T16:36:21Z"/>
        </w:trPr>
        <w:tc>
          <w:tcPr>
            <w:tcW w:w="650" w:type="dxa"/>
            <w:vAlign w:val="center"/>
          </w:tcPr>
          <w:p w14:paraId="1EC178A5">
            <w:pPr>
              <w:keepNext w:val="0"/>
              <w:widowControl/>
              <w:adjustRightInd w:val="0"/>
              <w:snapToGrid w:val="0"/>
              <w:spacing w:before="0" w:after="0" w:line="560" w:lineRule="exact"/>
              <w:ind w:left="0" w:leftChars="0" w:right="0" w:rightChars="0" w:firstLine="480" w:firstLineChars="200"/>
              <w:jc w:val="left"/>
              <w:rPr>
                <w:del w:id="2070" w:author="xh" w:date="2026-10-23T16:36:21Z"/>
              </w:rPr>
              <w:pPrChange w:id="2069" w:author="白日梦想家" w:date="2026-10-26T15:10:06Z">
                <w:pPr>
                  <w:keepNext/>
                  <w:snapToGrid w:val="0"/>
                  <w:spacing w:before="0" w:after="0" w:line="370" w:lineRule="exact"/>
                  <w:ind w:left="0" w:leftChars="0" w:right="0" w:rightChars="0" w:firstLine="0" w:firstLineChars="0"/>
                  <w:jc w:val="center"/>
                </w:pPr>
              </w:pPrChange>
            </w:pPr>
            <w:del w:id="2071"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040067E7">
            <w:pPr>
              <w:keepNext w:val="0"/>
              <w:widowControl/>
              <w:adjustRightInd w:val="0"/>
              <w:snapToGrid w:val="0"/>
              <w:spacing w:before="0" w:after="0" w:line="560" w:lineRule="exact"/>
              <w:ind w:left="0" w:leftChars="0" w:right="0" w:rightChars="0" w:firstLine="480" w:firstLineChars="200"/>
              <w:jc w:val="left"/>
              <w:rPr>
                <w:del w:id="2073" w:author="xh" w:date="2026-10-23T16:36:21Z"/>
              </w:rPr>
              <w:pPrChange w:id="2072" w:author="白日梦想家" w:date="2026-10-26T15:10:06Z">
                <w:pPr>
                  <w:keepNext/>
                  <w:snapToGrid w:val="0"/>
                  <w:spacing w:before="0" w:after="0" w:line="370" w:lineRule="exact"/>
                  <w:ind w:left="0" w:leftChars="0" w:right="0" w:rightChars="0" w:firstLine="0" w:firstLineChars="0"/>
                  <w:jc w:val="center"/>
                </w:pPr>
              </w:pPrChange>
            </w:pPr>
            <w:del w:id="2074"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5436AD53">
            <w:pPr>
              <w:keepNext w:val="0"/>
              <w:widowControl/>
              <w:adjustRightInd w:val="0"/>
              <w:snapToGrid w:val="0"/>
              <w:spacing w:before="0" w:after="0" w:line="560" w:lineRule="exact"/>
              <w:ind w:left="0" w:leftChars="0" w:right="0" w:rightChars="0" w:firstLine="480" w:firstLineChars="200"/>
              <w:jc w:val="left"/>
              <w:rPr>
                <w:del w:id="2076" w:author="xh" w:date="2026-10-23T16:36:21Z"/>
              </w:rPr>
              <w:pPrChange w:id="2075" w:author="白日梦想家" w:date="2026-10-26T15:10:06Z">
                <w:pPr>
                  <w:keepNext/>
                  <w:snapToGrid w:val="0"/>
                  <w:spacing w:before="0" w:after="0" w:line="370" w:lineRule="exact"/>
                  <w:ind w:left="0" w:leftChars="0" w:right="0" w:rightChars="0" w:firstLine="0" w:firstLineChars="0"/>
                  <w:jc w:val="center"/>
                </w:pPr>
              </w:pPrChange>
            </w:pPr>
            <w:del w:id="207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6FFDA2D">
            <w:pPr>
              <w:keepNext w:val="0"/>
              <w:widowControl/>
              <w:adjustRightInd w:val="0"/>
              <w:snapToGrid w:val="0"/>
              <w:spacing w:before="0" w:after="0" w:line="560" w:lineRule="exact"/>
              <w:ind w:left="0" w:leftChars="0" w:right="0" w:rightChars="0" w:firstLine="480" w:firstLineChars="200"/>
              <w:jc w:val="left"/>
              <w:rPr>
                <w:del w:id="2079" w:author="xh" w:date="2026-10-23T16:36:21Z"/>
              </w:rPr>
              <w:pPrChange w:id="2078" w:author="白日梦想家" w:date="2026-10-26T15:10:06Z">
                <w:pPr>
                  <w:keepNext/>
                  <w:snapToGrid w:val="0"/>
                  <w:spacing w:before="0" w:after="0" w:line="370" w:lineRule="exact"/>
                  <w:ind w:left="0" w:leftChars="0" w:right="0" w:rightChars="0" w:firstLine="0" w:firstLineChars="0"/>
                  <w:jc w:val="center"/>
                </w:pPr>
              </w:pPrChange>
            </w:pPr>
            <w:del w:id="2080"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0E6D30D">
            <w:pPr>
              <w:keepNext w:val="0"/>
              <w:widowControl/>
              <w:adjustRightInd w:val="0"/>
              <w:snapToGrid w:val="0"/>
              <w:spacing w:before="0" w:after="0" w:line="560" w:lineRule="exact"/>
              <w:ind w:left="0" w:leftChars="0" w:right="0" w:rightChars="0" w:firstLine="480" w:firstLineChars="200"/>
              <w:jc w:val="left"/>
              <w:rPr>
                <w:del w:id="2082" w:author="xh" w:date="2026-10-23T16:36:21Z"/>
              </w:rPr>
              <w:pPrChange w:id="2081" w:author="白日梦想家" w:date="2026-10-26T15:10:06Z">
                <w:pPr>
                  <w:keepNext/>
                  <w:snapToGrid w:val="0"/>
                  <w:spacing w:before="0" w:after="0" w:line="370" w:lineRule="exact"/>
                  <w:ind w:left="0" w:leftChars="0" w:right="0" w:rightChars="0" w:firstLine="0" w:firstLineChars="0"/>
                  <w:jc w:val="center"/>
                </w:pPr>
              </w:pPrChange>
            </w:pPr>
            <w:del w:id="2083"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4B846107">
            <w:pPr>
              <w:keepNext w:val="0"/>
              <w:widowControl/>
              <w:adjustRightInd w:val="0"/>
              <w:snapToGrid w:val="0"/>
              <w:spacing w:before="0" w:after="0" w:line="560" w:lineRule="exact"/>
              <w:ind w:left="0" w:leftChars="0" w:right="0" w:rightChars="0" w:firstLine="480" w:firstLineChars="200"/>
              <w:jc w:val="left"/>
              <w:rPr>
                <w:del w:id="2085" w:author="xh" w:date="2026-10-23T16:36:21Z"/>
              </w:rPr>
              <w:pPrChange w:id="2084" w:author="白日梦想家" w:date="2026-10-26T15:10:06Z">
                <w:pPr>
                  <w:keepNext/>
                  <w:snapToGrid w:val="0"/>
                  <w:spacing w:before="0" w:after="0" w:line="370" w:lineRule="exact"/>
                  <w:ind w:left="0" w:leftChars="0" w:right="0" w:rightChars="0" w:firstLine="0" w:firstLineChars="0"/>
                  <w:jc w:val="center"/>
                </w:pPr>
              </w:pPrChange>
            </w:pPr>
            <w:del w:id="2086"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87" w:author="xh" w:date="2026-10-23T16:36:21Z"/>
        </w:trPr>
        <w:tc>
          <w:tcPr>
            <w:tcW w:w="650" w:type="dxa"/>
            <w:vAlign w:val="center"/>
          </w:tcPr>
          <w:p w14:paraId="61942F8B">
            <w:pPr>
              <w:keepNext w:val="0"/>
              <w:widowControl/>
              <w:adjustRightInd w:val="0"/>
              <w:snapToGrid w:val="0"/>
              <w:spacing w:before="0" w:after="0" w:line="560" w:lineRule="exact"/>
              <w:ind w:left="0" w:leftChars="0" w:right="0" w:rightChars="0" w:firstLine="480" w:firstLineChars="200"/>
              <w:jc w:val="left"/>
              <w:rPr>
                <w:del w:id="2089" w:author="xh" w:date="2026-10-23T16:36:21Z"/>
              </w:rPr>
              <w:pPrChange w:id="2088" w:author="白日梦想家" w:date="2026-10-26T15:10:06Z">
                <w:pPr>
                  <w:keepNext/>
                  <w:snapToGrid w:val="0"/>
                  <w:spacing w:before="0" w:after="0" w:line="370" w:lineRule="exact"/>
                  <w:ind w:left="0" w:leftChars="0" w:right="0" w:rightChars="0" w:firstLine="0" w:firstLineChars="0"/>
                  <w:jc w:val="center"/>
                </w:pPr>
              </w:pPrChange>
            </w:pPr>
            <w:del w:id="2090"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5AAF97E5">
            <w:pPr>
              <w:keepNext w:val="0"/>
              <w:widowControl/>
              <w:adjustRightInd w:val="0"/>
              <w:snapToGrid w:val="0"/>
              <w:spacing w:before="0" w:after="0" w:line="560" w:lineRule="exact"/>
              <w:ind w:left="0" w:leftChars="0" w:right="0" w:rightChars="0" w:firstLine="480" w:firstLineChars="200"/>
              <w:jc w:val="left"/>
              <w:rPr>
                <w:del w:id="2092" w:author="xh" w:date="2026-10-23T16:36:21Z"/>
              </w:rPr>
              <w:pPrChange w:id="2091" w:author="白日梦想家" w:date="2026-10-26T15:10:06Z">
                <w:pPr>
                  <w:keepNext/>
                  <w:snapToGrid w:val="0"/>
                  <w:spacing w:before="0" w:after="0" w:line="370" w:lineRule="exact"/>
                  <w:ind w:left="0" w:leftChars="0" w:right="0" w:rightChars="0" w:firstLine="0" w:firstLineChars="0"/>
                  <w:jc w:val="center"/>
                </w:pPr>
              </w:pPrChange>
            </w:pPr>
            <w:del w:id="2093"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713C2C05">
            <w:pPr>
              <w:keepNext w:val="0"/>
              <w:widowControl/>
              <w:adjustRightInd w:val="0"/>
              <w:snapToGrid w:val="0"/>
              <w:spacing w:before="0" w:after="0" w:line="560" w:lineRule="exact"/>
              <w:ind w:left="0" w:leftChars="0" w:right="0" w:rightChars="0" w:firstLine="480" w:firstLineChars="200"/>
              <w:jc w:val="left"/>
              <w:rPr>
                <w:del w:id="2095" w:author="xh" w:date="2026-10-23T16:36:21Z"/>
              </w:rPr>
              <w:pPrChange w:id="2094" w:author="白日梦想家" w:date="2026-10-26T15:10:06Z">
                <w:pPr>
                  <w:keepNext/>
                  <w:snapToGrid w:val="0"/>
                  <w:spacing w:before="0" w:after="0" w:line="370" w:lineRule="exact"/>
                  <w:ind w:left="0" w:leftChars="0" w:right="0" w:rightChars="0" w:firstLine="0" w:firstLineChars="0"/>
                  <w:jc w:val="center"/>
                </w:pPr>
              </w:pPrChange>
            </w:pPr>
            <w:del w:id="2096"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2B1BF994">
            <w:pPr>
              <w:keepNext w:val="0"/>
              <w:widowControl/>
              <w:adjustRightInd w:val="0"/>
              <w:snapToGrid w:val="0"/>
              <w:spacing w:before="0" w:after="0" w:line="560" w:lineRule="exact"/>
              <w:ind w:left="0" w:leftChars="0" w:right="0" w:rightChars="0" w:firstLine="480" w:firstLineChars="200"/>
              <w:jc w:val="left"/>
              <w:rPr>
                <w:del w:id="2098" w:author="xh" w:date="2026-10-23T16:36:21Z"/>
              </w:rPr>
              <w:pPrChange w:id="2097" w:author="白日梦想家" w:date="2026-10-26T15:10:06Z">
                <w:pPr>
                  <w:keepNext/>
                  <w:snapToGrid w:val="0"/>
                  <w:spacing w:before="0" w:after="0" w:line="370" w:lineRule="exact"/>
                  <w:ind w:left="0" w:leftChars="0" w:right="0" w:rightChars="0" w:firstLine="0" w:firstLineChars="0"/>
                  <w:jc w:val="center"/>
                </w:pPr>
              </w:pPrChange>
            </w:pPr>
            <w:del w:id="2099"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1C351C98">
            <w:pPr>
              <w:keepNext w:val="0"/>
              <w:widowControl/>
              <w:adjustRightInd w:val="0"/>
              <w:snapToGrid w:val="0"/>
              <w:spacing w:before="0" w:after="0" w:line="560" w:lineRule="exact"/>
              <w:ind w:left="0" w:leftChars="0" w:right="0" w:rightChars="0" w:firstLine="480" w:firstLineChars="200"/>
              <w:jc w:val="left"/>
              <w:rPr>
                <w:del w:id="2101" w:author="xh" w:date="2026-10-23T16:36:21Z"/>
              </w:rPr>
              <w:pPrChange w:id="2100" w:author="白日梦想家" w:date="2026-10-26T15:10:06Z">
                <w:pPr>
                  <w:keepNext/>
                  <w:snapToGrid w:val="0"/>
                  <w:spacing w:before="0" w:after="0" w:line="370" w:lineRule="exact"/>
                  <w:ind w:left="0" w:leftChars="0" w:right="0" w:rightChars="0" w:firstLine="0" w:firstLineChars="0"/>
                  <w:jc w:val="center"/>
                </w:pPr>
              </w:pPrChange>
            </w:pPr>
            <w:del w:id="2102"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953462A">
            <w:pPr>
              <w:keepNext w:val="0"/>
              <w:widowControl/>
              <w:adjustRightInd w:val="0"/>
              <w:snapToGrid w:val="0"/>
              <w:spacing w:before="0" w:after="0" w:line="560" w:lineRule="exact"/>
              <w:ind w:left="0" w:leftChars="0" w:right="0" w:rightChars="0" w:firstLine="480" w:firstLineChars="200"/>
              <w:jc w:val="left"/>
              <w:rPr>
                <w:del w:id="2104" w:author="xh" w:date="2026-10-23T16:36:21Z"/>
              </w:rPr>
              <w:pPrChange w:id="2103" w:author="白日梦想家" w:date="2026-10-26T15:10:06Z">
                <w:pPr>
                  <w:keepNext/>
                  <w:snapToGrid w:val="0"/>
                  <w:spacing w:before="0" w:after="0" w:line="370" w:lineRule="exact"/>
                  <w:ind w:left="0" w:leftChars="0" w:right="0" w:rightChars="0" w:firstLine="0" w:firstLineChars="0"/>
                  <w:jc w:val="center"/>
                </w:pPr>
              </w:pPrChange>
            </w:pPr>
            <w:del w:id="2105"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06" w:author="xh" w:date="2026-10-23T16:36:21Z"/>
        </w:trPr>
        <w:tc>
          <w:tcPr>
            <w:tcW w:w="650" w:type="dxa"/>
            <w:vAlign w:val="center"/>
          </w:tcPr>
          <w:p w14:paraId="66D6838D">
            <w:pPr>
              <w:keepNext w:val="0"/>
              <w:widowControl/>
              <w:adjustRightInd w:val="0"/>
              <w:snapToGrid w:val="0"/>
              <w:spacing w:before="0" w:after="0" w:line="560" w:lineRule="exact"/>
              <w:ind w:left="0" w:leftChars="0" w:right="0" w:rightChars="0" w:firstLine="480" w:firstLineChars="200"/>
              <w:jc w:val="left"/>
              <w:rPr>
                <w:del w:id="2108" w:author="xh" w:date="2026-10-23T16:36:21Z"/>
              </w:rPr>
              <w:pPrChange w:id="2107" w:author="白日梦想家" w:date="2026-10-26T15:10:06Z">
                <w:pPr>
                  <w:keepNext/>
                  <w:snapToGrid w:val="0"/>
                  <w:spacing w:before="0" w:after="0" w:line="370" w:lineRule="exact"/>
                  <w:ind w:left="0" w:leftChars="0" w:right="0" w:rightChars="0" w:firstLine="0" w:firstLineChars="0"/>
                  <w:jc w:val="center"/>
                </w:pPr>
              </w:pPrChange>
            </w:pPr>
            <w:del w:id="2109"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6931865">
            <w:pPr>
              <w:keepNext w:val="0"/>
              <w:widowControl/>
              <w:adjustRightInd w:val="0"/>
              <w:snapToGrid w:val="0"/>
              <w:spacing w:before="0" w:after="0" w:line="560" w:lineRule="exact"/>
              <w:ind w:left="0" w:leftChars="0" w:right="0" w:rightChars="0" w:firstLine="480" w:firstLineChars="200"/>
              <w:jc w:val="left"/>
              <w:rPr>
                <w:del w:id="2111" w:author="xh" w:date="2026-10-23T16:36:21Z"/>
              </w:rPr>
              <w:pPrChange w:id="2110" w:author="白日梦想家" w:date="2026-10-26T15:10:06Z">
                <w:pPr>
                  <w:keepNext/>
                  <w:snapToGrid w:val="0"/>
                  <w:spacing w:before="0" w:after="0" w:line="370" w:lineRule="exact"/>
                  <w:ind w:left="0" w:leftChars="0" w:right="0" w:rightChars="0" w:firstLine="0" w:firstLineChars="0"/>
                  <w:jc w:val="center"/>
                </w:pPr>
              </w:pPrChange>
            </w:pPr>
            <w:del w:id="2112"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3063FCD8">
            <w:pPr>
              <w:keepNext w:val="0"/>
              <w:widowControl/>
              <w:adjustRightInd w:val="0"/>
              <w:snapToGrid w:val="0"/>
              <w:spacing w:before="0" w:after="0" w:line="560" w:lineRule="exact"/>
              <w:ind w:left="0" w:leftChars="0" w:right="0" w:rightChars="0" w:firstLine="480" w:firstLineChars="200"/>
              <w:jc w:val="left"/>
              <w:rPr>
                <w:del w:id="2114" w:author="xh" w:date="2026-10-23T16:36:21Z"/>
              </w:rPr>
              <w:pPrChange w:id="2113" w:author="白日梦想家" w:date="2026-10-26T15:10:06Z">
                <w:pPr>
                  <w:keepNext/>
                  <w:snapToGrid w:val="0"/>
                  <w:spacing w:before="0" w:after="0" w:line="370" w:lineRule="exact"/>
                  <w:ind w:left="0" w:leftChars="0" w:right="0" w:rightChars="0" w:firstLine="0" w:firstLineChars="0"/>
                  <w:jc w:val="center"/>
                </w:pPr>
              </w:pPrChange>
            </w:pPr>
            <w:del w:id="2115"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860496A">
            <w:pPr>
              <w:keepNext w:val="0"/>
              <w:widowControl/>
              <w:adjustRightInd w:val="0"/>
              <w:snapToGrid w:val="0"/>
              <w:spacing w:before="0" w:after="0" w:line="560" w:lineRule="exact"/>
              <w:ind w:left="0" w:leftChars="0" w:right="0" w:rightChars="0" w:firstLine="480" w:firstLineChars="200"/>
              <w:jc w:val="left"/>
              <w:rPr>
                <w:del w:id="2117" w:author="xh" w:date="2026-10-23T16:36:21Z"/>
              </w:rPr>
              <w:pPrChange w:id="2116" w:author="白日梦想家" w:date="2026-10-26T15:10:06Z">
                <w:pPr>
                  <w:keepNext/>
                  <w:snapToGrid w:val="0"/>
                  <w:spacing w:before="0" w:after="0" w:line="370" w:lineRule="exact"/>
                  <w:ind w:left="0" w:leftChars="0" w:right="0" w:rightChars="0" w:firstLine="0" w:firstLineChars="0"/>
                  <w:jc w:val="center"/>
                </w:pPr>
              </w:pPrChange>
            </w:pPr>
            <w:del w:id="2118"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3CB58428">
            <w:pPr>
              <w:keepNext w:val="0"/>
              <w:widowControl/>
              <w:adjustRightInd w:val="0"/>
              <w:snapToGrid w:val="0"/>
              <w:spacing w:before="0" w:after="0" w:line="560" w:lineRule="exact"/>
              <w:ind w:left="0" w:leftChars="0" w:right="0" w:rightChars="0" w:firstLine="480" w:firstLineChars="200"/>
              <w:jc w:val="left"/>
              <w:rPr>
                <w:del w:id="2120" w:author="xh" w:date="2026-10-23T16:36:21Z"/>
              </w:rPr>
              <w:pPrChange w:id="2119" w:author="白日梦想家" w:date="2026-10-26T15:10:06Z">
                <w:pPr>
                  <w:keepNext/>
                  <w:snapToGrid w:val="0"/>
                  <w:spacing w:before="0" w:after="0" w:line="370" w:lineRule="exact"/>
                  <w:ind w:left="0" w:leftChars="0" w:right="0" w:rightChars="0" w:firstLine="0" w:firstLineChars="0"/>
                  <w:jc w:val="center"/>
                </w:pPr>
              </w:pPrChange>
            </w:pPr>
            <w:del w:id="2121"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E932D43">
            <w:pPr>
              <w:keepNext w:val="0"/>
              <w:widowControl/>
              <w:adjustRightInd w:val="0"/>
              <w:snapToGrid w:val="0"/>
              <w:spacing w:before="0" w:after="0" w:line="560" w:lineRule="exact"/>
              <w:ind w:left="0" w:leftChars="0" w:right="0" w:rightChars="0" w:firstLine="480" w:firstLineChars="200"/>
              <w:jc w:val="left"/>
              <w:rPr>
                <w:del w:id="2123" w:author="xh" w:date="2026-10-23T16:36:21Z"/>
              </w:rPr>
              <w:pPrChange w:id="2122" w:author="白日梦想家" w:date="2026-10-26T15:10:06Z">
                <w:pPr>
                  <w:keepNext/>
                  <w:snapToGrid w:val="0"/>
                  <w:spacing w:before="0" w:after="0" w:line="370" w:lineRule="exact"/>
                  <w:ind w:left="0" w:leftChars="0" w:right="0" w:rightChars="0" w:firstLine="0" w:firstLineChars="0"/>
                  <w:jc w:val="center"/>
                </w:pPr>
              </w:pPrChange>
            </w:pPr>
            <w:del w:id="2124"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25" w:author="xh" w:date="2026-10-23T16:36:21Z"/>
        </w:trPr>
        <w:tc>
          <w:tcPr>
            <w:tcW w:w="650" w:type="dxa"/>
            <w:vAlign w:val="center"/>
          </w:tcPr>
          <w:p w14:paraId="7EA06F6A">
            <w:pPr>
              <w:keepNext w:val="0"/>
              <w:widowControl/>
              <w:adjustRightInd w:val="0"/>
              <w:snapToGrid w:val="0"/>
              <w:spacing w:before="0" w:after="0" w:line="560" w:lineRule="exact"/>
              <w:ind w:left="0" w:leftChars="0" w:right="0" w:rightChars="0" w:firstLine="480" w:firstLineChars="200"/>
              <w:jc w:val="left"/>
              <w:rPr>
                <w:del w:id="2127" w:author="xh" w:date="2026-10-23T16:36:21Z"/>
              </w:rPr>
              <w:pPrChange w:id="2126" w:author="白日梦想家" w:date="2026-10-26T15:10:06Z">
                <w:pPr>
                  <w:keepNext/>
                  <w:snapToGrid w:val="0"/>
                  <w:spacing w:before="0" w:after="0" w:line="370" w:lineRule="exact"/>
                  <w:ind w:left="0" w:leftChars="0" w:right="0" w:rightChars="0" w:firstLine="0" w:firstLineChars="0"/>
                  <w:jc w:val="center"/>
                </w:pPr>
              </w:pPrChange>
            </w:pPr>
            <w:del w:id="2128"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29BDCCB6">
            <w:pPr>
              <w:keepNext w:val="0"/>
              <w:widowControl/>
              <w:adjustRightInd w:val="0"/>
              <w:snapToGrid w:val="0"/>
              <w:spacing w:before="0" w:after="0" w:line="560" w:lineRule="exact"/>
              <w:ind w:left="0" w:leftChars="0" w:right="0" w:rightChars="0" w:firstLine="480" w:firstLineChars="200"/>
              <w:jc w:val="left"/>
              <w:rPr>
                <w:del w:id="2130" w:author="xh" w:date="2026-10-23T16:36:21Z"/>
              </w:rPr>
              <w:pPrChange w:id="2129" w:author="白日梦想家" w:date="2026-10-26T15:10:06Z">
                <w:pPr>
                  <w:keepNext/>
                  <w:snapToGrid w:val="0"/>
                  <w:spacing w:before="0" w:after="0" w:line="370" w:lineRule="exact"/>
                  <w:ind w:left="0" w:leftChars="0" w:right="0" w:rightChars="0" w:firstLine="0" w:firstLineChars="0"/>
                  <w:jc w:val="center"/>
                </w:pPr>
              </w:pPrChange>
            </w:pPr>
            <w:del w:id="2131"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376A1F36">
            <w:pPr>
              <w:keepNext w:val="0"/>
              <w:widowControl/>
              <w:adjustRightInd w:val="0"/>
              <w:snapToGrid w:val="0"/>
              <w:spacing w:before="0" w:after="0" w:line="560" w:lineRule="exact"/>
              <w:ind w:left="0" w:leftChars="0" w:right="0" w:rightChars="0" w:firstLine="480" w:firstLineChars="200"/>
              <w:jc w:val="left"/>
              <w:rPr>
                <w:del w:id="2133" w:author="xh" w:date="2026-10-23T16:36:21Z"/>
              </w:rPr>
              <w:pPrChange w:id="2132" w:author="白日梦想家" w:date="2026-10-26T15:10:06Z">
                <w:pPr>
                  <w:keepNext/>
                  <w:snapToGrid w:val="0"/>
                  <w:spacing w:before="0" w:after="0" w:line="370" w:lineRule="exact"/>
                  <w:ind w:left="0" w:leftChars="0" w:right="0" w:rightChars="0" w:firstLine="0" w:firstLineChars="0"/>
                  <w:jc w:val="center"/>
                </w:pPr>
              </w:pPrChange>
            </w:pPr>
            <w:del w:id="2134"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5786F0B6">
            <w:pPr>
              <w:keepNext w:val="0"/>
              <w:widowControl/>
              <w:adjustRightInd w:val="0"/>
              <w:snapToGrid w:val="0"/>
              <w:spacing w:before="0" w:after="0" w:line="560" w:lineRule="exact"/>
              <w:ind w:left="0" w:leftChars="0" w:right="0" w:rightChars="0" w:firstLine="480" w:firstLineChars="200"/>
              <w:jc w:val="left"/>
              <w:rPr>
                <w:del w:id="2136" w:author="xh" w:date="2026-10-23T16:36:21Z"/>
              </w:rPr>
              <w:pPrChange w:id="2135" w:author="白日梦想家" w:date="2026-10-26T15:10:06Z">
                <w:pPr>
                  <w:keepNext/>
                  <w:snapToGrid w:val="0"/>
                  <w:spacing w:before="0" w:after="0" w:line="370" w:lineRule="exact"/>
                  <w:ind w:left="0" w:leftChars="0" w:right="0" w:rightChars="0" w:firstLine="0" w:firstLineChars="0"/>
                  <w:jc w:val="center"/>
                </w:pPr>
              </w:pPrChange>
            </w:pPr>
            <w:del w:id="2137"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16007CEF">
            <w:pPr>
              <w:keepNext w:val="0"/>
              <w:widowControl/>
              <w:adjustRightInd w:val="0"/>
              <w:snapToGrid w:val="0"/>
              <w:spacing w:before="0" w:after="0" w:line="560" w:lineRule="exact"/>
              <w:ind w:left="0" w:leftChars="0" w:right="0" w:rightChars="0" w:firstLine="480" w:firstLineChars="200"/>
              <w:jc w:val="left"/>
              <w:rPr>
                <w:del w:id="2139" w:author="xh" w:date="2026-10-23T16:36:21Z"/>
              </w:rPr>
              <w:pPrChange w:id="2138" w:author="白日梦想家" w:date="2026-10-26T15:10:06Z">
                <w:pPr>
                  <w:keepNext/>
                  <w:snapToGrid w:val="0"/>
                  <w:spacing w:before="0" w:after="0" w:line="370" w:lineRule="exact"/>
                  <w:ind w:left="0" w:leftChars="0" w:right="0" w:rightChars="0" w:firstLine="0" w:firstLineChars="0"/>
                  <w:jc w:val="center"/>
                </w:pPr>
              </w:pPrChange>
            </w:pPr>
            <w:del w:id="2140"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05429D19">
            <w:pPr>
              <w:keepNext w:val="0"/>
              <w:widowControl/>
              <w:adjustRightInd w:val="0"/>
              <w:snapToGrid w:val="0"/>
              <w:spacing w:before="0" w:after="0" w:line="560" w:lineRule="exact"/>
              <w:ind w:left="0" w:leftChars="0" w:right="0" w:rightChars="0" w:firstLine="480" w:firstLineChars="200"/>
              <w:jc w:val="left"/>
              <w:rPr>
                <w:del w:id="2142" w:author="xh" w:date="2026-10-23T16:36:21Z"/>
              </w:rPr>
              <w:pPrChange w:id="2141" w:author="白日梦想家" w:date="2026-10-26T15:10:06Z">
                <w:pPr>
                  <w:keepNext/>
                  <w:snapToGrid w:val="0"/>
                  <w:spacing w:before="0" w:after="0" w:line="370" w:lineRule="exact"/>
                  <w:ind w:left="0" w:leftChars="0" w:right="0" w:rightChars="0" w:firstLine="0" w:firstLineChars="0"/>
                  <w:jc w:val="center"/>
                </w:pPr>
              </w:pPrChange>
            </w:pPr>
            <w:del w:id="2143"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44" w:author="xh" w:date="2026-10-23T16:36:21Z"/>
        </w:trPr>
        <w:tc>
          <w:tcPr>
            <w:tcW w:w="650" w:type="dxa"/>
            <w:vAlign w:val="center"/>
          </w:tcPr>
          <w:p w14:paraId="1011045B">
            <w:pPr>
              <w:widowControl/>
              <w:adjustRightInd w:val="0"/>
              <w:snapToGrid w:val="0"/>
              <w:spacing w:before="0" w:after="0" w:line="560" w:lineRule="exact"/>
              <w:ind w:left="0" w:leftChars="0" w:right="0" w:rightChars="0" w:firstLine="480" w:firstLineChars="200"/>
              <w:jc w:val="left"/>
              <w:rPr>
                <w:del w:id="2146" w:author="xh" w:date="2026-10-23T16:36:21Z"/>
              </w:rPr>
              <w:pPrChange w:id="2145" w:author="白日梦想家" w:date="2026-10-26T15:10:06Z">
                <w:pPr>
                  <w:snapToGrid w:val="0"/>
                  <w:spacing w:before="0" w:after="0" w:line="370" w:lineRule="exact"/>
                  <w:ind w:left="0" w:leftChars="0" w:right="0" w:rightChars="0" w:firstLine="0" w:firstLineChars="0"/>
                  <w:jc w:val="center"/>
                </w:pPr>
              </w:pPrChange>
            </w:pPr>
            <w:del w:id="2147"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700FD78B">
            <w:pPr>
              <w:widowControl/>
              <w:adjustRightInd w:val="0"/>
              <w:snapToGrid w:val="0"/>
              <w:spacing w:before="0" w:after="0" w:line="560" w:lineRule="exact"/>
              <w:ind w:left="0" w:leftChars="0" w:right="0" w:rightChars="0" w:firstLine="480" w:firstLineChars="200"/>
              <w:jc w:val="left"/>
              <w:rPr>
                <w:del w:id="2149" w:author="xh" w:date="2026-10-23T16:36:21Z"/>
              </w:rPr>
              <w:pPrChange w:id="2148" w:author="白日梦想家" w:date="2026-10-26T15:10:06Z">
                <w:pPr>
                  <w:snapToGrid w:val="0"/>
                  <w:spacing w:before="0" w:after="0" w:line="370" w:lineRule="exact"/>
                  <w:ind w:left="0" w:leftChars="0" w:right="0" w:rightChars="0" w:firstLine="0" w:firstLineChars="0"/>
                  <w:jc w:val="center"/>
                </w:pPr>
              </w:pPrChange>
            </w:pPr>
            <w:del w:id="2150"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7639A124">
            <w:pPr>
              <w:widowControl/>
              <w:adjustRightInd w:val="0"/>
              <w:snapToGrid w:val="0"/>
              <w:spacing w:before="0" w:after="0" w:line="560" w:lineRule="exact"/>
              <w:ind w:left="0" w:leftChars="0" w:right="0" w:rightChars="0" w:firstLine="480" w:firstLineChars="200"/>
              <w:jc w:val="left"/>
              <w:rPr>
                <w:del w:id="2152" w:author="xh" w:date="2026-10-23T16:36:21Z"/>
              </w:rPr>
              <w:pPrChange w:id="2151" w:author="白日梦想家" w:date="2026-10-26T15:10:06Z">
                <w:pPr>
                  <w:snapToGrid w:val="0"/>
                  <w:spacing w:before="0" w:after="0" w:line="370" w:lineRule="exact"/>
                  <w:ind w:left="0" w:leftChars="0" w:right="0" w:rightChars="0" w:firstLine="0" w:firstLineChars="0"/>
                  <w:jc w:val="center"/>
                </w:pPr>
              </w:pPrChange>
            </w:pPr>
            <w:del w:id="2153"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43C6407D">
            <w:pPr>
              <w:widowControl/>
              <w:adjustRightInd w:val="0"/>
              <w:snapToGrid w:val="0"/>
              <w:spacing w:before="0" w:after="0" w:line="560" w:lineRule="exact"/>
              <w:ind w:left="0" w:leftChars="0" w:right="0" w:rightChars="0" w:firstLine="480" w:firstLineChars="200"/>
              <w:jc w:val="left"/>
              <w:rPr>
                <w:del w:id="2155" w:author="xh" w:date="2026-10-23T16:36:21Z"/>
              </w:rPr>
              <w:pPrChange w:id="2154" w:author="白日梦想家" w:date="2026-10-26T15:10:06Z">
                <w:pPr>
                  <w:snapToGrid w:val="0"/>
                  <w:spacing w:before="0" w:after="0" w:line="370" w:lineRule="exact"/>
                  <w:ind w:left="0" w:leftChars="0" w:right="0" w:rightChars="0" w:firstLine="0" w:firstLineChars="0"/>
                  <w:jc w:val="center"/>
                </w:pPr>
              </w:pPrChange>
            </w:pPr>
            <w:del w:id="2156"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27EDCD3E">
            <w:pPr>
              <w:widowControl/>
              <w:adjustRightInd w:val="0"/>
              <w:snapToGrid w:val="0"/>
              <w:spacing w:before="0" w:after="0" w:line="560" w:lineRule="exact"/>
              <w:ind w:left="0" w:leftChars="0" w:right="0" w:rightChars="0" w:firstLine="480" w:firstLineChars="200"/>
              <w:jc w:val="left"/>
              <w:rPr>
                <w:del w:id="2158" w:author="xh" w:date="2026-10-23T16:36:21Z"/>
              </w:rPr>
              <w:pPrChange w:id="2157" w:author="白日梦想家" w:date="2026-10-26T15:10:06Z">
                <w:pPr>
                  <w:snapToGrid w:val="0"/>
                  <w:spacing w:before="0" w:after="0" w:line="370" w:lineRule="exact"/>
                  <w:ind w:left="0" w:leftChars="0" w:right="0" w:rightChars="0" w:firstLine="0" w:firstLineChars="0"/>
                  <w:jc w:val="center"/>
                </w:pPr>
              </w:pPrChange>
            </w:pPr>
            <w:del w:id="2159"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0FBF747B">
            <w:pPr>
              <w:widowControl/>
              <w:adjustRightInd w:val="0"/>
              <w:snapToGrid w:val="0"/>
              <w:spacing w:before="0" w:after="0" w:line="560" w:lineRule="exact"/>
              <w:ind w:left="0" w:leftChars="0" w:right="0" w:rightChars="0" w:firstLine="480" w:firstLineChars="200"/>
              <w:jc w:val="left"/>
              <w:rPr>
                <w:del w:id="2161" w:author="xh" w:date="2026-10-23T16:36:21Z"/>
              </w:rPr>
              <w:pPrChange w:id="2160" w:author="白日梦想家" w:date="2026-10-26T15:10:06Z">
                <w:pPr>
                  <w:snapToGrid w:val="0"/>
                  <w:spacing w:before="0" w:after="0" w:line="370" w:lineRule="exact"/>
                  <w:ind w:left="0" w:leftChars="0" w:right="0" w:rightChars="0" w:firstLine="0" w:firstLineChars="0"/>
                  <w:jc w:val="center"/>
                </w:pPr>
              </w:pPrChange>
            </w:pPr>
            <w:del w:id="2162"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39" w:author="xh" w:date="2026-10-27T08:20:00+08:00"/>
        </w:rPr>
        <w:pPrChange w:id="5838" w:author="xh" w:date="2026-10-27T08:20:00+08:0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37" w:author="xh" w:date="2026-10-27T08:20:00+08:00"/>
            </w:rPr>
          </w:pPr>
        </w:pPrChange>
      </w:pPr>
      <w:del w:id="5815" w:author="xh" w:date="2026-10-27T08:20:00+08:00">
        <w:r>
          <w:rPr>
            <w:rFonts w:hint="default" w:ascii="Times New Roman" w:hAnsi="Times New Roman" w:eastAsia="方正仿宋_GBK" w:cs="Times New Roman"/>
            <w:b w:val="0"/>
            <w:bCs w:val="0"/>
            <w:i w:val="0"/>
            <w:iCs w:val="0"/>
            <w:sz w:val="32"/>
            <w:szCs w:val="32"/>
          </w:rPr>
          <w:delText xml:space="preserve">表1列示203</w:delText>
        </w:r>
      </w:del>
      <w:ins w:id="2163" w:author="xh" w:date="2026-10-26T18:53:11Z">
        <w:del w:id="5816" w:author="xh" w:date="2026-10-27T08:20:00+08:00">
          <w:r>
            <w:rPr>
              <w:rFonts w:hint="default" w:ascii="Times New Roman" w:hAnsi="Times New Roman" w:eastAsia="方正仿宋_GBK" w:cs="Times New Roman"/>
              <w:b w:val="0"/>
              <w:bCs w:val="0"/>
              <w:i w:val="0"/>
              <w:iCs w:val="0"/>
              <w:sz w:val="32"/>
              <w:szCs w:val="32"/>
            </w:rPr>
            <w:delText xml:space="preserve">0</w:delText>
          </w:r>
        </w:del>
      </w:ins>
      <w:del w:id="2164" w:author="xh" w:date="2026-10-26T18:53:11Z">
        <w:r>
          <w:rPr>
            <w:rFonts w:hint="default" w:ascii="Times New Roman" w:hAnsi="Times New Roman" w:eastAsia="方正仿宋_GBK" w:cs="Times New Roman"/>
            <w:b w:val="0"/>
            <w:bCs w:val="0"/>
            <w:i w:val="0"/>
            <w:iCs w:val="0"/>
            <w:sz w:val="32"/>
            <w:szCs w:val="32"/>
          </w:rPr>
          <w:delText>5</w:delText>
        </w:r>
      </w:del>
      <w:del w:id="5817" w:author="xh" w:date="2026-10-27T08:20:00+08:00">
        <w:r>
          <w:rPr>
            <w:rFonts w:hint="default" w:ascii="Times New Roman" w:hAnsi="Times New Roman" w:eastAsia="方正仿宋_GBK" w:cs="Times New Roman"/>
            <w:b w:val="0"/>
            <w:bCs w:val="0"/>
            <w:i w:val="0"/>
            <w:iCs w:val="0"/>
            <w:sz w:val="32"/>
            <w:szCs w:val="32"/>
          </w:rPr>
          <w:delText xml:space="preserve">年</w:delText>
        </w:r>
      </w:del>
      <w:ins w:id="2165" w:author="xh" w:date="2026-10-23T16:39:46Z">
        <w:del w:id="5818" w:author="xh" w:date="2026-10-27T08:20:00+08:00">
          <w:r>
            <w:rPr>
              <w:rFonts w:hint="default" w:ascii="Times New Roman" w:hAnsi="Times New Roman" w:eastAsia="方正仿宋_GBK" w:cs="Times New Roman"/>
              <w:b w:val="0"/>
              <w:bCs w:val="0"/>
              <w:i w:val="0"/>
              <w:iCs w:val="0"/>
              <w:sz w:val="32"/>
              <w:szCs w:val="32"/>
            </w:rPr>
            <w:delText xml:space="preserve">年末配置，主变、储能为在役规模，联络为2022—203</w:delText>
          </w:r>
        </w:del>
      </w:ins>
      <w:ins w:id="2166" w:author="xh" w:date="2026-10-26T18:53:11Z">
        <w:del w:id="5819" w:author="xh" w:date="2026-10-27T08:20:00+08:00">
          <w:r>
            <w:rPr>
              <w:rFonts w:hint="default" w:ascii="Times New Roman" w:hAnsi="Times New Roman" w:eastAsia="方正仿宋_GBK" w:cs="Times New Roman"/>
              <w:b w:val="0"/>
              <w:bCs w:val="0"/>
              <w:i w:val="0"/>
              <w:iCs w:val="0"/>
              <w:sz w:val="32"/>
              <w:szCs w:val="32"/>
            </w:rPr>
            <w:delText xml:space="preserve">0</w:delText>
          </w:r>
        </w:del>
      </w:ins>
      <w:del w:id="2167" w:author="xh" w:date="2026-10-26T18:53:11Z">
        <w:r>
          <w:rPr>
            <w:rFonts w:hint="default" w:ascii="Times New Roman" w:hAnsi="Times New Roman" w:eastAsia="方正仿宋_GBK" w:cs="Times New Roman"/>
            <w:b w:val="0"/>
            <w:bCs w:val="0"/>
            <w:i w:val="0"/>
            <w:iCs w:val="0"/>
            <w:sz w:val="32"/>
            <w:szCs w:val="32"/>
          </w:rPr>
          <w:delText>5</w:delText>
        </w:r>
      </w:del>
      <w:del w:id="5820" w:author="xh" w:date="2026-10-27T08:20:00+08:00">
        <w:r>
          <w:rPr>
            <w:rFonts w:hint="default" w:ascii="Times New Roman" w:hAnsi="Times New Roman" w:eastAsia="方正仿宋_GBK" w:cs="Times New Roman"/>
            <w:b w:val="0"/>
            <w:bCs w:val="0"/>
            <w:i w:val="0"/>
            <w:iCs w:val="0"/>
            <w:sz w:val="32"/>
            <w:szCs w:val="32"/>
          </w:rPr>
          <w:delText xml:space="preserve">年累计新增条数。两地区均形成较多</w:delText>
        </w:r>
      </w:del>
      <w:del w:id="2168" w:author="xh" w:date="2026-10-23T16:39:46Z">
        <w:r>
          <w:rPr>
            <w:rFonts w:hint="eastAsia" w:ascii="方正仿宋_GBK" w:hAnsi="方正仿宋_GBK" w:eastAsia="方正仿宋_GBK" w:cs="Times New Roman"/>
            <w:sz w:val="32"/>
            <w:szCs w:val="32"/>
          </w:rPr>
          <w:delText>弹性与刚性</w:delText>
        </w:r>
      </w:del>
      <w:del w:id="5821" w:author="xh" w:date="2026-10-27T08:20:00+08:00">
        <w:r>
          <w:rPr>
            <w:rFonts w:hint="default" w:ascii="Times New Roman" w:hAnsi="Times New Roman" w:eastAsia="方正仿宋_GBK" w:cs="Times New Roman"/>
            <w:b w:val="0"/>
            <w:bCs w:val="0"/>
            <w:i w:val="0"/>
            <w:iCs w:val="0"/>
            <w:sz w:val="32"/>
            <w:szCs w:val="32"/>
            <w:rPrChange w:id="2169" w:author="xh" w:date="2026-10-23T16:39:46Z">
              <w:rPr>
                <w:rFonts w:hint="eastAsia" w:ascii="方正仿宋_GBK" w:hAnsi="方正仿宋_GBK" w:eastAsia="方正仿宋_GBK" w:cs="Times New Roman"/>
                <w:sz w:val="32"/>
                <w:szCs w:val="32"/>
              </w:rPr>
            </w:rPrChange>
          </w:rPr>
          <w:delText xml:space="preserve">主变容量</w:delText>
        </w:r>
      </w:del>
      <w:del w:id="2170" w:author="xh" w:date="2026-10-23T16:39:46Z">
        <w:r>
          <w:rPr>
            <w:rFonts w:hint="eastAsia" w:ascii="方正仿宋_GBK" w:hAnsi="方正仿宋_GBK" w:eastAsia="方正仿宋_GBK" w:cs="Times New Roman"/>
            <w:sz w:val="32"/>
            <w:szCs w:val="32"/>
          </w:rPr>
          <w:delText>分别为3608.50 MVA</w:delText>
        </w:r>
      </w:del>
      <w:del w:id="5822" w:author="xh" w:date="2026-10-27T08:20:00+08:00">
        <w:r>
          <w:rPr>
            <w:rFonts w:hint="default" w:ascii="Times New Roman" w:hAnsi="Times New Roman" w:eastAsia="方正仿宋_GBK" w:cs="Times New Roman"/>
            <w:b w:val="0"/>
            <w:bCs w:val="0"/>
            <w:i w:val="0"/>
            <w:iCs w:val="0"/>
            <w:sz w:val="32"/>
            <w:szCs w:val="32"/>
            <w:rPrChange w:id="2171" w:author="xh" w:date="2026-10-23T16:39:46Z">
              <w:rPr>
                <w:rFonts w:hint="eastAsia" w:ascii="方正仿宋_GBK" w:hAnsi="方正仿宋_GBK" w:eastAsia="方正仿宋_GBK" w:cs="Times New Roman"/>
                <w:sz w:val="32"/>
                <w:szCs w:val="32"/>
              </w:rPr>
            </w:rPrChange>
          </w:rPr>
          <w:delText xml:space="preserve">、</w:delText>
        </w:r>
      </w:del>
      <w:ins w:id="2172" w:author="xh" w:date="2026-10-23T16:39:46Z">
        <w:del w:id="5823" w:author="xh" w:date="2026-10-27T08:20:00+08:00">
          <w:r>
            <w:rPr>
              <w:rFonts w:hint="default" w:ascii="Times New Roman" w:hAnsi="Times New Roman" w:eastAsia="方正仿宋_GBK" w:cs="Times New Roman"/>
              <w:b w:val="0"/>
              <w:bCs w:val="0"/>
              <w:i w:val="0"/>
              <w:iCs w:val="0"/>
              <w:sz w:val="32"/>
              <w:szCs w:val="32"/>
              <w:rPrChange w:id="2173" w:author="xh" w:date="2026-10-23T16:39:46Z">
                <w:rPr>
                  <w:rFonts w:hint="eastAsia" w:ascii="方正仿宋_GBK" w:hAnsi="方正仿宋_GBK" w:eastAsia="方正仿宋_GBK" w:cs="Times New Roman"/>
                  <w:sz w:val="32"/>
                  <w:szCs w:val="32"/>
                </w:rPr>
              </w:rPrChange>
            </w:rPr>
            <w:delText xml:space="preserve">较少新增联络</w:delText>
          </w:r>
        </w:del>
      </w:ins>
      <w:del w:id="2174" w:author="xh" w:date="2026-10-23T16:39:46Z">
        <w:r>
          <w:rPr>
            <w:rFonts w:hint="eastAsia" w:ascii="方正仿宋_GBK" w:hAnsi="方正仿宋_GBK" w:eastAsia="方正仿宋_GBK" w:cs="Times New Roman"/>
            <w:sz w:val="32"/>
            <w:szCs w:val="32"/>
          </w:rPr>
          <w:delText>3587.00 MVA，容量差21.50 MVA，容载比分别为1.62、1.61。市区</w:delText>
        </w:r>
      </w:del>
      <w:del w:id="5824" w:author="xh" w:date="2026-10-27T08:20:00+08:00">
        <w:r>
          <w:rPr>
            <w:rFonts w:hint="default" w:ascii="Times New Roman" w:hAnsi="Times New Roman" w:eastAsia="方正仿宋_GBK" w:cs="Times New Roman"/>
            <w:b w:val="0"/>
            <w:bCs w:val="0"/>
            <w:i w:val="0"/>
            <w:iCs w:val="0"/>
            <w:sz w:val="32"/>
            <w:szCs w:val="32"/>
            <w:rPrChange w:id="2175" w:author="xh" w:date="2026-10-23T16:39:46Z">
              <w:rPr>
                <w:rFonts w:hint="eastAsia" w:ascii="方正仿宋_GBK" w:hAnsi="方正仿宋_GBK" w:eastAsia="方正仿宋_GBK" w:cs="Times New Roman"/>
                <w:sz w:val="32"/>
                <w:szCs w:val="32"/>
              </w:rPr>
            </w:rPrChange>
          </w:rPr>
          <w:delText xml:space="preserve">的</w:delText>
        </w:r>
      </w:del>
      <w:ins w:id="2176" w:author="xh" w:date="2026-10-23T16:39:46Z">
        <w:del w:id="5825" w:author="xh" w:date="2026-10-27T08:20:00+08:00">
          <w:r>
            <w:rPr>
              <w:rFonts w:hint="default" w:ascii="Times New Roman" w:hAnsi="Times New Roman" w:eastAsia="方正仿宋_GBK" w:cs="Times New Roman"/>
              <w:b w:val="0"/>
              <w:bCs w:val="0"/>
              <w:i w:val="0"/>
              <w:iCs w:val="0"/>
              <w:sz w:val="32"/>
              <w:szCs w:val="32"/>
              <w:rPrChange w:id="2177" w:author="xh" w:date="2026-10-23T16:39:46Z">
                <w:rPr>
                  <w:rFonts w:hint="eastAsia" w:ascii="方正仿宋_GBK" w:hAnsi="方正仿宋_GBK" w:eastAsia="方正仿宋_GBK" w:cs="Times New Roman"/>
                  <w:sz w:val="32"/>
                  <w:szCs w:val="32"/>
                </w:rPr>
              </w:rPrChange>
            </w:rPr>
            <w:delText xml:space="preserve">弹性</w:delText>
          </w:r>
        </w:del>
      </w:ins>
      <w:del w:id="2178" w:author="xh" w:date="2026-10-23T16:39:46Z">
        <w:r>
          <w:rPr>
            <w:rFonts w:hint="eastAsia" w:ascii="方正仿宋_GBK" w:hAnsi="方正仿宋_GBK" w:eastAsia="方正仿宋_GBK" w:cs="Times New Roman"/>
            <w:sz w:val="32"/>
            <w:szCs w:val="32"/>
          </w:rPr>
          <w:delText>费用改善主要体现为建设</w:delText>
        </w:r>
      </w:del>
      <w:del w:id="5826" w:author="xh" w:date="2026-10-27T08:20:00+08:00">
        <w:r>
          <w:rPr>
            <w:rFonts w:hint="default" w:ascii="Times New Roman" w:hAnsi="Times New Roman" w:eastAsia="方正仿宋_GBK" w:cs="Times New Roman"/>
            <w:b w:val="0"/>
            <w:bCs w:val="0"/>
            <w:i w:val="0"/>
            <w:iCs w:val="0"/>
            <w:sz w:val="32"/>
            <w:szCs w:val="32"/>
            <w:rPrChange w:id="2179" w:author="xh" w:date="2026-10-23T16:39:46Z">
              <w:rPr>
                <w:rFonts w:hint="eastAsia" w:ascii="方正仿宋_GBK" w:hAnsi="方正仿宋_GBK" w:eastAsia="方正仿宋_GBK" w:cs="Times New Roman"/>
                <w:sz w:val="32"/>
                <w:szCs w:val="32"/>
              </w:rPr>
            </w:rPrChange>
          </w:rPr>
          <w:delText xml:space="preserve">组合</w:delText>
        </w:r>
      </w:del>
      <w:ins w:id="2180" w:author="xh" w:date="2026-10-23T16:39:46Z">
        <w:del w:id="5827" w:author="xh" w:date="2026-10-27T08:20:00+08:00">
          <w:r>
            <w:rPr>
              <w:rFonts w:hint="default" w:ascii="Times New Roman" w:hAnsi="Times New Roman" w:eastAsia="方正仿宋_GBK" w:cs="Times New Roman"/>
              <w:b w:val="0"/>
              <w:bCs w:val="0"/>
              <w:i w:val="0"/>
              <w:iCs w:val="0"/>
              <w:sz w:val="32"/>
              <w:szCs w:val="32"/>
              <w:rPrChange w:id="2181" w:author="xh" w:date="2026-10-23T16:39:46Z">
                <w:rPr>
                  <w:rFonts w:hint="eastAsia" w:ascii="方正仿宋_GBK" w:hAnsi="方正仿宋_GBK" w:eastAsia="方正仿宋_GBK" w:cs="Times New Roman"/>
                  <w:sz w:val="32"/>
                  <w:szCs w:val="32"/>
                </w:rPr>
              </w:rPrChange>
            </w:rPr>
            <w:delText xml:space="preserve">，配</w:delText>
          </w:r>
        </w:del>
      </w:ins>
      <w:del w:id="2182" w:author="xh" w:date="2026-10-23T16:39:46Z">
        <w:r>
          <w:rPr>
            <w:rFonts w:hint="eastAsia" w:ascii="方正仿宋_GBK" w:hAnsi="方正仿宋_GBK" w:eastAsia="方正仿宋_GBK" w:cs="Times New Roman"/>
            <w:sz w:val="32"/>
            <w:szCs w:val="32"/>
          </w:rPr>
          <w:delText>与投运时序的调整。</w:delText>
        </w:r>
      </w:del>
      <w:del w:id="5828" w:author="xh" w:date="2026-10-27T08:20:00+08:00">
        <w:r>
          <w:rPr>
            <w:rFonts w:hint="default" w:ascii="Times New Roman" w:hAnsi="Times New Roman" w:eastAsia="方正仿宋_GBK" w:cs="Times New Roman"/>
            <w:b w:val="0"/>
            <w:bCs w:val="0"/>
            <w:i w:val="0"/>
            <w:iCs w:val="0"/>
            <w:sz w:val="32"/>
            <w:szCs w:val="32"/>
            <w:rPrChange w:id="2183" w:author="xh" w:date="2026-10-23T16:39:46Z">
              <w:rPr>
                <w:rFonts w:hint="eastAsia" w:ascii="方正仿宋_GBK" w:hAnsi="方正仿宋_GBK" w:eastAsia="方正仿宋_GBK" w:cs="Times New Roman"/>
                <w:sz w:val="32"/>
                <w:szCs w:val="32"/>
              </w:rPr>
            </w:rPrChange>
          </w:rPr>
          <w:delText xml:space="preserve">储</w:delText>
        </w:r>
      </w:del>
      <w:ins w:id="2184" w:author="xh" w:date="2026-10-23T16:39:46Z">
        <w:del w:id="5829" w:author="xh" w:date="2026-10-27T08:20:00+08:00">
          <w:r>
            <w:rPr>
              <w:rFonts w:hint="default" w:ascii="Times New Roman" w:hAnsi="Times New Roman" w:eastAsia="方正仿宋_GBK" w:cs="Times New Roman"/>
              <w:b w:val="0"/>
              <w:bCs w:val="0"/>
              <w:i w:val="0"/>
              <w:iCs w:val="0"/>
              <w:sz w:val="32"/>
              <w:szCs w:val="32"/>
              <w:rPrChange w:id="2185" w:author="xh" w:date="2026-10-23T16:39:46Z">
                <w:rPr>
                  <w:rFonts w:hint="eastAsia" w:ascii="方正仿宋_GBK" w:hAnsi="方正仿宋_GBK" w:eastAsia="方正仿宋_GBK" w:cs="Times New Roman"/>
                  <w:sz w:val="32"/>
                  <w:szCs w:val="32"/>
                </w:rPr>
              </w:rPrChange>
            </w:rPr>
            <w:delText xml:space="preserve">规模随局</w:delText>
          </w:r>
        </w:del>
      </w:ins>
      <w:del w:id="2186" w:author="xh" w:date="2026-10-23T16:39:46Z">
        <w:r>
          <w:rPr>
            <w:rFonts w:hint="eastAsia" w:ascii="方正仿宋_GBK" w:hAnsi="方正仿宋_GBK" w:eastAsia="方正仿宋_GBK" w:cs="Times New Roman"/>
            <w:sz w:val="32"/>
            <w:szCs w:val="32"/>
          </w:rPr>
          <w:delText>能在</w:delText>
        </w:r>
      </w:del>
      <w:del w:id="5830" w:author="xh" w:date="2026-10-27T08:20:00+08:00">
        <w:r>
          <w:rPr>
            <w:rFonts w:hint="default" w:ascii="Times New Roman" w:hAnsi="Times New Roman" w:eastAsia="方正仿宋_GBK" w:cs="Times New Roman"/>
            <w:b w:val="0"/>
            <w:bCs w:val="0"/>
            <w:i w:val="0"/>
            <w:iCs w:val="0"/>
            <w:sz w:val="32"/>
            <w:szCs w:val="32"/>
            <w:rPrChange w:id="2187" w:author="xh" w:date="2026-10-23T16:39:46Z">
              <w:rPr>
                <w:rFonts w:hint="eastAsia" w:ascii="方正仿宋_GBK" w:hAnsi="方正仿宋_GBK" w:eastAsia="方正仿宋_GBK" w:cs="Times New Roman"/>
                <w:sz w:val="32"/>
                <w:szCs w:val="32"/>
              </w:rPr>
            </w:rPrChange>
          </w:rPr>
          <w:delText xml:space="preserve">部</w:delText>
        </w:r>
      </w:del>
      <w:ins w:id="2188" w:author="xh" w:date="2026-10-23T16:39:46Z">
        <w:del w:id="5831" w:author="xh" w:date="2026-10-27T08:20:00+08:00">
          <w:r>
            <w:rPr>
              <w:rFonts w:hint="default" w:ascii="Times New Roman" w:hAnsi="Times New Roman" w:eastAsia="方正仿宋_GBK" w:cs="Times New Roman"/>
              <w:b w:val="0"/>
              <w:bCs w:val="0"/>
              <w:i w:val="0"/>
              <w:iCs w:val="0"/>
              <w:sz w:val="32"/>
              <w:szCs w:val="32"/>
              <w:rPrChange w:id="2189" w:author="xh" w:date="2026-10-23T16:39:46Z">
                <w:rPr>
                  <w:rFonts w:hint="eastAsia" w:ascii="方正仿宋_GBK" w:hAnsi="方正仿宋_GBK" w:eastAsia="方正仿宋_GBK" w:cs="Times New Roman"/>
                  <w:sz w:val="32"/>
                  <w:szCs w:val="32"/>
                </w:rPr>
              </w:rPrChange>
            </w:rPr>
            <w:delText xml:space="preserve">双向功率缺口和</w:delText>
          </w:r>
        </w:del>
      </w:ins>
      <w:del w:id="2190" w:author="xh" w:date="2026-10-23T16:39:46Z">
        <w:r>
          <w:rPr>
            <w:rFonts w:hint="eastAsia" w:ascii="方正仿宋_GBK" w:hAnsi="方正仿宋_GBK" w:eastAsia="方正仿宋_GBK" w:cs="Times New Roman"/>
            <w:sz w:val="32"/>
            <w:szCs w:val="32"/>
          </w:rPr>
          <w:delText>分年份承担更多本地</w:delText>
        </w:r>
      </w:del>
      <w:del w:id="5832" w:author="xh" w:date="2026-10-27T08:20:00+08:00">
        <w:r>
          <w:rPr>
            <w:rFonts w:hint="default" w:ascii="Times New Roman" w:hAnsi="Times New Roman" w:eastAsia="方正仿宋_GBK" w:cs="Times New Roman"/>
            <w:b w:val="0"/>
            <w:bCs w:val="0"/>
            <w:i w:val="0"/>
            <w:iCs w:val="0"/>
            <w:sz w:val="32"/>
            <w:szCs w:val="32"/>
            <w:rPrChange w:id="2191" w:author="xh" w:date="2026-10-23T16:39:46Z">
              <w:rPr>
                <w:rFonts w:hint="eastAsia" w:ascii="方正仿宋_GBK" w:hAnsi="方正仿宋_GBK" w:eastAsia="方正仿宋_GBK" w:cs="Times New Roman"/>
                <w:sz w:val="32"/>
                <w:szCs w:val="32"/>
              </w:rPr>
            </w:rPrChange>
          </w:rPr>
          <w:delText xml:space="preserve">支撑</w:delText>
        </w:r>
      </w:del>
      <w:ins w:id="2192" w:author="xh" w:date="2026-10-23T16:39:46Z">
        <w:del w:id="5833" w:author="xh" w:date="2026-10-27T08:20:00+08:00">
          <w:r>
            <w:rPr>
              <w:rFonts w:hint="default" w:ascii="Times New Roman" w:hAnsi="Times New Roman" w:eastAsia="方正仿宋_GBK" w:cs="Times New Roman"/>
              <w:b w:val="0"/>
              <w:bCs w:val="0"/>
              <w:i w:val="0"/>
              <w:iCs w:val="0"/>
              <w:sz w:val="32"/>
              <w:szCs w:val="32"/>
              <w:rPrChange w:id="2193" w:author="xh" w:date="2026-10-23T16:39:46Z">
                <w:rPr>
                  <w:rFonts w:hint="eastAsia" w:ascii="方正仿宋_GBK" w:hAnsi="方正仿宋_GBK" w:eastAsia="方正仿宋_GBK" w:cs="Times New Roman"/>
                  <w:sz w:val="32"/>
                  <w:szCs w:val="32"/>
                </w:rPr>
              </w:rPrChange>
            </w:rPr>
            <w:delText xml:space="preserve">时长而</w:delText>
          </w:r>
        </w:del>
      </w:ins>
      <w:del w:id="2194" w:author="xh" w:date="2026-10-23T16:39:46Z">
        <w:r>
          <w:rPr>
            <w:rFonts w:hint="eastAsia" w:ascii="方正仿宋_GBK" w:hAnsi="方正仿宋_GBK" w:eastAsia="方正仿宋_GBK" w:cs="Times New Roman"/>
            <w:sz w:val="32"/>
            <w:szCs w:val="32"/>
          </w:rPr>
          <w:delText>，联络减少的费用节省则超过主</w:delText>
        </w:r>
      </w:del>
      <w:del w:id="5834" w:author="xh" w:date="2026-10-27T08:20:00+08:00">
        <w:r>
          <w:rPr>
            <w:rFonts w:hint="default" w:ascii="Times New Roman" w:hAnsi="Times New Roman" w:eastAsia="方正仿宋_GBK" w:cs="Times New Roman"/>
            <w:b w:val="0"/>
            <w:bCs w:val="0"/>
            <w:i w:val="0"/>
            <w:iCs w:val="0"/>
            <w:sz w:val="32"/>
            <w:szCs w:val="32"/>
            <w:rPrChange w:id="2195" w:author="xh" w:date="2026-10-23T16:39:46Z">
              <w:rPr>
                <w:rFonts w:hint="eastAsia" w:ascii="方正仿宋_GBK" w:hAnsi="方正仿宋_GBK" w:eastAsia="方正仿宋_GBK" w:cs="Times New Roman"/>
                <w:sz w:val="32"/>
                <w:szCs w:val="32"/>
              </w:rPr>
            </w:rPrChange>
          </w:rPr>
          <w:delText xml:space="preserve">变</w:delText>
        </w:r>
      </w:del>
      <w:ins w:id="2196" w:author="xh" w:date="2026-10-23T16:39:46Z">
        <w:del w:id="5835" w:author="xh" w:date="2026-10-27T08:20:00+08:00">
          <w:r>
            <w:rPr>
              <w:rFonts w:hint="default" w:ascii="Times New Roman" w:hAnsi="Times New Roman" w:eastAsia="方正仿宋_GBK" w:cs="Times New Roman"/>
              <w:b w:val="0"/>
              <w:bCs w:val="0"/>
              <w:i w:val="0"/>
              <w:iCs w:val="0"/>
              <w:sz w:val="32"/>
              <w:szCs w:val="32"/>
              <w:rPrChange w:id="2197" w:author="xh" w:date="2026-10-23T16:39:46Z">
                <w:rPr>
                  <w:rFonts w:hint="eastAsia" w:ascii="方正仿宋_GBK" w:hAnsi="方正仿宋_GBK" w:eastAsia="方正仿宋_GBK" w:cs="Times New Roman"/>
                  <w:sz w:val="32"/>
                  <w:szCs w:val="32"/>
                </w:rPr>
              </w:rPrChange>
            </w:rPr>
            <w:delText xml:space="preserve">化</w:delText>
          </w:r>
        </w:del>
      </w:ins>
      <w:del w:id="2198" w:author="xh" w:date="2026-10-23T16:39:46Z">
        <w:r>
          <w:rPr>
            <w:rFonts w:hint="eastAsia" w:ascii="方正仿宋_GBK" w:hAnsi="方正仿宋_GBK" w:eastAsia="方正仿宋_GBK" w:cs="Times New Roman"/>
            <w:sz w:val="32"/>
            <w:szCs w:val="32"/>
          </w:rPr>
          <w:delText>和储能投入增加</w:delText>
        </w:r>
      </w:del>
      <w:del w:id="5836" w:author="xh" w:date="2026-10-27T08:20:00+08:00">
        <w:r>
          <w:rPr>
            <w:rFonts w:hint="default" w:ascii="Times New Roman" w:hAnsi="Times New Roman" w:eastAsia="方正仿宋_GBK" w:cs="Times New Roman"/>
            <w:b w:val="0"/>
            <w:bCs w:val="0"/>
            <w:i w:val="0"/>
            <w:iCs w:val="0"/>
            <w:sz w:val="32"/>
            <w:szCs w:val="32"/>
            <w:rPrChange w:id="2199" w:author="xh" w:date="2026-10-23T16:39:46Z">
              <w:rPr>
                <w:rFonts w:hint="eastAsia" w:ascii="方正仿宋_GBK" w:hAnsi="方正仿宋_GBK" w:eastAsia="方正仿宋_GBK" w:cs="Times New Roman"/>
                <w:sz w:val="32"/>
                <w:szCs w:val="32"/>
              </w:rPr>
            </w:rPrChange>
          </w:rPr>
          <w:delText xml:space="preserve">。</w:delText>
        </w:r>
      </w:del>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5847" w:author="xh" w:date="2026-10-27T08:20:00+08:00"/>
        </w:rPr>
        <w:pPrChange w:id="5846"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5845" w:author="xh" w:date="2026-10-27T08:20:00+08:00"/>
            </w:rPr>
          </w:pPr>
        </w:pPrChange>
      </w:pPr>
      <w:del w:id="5840" w:author="xh" w:date="2026-10-27T08:20:00+08:00">
        <w:r>
          <w:rPr>
            <w:rFonts w:hint="default" w:ascii="Times New Roman" w:hAnsi="Times New Roman" w:eastAsia="方正仿宋_GBK" w:cs="Times New Roman"/>
            <w:b w:val="0"/>
            <w:bCs w:val="0"/>
            <w:i w:val="0"/>
            <w:iCs w:val="0"/>
            <w:sz w:val="24"/>
            <w:szCs w:val="24"/>
            <w:rPrChange w:id="2200" w:author="xh" w:date="2026-10-23T16:43:10Z">
              <w:rPr>
                <w:rFonts w:hint="eastAsia" w:ascii="方正仿宋_GBK" w:hAnsi="方正仿宋_GBK" w:eastAsia="方正仿宋_GBK" w:cs="Times New Roman"/>
                <w:sz w:val="32"/>
                <w:szCs w:val="32"/>
              </w:rPr>
            </w:rPrChange>
          </w:rPr>
          <w:delText xml:space="preserve">表</w:delText>
        </w:r>
      </w:del>
      <w:ins w:id="2201" w:author="xh" w:date="2026-10-23T16:43:10Z">
        <w:del w:id="5841" w:author="xh" w:date="2026-10-27T08:20:00+08:00">
          <w:r>
            <w:rPr>
              <w:rFonts w:hint="default" w:ascii="Times New Roman" w:hAnsi="Times New Roman" w:eastAsia="方正仿宋_GBK" w:cs="Times New Roman"/>
              <w:b w:val="0"/>
              <w:bCs w:val="0"/>
              <w:i w:val="0"/>
              <w:iCs w:val="0"/>
              <w:sz w:val="24"/>
              <w:szCs w:val="24"/>
              <w:rPrChange w:id="2202" w:author="xh" w:date="2026-10-23T16:43:10Z">
                <w:rPr>
                  <w:rFonts w:hint="eastAsia" w:ascii="方正仿宋_GBK" w:hAnsi="方正仿宋_GBK" w:eastAsia="方正仿宋_GBK" w:cs="Times New Roman"/>
                  <w:sz w:val="32"/>
                  <w:szCs w:val="32"/>
                </w:rPr>
              </w:rPrChange>
            </w:rPr>
            <w:delText xml:space="preserve">1</w:delText>
          </w:r>
        </w:del>
      </w:ins>
      <w:del w:id="2203" w:author="xh" w:date="2026-10-23T16:43:10Z">
        <w:r>
          <w:rPr>
            <w:rFonts w:hint="eastAsia" w:ascii="方正仿宋_GBK" w:hAnsi="方正仿宋_GBK" w:eastAsia="方正仿宋_GBK" w:cs="Times New Roman"/>
            <w:sz w:val="32"/>
            <w:szCs w:val="32"/>
          </w:rPr>
          <w:delText>4</w:delText>
        </w:r>
      </w:del>
      <w:del w:id="5842" w:author="xh" w:date="2026-10-27T08:20:00+08:00">
        <w:r>
          <w:rPr>
            <w:rFonts w:hint="default" w:ascii="Times New Roman" w:hAnsi="Times New Roman" w:eastAsia="方正仿宋_GBK" w:cs="Times New Roman"/>
            <w:b w:val="0"/>
            <w:bCs w:val="0"/>
            <w:i w:val="0"/>
            <w:iCs w:val="0"/>
            <w:sz w:val="24"/>
            <w:szCs w:val="24"/>
            <w:rPrChange w:id="2204" w:author="xh" w:date="2026-10-23T16:43:10Z">
              <w:rPr>
                <w:rFonts w:hint="eastAsia" w:ascii="方正仿宋_GBK" w:hAnsi="方正仿宋_GBK" w:eastAsia="方正仿宋_GBK" w:cs="Times New Roman"/>
                <w:sz w:val="32"/>
                <w:szCs w:val="32"/>
              </w:rPr>
            </w:rPrChange>
          </w:rPr>
          <w:delText xml:space="preserve"> 203</w:delText>
        </w:r>
      </w:del>
      <w:ins w:id="2205" w:author="xh" w:date="2026-10-26T18:53:57Z">
        <w:del w:id="5843" w:author="xh" w:date="2026-10-27T08:20:00+08:00">
          <w:r>
            <w:rPr>
              <w:rFonts w:hint="default" w:ascii="Times New Roman" w:hAnsi="Times New Roman" w:eastAsia="方正仿宋_GBK" w:cs="Times New Roman"/>
              <w:b w:val="0"/>
              <w:bCs w:val="0"/>
              <w:i w:val="0"/>
              <w:iCs w:val="0"/>
              <w:sz w:val="24"/>
              <w:szCs w:val="24"/>
            </w:rPr>
            <w:delText xml:space="preserve">0</w:delText>
          </w:r>
        </w:del>
      </w:ins>
      <w:del w:id="2206" w:author="xh" w:date="2026-10-26T18:53:57Z">
        <w:r>
          <w:rPr>
            <w:rFonts w:hint="default" w:ascii="Times New Roman" w:hAnsi="Times New Roman" w:eastAsia="方正仿宋_GBK" w:cs="Times New Roman"/>
            <w:b w:val="0"/>
            <w:bCs w:val="0"/>
            <w:i w:val="0"/>
            <w:iCs w:val="0"/>
            <w:sz w:val="24"/>
            <w:szCs w:val="24"/>
          </w:rPr>
          <w:delText>5</w:delText>
        </w:r>
      </w:del>
      <w:del w:id="5844" w:author="xh" w:date="2026-10-27T08:20:00+08:00">
        <w:r>
          <w:rPr>
            <w:rFonts w:hint="default" w:ascii="Times New Roman" w:hAnsi="Times New Roman" w:eastAsia="方正仿宋_GBK" w:cs="Times New Roman"/>
            <w:b w:val="0"/>
            <w:bCs w:val="0"/>
            <w:i w:val="0"/>
            <w:iCs w:val="0"/>
            <w:sz w:val="24"/>
            <w:szCs w:val="24"/>
          </w:rPr>
          <w:delText xml:space="preserve">年两地区年末在役配置</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5848" w:author="xh" w:date="2026-10-27T08:20:00+08:00"/>
        </w:trPr>
        <w:tc>
          <w:tcPr>
            <w:tcW w:w="650" w:type="dxa"/>
            <w:vAlign w:val="center"/>
          </w:tcPr>
          <w:p w14:paraId="6BBD178A">
            <w:pPr>
              <w:keepNext/>
              <w:snapToGrid w:val="0"/>
              <w:spacing w:before="0" w:after="0" w:line="370" w:lineRule="exact"/>
              <w:ind w:left="0" w:leftChars="0" w:right="0" w:rightChars="0" w:firstLine="0" w:firstLineChars="0"/>
              <w:jc w:val="center"/>
              <w:rPr>
                <w:del w:id="5850" w:author="xh" w:date="2026-10-27T08:20:00+08:00"/>
              </w:rPr>
            </w:pPr>
            <w:del w:id="5849" w:author="xh" w:date="2026-10-27T08:20:00+08:00">
              <w:r>
                <w:rPr>
                  <w:rFonts w:hint="eastAsia" w:ascii="方正仿宋_GBK" w:hAnsi="方正仿宋_GBK" w:eastAsia="方正仿宋_GBK" w:cs="Times New Roman"/>
                  <w:b/>
                  <w:sz w:val="24"/>
                  <w:szCs w:val="24"/>
                </w:rPr>
                <w:delText xml:space="preserve">地区</w:delText>
              </w:r>
            </w:del>
          </w:p>
        </w:tc>
        <w:tc>
          <w:tcPr>
            <w:tcW w:w="650" w:type="dxa"/>
            <w:vAlign w:val="center"/>
          </w:tcPr>
          <w:p w14:paraId="029A1080">
            <w:pPr>
              <w:keepNext/>
              <w:snapToGrid w:val="0"/>
              <w:spacing w:before="0" w:after="0" w:line="370" w:lineRule="exact"/>
              <w:ind w:left="0" w:leftChars="0" w:right="0" w:rightChars="0" w:firstLine="0" w:firstLineChars="0"/>
              <w:jc w:val="center"/>
              <w:rPr>
                <w:del w:id="5852" w:author="xh" w:date="2026-10-27T08:20:00+08:00"/>
              </w:rPr>
            </w:pPr>
            <w:del w:id="5851" w:author="xh" w:date="2026-10-27T08:20:00+08:00">
              <w:r>
                <w:rPr>
                  <w:rFonts w:hint="eastAsia" w:ascii="方正仿宋_GBK" w:hAnsi="方正仿宋_GBK" w:eastAsia="方正仿宋_GBK" w:cs="Times New Roman"/>
                  <w:b/>
                  <w:sz w:val="24"/>
                  <w:szCs w:val="24"/>
                </w:rPr>
                <w:delText xml:space="preserve">方案</w:delText>
              </w:r>
            </w:del>
          </w:p>
        </w:tc>
        <w:tc>
          <w:tcPr>
            <w:tcW w:w="1750" w:type="dxa"/>
            <w:vAlign w:val="center"/>
          </w:tcPr>
          <w:p w14:paraId="7DC906E2">
            <w:pPr>
              <w:keepNext/>
              <w:snapToGrid w:val="0"/>
              <w:spacing w:before="0" w:after="0" w:line="370" w:lineRule="exact"/>
              <w:ind w:left="0" w:leftChars="0" w:right="0" w:rightChars="0" w:firstLine="0" w:firstLineChars="0"/>
              <w:jc w:val="center"/>
              <w:rPr>
                <w:del w:id="5854" w:author="xh" w:date="2026-10-27T08:20:00+08:00"/>
              </w:rPr>
            </w:pPr>
            <w:del w:id="5853" w:author="xh" w:date="2026-10-27T08:20:00+08:00">
              <w:r>
                <w:rPr>
                  <w:rFonts w:hint="eastAsia" w:ascii="方正仿宋_GBK" w:hAnsi="方正仿宋_GBK" w:eastAsia="方正仿宋_GBK" w:cs="Times New Roman"/>
                  <w:b/>
                  <w:sz w:val="24"/>
                  <w:szCs w:val="24"/>
                </w:rPr>
                <w:delText xml:space="preserve">主变容量/MVA</w:delText>
              </w:r>
            </w:del>
          </w:p>
        </w:tc>
        <w:tc>
          <w:tcPr>
            <w:tcW w:w="1750" w:type="dxa"/>
            <w:vAlign w:val="center"/>
          </w:tcPr>
          <w:p w14:paraId="77BE7390">
            <w:pPr>
              <w:keepNext/>
              <w:snapToGrid w:val="0"/>
              <w:spacing w:before="0" w:after="0" w:line="370" w:lineRule="exact"/>
              <w:ind w:left="0" w:leftChars="0" w:right="0" w:rightChars="0" w:firstLine="0" w:firstLineChars="0"/>
              <w:jc w:val="center"/>
              <w:rPr>
                <w:del w:id="5856" w:author="xh" w:date="2026-10-27T08:20:00+08:00"/>
              </w:rPr>
            </w:pPr>
            <w:del w:id="5855" w:author="xh" w:date="2026-10-27T08:20:00+08:00">
              <w:r>
                <w:rPr>
                  <w:rFonts w:hint="eastAsia" w:ascii="方正仿宋_GBK" w:hAnsi="方正仿宋_GBK" w:eastAsia="方正仿宋_GBK" w:cs="Times New Roman"/>
                  <w:b/>
                  <w:sz w:val="24"/>
                  <w:szCs w:val="24"/>
                </w:rPr>
                <w:delText xml:space="preserve">储能功率/MW</w:delText>
              </w:r>
            </w:del>
          </w:p>
        </w:tc>
        <w:tc>
          <w:tcPr>
            <w:tcW w:w="1750" w:type="dxa"/>
            <w:vAlign w:val="center"/>
          </w:tcPr>
          <w:p w14:paraId="17D032AD">
            <w:pPr>
              <w:keepNext/>
              <w:snapToGrid w:val="0"/>
              <w:spacing w:before="0" w:after="0" w:line="370" w:lineRule="exact"/>
              <w:ind w:left="0" w:leftChars="0" w:right="0" w:rightChars="0" w:firstLine="0" w:firstLineChars="0"/>
              <w:jc w:val="center"/>
              <w:rPr>
                <w:del w:id="5858" w:author="xh" w:date="2026-10-27T08:20:00+08:00"/>
              </w:rPr>
            </w:pPr>
            <w:del w:id="5857" w:author="xh" w:date="2026-10-27T08:20:00+08:00">
              <w:r>
                <w:rPr>
                  <w:rFonts w:hint="eastAsia" w:ascii="方正仿宋_GBK" w:hAnsi="方正仿宋_GBK" w:eastAsia="方正仿宋_GBK" w:cs="Times New Roman"/>
                  <w:b/>
                  <w:sz w:val="24"/>
                  <w:szCs w:val="24"/>
                </w:rPr>
                <w:delText xml:space="preserve">储能能量/MWh</w:delText>
              </w:r>
            </w:del>
          </w:p>
        </w:tc>
        <w:tc>
          <w:tcPr>
            <w:tcW w:w="1756" w:type="dxa"/>
            <w:vAlign w:val="center"/>
          </w:tcPr>
          <w:p w14:paraId="022ABD92">
            <w:pPr>
              <w:keepNext/>
              <w:snapToGrid w:val="0"/>
              <w:spacing w:before="0" w:after="0" w:line="370" w:lineRule="exact"/>
              <w:ind w:left="0" w:leftChars="0" w:right="0" w:rightChars="0" w:firstLine="0" w:firstLineChars="0"/>
              <w:jc w:val="center"/>
              <w:rPr>
                <w:del w:id="5860" w:author="xh" w:date="2026-10-27T08:20:00+08:00"/>
              </w:rPr>
            </w:pPr>
            <w:del w:id="5859" w:author="xh" w:date="2026-10-27T08:20:00+08:00">
              <w:r>
                <w:rPr>
                  <w:rFonts w:hint="eastAsia" w:ascii="方正仿宋_GBK" w:hAnsi="方正仿宋_GBK" w:eastAsia="方正仿宋_GBK" w:cs="Times New Roman"/>
                  <w:b/>
                  <w:sz w:val="24"/>
                  <w:szCs w:val="24"/>
                </w:rPr>
                <w:delText xml:space="preserve">累计新增联络/条</w:delText>
              </w:r>
            </w:del>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861" w:author="xh" w:date="2026-10-27T08:20:00+08:00"/>
        </w:trPr>
        <w:tc>
          <w:tcPr>
            <w:tcW w:w="650" w:type="dxa"/>
            <w:vAlign w:val="center"/>
          </w:tcPr>
          <w:p w14:paraId="4DE39259">
            <w:pPr>
              <w:keepNext/>
              <w:snapToGrid w:val="0"/>
              <w:spacing w:before="0" w:after="0" w:line="370" w:lineRule="exact"/>
              <w:ind w:left="0" w:leftChars="0" w:right="0" w:rightChars="0" w:firstLine="0" w:firstLineChars="0"/>
              <w:jc w:val="center"/>
              <w:rPr>
                <w:del w:id="5863" w:author="xh" w:date="2026-10-27T08:20:00+08:00"/>
              </w:rPr>
            </w:pPr>
            <w:del w:id="5862" w:author="xh" w:date="2026-10-27T08:20:00+08:00">
              <w:r>
                <w:rPr>
                  <w:rFonts w:hint="eastAsia" w:ascii="方正仿宋_GBK" w:hAnsi="方正仿宋_GBK" w:eastAsia="方正仿宋_GBK" w:cs="Times New Roman"/>
                  <w:sz w:val="24"/>
                  <w:szCs w:val="24"/>
                </w:rPr>
                <w:delText xml:space="preserve">邳州</w:delText>
              </w:r>
            </w:del>
          </w:p>
        </w:tc>
        <w:tc>
          <w:tcPr>
            <w:tcW w:w="650" w:type="dxa"/>
            <w:vAlign w:val="center"/>
          </w:tcPr>
          <w:p w14:paraId="341A6ED6">
            <w:pPr>
              <w:keepNext/>
              <w:snapToGrid w:val="0"/>
              <w:spacing w:before="0" w:after="0" w:line="370" w:lineRule="exact"/>
              <w:ind w:left="0" w:leftChars="0" w:right="0" w:rightChars="0" w:firstLine="0" w:firstLineChars="0"/>
              <w:jc w:val="center"/>
              <w:rPr>
                <w:del w:id="5865" w:author="xh" w:date="2026-10-27T08:20:00+08:00"/>
              </w:rPr>
            </w:pPr>
            <w:del w:id="5864" w:author="xh" w:date="2026-10-27T08:20:00+08:00">
              <w:r>
                <w:rPr>
                  <w:rFonts w:hint="eastAsia" w:ascii="方正仿宋_GBK" w:hAnsi="方正仿宋_GBK" w:eastAsia="方正仿宋_GBK" w:cs="Times New Roman"/>
                  <w:sz w:val="24"/>
                  <w:szCs w:val="24"/>
                </w:rPr>
                <w:delText xml:space="preserve">刚性</w:delText>
              </w:r>
            </w:del>
          </w:p>
        </w:tc>
        <w:tc>
          <w:tcPr>
            <w:tcW w:w="1750" w:type="dxa"/>
            <w:vAlign w:val="center"/>
          </w:tcPr>
          <w:p w14:paraId="79B0E2A7">
            <w:pPr>
              <w:keepNext/>
              <w:snapToGrid w:val="0"/>
              <w:spacing w:before="0" w:after="0" w:line="370" w:lineRule="exact"/>
              <w:ind w:left="0" w:leftChars="0" w:right="0" w:rightChars="0" w:firstLine="0" w:firstLineChars="0"/>
              <w:jc w:val="center"/>
              <w:rPr>
                <w:del w:id="5871" w:author="xh" w:date="2026-10-27T08:20:00+08:00"/>
              </w:rPr>
            </w:pPr>
            <w:del w:id="5866" w:author="xh" w:date="2026-10-27T08:20:00+08:00">
              <w:r>
                <w:rPr>
                  <w:rFonts w:hint="eastAsia" w:ascii="方正仿宋_GBK" w:hAnsi="方正仿宋_GBK" w:eastAsia="方正仿宋_GBK" w:cs="Times New Roman"/>
                  <w:sz w:val="24"/>
                  <w:szCs w:val="24"/>
                </w:rPr>
                <w:delText xml:space="preserve">2</w:delText>
              </w:r>
            </w:del>
            <w:ins w:id="2207" w:author="xh" w:date="2026-10-26T18:54:43Z">
              <w:del w:id="5867" w:author="xh" w:date="2026-10-27T08:20:00+08:00">
                <w:r>
                  <w:rPr>
                    <w:rFonts w:hint="eastAsia" w:ascii="方正仿宋_GBK" w:hAnsi="方正仿宋_GBK" w:eastAsia="方正仿宋_GBK" w:cs="Times New Roman"/>
                    <w:sz w:val="24"/>
                    <w:szCs w:val="24"/>
                  </w:rPr>
                  <w:delText xml:space="preserve">125</w:delText>
                </w:r>
              </w:del>
            </w:ins>
            <w:del w:id="2208" w:author="xh" w:date="2026-10-26T18:54:43Z">
              <w:r>
                <w:rPr>
                  <w:rFonts w:hint="eastAsia" w:ascii="方正仿宋_GBK" w:hAnsi="方正仿宋_GBK" w:eastAsia="方正仿宋_GBK" w:cs="Times New Roman"/>
                  <w:sz w:val="24"/>
                  <w:szCs w:val="24"/>
                </w:rPr>
                <w:delText>678</w:delText>
              </w:r>
            </w:del>
            <w:del w:id="5868" w:author="xh" w:date="2026-10-27T08:20:00+08:00">
              <w:r>
                <w:rPr>
                  <w:rFonts w:hint="eastAsia" w:ascii="方正仿宋_GBK" w:hAnsi="方正仿宋_GBK" w:eastAsia="方正仿宋_GBK" w:cs="Times New Roman"/>
                  <w:sz w:val="24"/>
                  <w:szCs w:val="24"/>
                </w:rPr>
                <w:delText xml:space="preserve">.</w:delText>
              </w:r>
            </w:del>
            <w:ins w:id="2209" w:author="xh" w:date="2026-10-26T18:54:43Z">
              <w:del w:id="5869" w:author="xh" w:date="2026-10-27T08:20:00+08:00">
                <w:r>
                  <w:rPr>
                    <w:rFonts w:hint="eastAsia" w:ascii="方正仿宋_GBK" w:hAnsi="方正仿宋_GBK" w:eastAsia="方正仿宋_GBK" w:cs="Times New Roman"/>
                    <w:sz w:val="24"/>
                    <w:szCs w:val="24"/>
                  </w:rPr>
                  <w:delText xml:space="preserve">5</w:delText>
                </w:r>
              </w:del>
            </w:ins>
            <w:del w:id="5870" w:author="xh" w:date="2026-10-27T08:20:00+08:00">
              <w:r>
                <w:rPr>
                  <w:rFonts w:hint="eastAsia" w:ascii="方正仿宋_GBK" w:hAnsi="方正仿宋_GBK" w:eastAsia="方正仿宋_GBK" w:cs="Times New Roman"/>
                  <w:sz w:val="24"/>
                  <w:szCs w:val="24"/>
                </w:rPr>
                <w:delText xml:space="preserve">0</w:delText>
              </w:r>
            </w:del>
            <w:del w:id="2210"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2125BD">
            <w:pPr>
              <w:keepNext/>
              <w:snapToGrid w:val="0"/>
              <w:spacing w:before="0" w:after="0" w:line="370" w:lineRule="exact"/>
              <w:ind w:left="0" w:leftChars="0" w:right="0" w:rightChars="0" w:firstLine="0" w:firstLineChars="0"/>
              <w:jc w:val="center"/>
              <w:rPr>
                <w:del w:id="5875" w:author="xh" w:date="2026-10-27T08:20:00+08:00"/>
              </w:rPr>
            </w:pPr>
            <w:ins w:id="2211" w:author="xh" w:date="2026-10-26T18:54:43Z">
              <w:del w:id="5872" w:author="xh" w:date="2026-10-27T08:20:00+08:00">
                <w:r>
                  <w:rPr>
                    <w:rFonts w:hint="eastAsia" w:ascii="方正仿宋_GBK" w:hAnsi="方正仿宋_GBK" w:eastAsia="方正仿宋_GBK" w:cs="Times New Roman"/>
                    <w:sz w:val="24"/>
                    <w:szCs w:val="24"/>
                  </w:rPr>
                  <w:delText xml:space="preserve">71.</w:delText>
                </w:r>
              </w:del>
            </w:ins>
            <w:del w:id="2212" w:author="xh" w:date="2026-10-26T18:54:43Z">
              <w:r>
                <w:rPr>
                  <w:rFonts w:hint="eastAsia" w:ascii="方正仿宋_GBK" w:hAnsi="方正仿宋_GBK" w:eastAsia="方正仿宋_GBK" w:cs="Times New Roman"/>
                  <w:sz w:val="24"/>
                  <w:szCs w:val="24"/>
                </w:rPr>
                <w:delText>2</w:delText>
              </w:r>
            </w:del>
            <w:del w:id="5873" w:author="xh" w:date="2026-10-27T08:20:00+08:00">
              <w:r>
                <w:rPr>
                  <w:rFonts w:hint="eastAsia" w:ascii="方正仿宋_GBK" w:hAnsi="方正仿宋_GBK" w:eastAsia="方正仿宋_GBK" w:cs="Times New Roman"/>
                  <w:sz w:val="24"/>
                  <w:szCs w:val="24"/>
                </w:rPr>
                <w:delText xml:space="preserve">6</w:delText>
              </w:r>
            </w:del>
            <w:del w:id="2213" w:author="xh" w:date="2026-10-26T18:54:43Z">
              <w:r>
                <w:rPr>
                  <w:rFonts w:hint="eastAsia" w:ascii="方正仿宋_GBK" w:hAnsi="方正仿宋_GBK" w:eastAsia="方正仿宋_GBK" w:cs="Times New Roman"/>
                  <w:sz w:val="24"/>
                  <w:szCs w:val="24"/>
                </w:rPr>
                <w:delText>4.3</w:delText>
              </w:r>
            </w:del>
            <w:del w:id="5874"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77CE0E83">
            <w:pPr>
              <w:keepNext/>
              <w:snapToGrid w:val="0"/>
              <w:spacing w:before="0" w:after="0" w:line="370" w:lineRule="exact"/>
              <w:ind w:left="0" w:leftChars="0" w:right="0" w:rightChars="0" w:firstLine="0" w:firstLineChars="0"/>
              <w:jc w:val="center"/>
              <w:rPr>
                <w:del w:id="5881" w:author="xh" w:date="2026-10-27T08:20:00+08:00"/>
              </w:rPr>
            </w:pPr>
            <w:ins w:id="2214" w:author="xh" w:date="2026-10-26T18:54:43Z">
              <w:del w:id="5876" w:author="xh" w:date="2026-10-27T08:20:00+08:00">
                <w:r>
                  <w:rPr>
                    <w:rFonts w:hint="eastAsia" w:ascii="方正仿宋_GBK" w:hAnsi="方正仿宋_GBK" w:eastAsia="方正仿宋_GBK" w:cs="Times New Roman"/>
                    <w:sz w:val="24"/>
                    <w:szCs w:val="24"/>
                  </w:rPr>
                  <w:delText xml:space="preserve">1</w:delText>
                </w:r>
              </w:del>
            </w:ins>
            <w:del w:id="5877" w:author="xh" w:date="2026-10-27T08:20:00+08:00">
              <w:r>
                <w:rPr>
                  <w:rFonts w:hint="eastAsia" w:ascii="方正仿宋_GBK" w:hAnsi="方正仿宋_GBK" w:eastAsia="方正仿宋_GBK" w:cs="Times New Roman"/>
                  <w:sz w:val="24"/>
                  <w:szCs w:val="24"/>
                </w:rPr>
                <w:delText xml:space="preserve">5</w:delText>
              </w:r>
            </w:del>
            <w:ins w:id="2215" w:author="xh" w:date="2026-10-26T18:54:43Z">
              <w:del w:id="5878" w:author="xh" w:date="2026-10-27T08:20:00+08:00">
                <w:r>
                  <w:rPr>
                    <w:rFonts w:hint="eastAsia" w:ascii="方正仿宋_GBK" w:hAnsi="方正仿宋_GBK" w:eastAsia="方正仿宋_GBK" w:cs="Times New Roman"/>
                    <w:sz w:val="24"/>
                    <w:szCs w:val="24"/>
                  </w:rPr>
                  <w:delText xml:space="preserve">3</w:delText>
                </w:r>
              </w:del>
            </w:ins>
            <w:del w:id="2216" w:author="xh" w:date="2026-10-26T18:54:43Z">
              <w:r>
                <w:rPr>
                  <w:rFonts w:hint="eastAsia" w:ascii="方正仿宋_GBK" w:hAnsi="方正仿宋_GBK" w:eastAsia="方正仿宋_GBK" w:cs="Times New Roman"/>
                  <w:sz w:val="24"/>
                  <w:szCs w:val="24"/>
                </w:rPr>
                <w:delText>68</w:delText>
              </w:r>
            </w:del>
            <w:del w:id="5879" w:author="xh" w:date="2026-10-27T08:20:00+08:00">
              <w:r>
                <w:rPr>
                  <w:rFonts w:hint="eastAsia" w:ascii="方正仿宋_GBK" w:hAnsi="方正仿宋_GBK" w:eastAsia="方正仿宋_GBK" w:cs="Times New Roman"/>
                  <w:sz w:val="24"/>
                  <w:szCs w:val="24"/>
                </w:rPr>
                <w:delText xml:space="preserve">.</w:delText>
              </w:r>
            </w:del>
            <w:ins w:id="2217" w:author="xh" w:date="2026-10-26T18:54:43Z">
              <w:del w:id="5880" w:author="xh" w:date="2026-10-27T08:20:00+08:00">
                <w:r>
                  <w:rPr>
                    <w:rFonts w:hint="eastAsia" w:ascii="方正仿宋_GBK" w:hAnsi="方正仿宋_GBK" w:eastAsia="方正仿宋_GBK" w:cs="Times New Roman"/>
                    <w:sz w:val="24"/>
                    <w:szCs w:val="24"/>
                  </w:rPr>
                  <w:delText xml:space="preserve">94</w:delText>
                </w:r>
              </w:del>
            </w:ins>
            <w:del w:id="2218" w:author="xh" w:date="2026-10-26T18:54:43Z">
              <w:r>
                <w:rPr>
                  <w:rFonts w:hint="eastAsia" w:ascii="方正仿宋_GBK" w:hAnsi="方正仿宋_GBK" w:eastAsia="方正仿宋_GBK" w:cs="Times New Roman"/>
                  <w:sz w:val="24"/>
                  <w:szCs w:val="24"/>
                </w:rPr>
                <w:delText>25</w:delText>
              </w:r>
            </w:del>
          </w:p>
        </w:tc>
        <w:tc>
          <w:tcPr>
            <w:tcW w:w="1756" w:type="dxa"/>
            <w:vAlign w:val="center"/>
          </w:tcPr>
          <w:p w14:paraId="5C138CA9">
            <w:pPr>
              <w:keepNext/>
              <w:snapToGrid w:val="0"/>
              <w:spacing w:before="0" w:after="0" w:line="370" w:lineRule="exact"/>
              <w:ind w:left="0" w:leftChars="0" w:right="0" w:rightChars="0" w:firstLine="0" w:firstLineChars="0"/>
              <w:jc w:val="center"/>
              <w:rPr>
                <w:del w:id="5884" w:author="xh" w:date="2026-10-27T08:20:00+08:00"/>
              </w:rPr>
            </w:pPr>
            <w:ins w:id="2219" w:author="xh" w:date="2026-10-26T18:54:43Z">
              <w:del w:id="5882" w:author="xh" w:date="2026-10-27T08:20:00+08:00">
                <w:r>
                  <w:rPr>
                    <w:rFonts w:hint="eastAsia" w:ascii="方正仿宋_GBK" w:hAnsi="方正仿宋_GBK" w:eastAsia="方正仿宋_GBK" w:cs="Times New Roman"/>
                    <w:sz w:val="24"/>
                    <w:szCs w:val="24"/>
                  </w:rPr>
                  <w:delText xml:space="preserve">2</w:delText>
                </w:r>
              </w:del>
            </w:ins>
            <w:del w:id="5883" w:author="xh" w:date="2026-10-27T08:20:00+08:00">
              <w:r>
                <w:rPr>
                  <w:rFonts w:hint="eastAsia" w:ascii="方正仿宋_GBK" w:hAnsi="方正仿宋_GBK" w:eastAsia="方正仿宋_GBK" w:cs="Times New Roman"/>
                  <w:sz w:val="24"/>
                  <w:szCs w:val="24"/>
                </w:rPr>
                <w:delText xml:space="preserve">5</w:delText>
              </w:r>
            </w:del>
            <w:del w:id="2220" w:author="xh" w:date="2026-10-26T18:54:43Z">
              <w:r>
                <w:rPr>
                  <w:rFonts w:hint="eastAsia" w:ascii="方正仿宋_GBK" w:hAnsi="方正仿宋_GBK" w:eastAsia="方正仿宋_GBK" w:cs="Times New Roman"/>
                  <w:sz w:val="24"/>
                  <w:szCs w:val="24"/>
                </w:rPr>
                <w:delText>8</w:delText>
              </w:r>
            </w:del>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885" w:author="xh" w:date="2026-10-27T08:20:00+08:00"/>
        </w:trPr>
        <w:tc>
          <w:tcPr>
            <w:tcW w:w="650" w:type="dxa"/>
            <w:vAlign w:val="center"/>
          </w:tcPr>
          <w:p w14:paraId="08462D90">
            <w:pPr>
              <w:keepNext/>
              <w:snapToGrid w:val="0"/>
              <w:spacing w:before="0" w:after="0" w:line="370" w:lineRule="exact"/>
              <w:ind w:left="0" w:leftChars="0" w:right="0" w:rightChars="0" w:firstLine="0" w:firstLineChars="0"/>
              <w:jc w:val="center"/>
              <w:rPr>
                <w:del w:id="5887" w:author="xh" w:date="2026-10-27T08:20:00+08:00"/>
              </w:rPr>
            </w:pPr>
            <w:del w:id="5886" w:author="xh" w:date="2026-10-27T08:20:00+08:00">
              <w:r>
                <w:rPr>
                  <w:rFonts w:hint="eastAsia" w:ascii="方正仿宋_GBK" w:hAnsi="方正仿宋_GBK" w:eastAsia="方正仿宋_GBK" w:cs="Times New Roman"/>
                  <w:sz w:val="24"/>
                  <w:szCs w:val="24"/>
                </w:rPr>
                <w:delText xml:space="preserve">邳州</w:delText>
              </w:r>
            </w:del>
          </w:p>
        </w:tc>
        <w:tc>
          <w:tcPr>
            <w:tcW w:w="650" w:type="dxa"/>
            <w:vAlign w:val="center"/>
          </w:tcPr>
          <w:p w14:paraId="47051EB6">
            <w:pPr>
              <w:keepNext/>
              <w:snapToGrid w:val="0"/>
              <w:spacing w:before="0" w:after="0" w:line="370" w:lineRule="exact"/>
              <w:ind w:left="0" w:leftChars="0" w:right="0" w:rightChars="0" w:firstLine="0" w:firstLineChars="0"/>
              <w:jc w:val="center"/>
              <w:rPr>
                <w:del w:id="5889" w:author="xh" w:date="2026-10-27T08:20:00+08:00"/>
              </w:rPr>
            </w:pPr>
            <w:del w:id="5888" w:author="xh" w:date="2026-10-27T08:20:00+08:00">
              <w:r>
                <w:rPr>
                  <w:rFonts w:hint="eastAsia" w:ascii="方正仿宋_GBK" w:hAnsi="方正仿宋_GBK" w:eastAsia="方正仿宋_GBK" w:cs="Times New Roman"/>
                  <w:sz w:val="24"/>
                  <w:szCs w:val="24"/>
                </w:rPr>
                <w:delText xml:space="preserve">弹性</w:delText>
              </w:r>
            </w:del>
          </w:p>
        </w:tc>
        <w:tc>
          <w:tcPr>
            <w:tcW w:w="1750" w:type="dxa"/>
            <w:vAlign w:val="center"/>
          </w:tcPr>
          <w:p w14:paraId="33CD2EA4">
            <w:pPr>
              <w:keepNext/>
              <w:snapToGrid w:val="0"/>
              <w:spacing w:before="0" w:after="0" w:line="370" w:lineRule="exact"/>
              <w:ind w:left="0" w:leftChars="0" w:right="0" w:rightChars="0" w:firstLine="0" w:firstLineChars="0"/>
              <w:jc w:val="center"/>
              <w:rPr>
                <w:del w:id="5893" w:author="xh" w:date="2026-10-27T08:20:00+08:00"/>
              </w:rPr>
            </w:pPr>
            <w:del w:id="5890" w:author="xh" w:date="2026-10-27T08:20:00+08:00">
              <w:r>
                <w:rPr>
                  <w:rFonts w:hint="eastAsia" w:ascii="方正仿宋_GBK" w:hAnsi="方正仿宋_GBK" w:eastAsia="方正仿宋_GBK" w:cs="Times New Roman"/>
                  <w:sz w:val="24"/>
                  <w:szCs w:val="24"/>
                </w:rPr>
                <w:delText xml:space="preserve">2</w:delText>
              </w:r>
            </w:del>
            <w:ins w:id="2221" w:author="xh" w:date="2026-10-26T18:54:43Z">
              <w:del w:id="5891" w:author="xh" w:date="2026-10-27T08:20:00+08:00">
                <w:r>
                  <w:rPr>
                    <w:rFonts w:hint="eastAsia" w:ascii="方正仿宋_GBK" w:hAnsi="方正仿宋_GBK" w:eastAsia="方正仿宋_GBK" w:cs="Times New Roman"/>
                    <w:sz w:val="24"/>
                    <w:szCs w:val="24"/>
                  </w:rPr>
                  <w:delText xml:space="preserve">388.5</w:delText>
                </w:r>
              </w:del>
            </w:ins>
            <w:del w:id="2222" w:author="xh" w:date="2026-10-26T18:54:43Z">
              <w:r>
                <w:rPr>
                  <w:rFonts w:hint="eastAsia" w:ascii="方正仿宋_GBK" w:hAnsi="方正仿宋_GBK" w:eastAsia="方正仿宋_GBK" w:cs="Times New Roman"/>
                  <w:sz w:val="24"/>
                  <w:szCs w:val="24"/>
                </w:rPr>
                <w:delText>9</w:delText>
              </w:r>
            </w:del>
            <w:del w:id="5892" w:author="xh" w:date="2026-10-27T08:20:00+08:00">
              <w:r>
                <w:rPr>
                  <w:rFonts w:hint="eastAsia" w:ascii="方正仿宋_GBK" w:hAnsi="方正仿宋_GBK" w:eastAsia="方正仿宋_GBK" w:cs="Times New Roman"/>
                  <w:sz w:val="24"/>
                  <w:szCs w:val="24"/>
                </w:rPr>
                <w:delText xml:space="preserve">0</w:delText>
              </w:r>
            </w:del>
            <w:del w:id="2223" w:author="xh" w:date="2026-10-26T18:54:43Z">
              <w:r>
                <w:rPr>
                  <w:rFonts w:hint="eastAsia" w:ascii="方正仿宋_GBK" w:hAnsi="方正仿宋_GBK" w:eastAsia="方正仿宋_GBK" w:cs="Times New Roman"/>
                  <w:sz w:val="24"/>
                  <w:szCs w:val="24"/>
                </w:rPr>
                <w:delText>1.00</w:delText>
              </w:r>
            </w:del>
          </w:p>
        </w:tc>
        <w:tc>
          <w:tcPr>
            <w:tcW w:w="1750" w:type="dxa"/>
            <w:vAlign w:val="center"/>
          </w:tcPr>
          <w:p w14:paraId="41A17BE4">
            <w:pPr>
              <w:keepNext/>
              <w:snapToGrid w:val="0"/>
              <w:spacing w:before="0" w:after="0" w:line="370" w:lineRule="exact"/>
              <w:ind w:left="0" w:leftChars="0" w:right="0" w:rightChars="0" w:firstLine="0" w:firstLineChars="0"/>
              <w:jc w:val="center"/>
              <w:rPr>
                <w:del w:id="5899" w:author="xh" w:date="2026-10-27T08:20:00+08:00"/>
              </w:rPr>
            </w:pPr>
            <w:ins w:id="2224" w:author="xh" w:date="2026-10-26T18:54:43Z">
              <w:del w:id="5894" w:author="xh" w:date="2026-10-27T08:20:00+08:00">
                <w:r>
                  <w:rPr>
                    <w:rFonts w:hint="eastAsia" w:ascii="方正仿宋_GBK" w:hAnsi="方正仿宋_GBK" w:eastAsia="方正仿宋_GBK" w:cs="Times New Roman"/>
                    <w:sz w:val="24"/>
                    <w:szCs w:val="24"/>
                  </w:rPr>
                  <w:delText xml:space="preserve">3</w:delText>
                </w:r>
              </w:del>
            </w:ins>
            <w:del w:id="5895" w:author="xh" w:date="2026-10-27T08:20:00+08:00">
              <w:r>
                <w:rPr>
                  <w:rFonts w:hint="eastAsia" w:ascii="方正仿宋_GBK" w:hAnsi="方正仿宋_GBK" w:eastAsia="方正仿宋_GBK" w:cs="Times New Roman"/>
                  <w:sz w:val="24"/>
                  <w:szCs w:val="24"/>
                </w:rPr>
                <w:delText xml:space="preserve">2</w:delText>
              </w:r>
            </w:del>
            <w:del w:id="2225" w:author="xh" w:date="2026-10-26T18:54:43Z">
              <w:r>
                <w:rPr>
                  <w:rFonts w:hint="eastAsia" w:ascii="方正仿宋_GBK" w:hAnsi="方正仿宋_GBK" w:eastAsia="方正仿宋_GBK" w:cs="Times New Roman"/>
                  <w:sz w:val="24"/>
                  <w:szCs w:val="24"/>
                </w:rPr>
                <w:delText>53</w:delText>
              </w:r>
            </w:del>
            <w:del w:id="5896" w:author="xh" w:date="2026-10-27T08:20:00+08:00">
              <w:r>
                <w:rPr>
                  <w:rFonts w:hint="eastAsia" w:ascii="方正仿宋_GBK" w:hAnsi="方正仿宋_GBK" w:eastAsia="方正仿宋_GBK" w:cs="Times New Roman"/>
                  <w:sz w:val="24"/>
                  <w:szCs w:val="24"/>
                </w:rPr>
                <w:delText xml:space="preserve">.</w:delText>
              </w:r>
            </w:del>
            <w:ins w:id="2226" w:author="xh" w:date="2026-10-26T18:54:43Z">
              <w:del w:id="5897" w:author="xh" w:date="2026-10-27T08:20:00+08:00">
                <w:r>
                  <w:rPr>
                    <w:rFonts w:hint="eastAsia" w:ascii="方正仿宋_GBK" w:hAnsi="方正仿宋_GBK" w:eastAsia="方正仿宋_GBK" w:cs="Times New Roman"/>
                    <w:sz w:val="24"/>
                    <w:szCs w:val="24"/>
                  </w:rPr>
                  <w:delText xml:space="preserve">4</w:delText>
                </w:r>
              </w:del>
            </w:ins>
            <w:del w:id="2227" w:author="xh" w:date="2026-10-26T18:54:43Z">
              <w:r>
                <w:rPr>
                  <w:rFonts w:hint="eastAsia" w:ascii="方正仿宋_GBK" w:hAnsi="方正仿宋_GBK" w:eastAsia="方正仿宋_GBK" w:cs="Times New Roman"/>
                  <w:sz w:val="24"/>
                  <w:szCs w:val="24"/>
                </w:rPr>
                <w:delText>8</w:delText>
              </w:r>
            </w:del>
            <w:del w:id="5898"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4DBF102D">
            <w:pPr>
              <w:keepNext/>
              <w:snapToGrid w:val="0"/>
              <w:spacing w:before="0" w:after="0" w:line="370" w:lineRule="exact"/>
              <w:ind w:left="0" w:leftChars="0" w:right="0" w:rightChars="0" w:firstLine="0" w:firstLineChars="0"/>
              <w:jc w:val="center"/>
              <w:rPr>
                <w:del w:id="5903" w:author="xh" w:date="2026-10-27T08:20:00+08:00"/>
              </w:rPr>
            </w:pPr>
            <w:ins w:id="2228" w:author="xh" w:date="2026-10-26T18:54:43Z">
              <w:del w:id="5900" w:author="xh" w:date="2026-10-27T08:20:00+08:00">
                <w:r>
                  <w:rPr>
                    <w:rFonts w:hint="eastAsia" w:ascii="方正仿宋_GBK" w:hAnsi="方正仿宋_GBK" w:eastAsia="方正仿宋_GBK" w:cs="Times New Roman"/>
                    <w:sz w:val="24"/>
                    <w:szCs w:val="24"/>
                  </w:rPr>
                  <w:delText xml:space="preserve">69</w:delText>
                </w:r>
              </w:del>
            </w:ins>
            <w:del w:id="2229" w:author="xh" w:date="2026-10-26T18:54:43Z">
              <w:r>
                <w:rPr>
                  <w:rFonts w:hint="eastAsia" w:ascii="方正仿宋_GBK" w:hAnsi="方正仿宋_GBK" w:eastAsia="方正仿宋_GBK" w:cs="Times New Roman"/>
                  <w:sz w:val="24"/>
                  <w:szCs w:val="24"/>
                </w:rPr>
                <w:delText>545</w:delText>
              </w:r>
            </w:del>
            <w:del w:id="5901" w:author="xh" w:date="2026-10-27T08:20:00+08:00">
              <w:r>
                <w:rPr>
                  <w:rFonts w:hint="eastAsia" w:ascii="方正仿宋_GBK" w:hAnsi="方正仿宋_GBK" w:eastAsia="方正仿宋_GBK" w:cs="Times New Roman"/>
                  <w:sz w:val="24"/>
                  <w:szCs w:val="24"/>
                </w:rPr>
                <w:delText xml:space="preserve">.6</w:delText>
              </w:r>
            </w:del>
            <w:ins w:id="2230" w:author="xh" w:date="2026-10-26T18:54:43Z">
              <w:del w:id="5902" w:author="xh" w:date="2026-10-27T08:20:00+08:00">
                <w:r>
                  <w:rPr>
                    <w:rFonts w:hint="eastAsia" w:ascii="方正仿宋_GBK" w:hAnsi="方正仿宋_GBK" w:eastAsia="方正仿宋_GBK" w:cs="Times New Roman"/>
                    <w:sz w:val="24"/>
                    <w:szCs w:val="24"/>
                  </w:rPr>
                  <w:delText xml:space="preserve">6</w:delText>
                </w:r>
              </w:del>
            </w:ins>
            <w:del w:id="2231" w:author="xh" w:date="2026-10-26T18:54:43Z">
              <w:r>
                <w:rPr>
                  <w:rFonts w:hint="eastAsia" w:ascii="方正仿宋_GBK" w:hAnsi="方正仿宋_GBK" w:eastAsia="方正仿宋_GBK" w:cs="Times New Roman"/>
                  <w:sz w:val="24"/>
                  <w:szCs w:val="24"/>
                </w:rPr>
                <w:delText>7</w:delText>
              </w:r>
            </w:del>
          </w:p>
        </w:tc>
        <w:tc>
          <w:tcPr>
            <w:tcW w:w="1756" w:type="dxa"/>
            <w:vAlign w:val="center"/>
          </w:tcPr>
          <w:p w14:paraId="3F5AEEA4">
            <w:pPr>
              <w:keepNext/>
              <w:snapToGrid w:val="0"/>
              <w:spacing w:before="0" w:after="0" w:line="370" w:lineRule="exact"/>
              <w:ind w:left="0" w:leftChars="0" w:right="0" w:rightChars="0" w:firstLine="0" w:firstLineChars="0"/>
              <w:jc w:val="center"/>
              <w:rPr>
                <w:del w:id="5905" w:author="xh" w:date="2026-10-27T08:20:00+08:00"/>
              </w:rPr>
            </w:pPr>
            <w:ins w:id="2232" w:author="xh" w:date="2026-10-26T18:54:43Z">
              <w:del w:id="5904" w:author="xh" w:date="2026-10-27T08:20:00+08:00">
                <w:r>
                  <w:rPr>
                    <w:rFonts w:hint="eastAsia" w:ascii="方正仿宋_GBK" w:hAnsi="方正仿宋_GBK" w:eastAsia="方正仿宋_GBK" w:cs="Times New Roman"/>
                    <w:sz w:val="24"/>
                    <w:szCs w:val="24"/>
                  </w:rPr>
                  <w:delText xml:space="preserve">6</w:delText>
                </w:r>
              </w:del>
            </w:ins>
            <w:del w:id="2233" w:author="xh" w:date="2026-10-26T18:54:43Z">
              <w:r>
                <w:rPr>
                  <w:rFonts w:hint="eastAsia" w:ascii="方正仿宋_GBK" w:hAnsi="方正仿宋_GBK" w:eastAsia="方正仿宋_GBK" w:cs="Times New Roman"/>
                  <w:sz w:val="24"/>
                  <w:szCs w:val="24"/>
                </w:rPr>
                <w:delText>21</w:delText>
              </w:r>
            </w:del>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5906" w:author="xh" w:date="2026-10-27T08:20:00+08:00"/>
        </w:trPr>
        <w:tc>
          <w:tcPr>
            <w:tcW w:w="650" w:type="dxa"/>
            <w:vAlign w:val="center"/>
          </w:tcPr>
          <w:p w14:paraId="359345BC">
            <w:pPr>
              <w:keepNext/>
              <w:snapToGrid w:val="0"/>
              <w:spacing w:before="0" w:after="0" w:line="370" w:lineRule="exact"/>
              <w:ind w:left="0" w:leftChars="0" w:right="0" w:rightChars="0" w:firstLine="0" w:firstLineChars="0"/>
              <w:jc w:val="center"/>
              <w:rPr>
                <w:del w:id="5908" w:author="xh" w:date="2026-10-27T08:20:00+08:00"/>
              </w:rPr>
            </w:pPr>
            <w:del w:id="5907" w:author="xh" w:date="2026-10-27T08:20:00+08:00">
              <w:r>
                <w:rPr>
                  <w:rFonts w:hint="eastAsia" w:ascii="方正仿宋_GBK" w:hAnsi="方正仿宋_GBK" w:eastAsia="方正仿宋_GBK" w:cs="Times New Roman"/>
                  <w:sz w:val="24"/>
                  <w:szCs w:val="24"/>
                </w:rPr>
                <w:delText xml:space="preserve">市区</w:delText>
              </w:r>
            </w:del>
          </w:p>
        </w:tc>
        <w:tc>
          <w:tcPr>
            <w:tcW w:w="650" w:type="dxa"/>
            <w:vAlign w:val="center"/>
          </w:tcPr>
          <w:p w14:paraId="613E39D4">
            <w:pPr>
              <w:keepNext/>
              <w:snapToGrid w:val="0"/>
              <w:spacing w:before="0" w:after="0" w:line="370" w:lineRule="exact"/>
              <w:ind w:left="0" w:leftChars="0" w:right="0" w:rightChars="0" w:firstLine="0" w:firstLineChars="0"/>
              <w:jc w:val="center"/>
              <w:rPr>
                <w:del w:id="5910" w:author="xh" w:date="2026-10-27T08:20:00+08:00"/>
              </w:rPr>
            </w:pPr>
            <w:del w:id="5909" w:author="xh" w:date="2026-10-27T08:20:00+08:00">
              <w:r>
                <w:rPr>
                  <w:rFonts w:hint="eastAsia" w:ascii="方正仿宋_GBK" w:hAnsi="方正仿宋_GBK" w:eastAsia="方正仿宋_GBK" w:cs="Times New Roman"/>
                  <w:sz w:val="24"/>
                  <w:szCs w:val="24"/>
                </w:rPr>
                <w:delText xml:space="preserve">刚性</w:delText>
              </w:r>
            </w:del>
          </w:p>
        </w:tc>
        <w:tc>
          <w:tcPr>
            <w:tcW w:w="1750" w:type="dxa"/>
            <w:vAlign w:val="center"/>
          </w:tcPr>
          <w:p w14:paraId="24E2497C">
            <w:pPr>
              <w:keepNext/>
              <w:snapToGrid w:val="0"/>
              <w:spacing w:before="0" w:after="0" w:line="370" w:lineRule="exact"/>
              <w:ind w:left="0" w:leftChars="0" w:right="0" w:rightChars="0" w:firstLine="0" w:firstLineChars="0"/>
              <w:jc w:val="center"/>
              <w:rPr>
                <w:del w:id="5915" w:author="xh" w:date="2026-10-27T08:20:00+08:00"/>
              </w:rPr>
            </w:pPr>
            <w:del w:id="5911" w:author="xh" w:date="2026-10-27T08:20:00+08:00">
              <w:r>
                <w:rPr>
                  <w:rFonts w:hint="eastAsia" w:ascii="方正仿宋_GBK" w:hAnsi="方正仿宋_GBK" w:eastAsia="方正仿宋_GBK" w:cs="Times New Roman"/>
                  <w:sz w:val="24"/>
                  <w:szCs w:val="24"/>
                </w:rPr>
                <w:delText xml:space="preserve">3</w:delText>
              </w:r>
            </w:del>
            <w:ins w:id="2234" w:author="xh" w:date="2026-10-26T18:54:43Z">
              <w:del w:id="5912" w:author="xh" w:date="2026-10-27T08:20:00+08:00">
                <w:r>
                  <w:rPr>
                    <w:rFonts w:hint="eastAsia" w:ascii="方正仿宋_GBK" w:hAnsi="方正仿宋_GBK" w:eastAsia="方正仿宋_GBK" w:cs="Times New Roman"/>
                    <w:sz w:val="24"/>
                    <w:szCs w:val="24"/>
                  </w:rPr>
                  <w:delText xml:space="preserve">140.</w:delText>
                </w:r>
              </w:del>
            </w:ins>
            <w:del w:id="5913" w:author="xh" w:date="2026-10-27T08:20:00+08:00">
              <w:r>
                <w:rPr>
                  <w:rFonts w:hint="eastAsia" w:ascii="方正仿宋_GBK" w:hAnsi="方正仿宋_GBK" w:eastAsia="方正仿宋_GBK" w:cs="Times New Roman"/>
                  <w:sz w:val="24"/>
                  <w:szCs w:val="24"/>
                </w:rPr>
                <w:delText xml:space="preserve">5</w:delText>
              </w:r>
            </w:del>
            <w:del w:id="2235" w:author="xh" w:date="2026-10-26T18:54:43Z">
              <w:r>
                <w:rPr>
                  <w:rFonts w:hint="eastAsia" w:ascii="方正仿宋_GBK" w:hAnsi="方正仿宋_GBK" w:eastAsia="方正仿宋_GBK" w:cs="Times New Roman"/>
                  <w:sz w:val="24"/>
                  <w:szCs w:val="24"/>
                </w:rPr>
                <w:delText>87.</w:delText>
              </w:r>
            </w:del>
            <w:del w:id="5914" w:author="xh" w:date="2026-10-27T08:20:00+08:00">
              <w:r>
                <w:rPr>
                  <w:rFonts w:hint="eastAsia" w:ascii="方正仿宋_GBK" w:hAnsi="方正仿宋_GBK" w:eastAsia="方正仿宋_GBK" w:cs="Times New Roman"/>
                  <w:sz w:val="24"/>
                  <w:szCs w:val="24"/>
                </w:rPr>
                <w:delText xml:space="preserve">0</w:delText>
              </w:r>
            </w:del>
            <w:del w:id="2236"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78E8E7">
            <w:pPr>
              <w:keepNext/>
              <w:snapToGrid w:val="0"/>
              <w:spacing w:before="0" w:after="0" w:line="370" w:lineRule="exact"/>
              <w:ind w:left="0" w:leftChars="0" w:right="0" w:rightChars="0" w:firstLine="0" w:firstLineChars="0"/>
              <w:jc w:val="center"/>
              <w:rPr>
                <w:del w:id="5920" w:author="xh" w:date="2026-10-27T08:20:00+08:00"/>
              </w:rPr>
            </w:pPr>
            <w:ins w:id="2237" w:author="xh" w:date="2026-10-26T18:54:43Z">
              <w:del w:id="5916" w:author="xh" w:date="2026-10-27T08:20:00+08:00">
                <w:r>
                  <w:rPr>
                    <w:rFonts w:hint="eastAsia" w:ascii="方正仿宋_GBK" w:hAnsi="方正仿宋_GBK" w:eastAsia="方正仿宋_GBK" w:cs="Times New Roman"/>
                    <w:sz w:val="24"/>
                    <w:szCs w:val="24"/>
                  </w:rPr>
                  <w:delText xml:space="preserve">5</w:delText>
                </w:r>
              </w:del>
            </w:ins>
            <w:del w:id="2238" w:author="xh" w:date="2026-10-26T18:54:43Z">
              <w:r>
                <w:rPr>
                  <w:rFonts w:hint="eastAsia" w:ascii="方正仿宋_GBK" w:hAnsi="方正仿宋_GBK" w:eastAsia="方正仿宋_GBK" w:cs="Times New Roman"/>
                  <w:sz w:val="24"/>
                  <w:szCs w:val="24"/>
                </w:rPr>
                <w:delText>43</w:delText>
              </w:r>
            </w:del>
            <w:del w:id="5917" w:author="xh" w:date="2026-10-27T08:20:00+08:00">
              <w:r>
                <w:rPr>
                  <w:rFonts w:hint="eastAsia" w:ascii="方正仿宋_GBK" w:hAnsi="方正仿宋_GBK" w:eastAsia="方正仿宋_GBK" w:cs="Times New Roman"/>
                  <w:sz w:val="24"/>
                  <w:szCs w:val="24"/>
                </w:rPr>
                <w:delText xml:space="preserve">.</w:delText>
              </w:r>
            </w:del>
            <w:ins w:id="2239" w:author="xh" w:date="2026-10-26T18:54:43Z">
              <w:del w:id="5918" w:author="xh" w:date="2026-10-27T08:20:00+08:00">
                <w:r>
                  <w:rPr>
                    <w:rFonts w:hint="eastAsia" w:ascii="方正仿宋_GBK" w:hAnsi="方正仿宋_GBK" w:eastAsia="方正仿宋_GBK" w:cs="Times New Roman"/>
                    <w:sz w:val="24"/>
                    <w:szCs w:val="24"/>
                  </w:rPr>
                  <w:delText xml:space="preserve">6</w:delText>
                </w:r>
              </w:del>
            </w:ins>
            <w:del w:id="2240" w:author="xh" w:date="2026-10-26T18:54:43Z">
              <w:r>
                <w:rPr>
                  <w:rFonts w:hint="eastAsia" w:ascii="方正仿宋_GBK" w:hAnsi="方正仿宋_GBK" w:eastAsia="方正仿宋_GBK" w:cs="Times New Roman"/>
                  <w:sz w:val="24"/>
                  <w:szCs w:val="24"/>
                </w:rPr>
                <w:delText>2</w:delText>
              </w:r>
            </w:del>
            <w:del w:id="5919"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16D46F94">
            <w:pPr>
              <w:keepNext/>
              <w:snapToGrid w:val="0"/>
              <w:spacing w:before="0" w:after="0" w:line="370" w:lineRule="exact"/>
              <w:ind w:left="0" w:leftChars="0" w:right="0" w:rightChars="0" w:firstLine="0" w:firstLineChars="0"/>
              <w:jc w:val="center"/>
              <w:rPr>
                <w:del w:id="5924" w:author="xh" w:date="2026-10-27T08:20:00+08:00"/>
              </w:rPr>
            </w:pPr>
            <w:ins w:id="2241" w:author="xh" w:date="2026-10-26T18:54:43Z">
              <w:del w:id="5921" w:author="xh" w:date="2026-10-27T08:20:00+08:00">
                <w:r>
                  <w:rPr>
                    <w:rFonts w:hint="eastAsia" w:ascii="方正仿宋_GBK" w:hAnsi="方正仿宋_GBK" w:eastAsia="方正仿宋_GBK" w:cs="Times New Roman"/>
                    <w:sz w:val="24"/>
                    <w:szCs w:val="24"/>
                  </w:rPr>
                  <w:delText xml:space="preserve">1</w:delText>
                </w:r>
              </w:del>
            </w:ins>
            <w:del w:id="2242" w:author="xh" w:date="2026-10-26T18:54:43Z">
              <w:r>
                <w:rPr>
                  <w:rFonts w:hint="eastAsia" w:ascii="方正仿宋_GBK" w:hAnsi="方正仿宋_GBK" w:eastAsia="方正仿宋_GBK" w:cs="Times New Roman"/>
                  <w:sz w:val="24"/>
                  <w:szCs w:val="24"/>
                </w:rPr>
                <w:delText>9</w:delText>
              </w:r>
            </w:del>
            <w:del w:id="5922" w:author="xh" w:date="2026-10-27T08:20:00+08:00">
              <w:r>
                <w:rPr>
                  <w:rFonts w:hint="eastAsia" w:ascii="方正仿宋_GBK" w:hAnsi="方正仿宋_GBK" w:eastAsia="方正仿宋_GBK" w:cs="Times New Roman"/>
                  <w:sz w:val="24"/>
                  <w:szCs w:val="24"/>
                </w:rPr>
                <w:delText xml:space="preserve">2.</w:delText>
              </w:r>
            </w:del>
            <w:ins w:id="2243" w:author="xh" w:date="2026-10-26T18:54:43Z">
              <w:del w:id="5923" w:author="xh" w:date="2026-10-27T08:20:00+08:00">
                <w:r>
                  <w:rPr>
                    <w:rFonts w:hint="eastAsia" w:ascii="方正仿宋_GBK" w:hAnsi="方正仿宋_GBK" w:eastAsia="方正仿宋_GBK" w:cs="Times New Roman"/>
                    <w:sz w:val="24"/>
                    <w:szCs w:val="24"/>
                  </w:rPr>
                  <w:delText xml:space="preserve">04</w:delText>
                </w:r>
              </w:del>
            </w:ins>
            <w:del w:id="2244" w:author="xh" w:date="2026-10-26T18:54:43Z">
              <w:r>
                <w:rPr>
                  <w:rFonts w:hint="eastAsia" w:ascii="方正仿宋_GBK" w:hAnsi="方正仿宋_GBK" w:eastAsia="方正仿宋_GBK" w:cs="Times New Roman"/>
                  <w:sz w:val="24"/>
                  <w:szCs w:val="24"/>
                </w:rPr>
                <w:delText>88</w:delText>
              </w:r>
            </w:del>
          </w:p>
        </w:tc>
        <w:tc>
          <w:tcPr>
            <w:tcW w:w="1756" w:type="dxa"/>
            <w:vAlign w:val="center"/>
          </w:tcPr>
          <w:p w14:paraId="7F5E195E">
            <w:pPr>
              <w:keepNext/>
              <w:snapToGrid w:val="0"/>
              <w:spacing w:before="0" w:after="0" w:line="370" w:lineRule="exact"/>
              <w:ind w:left="0" w:leftChars="0" w:right="0" w:rightChars="0" w:firstLine="0" w:firstLineChars="0"/>
              <w:jc w:val="center"/>
              <w:rPr>
                <w:del w:id="5926" w:author="xh" w:date="2026-10-27T08:20:00+08:00"/>
              </w:rPr>
            </w:pPr>
            <w:ins w:id="2245" w:author="xh" w:date="2026-10-26T18:54:43Z">
              <w:del w:id="5925" w:author="xh" w:date="2026-10-27T08:20:00+08:00">
                <w:r>
                  <w:rPr>
                    <w:rFonts w:hint="eastAsia" w:ascii="方正仿宋_GBK" w:hAnsi="方正仿宋_GBK" w:eastAsia="方正仿宋_GBK" w:cs="Times New Roman"/>
                    <w:sz w:val="24"/>
                    <w:szCs w:val="24"/>
                  </w:rPr>
                  <w:delText xml:space="preserve">32</w:delText>
                </w:r>
              </w:del>
            </w:ins>
            <w:del w:id="2246" w:author="xh" w:date="2026-10-26T18:54:43Z">
              <w:r>
                <w:rPr>
                  <w:rFonts w:hint="eastAsia" w:ascii="方正仿宋_GBK" w:hAnsi="方正仿宋_GBK" w:eastAsia="方正仿宋_GBK" w:cs="Times New Roman"/>
                  <w:sz w:val="24"/>
                  <w:szCs w:val="24"/>
                </w:rPr>
                <w:delText>66</w:delText>
              </w:r>
            </w:del>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927" w:author="xh" w:date="2026-10-27T08:20:00+08:00"/>
        </w:trPr>
        <w:tc>
          <w:tcPr>
            <w:tcW w:w="650" w:type="dxa"/>
            <w:vAlign w:val="center"/>
          </w:tcPr>
          <w:p w14:paraId="398DB0B0">
            <w:pPr>
              <w:snapToGrid w:val="0"/>
              <w:spacing w:before="0" w:after="0" w:line="370" w:lineRule="exact"/>
              <w:ind w:left="0" w:leftChars="0" w:right="0" w:rightChars="0" w:firstLine="0" w:firstLineChars="0"/>
              <w:jc w:val="center"/>
              <w:rPr>
                <w:del w:id="5929" w:author="xh" w:date="2026-10-27T08:20:00+08:00"/>
              </w:rPr>
            </w:pPr>
            <w:del w:id="5928" w:author="xh" w:date="2026-10-27T08:20:00+08:00">
              <w:r>
                <w:rPr>
                  <w:rFonts w:hint="eastAsia" w:ascii="方正仿宋_GBK" w:hAnsi="方正仿宋_GBK" w:eastAsia="方正仿宋_GBK" w:cs="Times New Roman"/>
                  <w:sz w:val="24"/>
                  <w:szCs w:val="24"/>
                </w:rPr>
                <w:delText xml:space="preserve">市区</w:delText>
              </w:r>
            </w:del>
          </w:p>
        </w:tc>
        <w:tc>
          <w:tcPr>
            <w:tcW w:w="650" w:type="dxa"/>
            <w:vAlign w:val="center"/>
          </w:tcPr>
          <w:p w14:paraId="1867AF5D">
            <w:pPr>
              <w:snapToGrid w:val="0"/>
              <w:spacing w:before="0" w:after="0" w:line="370" w:lineRule="exact"/>
              <w:ind w:left="0" w:leftChars="0" w:right="0" w:rightChars="0" w:firstLine="0" w:firstLineChars="0"/>
              <w:jc w:val="center"/>
              <w:rPr>
                <w:del w:id="5931" w:author="xh" w:date="2026-10-27T08:20:00+08:00"/>
              </w:rPr>
            </w:pPr>
            <w:del w:id="5930" w:author="xh" w:date="2026-10-27T08:20:00+08:00">
              <w:r>
                <w:rPr>
                  <w:rFonts w:hint="eastAsia" w:ascii="方正仿宋_GBK" w:hAnsi="方正仿宋_GBK" w:eastAsia="方正仿宋_GBK" w:cs="Times New Roman"/>
                  <w:sz w:val="24"/>
                  <w:szCs w:val="24"/>
                </w:rPr>
                <w:delText xml:space="preserve">弹性</w:delText>
              </w:r>
            </w:del>
          </w:p>
        </w:tc>
        <w:tc>
          <w:tcPr>
            <w:tcW w:w="1750" w:type="dxa"/>
            <w:vAlign w:val="center"/>
          </w:tcPr>
          <w:p w14:paraId="7AB6C8E0">
            <w:pPr>
              <w:snapToGrid w:val="0"/>
              <w:spacing w:before="0" w:after="0" w:line="370" w:lineRule="exact"/>
              <w:ind w:left="0" w:leftChars="0" w:right="0" w:rightChars="0" w:firstLine="0" w:firstLineChars="0"/>
              <w:jc w:val="center"/>
              <w:rPr>
                <w:del w:id="5936" w:author="xh" w:date="2026-10-27T08:20:00+08:00"/>
              </w:rPr>
            </w:pPr>
            <w:del w:id="5932" w:author="xh" w:date="2026-10-27T08:20:00+08:00">
              <w:r>
                <w:rPr>
                  <w:rFonts w:hint="eastAsia" w:ascii="方正仿宋_GBK" w:hAnsi="方正仿宋_GBK" w:eastAsia="方正仿宋_GBK" w:cs="Times New Roman"/>
                  <w:sz w:val="24"/>
                  <w:szCs w:val="24"/>
                </w:rPr>
                <w:delText xml:space="preserve">3</w:delText>
              </w:r>
            </w:del>
            <w:ins w:id="2247" w:author="xh" w:date="2026-10-26T18:54:43Z">
              <w:del w:id="5933" w:author="xh" w:date="2026-10-27T08:20:00+08:00">
                <w:r>
                  <w:rPr>
                    <w:rFonts w:hint="eastAsia" w:ascii="方正仿宋_GBK" w:hAnsi="方正仿宋_GBK" w:eastAsia="方正仿宋_GBK" w:cs="Times New Roman"/>
                    <w:sz w:val="24"/>
                    <w:szCs w:val="24"/>
                  </w:rPr>
                  <w:delText xml:space="preserve">413.</w:delText>
                </w:r>
              </w:del>
            </w:ins>
            <w:del w:id="2248" w:author="xh" w:date="2026-10-26T18:54:43Z">
              <w:r>
                <w:rPr>
                  <w:rFonts w:hint="eastAsia" w:ascii="方正仿宋_GBK" w:hAnsi="方正仿宋_GBK" w:eastAsia="方正仿宋_GBK" w:cs="Times New Roman"/>
                  <w:sz w:val="24"/>
                  <w:szCs w:val="24"/>
                </w:rPr>
                <w:delText>6</w:delText>
              </w:r>
            </w:del>
            <w:del w:id="5934" w:author="xh" w:date="2026-10-27T08:20:00+08:00">
              <w:r>
                <w:rPr>
                  <w:rFonts w:hint="eastAsia" w:ascii="方正仿宋_GBK" w:hAnsi="方正仿宋_GBK" w:eastAsia="方正仿宋_GBK" w:cs="Times New Roman"/>
                  <w:sz w:val="24"/>
                  <w:szCs w:val="24"/>
                </w:rPr>
                <w:delText xml:space="preserve">0</w:delText>
              </w:r>
            </w:del>
            <w:del w:id="2249" w:author="xh" w:date="2026-10-26T18:54:43Z">
              <w:r>
                <w:rPr>
                  <w:rFonts w:hint="eastAsia" w:ascii="方正仿宋_GBK" w:hAnsi="方正仿宋_GBK" w:eastAsia="方正仿宋_GBK" w:cs="Times New Roman"/>
                  <w:sz w:val="24"/>
                  <w:szCs w:val="24"/>
                </w:rPr>
                <w:delText>8.5</w:delText>
              </w:r>
            </w:del>
            <w:del w:id="5935"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55FFA811">
            <w:pPr>
              <w:snapToGrid w:val="0"/>
              <w:spacing w:before="0" w:after="0" w:line="370" w:lineRule="exact"/>
              <w:ind w:left="0" w:leftChars="0" w:right="0" w:rightChars="0" w:firstLine="0" w:firstLineChars="0"/>
              <w:jc w:val="center"/>
              <w:rPr>
                <w:del w:id="5939" w:author="xh" w:date="2026-10-27T08:20:00+08:00"/>
              </w:rPr>
            </w:pPr>
            <w:ins w:id="2250" w:author="xh" w:date="2026-10-26T18:54:43Z">
              <w:del w:id="5937" w:author="xh" w:date="2026-10-27T08:20:00+08:00">
                <w:r>
                  <w:rPr>
                    <w:rFonts w:hint="eastAsia" w:ascii="方正仿宋_GBK" w:hAnsi="方正仿宋_GBK" w:eastAsia="方正仿宋_GBK" w:cs="Times New Roman"/>
                    <w:sz w:val="24"/>
                    <w:szCs w:val="24"/>
                  </w:rPr>
                  <w:delText xml:space="preserve">0</w:delText>
                </w:r>
              </w:del>
            </w:ins>
            <w:del w:id="2251" w:author="xh" w:date="2026-10-26T18:54:43Z">
              <w:r>
                <w:rPr>
                  <w:rFonts w:hint="eastAsia" w:ascii="方正仿宋_GBK" w:hAnsi="方正仿宋_GBK" w:eastAsia="方正仿宋_GBK" w:cs="Times New Roman"/>
                  <w:sz w:val="24"/>
                  <w:szCs w:val="24"/>
                </w:rPr>
                <w:delText>51</w:delText>
              </w:r>
            </w:del>
            <w:del w:id="5938" w:author="xh" w:date="2026-10-27T08:20:00+08:00">
              <w:r>
                <w:rPr>
                  <w:rFonts w:hint="eastAsia" w:ascii="方正仿宋_GBK" w:hAnsi="方正仿宋_GBK" w:eastAsia="方正仿宋_GBK" w:cs="Times New Roman"/>
                  <w:sz w:val="24"/>
                  <w:szCs w:val="24"/>
                </w:rPr>
                <w:delText xml:space="preserve">.00</w:delText>
              </w:r>
            </w:del>
          </w:p>
        </w:tc>
        <w:tc>
          <w:tcPr>
            <w:tcW w:w="1750" w:type="dxa"/>
            <w:vAlign w:val="center"/>
          </w:tcPr>
          <w:p w14:paraId="3FACC865">
            <w:pPr>
              <w:snapToGrid w:val="0"/>
              <w:spacing w:before="0" w:after="0" w:line="370" w:lineRule="exact"/>
              <w:ind w:left="0" w:leftChars="0" w:right="0" w:rightChars="0" w:firstLine="0" w:firstLineChars="0"/>
              <w:jc w:val="center"/>
              <w:rPr>
                <w:del w:id="5943" w:author="xh" w:date="2026-10-27T08:20:00+08:00"/>
              </w:rPr>
            </w:pPr>
            <w:del w:id="2252" w:author="xh" w:date="2026-10-26T18:54:43Z">
              <w:r>
                <w:rPr>
                  <w:rFonts w:hint="eastAsia" w:ascii="方正仿宋_GBK" w:hAnsi="方正仿宋_GBK" w:eastAsia="方正仿宋_GBK" w:cs="Times New Roman"/>
                  <w:sz w:val="24"/>
                  <w:szCs w:val="24"/>
                </w:rPr>
                <w:delText>1</w:delText>
              </w:r>
            </w:del>
            <w:del w:id="5940" w:author="xh" w:date="2026-10-27T08:20:00+08:00">
              <w:r>
                <w:rPr>
                  <w:rFonts w:hint="eastAsia" w:ascii="方正仿宋_GBK" w:hAnsi="方正仿宋_GBK" w:eastAsia="方正仿宋_GBK" w:cs="Times New Roman"/>
                  <w:sz w:val="24"/>
                  <w:szCs w:val="24"/>
                </w:rPr>
                <w:delText xml:space="preserve">0</w:delText>
              </w:r>
            </w:del>
            <w:del w:id="2253" w:author="xh" w:date="2026-10-26T18:54:43Z">
              <w:r>
                <w:rPr>
                  <w:rFonts w:hint="eastAsia" w:ascii="方正仿宋_GBK" w:hAnsi="方正仿宋_GBK" w:eastAsia="方正仿宋_GBK" w:cs="Times New Roman"/>
                  <w:sz w:val="24"/>
                  <w:szCs w:val="24"/>
                </w:rPr>
                <w:delText>9</w:delText>
              </w:r>
            </w:del>
            <w:del w:id="5941" w:author="xh" w:date="2026-10-27T08:20:00+08:00">
              <w:r>
                <w:rPr>
                  <w:rFonts w:hint="eastAsia" w:ascii="方正仿宋_GBK" w:hAnsi="方正仿宋_GBK" w:eastAsia="方正仿宋_GBK" w:cs="Times New Roman"/>
                  <w:sz w:val="24"/>
                  <w:szCs w:val="24"/>
                </w:rPr>
                <w:delText xml:space="preserve">.</w:delText>
              </w:r>
            </w:del>
            <w:ins w:id="2254" w:author="xh" w:date="2026-10-26T18:54:43Z">
              <w:del w:id="5942" w:author="xh" w:date="2026-10-27T08:20:00+08:00">
                <w:r>
                  <w:rPr>
                    <w:rFonts w:hint="eastAsia" w:ascii="方正仿宋_GBK" w:hAnsi="方正仿宋_GBK" w:eastAsia="方正仿宋_GBK" w:cs="Times New Roman"/>
                    <w:sz w:val="24"/>
                    <w:szCs w:val="24"/>
                  </w:rPr>
                  <w:delText xml:space="preserve">00</w:delText>
                </w:r>
              </w:del>
            </w:ins>
            <w:del w:id="2255" w:author="xh" w:date="2026-10-26T18:54:43Z">
              <w:r>
                <w:rPr>
                  <w:rFonts w:hint="eastAsia" w:ascii="方正仿宋_GBK" w:hAnsi="方正仿宋_GBK" w:eastAsia="方正仿宋_GBK" w:cs="Times New Roman"/>
                  <w:sz w:val="24"/>
                  <w:szCs w:val="24"/>
                </w:rPr>
                <w:delText>65</w:delText>
              </w:r>
            </w:del>
          </w:p>
        </w:tc>
        <w:tc>
          <w:tcPr>
            <w:tcW w:w="1756" w:type="dxa"/>
            <w:vAlign w:val="center"/>
          </w:tcPr>
          <w:p w14:paraId="750011DB">
            <w:pPr>
              <w:snapToGrid w:val="0"/>
              <w:spacing w:before="0" w:after="0" w:line="370" w:lineRule="exact"/>
              <w:ind w:left="0" w:leftChars="0" w:right="0" w:rightChars="0" w:firstLine="0" w:firstLineChars="0"/>
              <w:jc w:val="center"/>
              <w:rPr>
                <w:del w:id="5945" w:author="xh" w:date="2026-10-27T08:20:00+08:00"/>
              </w:rPr>
            </w:pPr>
            <w:ins w:id="2256" w:author="xh" w:date="2026-10-26T18:54:43Z">
              <w:del w:id="5944" w:author="xh" w:date="2026-10-27T08:20:00+08:00">
                <w:r>
                  <w:rPr>
                    <w:rFonts w:hint="eastAsia" w:ascii="方正仿宋_GBK" w:hAnsi="方正仿宋_GBK" w:eastAsia="方正仿宋_GBK" w:cs="Times New Roman"/>
                    <w:sz w:val="24"/>
                    <w:szCs w:val="24"/>
                  </w:rPr>
                  <w:delText xml:space="preserve">0</w:delText>
                </w:r>
              </w:del>
            </w:ins>
            <w:del w:id="2257" w:author="xh" w:date="2026-10-26T18:54:43Z">
              <w:r>
                <w:rPr>
                  <w:rFonts w:hint="eastAsia" w:ascii="方正仿宋_GBK" w:hAnsi="方正仿宋_GBK" w:eastAsia="方正仿宋_GBK" w:cs="Times New Roman"/>
                  <w:sz w:val="24"/>
                  <w:szCs w:val="24"/>
                </w:rPr>
                <w:delText>35</w:delText>
              </w:r>
            </w:del>
          </w:p>
        </w:tc>
      </w:tr>
    </w:tbl>
    <w:p>
      <w:pPr>
        <w:keepNext/>
        <w:widowControl/>
        <w:adjustRightInd w:val="0"/>
        <w:snapToGrid w:val="0"/>
        <w:spacing w:line="560" w:lineRule="exact"/>
        <w:ind w:firstLine="641" w:firstLineChars="200"/>
        <w:outlineLvl w:val="1"/>
        <w:rPr>
          <w:ins w:id="5946" w:author="xh" w:date="2026-10-27T08:20:00+08:00"/>
        </w:rPr>
      </w:pPr>
      <w:ins w:id="5947" w:author="xh" w:date="2026-10-27T08:20:00+08:00">
        <w:r>
          <w:rPr>
            <w:rFonts w:ascii="Times New Roman" w:hAnsi="Times New Roman" w:eastAsia="方正楷体_GBK" w:cs="Times New Roman"/>
            <w:sz w:val="32"/>
            <w:b/>
          </w:rPr>
        </w:r>
        <w:r>
          <w:rPr>
            <w:rFonts w:ascii="Times New Roman" w:hAnsi="Times New Roman" w:eastAsia="方正楷体_GBK" w:cs="Times New Roman"/>
            <w:sz w:val="32"/>
            <w:b/>
          </w:rPr>
          <w:t xml:space="preserve">（三）与导则容载比推荐值的比较</w:t>
        </w:r>
      </w:ins>
    </w:p>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258" w:author="xh" w:date="2026-10-23T16:50:00Z">
        <w:commentRangeStart w:id="2"/>
        <w:r>
          <w:rPr>
            <w:rFonts w:hint="default" w:ascii="Times New Roman" w:hAnsi="Times New Roman" w:eastAsia="方正仿宋_GBK" w:cs="Times New Roman"/>
            <w:b w:val="0"/>
            <w:bCs w:val="0"/>
            <w:i w:val="0"/>
            <w:iCs w:val="0"/>
            <w:sz w:val="32"/>
            <w:szCs w:val="32"/>
            <w:rPrChange w:id="2259" w:author="xh" w:date="2026-10-23T16:50:00Z">
              <w:rPr>
                <w:rFonts w:hint="eastAsia" w:ascii="方正仿宋_GBK" w:hAnsi="方正仿宋_GBK" w:eastAsia="方正仿宋_GBK" w:cs="Times New Roman"/>
                <w:sz w:val="32"/>
                <w:szCs w:val="32"/>
              </w:rPr>
            </w:rPrChange>
          </w:rPr>
          <w:t>图2展示两地区逐</w:t>
        </w:r>
      </w:ins>
      <w:del w:id="2260"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2261" w:author="xh" w:date="2026-10-23T16:50:00Z">
            <w:rPr>
              <w:rFonts w:hint="eastAsia" w:ascii="方正仿宋_GBK" w:hAnsi="方正仿宋_GBK" w:eastAsia="方正仿宋_GBK" w:cs="Times New Roman"/>
              <w:sz w:val="32"/>
              <w:szCs w:val="32"/>
            </w:rPr>
          </w:rPrChange>
        </w:rPr>
        <w:t>年</w:t>
      </w:r>
      <w:ins w:id="2262" w:author="xh" w:date="2026-10-23T16:50:00Z">
        <w:r>
          <w:rPr>
            <w:rFonts w:hint="default" w:ascii="Times New Roman" w:hAnsi="Times New Roman" w:eastAsia="方正仿宋_GBK" w:cs="Times New Roman"/>
            <w:b w:val="0"/>
            <w:bCs w:val="0"/>
            <w:i w:val="0"/>
            <w:iCs w:val="0"/>
            <w:sz w:val="32"/>
            <w:szCs w:val="32"/>
            <w:rPrChange w:id="2263" w:author="xh" w:date="2026-10-23T16:50:00Z">
              <w:rPr>
                <w:rFonts w:hint="eastAsia" w:ascii="方正仿宋_GBK" w:hAnsi="方正仿宋_GBK" w:eastAsia="方正仿宋_GBK" w:cs="Times New Roman"/>
                <w:sz w:val="32"/>
                <w:szCs w:val="32"/>
              </w:rPr>
            </w:rPrChange>
          </w:rPr>
          <w:t>容载比。邳州</w:t>
        </w:r>
      </w:ins>
      <w:del w:id="2264"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2265" w:author="xh" w:date="2026-10-23T16:50:00Z">
            <w:rPr>
              <w:rFonts w:hint="eastAsia" w:ascii="方正仿宋_GBK" w:hAnsi="方正仿宋_GBK" w:eastAsia="方正仿宋_GBK" w:cs="Times New Roman"/>
              <w:sz w:val="32"/>
              <w:szCs w:val="32"/>
            </w:rPr>
          </w:rPrChange>
        </w:rPr>
        <w:t>203</w:t>
      </w:r>
      <w:ins w:id="2266" w:author="xh" w:date="2026-10-26T18:55:29Z">
        <w:r>
          <w:rPr>
            <w:rFonts w:hint="default" w:ascii="Times New Roman" w:hAnsi="Times New Roman" w:eastAsia="方正仿宋_GBK" w:cs="Times New Roman"/>
            <w:b w:val="0"/>
            <w:bCs w:val="0"/>
            <w:i w:val="0"/>
            <w:iCs w:val="0"/>
            <w:sz w:val="32"/>
            <w:szCs w:val="32"/>
          </w:rPr>
          <w:t>0</w:t>
        </w:r>
      </w:ins>
      <w:del w:id="2267" w:author="xh" w:date="2026-10-26T18:55:2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2268" w:author="xh" w:date="2026-10-23T16:50:00Z">
        <w:r>
          <w:rPr>
            <w:rFonts w:hint="default" w:ascii="Times New Roman" w:hAnsi="Times New Roman" w:eastAsia="方正仿宋_GBK" w:cs="Times New Roman"/>
            <w:b w:val="0"/>
            <w:bCs w:val="0"/>
            <w:i w:val="0"/>
            <w:iCs w:val="0"/>
            <w:sz w:val="32"/>
            <w:szCs w:val="32"/>
            <w:rPrChange w:id="2269" w:author="xh" w:date="2026-10-23T16:50:00Z">
              <w:rPr>
                <w:rFonts w:hint="eastAsia" w:ascii="方正仿宋_GBK" w:hAnsi="方正仿宋_GBK" w:eastAsia="方正仿宋_GBK" w:cs="Times New Roman"/>
                <w:sz w:val="32"/>
                <w:szCs w:val="32"/>
              </w:rPr>
            </w:rPrChange>
          </w:rPr>
          <w:t>弹性与刚性分别为2.0</w:t>
        </w:r>
      </w:ins>
      <w:ins w:id="2270" w:author="xh" w:date="2026-10-26T18:55:29Z">
        <w:r>
          <w:rPr>
            <w:rFonts w:hint="default" w:ascii="Times New Roman" w:hAnsi="Times New Roman" w:eastAsia="方正仿宋_GBK" w:cs="Times New Roman"/>
            <w:b w:val="0"/>
            <w:bCs w:val="0"/>
            <w:i w:val="0"/>
            <w:iCs w:val="0"/>
            <w:sz w:val="32"/>
            <w:szCs w:val="32"/>
          </w:rPr>
          <w:t>4</w:t>
        </w:r>
      </w:ins>
      <w:del w:id="2271" w:author="xh" w:date="2026-10-26T18:55:29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和1.</w:t>
      </w:r>
      <w:ins w:id="2272" w:author="xh" w:date="2026-10-26T18:55:29Z">
        <w:r>
          <w:rPr>
            <w:rFonts w:hint="default" w:ascii="Times New Roman" w:hAnsi="Times New Roman" w:eastAsia="方正仿宋_GBK" w:cs="Times New Roman"/>
            <w:b w:val="0"/>
            <w:bCs w:val="0"/>
            <w:i w:val="0"/>
            <w:iCs w:val="0"/>
            <w:sz w:val="32"/>
            <w:szCs w:val="32"/>
          </w:rPr>
          <w:t>81</w:t>
        </w:r>
      </w:ins>
      <w:del w:id="2273" w:author="xh" w:date="2026-10-26T18:55:29Z">
        <w:r>
          <w:rPr>
            <w:rFonts w:hint="default" w:ascii="Times New Roman" w:hAnsi="Times New Roman" w:eastAsia="方正仿宋_GBK" w:cs="Times New Roman"/>
            <w:b w:val="0"/>
            <w:bCs w:val="0"/>
            <w:i w:val="0"/>
            <w:iCs w:val="0"/>
            <w:sz w:val="32"/>
            <w:szCs w:val="32"/>
          </w:rPr>
          <w:delText>90</w:delText>
        </w:r>
      </w:del>
      <w:r>
        <w:rPr>
          <w:rFonts w:hint="default" w:ascii="Times New Roman" w:hAnsi="Times New Roman" w:eastAsia="方正仿宋_GBK" w:cs="Times New Roman"/>
          <w:b w:val="0"/>
          <w:bCs w:val="0"/>
          <w:i w:val="0"/>
          <w:iCs w:val="0"/>
          <w:sz w:val="32"/>
          <w:szCs w:val="32"/>
        </w:rPr>
        <w:t>，市区分别为1.</w:t>
      </w:r>
      <w:ins w:id="2274" w:author="xh" w:date="2026-10-26T18:55:29Z">
        <w:r>
          <w:rPr>
            <w:rFonts w:hint="default" w:ascii="Times New Roman" w:hAnsi="Times New Roman" w:eastAsia="方正仿宋_GBK" w:cs="Times New Roman"/>
            <w:b w:val="0"/>
            <w:bCs w:val="0"/>
            <w:i w:val="0"/>
            <w:iCs w:val="0"/>
            <w:sz w:val="32"/>
            <w:szCs w:val="32"/>
          </w:rPr>
          <w:t>85</w:t>
        </w:r>
      </w:ins>
      <w:del w:id="2275" w:author="xh" w:date="2026-10-26T18:55:29Z">
        <w:r>
          <w:rPr>
            <w:rFonts w:hint="default" w:ascii="Times New Roman" w:hAnsi="Times New Roman" w:eastAsia="方正仿宋_GBK" w:cs="Times New Roman"/>
            <w:b w:val="0"/>
            <w:bCs w:val="0"/>
            <w:i w:val="0"/>
            <w:iCs w:val="0"/>
            <w:sz w:val="32"/>
            <w:szCs w:val="32"/>
          </w:rPr>
          <w:delText>62</w:delText>
        </w:r>
      </w:del>
      <w:r>
        <w:rPr>
          <w:rFonts w:hint="default" w:ascii="Times New Roman" w:hAnsi="Times New Roman" w:eastAsia="方正仿宋_GBK" w:cs="Times New Roman"/>
          <w:b w:val="0"/>
          <w:bCs w:val="0"/>
          <w:i w:val="0"/>
          <w:iCs w:val="0"/>
          <w:sz w:val="32"/>
          <w:szCs w:val="32"/>
        </w:rPr>
        <w:t>和1.</w:t>
      </w:r>
      <w:ins w:id="2276" w:author="xh" w:date="2026-10-26T18:55:29Z">
        <w:r>
          <w:rPr>
            <w:rFonts w:hint="default" w:ascii="Times New Roman" w:hAnsi="Times New Roman" w:eastAsia="方正仿宋_GBK" w:cs="Times New Roman"/>
            <w:b w:val="0"/>
            <w:bCs w:val="0"/>
            <w:i w:val="0"/>
            <w:iCs w:val="0"/>
            <w:sz w:val="32"/>
            <w:szCs w:val="32"/>
          </w:rPr>
          <w:t>70</w:t>
        </w:r>
      </w:ins>
      <w:del w:id="2277" w:author="xh" w:date="2026-10-26T18:55:29Z">
        <w:r>
          <w:rPr>
            <w:rFonts w:hint="default" w:ascii="Times New Roman" w:hAnsi="Times New Roman" w:eastAsia="方正仿宋_GBK" w:cs="Times New Roman"/>
            <w:b w:val="0"/>
            <w:bCs w:val="0"/>
            <w:i w:val="0"/>
            <w:iCs w:val="0"/>
            <w:sz w:val="32"/>
            <w:szCs w:val="32"/>
          </w:rPr>
          <w:delText>61</w:delText>
        </w:r>
      </w:del>
      <w:del w:id="2278" w:author="xh" w:date="2026-10-23T16:50:00Z">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2279" w:author="xh" w:date="2026-10-23T16:50:00Z">
            <w:rPr>
              <w:rFonts w:hint="eastAsia" w:ascii="方正仿宋_GBK" w:hAnsi="方正仿宋_GBK" w:eastAsia="方正仿宋_GBK" w:cs="Times New Roman"/>
              <w:sz w:val="32"/>
              <w:szCs w:val="32"/>
            </w:rPr>
          </w:rPrChange>
        </w:rPr>
        <w:t>。</w:t>
      </w:r>
      <w:ins w:id="2280" w:author="xh" w:date="2026-10-23T16:50:00Z">
        <w:del w:id="2281" w:author="白日梦想家" w:date="2026-10-26T15:25:21Z">
          <w:r>
            <w:rPr>
              <w:rFonts w:hint="default" w:ascii="Times New Roman" w:hAnsi="Times New Roman" w:eastAsia="方正仿宋_GBK" w:cs="Times New Roman"/>
              <w:b w:val="0"/>
              <w:bCs w:val="0"/>
              <w:i w:val="0"/>
              <w:iCs w:val="0"/>
              <w:sz w:val="32"/>
              <w:szCs w:val="32"/>
              <w:rPrChange w:id="2282" w:author="xh" w:date="2026-10-23T16:50:00Z">
                <w:rPr>
                  <w:rFonts w:hint="eastAsia" w:ascii="方正仿宋_GBK" w:hAnsi="方正仿宋_GBK" w:eastAsia="方正仿宋_GBK" w:cs="Times New Roman"/>
                  <w:sz w:val="32"/>
                  <w:szCs w:val="32"/>
                </w:rPr>
              </w:rPrChange>
            </w:rPr>
            <w:delText>指标随</w:delText>
          </w:r>
        </w:del>
      </w:ins>
      <w:del w:id="2283" w:author="白日梦想家" w:date="2026-10-26T15:25:21Z">
        <w:r>
          <w:rPr>
            <w:rFonts w:hint="eastAsia" w:ascii="方正仿宋_GBK" w:hAnsi="方正仿宋_GBK" w:eastAsia="方正仿宋_GBK" w:cs="Times New Roman"/>
            <w:sz w:val="32"/>
            <w:szCs w:val="32"/>
          </w:rPr>
          <w:delText>新购</w:delText>
        </w:r>
      </w:del>
      <w:del w:id="2284" w:author="白日梦想家" w:date="2026-10-26T15:25:21Z">
        <w:r>
          <w:rPr>
            <w:rFonts w:hint="default" w:ascii="Times New Roman" w:hAnsi="Times New Roman" w:eastAsia="方正仿宋_GBK" w:cs="Times New Roman"/>
            <w:b w:val="0"/>
            <w:bCs w:val="0"/>
            <w:i w:val="0"/>
            <w:iCs w:val="0"/>
            <w:sz w:val="32"/>
            <w:szCs w:val="32"/>
            <w:rPrChange w:id="2285" w:author="xh" w:date="2026-10-23T16:50:00Z">
              <w:rPr>
                <w:rFonts w:hint="eastAsia" w:ascii="方正仿宋_GBK" w:hAnsi="方正仿宋_GBK" w:eastAsia="方正仿宋_GBK" w:cs="Times New Roman"/>
                <w:sz w:val="32"/>
                <w:szCs w:val="32"/>
              </w:rPr>
            </w:rPrChange>
          </w:rPr>
          <w:delText>主变</w:delText>
        </w:r>
      </w:del>
      <w:del w:id="2286" w:author="白日梦想家" w:date="2026-10-26T15:25:21Z">
        <w:r>
          <w:rPr>
            <w:rFonts w:hint="eastAsia" w:ascii="方正仿宋_GBK" w:hAnsi="方正仿宋_GBK" w:eastAsia="方正仿宋_GBK" w:cs="Times New Roman"/>
            <w:sz w:val="32"/>
            <w:szCs w:val="32"/>
          </w:rPr>
          <w:delText>容量为更换及扩</w:delText>
        </w:r>
      </w:del>
      <w:del w:id="2287" w:author="白日梦想家" w:date="2026-10-26T15:25:21Z">
        <w:r>
          <w:rPr>
            <w:rFonts w:hint="default" w:ascii="Times New Roman" w:hAnsi="Times New Roman" w:eastAsia="方正仿宋_GBK" w:cs="Times New Roman"/>
            <w:b w:val="0"/>
            <w:bCs w:val="0"/>
            <w:i w:val="0"/>
            <w:iCs w:val="0"/>
            <w:sz w:val="32"/>
            <w:szCs w:val="32"/>
            <w:rPrChange w:id="2288" w:author="xh" w:date="2026-10-23T16:50:00Z">
              <w:rPr>
                <w:rFonts w:hint="eastAsia" w:ascii="方正仿宋_GBK" w:hAnsi="方正仿宋_GBK" w:eastAsia="方正仿宋_GBK" w:cs="Times New Roman"/>
                <w:sz w:val="32"/>
                <w:szCs w:val="32"/>
              </w:rPr>
            </w:rPrChange>
          </w:rPr>
          <w:delText>建</w:delText>
        </w:r>
      </w:del>
      <w:ins w:id="2289" w:author="xh" w:date="2026-10-23T16:50:00Z">
        <w:del w:id="2290" w:author="白日梦想家" w:date="2026-10-26T15:25:21Z">
          <w:r>
            <w:rPr>
              <w:rFonts w:hint="default" w:ascii="Times New Roman" w:hAnsi="Times New Roman" w:eastAsia="方正仿宋_GBK" w:cs="Times New Roman"/>
              <w:b w:val="0"/>
              <w:bCs w:val="0"/>
              <w:i w:val="0"/>
              <w:iCs w:val="0"/>
              <w:sz w:val="32"/>
              <w:szCs w:val="32"/>
              <w:rPrChange w:id="2291" w:author="xh" w:date="2026-10-23T16:50:00Z">
                <w:rPr>
                  <w:rFonts w:hint="eastAsia" w:ascii="方正仿宋_GBK" w:hAnsi="方正仿宋_GBK" w:eastAsia="方正仿宋_GBK" w:cs="Times New Roman"/>
                  <w:sz w:val="32"/>
                  <w:szCs w:val="32"/>
                </w:rPr>
              </w:rPrChange>
            </w:rPr>
            <w:delText>设与负荷变化共同调整，部分年份负荷回落、</w:delText>
          </w:r>
        </w:del>
      </w:ins>
      <w:del w:id="2292" w:author="白日梦想家" w:date="2026-10-26T15:25:21Z">
        <w:r>
          <w:rPr>
            <w:rFonts w:hint="eastAsia" w:ascii="方正仿宋_GBK" w:hAnsi="方正仿宋_GBK" w:eastAsia="方正仿宋_GBK" w:cs="Times New Roman"/>
            <w:sz w:val="32"/>
            <w:szCs w:val="32"/>
          </w:rPr>
          <w:delText>所采购</w:delText>
        </w:r>
      </w:del>
      <w:del w:id="2293" w:author="白日梦想家" w:date="2026-10-26T15:25:21Z">
        <w:r>
          <w:rPr>
            <w:rFonts w:hint="default" w:ascii="Times New Roman" w:hAnsi="Times New Roman" w:eastAsia="方正仿宋_GBK" w:cs="Times New Roman"/>
            <w:b w:val="0"/>
            <w:bCs w:val="0"/>
            <w:i w:val="0"/>
            <w:iCs w:val="0"/>
            <w:sz w:val="32"/>
            <w:szCs w:val="32"/>
            <w:rPrChange w:id="2294" w:author="xh" w:date="2026-10-23T16:50:00Z">
              <w:rPr>
                <w:rFonts w:hint="eastAsia" w:ascii="方正仿宋_GBK" w:hAnsi="方正仿宋_GBK" w:eastAsia="方正仿宋_GBK" w:cs="Times New Roman"/>
                <w:sz w:val="32"/>
                <w:szCs w:val="32"/>
              </w:rPr>
            </w:rPrChange>
          </w:rPr>
          <w:delText>设备</w:delText>
        </w:r>
      </w:del>
      <w:ins w:id="2295" w:author="xh" w:date="2026-10-23T16:50:00Z">
        <w:del w:id="2296" w:author="白日梦想家" w:date="2026-10-26T15:25:21Z">
          <w:r>
            <w:rPr>
              <w:rFonts w:hint="default" w:ascii="Times New Roman" w:hAnsi="Times New Roman" w:eastAsia="方正仿宋_GBK" w:cs="Times New Roman"/>
              <w:b w:val="0"/>
              <w:bCs w:val="0"/>
              <w:i w:val="0"/>
              <w:iCs w:val="0"/>
              <w:sz w:val="32"/>
              <w:szCs w:val="32"/>
              <w:rPrChange w:id="2297" w:author="xh" w:date="2026-10-23T16:50:00Z">
                <w:rPr>
                  <w:rFonts w:hint="eastAsia" w:ascii="方正仿宋_GBK" w:hAnsi="方正仿宋_GBK" w:eastAsia="方正仿宋_GBK" w:cs="Times New Roman"/>
                  <w:sz w:val="32"/>
                  <w:szCs w:val="32"/>
                </w:rPr>
              </w:rPrChange>
            </w:rPr>
            <w:delText>持续</w:delText>
          </w:r>
        </w:del>
      </w:ins>
      <w:del w:id="2298" w:author="白日梦想家" w:date="2026-10-26T15:25:21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del w:id="2299" w:author="白日梦想家" w:date="2026-10-26T15:25:21Z">
        <w:r>
          <w:rPr>
            <w:rFonts w:hint="default" w:ascii="Times New Roman" w:hAnsi="Times New Roman" w:eastAsia="方正仿宋_GBK" w:cs="Times New Roman"/>
            <w:b w:val="0"/>
            <w:bCs w:val="0"/>
            <w:i w:val="0"/>
            <w:iCs w:val="0"/>
            <w:sz w:val="32"/>
            <w:szCs w:val="32"/>
            <w:rPrChange w:id="2300" w:author="xh" w:date="2026-10-23T16:50:00Z">
              <w:rPr>
                <w:rFonts w:hint="eastAsia" w:ascii="方正仿宋_GBK" w:hAnsi="方正仿宋_GBK" w:eastAsia="方正仿宋_GBK" w:cs="Times New Roman"/>
                <w:sz w:val="32"/>
                <w:szCs w:val="32"/>
              </w:rPr>
            </w:rPrChange>
          </w:rPr>
          <w:delText>在役</w:delText>
        </w:r>
      </w:del>
      <w:ins w:id="2301" w:author="xh" w:date="2026-10-23T16:50:00Z">
        <w:del w:id="2302" w:author="白日梦想家" w:date="2026-10-26T15:25:21Z">
          <w:r>
            <w:rPr>
              <w:rFonts w:hint="default" w:ascii="Times New Roman" w:hAnsi="Times New Roman" w:eastAsia="方正仿宋_GBK" w:cs="Times New Roman"/>
              <w:b w:val="0"/>
              <w:bCs w:val="0"/>
              <w:i w:val="0"/>
              <w:iCs w:val="0"/>
              <w:sz w:val="32"/>
              <w:szCs w:val="32"/>
              <w:rPrChange w:id="2303" w:author="xh" w:date="2026-10-23T16:50:00Z">
                <w:rPr>
                  <w:rFonts w:hint="eastAsia" w:ascii="方正仿宋_GBK" w:hAnsi="方正仿宋_GBK" w:eastAsia="方正仿宋_GBK" w:cs="Times New Roman"/>
                  <w:sz w:val="32"/>
                  <w:szCs w:val="32"/>
                </w:rPr>
              </w:rPrChange>
            </w:rPr>
            <w:delText>时，容载比相应升高。各站实际措施还需结合剩余</w:delText>
          </w:r>
        </w:del>
      </w:ins>
      <w:del w:id="2304" w:author="白日梦想家" w:date="2026-10-26T15:25:21Z">
        <w:r>
          <w:rPr>
            <w:rFonts w:hint="eastAsia" w:ascii="方正仿宋_GBK" w:hAnsi="方正仿宋_GBK" w:eastAsia="方正仿宋_GBK" w:cs="Times New Roman"/>
            <w:sz w:val="32"/>
            <w:szCs w:val="32"/>
          </w:rPr>
          <w:delText>规模分别反映建设量和累计</w:delText>
        </w:r>
      </w:del>
      <w:del w:id="2305" w:author="白日梦想家" w:date="2026-10-26T15:25:21Z">
        <w:r>
          <w:rPr>
            <w:rFonts w:hint="default" w:ascii="Times New Roman" w:hAnsi="Times New Roman" w:eastAsia="方正仿宋_GBK" w:cs="Times New Roman"/>
            <w:b w:val="0"/>
            <w:bCs w:val="0"/>
            <w:i w:val="0"/>
            <w:iCs w:val="0"/>
            <w:sz w:val="32"/>
            <w:szCs w:val="32"/>
            <w:rPrChange w:id="2306" w:author="xh" w:date="2026-10-23T16:50:00Z">
              <w:rPr>
                <w:rFonts w:hint="eastAsia" w:ascii="方正仿宋_GBK" w:hAnsi="方正仿宋_GBK" w:eastAsia="方正仿宋_GBK" w:cs="Times New Roman"/>
                <w:sz w:val="32"/>
                <w:szCs w:val="32"/>
              </w:rPr>
            </w:rPrChange>
          </w:rPr>
          <w:delText>供电能力</w:delText>
        </w:r>
      </w:del>
      <w:ins w:id="2307" w:author="xh" w:date="2026-10-23T16:50:00Z">
        <w:del w:id="2308" w:author="白日梦想家" w:date="2026-10-26T15:25:21Z">
          <w:r>
            <w:rPr>
              <w:rFonts w:hint="default" w:ascii="Times New Roman" w:hAnsi="Times New Roman" w:eastAsia="方正仿宋_GBK" w:cs="Times New Roman"/>
              <w:b w:val="0"/>
              <w:bCs w:val="0"/>
              <w:i w:val="0"/>
              <w:iCs w:val="0"/>
              <w:sz w:val="32"/>
              <w:szCs w:val="32"/>
              <w:rPrChange w:id="2309" w:author="xh" w:date="2026-10-23T16:50:00Z">
                <w:rPr>
                  <w:rFonts w:hint="eastAsia" w:ascii="方正仿宋_GBK" w:hAnsi="方正仿宋_GBK" w:eastAsia="方正仿宋_GBK" w:cs="Times New Roman"/>
                  <w:sz w:val="32"/>
                  <w:szCs w:val="32"/>
                </w:rPr>
              </w:rPrChange>
            </w:rPr>
            <w:delText>和网络支援落实</w:delText>
          </w:r>
        </w:del>
      </w:ins>
      <w:del w:id="2310" w:author="白日梦想家" w:date="2026-10-26T15:25:21Z">
        <w:r>
          <w:rPr>
            <w:rFonts w:hint="default" w:ascii="Times New Roman" w:hAnsi="Times New Roman" w:eastAsia="方正仿宋_GBK" w:cs="Times New Roman"/>
            <w:b w:val="0"/>
            <w:bCs w:val="0"/>
            <w:i w:val="0"/>
            <w:iCs w:val="0"/>
            <w:sz w:val="32"/>
            <w:szCs w:val="32"/>
            <w:rPrChange w:id="2311" w:author="xh" w:date="2026-10-23T16:50:00Z">
              <w:rPr>
                <w:rFonts w:hint="eastAsia" w:ascii="方正仿宋_GBK" w:hAnsi="方正仿宋_GBK" w:eastAsia="方正仿宋_GBK" w:cs="Times New Roman"/>
                <w:sz w:val="32"/>
                <w:szCs w:val="32"/>
              </w:rPr>
            </w:rPrChange>
          </w:rPr>
          <w:delText>。</w:delText>
        </w:r>
        <w:commentRangeEnd w:id="2"/>
      </w:del>
      <w:r>
        <w:rPr>
          <w:woUserID w:val="2"/>
        </w:rPr>
        <w:commentReference w:id="2"/>
      </w:r>
    </w:p>
    <w:p>
      <w:pPr>
        <w:widowControl/>
        <w:adjustRightInd w:val="0"/>
        <w:snapToGrid w:val="0"/>
        <w:spacing w:line="560" w:lineRule="exact"/>
        <w:rPr>
          <w:ins w:id="6050" w:author="xh" w:date="2026-10-27T08:22:00+08:00"/>
        </w:rPr>
        <w:ind w:firstLine="0" w:firstLineChars="0" w:hanging="0" w:hangingChars="0" w:left="0" w:right="0" w:start="0" w:end="0" w:leftChars="0" w:rightChars="0" w:startChars="0" w:endChars="0"/>
        <w:jc w:val="center"/>
      </w:pPr>
      <w:ins w:id="6051" w:author="xh" w:date="2026-10-27T08:22:00+08:00">
        <w:r>
          <w:rPr>
            <w:rFonts w:ascii="Times New Roman" w:hAnsi="Times New Roman" w:eastAsia="方正仿宋_GBK" w:cs="Times New Roman"/>
            <w:sz w:val="24"/>
          </w:rPr>
        </w:r>
        <w:r>
          <w:rPr>
            <w:rFonts w:ascii="Times New Roman" w:hAnsi="Times New Roman" w:eastAsia="方正仿宋_GBK" w:cs="Times New Roman"/>
            <w:sz w:val="24"/>
          </w:rPr>
          <w:t xml:space="preserve">表2 导则中高压分区或行政县（市、区）110～35 kV电网容载比选择范围</w:t>
        </w:r>
      </w:ins>
    </w:p>
    <w:tbl>
      <w:tblPr>
        <w:tblStyle w:val="6"/>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127F9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052" w:author="xh" w:date="2026-10-27T08:22:00+08:00"/>
        </w:trPr>
        <w:tc>
          <w:tcPr>
            <w:tcW w:w="2771" w:type="dxa"/>
            <w:tcMar>
              <w:left w:w="70" w:type="dxa"/>
              <w:right w:w="70" w:type="dxa"/>
            </w:tcMar>
            <w:vAlign w:val="center"/>
          </w:tcPr>
          <w:p w14:paraId="5F6439E4">
            <w:pPr>
              <w:keepNext/>
              <w:spacing w:before="20" w:after="20" w:line="260" w:lineRule="exact"/>
              <w:ind w:left="0" w:leftChars="0" w:right="0" w:rightChars="0" w:firstLine="0" w:firstLineChars="0"/>
              <w:jc w:val="center"/>
            </w:pPr>
            <w:r>
              <w:rPr>
                <w:rFonts w:ascii="Times New Roman" w:hAnsi="Times New Roman" w:eastAsia="宋体"/>
                <w:b/>
                <w:sz w:val="24"/>
                <w:szCs w:val="24"/>
              </w:rPr>
              <w:t>负荷增长情况</w:t>
            </w:r>
          </w:p>
        </w:tc>
        <w:tc>
          <w:tcPr>
            <w:tcW w:w="2771" w:type="dxa"/>
            <w:tcMar>
              <w:left w:w="70" w:type="dxa"/>
              <w:right w:w="70" w:type="dxa"/>
            </w:tcMar>
            <w:vAlign w:val="center"/>
          </w:tcPr>
          <w:p w14:paraId="4DB954B4">
            <w:pPr>
              <w:keepNext/>
              <w:spacing w:before="20" w:after="20" w:line="260" w:lineRule="exact"/>
              <w:ind w:left="0" w:leftChars="0" w:right="0" w:rightChars="0" w:firstLine="0" w:firstLineChars="0"/>
              <w:jc w:val="center"/>
            </w:pPr>
            <w:r>
              <w:rPr>
                <w:rFonts w:ascii="Times New Roman" w:hAnsi="Times New Roman" w:eastAsia="宋体"/>
                <w:b/>
                <w:sz w:val="24"/>
                <w:szCs w:val="24"/>
              </w:rPr>
              <w:t>年最大净负荷平均增长率KP</w:t>
            </w:r>
          </w:p>
        </w:tc>
        <w:tc>
          <w:tcPr>
            <w:tcW w:w="2771" w:type="dxa"/>
            <w:tcMar>
              <w:left w:w="70" w:type="dxa"/>
              <w:right w:w="70" w:type="dxa"/>
            </w:tcMar>
            <w:vAlign w:val="center"/>
          </w:tcPr>
          <w:p w14:paraId="1B17FF25">
            <w:pPr>
              <w:keepNext/>
              <w:spacing w:before="20" w:after="20" w:line="260" w:lineRule="exact"/>
              <w:ind w:left="0" w:leftChars="0" w:right="0" w:rightChars="0" w:firstLine="0" w:firstLineChars="0"/>
              <w:jc w:val="center"/>
            </w:pPr>
            <w:r>
              <w:rPr>
                <w:rFonts w:ascii="Times New Roman" w:hAnsi="Times New Roman" w:eastAsia="宋体"/>
                <w:b/>
                <w:sz w:val="24"/>
                <w:szCs w:val="24"/>
              </w:rPr>
              <w:t>容载比建议范围</w:t>
            </w:r>
          </w:p>
        </w:tc>
      </w:tr>
      <w:tr w14:paraId="3A86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3" w:author="xh" w:date="2026-10-27T08:22:00+08:00"/>
        </w:trPr>
        <w:tc>
          <w:tcPr>
            <w:tcW w:w="2771" w:type="dxa"/>
            <w:tcMar>
              <w:left w:w="70" w:type="dxa"/>
              <w:right w:w="70" w:type="dxa"/>
            </w:tcMar>
            <w:vAlign w:val="center"/>
          </w:tcPr>
          <w:p w14:paraId="79BD24E2">
            <w:pPr>
              <w:keepNext/>
              <w:spacing w:before="20" w:after="20" w:line="260" w:lineRule="exact"/>
              <w:ind w:left="0" w:leftChars="0" w:right="0" w:rightChars="0" w:firstLine="0" w:firstLineChars="0"/>
              <w:jc w:val="center"/>
            </w:pPr>
            <w:r>
              <w:rPr>
                <w:rFonts w:ascii="Times New Roman" w:hAnsi="Times New Roman" w:eastAsia="宋体"/>
                <w:b w:val="0"/>
                <w:sz w:val="24"/>
                <w:szCs w:val="24"/>
              </w:rPr>
              <w:t>饱和期</w:t>
            </w:r>
          </w:p>
        </w:tc>
        <w:tc>
          <w:tcPr>
            <w:tcW w:w="2771" w:type="dxa"/>
            <w:tcMar>
              <w:left w:w="70" w:type="dxa"/>
              <w:right w:w="70" w:type="dxa"/>
            </w:tcMar>
            <w:vAlign w:val="center"/>
          </w:tcPr>
          <w:p w14:paraId="43CADDD5">
            <w:pPr>
              <w:keepNext/>
              <w:spacing w:before="20" w:after="20" w:line="260" w:lineRule="exact"/>
              <w:ind w:left="0" w:leftChars="0" w:right="0" w:rightChars="0" w:firstLine="0" w:firstLineChars="0"/>
              <w:jc w:val="center"/>
            </w:pPr>
            <w:r>
              <w:rPr>
                <w:rFonts w:ascii="Times New Roman" w:hAnsi="Times New Roman" w:eastAsia="宋体"/>
                <w:b w:val="0"/>
                <w:sz w:val="24"/>
                <w:szCs w:val="24"/>
              </w:rPr>
              <w:t>KP≤2%</w:t>
            </w:r>
          </w:p>
        </w:tc>
        <w:tc>
          <w:tcPr>
            <w:tcW w:w="2771" w:type="dxa"/>
            <w:tcMar>
              <w:left w:w="70" w:type="dxa"/>
              <w:right w:w="70" w:type="dxa"/>
            </w:tcMar>
            <w:vAlign w:val="center"/>
          </w:tcPr>
          <w:p w14:paraId="6229D9E5">
            <w:pPr>
              <w:keepNext/>
              <w:spacing w:before="20" w:after="20" w:line="260" w:lineRule="exact"/>
              <w:ind w:left="0" w:leftChars="0" w:right="0" w:rightChars="0" w:firstLine="0" w:firstLineChars="0"/>
              <w:jc w:val="center"/>
            </w:pPr>
            <w:r>
              <w:rPr>
                <w:rFonts w:ascii="Times New Roman" w:hAnsi="Times New Roman" w:eastAsia="宋体"/>
                <w:b w:val="0"/>
                <w:sz w:val="24"/>
                <w:szCs w:val="24"/>
              </w:rPr>
              <w:t>1.5～1.7</w:t>
            </w:r>
          </w:p>
        </w:tc>
      </w:tr>
      <w:tr w14:paraId="378D40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4" w:author="xh" w:date="2026-10-27T08:22:00+08:00"/>
        </w:trPr>
        <w:tc>
          <w:tcPr>
            <w:tcW w:w="2771" w:type="dxa"/>
            <w:tcMar>
              <w:left w:w="70" w:type="dxa"/>
              <w:right w:w="70" w:type="dxa"/>
            </w:tcMar>
            <w:vAlign w:val="center"/>
          </w:tcPr>
          <w:p w14:paraId="6FF64C50">
            <w:pPr>
              <w:keepNext/>
              <w:spacing w:before="20" w:after="20" w:line="260" w:lineRule="exact"/>
              <w:ind w:left="0" w:leftChars="0" w:right="0" w:rightChars="0" w:firstLine="0" w:firstLineChars="0"/>
              <w:jc w:val="center"/>
            </w:pPr>
            <w:r>
              <w:rPr>
                <w:rFonts w:ascii="Times New Roman" w:hAnsi="Times New Roman" w:eastAsia="宋体"/>
                <w:b w:val="0"/>
                <w:sz w:val="24"/>
                <w:szCs w:val="24"/>
              </w:rPr>
              <w:t>较慢增长</w:t>
            </w:r>
          </w:p>
        </w:tc>
        <w:tc>
          <w:tcPr>
            <w:tcW w:w="2771" w:type="dxa"/>
            <w:tcMar>
              <w:left w:w="70" w:type="dxa"/>
              <w:right w:w="70" w:type="dxa"/>
            </w:tcMar>
            <w:vAlign w:val="center"/>
          </w:tcPr>
          <w:p w14:paraId="3DA1B0CD">
            <w:pPr>
              <w:keepNext/>
              <w:spacing w:before="20" w:after="20" w:line="260" w:lineRule="exact"/>
              <w:ind w:left="0" w:leftChars="0" w:right="0" w:rightChars="0" w:firstLine="0" w:firstLineChars="0"/>
              <w:jc w:val="center"/>
            </w:pPr>
            <w:r>
              <w:rPr>
                <w:rFonts w:ascii="Times New Roman" w:hAnsi="Times New Roman" w:eastAsia="宋体"/>
                <w:b w:val="0"/>
                <w:sz w:val="24"/>
                <w:szCs w:val="24"/>
              </w:rPr>
              <w:t>2%＜KP≤4%</w:t>
            </w:r>
          </w:p>
        </w:tc>
        <w:tc>
          <w:tcPr>
            <w:tcW w:w="2771" w:type="dxa"/>
            <w:tcMar>
              <w:left w:w="70" w:type="dxa"/>
              <w:right w:w="70" w:type="dxa"/>
            </w:tcMar>
            <w:vAlign w:val="center"/>
          </w:tcPr>
          <w:p w14:paraId="1FF196DC">
            <w:pPr>
              <w:keepNext/>
              <w:spacing w:before="20" w:after="20" w:line="260" w:lineRule="exact"/>
              <w:ind w:left="0" w:leftChars="0" w:right="0" w:rightChars="0" w:firstLine="0" w:firstLineChars="0"/>
              <w:jc w:val="center"/>
            </w:pPr>
            <w:r>
              <w:rPr>
                <w:rFonts w:ascii="Times New Roman" w:hAnsi="Times New Roman" w:eastAsia="宋体"/>
                <w:b w:val="0"/>
                <w:sz w:val="24"/>
                <w:szCs w:val="24"/>
              </w:rPr>
              <w:t>1.6～1.8</w:t>
            </w:r>
          </w:p>
        </w:tc>
      </w:tr>
      <w:tr w14:paraId="22250F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5" w:author="xh" w:date="2026-10-27T08:22:00+08:00"/>
        </w:trPr>
        <w:tc>
          <w:tcPr>
            <w:tcW w:w="2771" w:type="dxa"/>
            <w:tcMar>
              <w:left w:w="70" w:type="dxa"/>
              <w:right w:w="70" w:type="dxa"/>
            </w:tcMar>
            <w:vAlign w:val="center"/>
          </w:tcPr>
          <w:p w14:paraId="71B17CE0">
            <w:pPr>
              <w:keepNext/>
              <w:spacing w:before="20" w:after="20" w:line="260" w:lineRule="exact"/>
              <w:ind w:left="0" w:leftChars="0" w:right="0" w:rightChars="0" w:firstLine="0" w:firstLineChars="0"/>
              <w:jc w:val="center"/>
            </w:pPr>
            <w:r>
              <w:rPr>
                <w:rFonts w:ascii="Times New Roman" w:hAnsi="Times New Roman" w:eastAsia="宋体"/>
                <w:b w:val="0"/>
                <w:sz w:val="24"/>
                <w:szCs w:val="24"/>
              </w:rPr>
              <w:t>中等增长</w:t>
            </w:r>
          </w:p>
        </w:tc>
        <w:tc>
          <w:tcPr>
            <w:tcW w:w="2771" w:type="dxa"/>
            <w:tcMar>
              <w:left w:w="70" w:type="dxa"/>
              <w:right w:w="70" w:type="dxa"/>
            </w:tcMar>
            <w:vAlign w:val="center"/>
          </w:tcPr>
          <w:p w14:paraId="67E6A450">
            <w:pPr>
              <w:keepNext/>
              <w:spacing w:before="20" w:after="20" w:line="260" w:lineRule="exact"/>
              <w:ind w:left="0" w:leftChars="0" w:right="0" w:rightChars="0" w:firstLine="0" w:firstLineChars="0"/>
              <w:jc w:val="center"/>
            </w:pPr>
            <w:r>
              <w:rPr>
                <w:rFonts w:ascii="Times New Roman" w:hAnsi="Times New Roman" w:eastAsia="宋体"/>
                <w:b w:val="0"/>
                <w:sz w:val="24"/>
                <w:szCs w:val="24"/>
              </w:rPr>
              <w:t>4%＜KP≤7%</w:t>
            </w:r>
          </w:p>
        </w:tc>
        <w:tc>
          <w:tcPr>
            <w:tcW w:w="2771" w:type="dxa"/>
            <w:tcMar>
              <w:left w:w="70" w:type="dxa"/>
              <w:right w:w="70" w:type="dxa"/>
            </w:tcMar>
            <w:vAlign w:val="center"/>
          </w:tcPr>
          <w:p w14:paraId="3C4E4474">
            <w:pPr>
              <w:keepNext/>
              <w:spacing w:before="20" w:after="20" w:line="260" w:lineRule="exact"/>
              <w:ind w:left="0" w:leftChars="0" w:right="0" w:rightChars="0" w:firstLine="0" w:firstLineChars="0"/>
              <w:jc w:val="center"/>
            </w:pPr>
            <w:r>
              <w:rPr>
                <w:rFonts w:ascii="Times New Roman" w:hAnsi="Times New Roman" w:eastAsia="宋体"/>
                <w:b w:val="0"/>
                <w:sz w:val="24"/>
                <w:szCs w:val="24"/>
              </w:rPr>
              <w:t>1.7～1.9</w:t>
            </w:r>
          </w:p>
        </w:tc>
      </w:tr>
      <w:tr w14:paraId="3555C8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6" w:author="xh" w:date="2026-10-27T08:22:00+08:00"/>
        </w:trPr>
        <w:tc>
          <w:tcPr>
            <w:tcW w:w="2771" w:type="dxa"/>
            <w:tcMar>
              <w:left w:w="70" w:type="dxa"/>
              <w:right w:w="70" w:type="dxa"/>
            </w:tcMar>
            <w:vAlign w:val="center"/>
          </w:tcPr>
          <w:p w14:paraId="1BDF31E5">
            <w:pPr>
              <w:keepNext w:val="0"/>
              <w:spacing w:before="20" w:after="20" w:line="260" w:lineRule="exact"/>
              <w:ind w:left="0" w:leftChars="0" w:right="0" w:rightChars="0" w:firstLine="0" w:firstLineChars="0"/>
              <w:jc w:val="center"/>
            </w:pPr>
            <w:r>
              <w:rPr>
                <w:rFonts w:ascii="Times New Roman" w:hAnsi="Times New Roman" w:eastAsia="宋体"/>
                <w:b w:val="0"/>
                <w:sz w:val="24"/>
                <w:szCs w:val="24"/>
              </w:rPr>
              <w:t>较快增长</w:t>
            </w:r>
          </w:p>
        </w:tc>
        <w:tc>
          <w:tcPr>
            <w:tcW w:w="2771" w:type="dxa"/>
            <w:tcMar>
              <w:left w:w="70" w:type="dxa"/>
              <w:right w:w="70" w:type="dxa"/>
            </w:tcMar>
            <w:vAlign w:val="center"/>
          </w:tcPr>
          <w:p w14:paraId="67EDF085">
            <w:pPr>
              <w:keepNext w:val="0"/>
              <w:spacing w:before="20" w:after="20" w:line="260" w:lineRule="exact"/>
              <w:ind w:left="0" w:leftChars="0" w:right="0" w:rightChars="0" w:firstLine="0" w:firstLineChars="0"/>
              <w:jc w:val="center"/>
            </w:pPr>
            <w:r>
              <w:rPr>
                <w:rFonts w:ascii="Times New Roman" w:hAnsi="Times New Roman" w:eastAsia="宋体"/>
                <w:b w:val="0"/>
                <w:sz w:val="24"/>
                <w:szCs w:val="24"/>
              </w:rPr>
              <w:t>KP＞7%</w:t>
            </w:r>
          </w:p>
        </w:tc>
        <w:tc>
          <w:tcPr>
            <w:tcW w:w="2771" w:type="dxa"/>
            <w:tcMar>
              <w:left w:w="70" w:type="dxa"/>
              <w:right w:w="70" w:type="dxa"/>
            </w:tcMar>
            <w:vAlign w:val="center"/>
          </w:tcPr>
          <w:p w14:paraId="233E3CE5">
            <w:pPr>
              <w:keepNext w:val="0"/>
              <w:spacing w:before="20" w:after="20" w:line="260" w:lineRule="exact"/>
              <w:ind w:left="0" w:leftChars="0" w:right="0" w:rightChars="0" w:firstLine="0" w:firstLineChars="0"/>
              <w:jc w:val="center"/>
            </w:pPr>
            <w:r>
              <w:rPr>
                <w:rFonts w:ascii="Times New Roman" w:hAnsi="Times New Roman" w:eastAsia="宋体"/>
                <w:b w:val="0"/>
                <w:sz w:val="24"/>
                <w:szCs w:val="24"/>
              </w:rPr>
              <w:t>1.8～2.0</w:t>
            </w:r>
          </w:p>
        </w:tc>
      </w:tr>
    </w:tbl>
    <w:p w14:paraId="24A51002">
      <w:pPr>
        <w:widowControl/>
        <w:adjustRightInd w:val="0"/>
        <w:snapToGrid w:val="0"/>
        <w:spacing w:line="560" w:lineRule="exact"/>
        <w:ind w:firstLine="640" w:firstLineChars="200"/>
        <w:rPr>
          <w:ins w:id="2312" w:author="xh" w:date="2026-10-26T18:55:29Z"/>
        </w:rPr>
      </w:pPr>
      <w:ins w:id="2313" w:author="xh" w:date="2026-10-26T18:55:29Z">
        <w:r>
          <w:rPr>
            <w:rFonts w:ascii="Times New Roman" w:hAnsi="Times New Roman" w:eastAsia="方正仿宋_GBK" w:cs="Times New Roman"/>
            <w:sz w:val="32"/>
          </w:rPr>
          <w:t>按研究报告采用的2021—2025年年最大净负荷平均增长率分档，邳州约7%，对应导则中等增长阶段的1.7～1.9；市区约1%，对应饱和期的1.5～1.7。2022—2025年两地弹性容载比均高于相应建议上限，原有容量、后续补强及负荷波动共同形成这些取值。以市区2025年为例，按1.70折算容量为2598.99 MVA，2021年实际容量已高出514.51 MVA，后续再增加37.00 MVA。具体取值应结合存量设备、站级供电安全和中压转供条件判断。</w:t>
        </w:r>
      </w:ins>
    </w:p>
    <w:p w14:paraId="5AF0D51A">
      <w:pPr>
        <w:keepNext/>
        <w:jc w:val="center"/>
        <w:pPrChange w:id="5956"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2314" w:author="xh" w:date="2026-10-23T16:50:00Z">
        <w:del w:id="2315" w:author="xh" w:date="2026-10-26T18:56:15Z">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del>
      </w:ins>
      <w:ins w:id="2318" w:author="xh" w:date="2026-10-26T18:56:15Z">
        <w:r>
          <w:rPr/>
          <w:drawing>
            <wp:inline distT="0" distB="0" distL="114300" distR="114300">
              <wp:extent cx="5166360" cy="4796790"/>
              <wp:effectExtent l="0" t="0" r="0" b="0"/>
              <wp:docPr id="15329"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 name="annual_clr"/>
                      <pic:cNvPicPr>
                        <a:picLocks noChangeAspect="1"/>
                      </pic:cNvPicPr>
                    </pic:nvPicPr>
                    <pic:blipFill>
                      <a:blip r:embed="rId8"/>
                      <a:stretch>
                        <a:fillRect/>
                      </a:stretch>
                    </pic:blipFill>
                    <pic:spPr>
                      <a:xfrm>
                        <a:off x="0" y="0"/>
                        <a:ext cx="5166360" cy="4797334"/>
                      </a:xfrm>
                      <a:prstGeom prst="rect">
                        <a:avLst/>
                      </a:prstGeom>
                    </pic:spPr>
                  </pic:pic>
                </a:graphicData>
              </a:graphic>
            </wp:inline>
          </w:drawing>
        </w:r>
      </w:ins>
    </w:p>
    <w:p w14:paraId="235ABB98">
      <w:pPr>
        <w:keepNext/>
        <w:widowControl/>
        <w:adjustRightInd w:val="0"/>
        <w:snapToGrid w:val="0"/>
        <w:jc w:val="center"/>
        <w:outlineLvl w:val="9"/>
        <w:rPr>
          <w:rFonts w:hint="eastAsia" w:ascii="方正仿宋_GBK" w:hAnsi="方正仿宋_GBK" w:eastAsia="方正仿宋_GBK" w:cs="Times New Roman"/>
          <w:sz w:val="32"/>
          <w:szCs w:val="32"/>
          <w:highlight w:val="none"/>
          <w14:ligatures w14:val="standardContextual"/>
        </w:rPr>
        <w:pPrChange w:id="5957"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2320"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2321" w:author="xh" w:date="2026-10-23T16:50:00Z">
        <w:r>
          <w:rPr>
            <w:rFonts w:ascii="Times New Roman" w:hAnsi="Times New Roman" w:eastAsia="方正仿宋_GBK"/>
            <w:sz w:val="24"/>
          </w:rPr>
          <w:t>图2 两地区刚性与弹性方案逐年容载比</w:t>
        </w:r>
      </w:ins>
    </w:p>
    <w:p w14:paraId="3AA5CD63">
      <w:pPr>
        <w:keepNext/>
        <w:widowControl/>
        <w:adjustRightInd w:val="0"/>
        <w:snapToGrid w:val="0"/>
        <w:spacing w:line="240" w:lineRule="auto"/>
        <w:ind w:firstLine="0" w:firstLineChars="0"/>
        <w:jc w:val="center"/>
        <w:outlineLvl w:val="9"/>
        <w:rPr>
          <w:del w:id="2323" w:author="白日梦想家" w:date="2026-10-26T15:11:03Z"/>
          <w:rFonts w:hint="eastAsia" w:ascii="方正楷体_GBK" w:hAnsi="方正楷体_GBK" w:eastAsia="方正楷体_GBK" w:cs="方正楷体_GBK"/>
          <w:b/>
          <w:bCs/>
          <w:sz w:val="32"/>
          <w:szCs w:val="32"/>
          <w:highlight w:val="none"/>
        </w:rPr>
        <w:pPrChange w:id="2322" w:author="白日梦想家" w:date="2026-10-26T15:11:11Z">
          <w:pPr>
            <w:keepNext/>
            <w:widowControl/>
            <w:adjustRightInd w:val="0"/>
            <w:snapToGrid w:val="0"/>
            <w:spacing w:line="560" w:lineRule="exact"/>
            <w:ind w:firstLine="641" w:firstLineChars="200"/>
            <w:outlineLvl w:val="1"/>
          </w:pPr>
        </w:pPrChange>
      </w:pPr>
      <w:del w:id="2324" w:author="白日梦想家" w:date="2026-10-26T15:11:03Z">
        <w:r>
          <w:rPr>
            <w:rFonts w:hint="default" w:ascii="Times New Roman" w:hAnsi="Times New Roman" w:eastAsia="方正楷体_GBK" w:cs="Times New Roman"/>
            <w:b/>
            <w:bCs/>
            <w:i w:val="0"/>
            <w:iCs w:val="0"/>
            <w:sz w:val="32"/>
            <w:szCs w:val="32"/>
            <w:rPrChange w:id="2325" w:author="xh" w:date="2026-10-26T09:05:00Z">
              <w:rPr>
                <w:rFonts w:hint="eastAsia" w:ascii="方正楷体_GBK" w:hAnsi="方正楷体_GBK" w:eastAsia="方正楷体_GBK" w:cs="方正楷体_GBK"/>
                <w:b/>
                <w:bCs/>
                <w:sz w:val="32"/>
                <w:szCs w:val="32"/>
              </w:rPr>
            </w:rPrChange>
          </w:rPr>
          <w:delText>（</w:delText>
        </w:r>
      </w:del>
      <w:ins w:id="2326" w:author="xh" w:date="2026-10-26T09:05:00Z">
        <w:del w:id="2327" w:author="白日梦想家" w:date="2026-10-26T15:11:03Z">
          <w:r>
            <w:rPr>
              <w:rFonts w:hint="default" w:ascii="Times New Roman" w:hAnsi="Times New Roman" w:eastAsia="方正楷体_GBK" w:cs="Times New Roman"/>
              <w:b/>
              <w:bCs/>
              <w:i w:val="0"/>
              <w:iCs w:val="0"/>
              <w:sz w:val="32"/>
              <w:szCs w:val="32"/>
              <w:rPrChange w:id="2328" w:author="xh" w:date="2026-10-26T09:05:00Z">
                <w:rPr>
                  <w:rFonts w:hint="eastAsia" w:ascii="方正楷体_GBK" w:hAnsi="方正楷体_GBK" w:eastAsia="方正楷体_GBK" w:cs="方正楷体_GBK"/>
                  <w:b/>
                  <w:bCs/>
                  <w:sz w:val="32"/>
                  <w:szCs w:val="32"/>
                </w:rPr>
              </w:rPrChange>
            </w:rPr>
            <w:delText>三</w:delText>
          </w:r>
        </w:del>
      </w:ins>
      <w:del w:id="2329" w:author="白日梦想家" w:date="2026-10-26T15:11:03Z">
        <w:r>
          <w:rPr>
            <w:rFonts w:hint="eastAsia" w:ascii="方正楷体_GBK" w:hAnsi="方正楷体_GBK" w:eastAsia="方正楷体_GBK" w:cs="方正楷体_GBK"/>
            <w:b/>
            <w:bCs/>
            <w:sz w:val="32"/>
            <w:szCs w:val="32"/>
          </w:rPr>
          <w:delText>四</w:delText>
        </w:r>
      </w:del>
      <w:del w:id="2330" w:author="白日梦想家" w:date="2026-10-26T15:11:03Z">
        <w:r>
          <w:rPr>
            <w:rFonts w:hint="default" w:ascii="Times New Roman" w:hAnsi="Times New Roman" w:eastAsia="方正楷体_GBK" w:cs="Times New Roman"/>
            <w:b/>
            <w:bCs/>
            <w:i w:val="0"/>
            <w:iCs w:val="0"/>
            <w:sz w:val="32"/>
            <w:szCs w:val="32"/>
            <w:rPrChange w:id="2331" w:author="xh" w:date="2026-10-26T09:05:00Z">
              <w:rPr>
                <w:rFonts w:hint="eastAsia" w:ascii="方正楷体_GBK" w:hAnsi="方正楷体_GBK" w:eastAsia="方正楷体_GBK" w:cs="方正楷体_GBK"/>
                <w:b/>
                <w:bCs/>
                <w:sz w:val="32"/>
                <w:szCs w:val="32"/>
              </w:rPr>
            </w:rPrChange>
          </w:rPr>
          <w:delText>）</w:delText>
        </w:r>
      </w:del>
      <w:ins w:id="2332" w:author="xh" w:date="2026-10-26T09:05:00Z">
        <w:del w:id="2333" w:author="白日梦想家" w:date="2026-10-26T15:11:03Z">
          <w:r>
            <w:rPr>
              <w:rFonts w:hint="default" w:ascii="Times New Roman" w:hAnsi="Times New Roman" w:eastAsia="方正楷体_GBK" w:cs="Times New Roman"/>
              <w:b/>
              <w:bCs/>
              <w:i w:val="0"/>
              <w:iCs w:val="0"/>
              <w:sz w:val="32"/>
              <w:szCs w:val="32"/>
              <w:rPrChange w:id="2334" w:author="xh" w:date="2026-10-26T09:05:00Z">
                <w:rPr>
                  <w:rFonts w:hint="eastAsia" w:ascii="方正楷体_GBK" w:hAnsi="方正楷体_GBK" w:eastAsia="方正楷体_GBK" w:cs="方正楷体_GBK"/>
                  <w:b/>
                  <w:bCs/>
                  <w:sz w:val="32"/>
                  <w:szCs w:val="32"/>
                </w:rPr>
              </w:rPrChange>
            </w:rPr>
            <w:delText>归纳</w:delText>
          </w:r>
        </w:del>
      </w:ins>
      <w:del w:id="2335" w:author="白日梦想家" w:date="2026-10-26T15:11:03Z">
        <w:r>
          <w:rPr>
            <w:rFonts w:hint="eastAsia" w:ascii="方正楷体_GBK" w:hAnsi="方正楷体_GBK" w:eastAsia="方正楷体_GBK" w:cs="方正楷体_GBK"/>
            <w:b/>
            <w:bCs/>
            <w:sz w:val="32"/>
            <w:szCs w:val="32"/>
          </w:rPr>
          <w:delText>两层相关分析确定</w:delText>
        </w:r>
      </w:del>
      <w:del w:id="2336" w:author="白日梦想家" w:date="2026-10-26T15:11:03Z">
        <w:r>
          <w:rPr>
            <w:rFonts w:hint="default" w:ascii="Times New Roman" w:hAnsi="Times New Roman" w:eastAsia="方正楷体_GBK" w:cs="Times New Roman"/>
            <w:b/>
            <w:bCs/>
            <w:i w:val="0"/>
            <w:iCs w:val="0"/>
            <w:sz w:val="32"/>
            <w:szCs w:val="32"/>
            <w:rPrChange w:id="2337" w:author="xh" w:date="2026-10-26T09:05:00Z">
              <w:rPr>
                <w:rFonts w:hint="eastAsia" w:ascii="方正楷体_GBK" w:hAnsi="方正楷体_GBK" w:eastAsia="方正楷体_GBK" w:cs="方正楷体_GBK"/>
                <w:b/>
                <w:bCs/>
                <w:sz w:val="32"/>
                <w:szCs w:val="32"/>
              </w:rPr>
            </w:rPrChange>
          </w:rPr>
          <w:delText>五项</w:delText>
        </w:r>
      </w:del>
      <w:ins w:id="2338" w:author="xh" w:date="2026-10-26T09:05:00Z">
        <w:del w:id="2339" w:author="白日梦想家" w:date="2026-10-26T15:11:03Z">
          <w:r>
            <w:rPr>
              <w:rFonts w:hint="default" w:ascii="Times New Roman" w:hAnsi="Times New Roman" w:eastAsia="方正楷体_GBK" w:cs="Times New Roman"/>
              <w:b/>
              <w:bCs/>
              <w:i w:val="0"/>
              <w:iCs w:val="0"/>
              <w:sz w:val="32"/>
              <w:szCs w:val="32"/>
              <w:rPrChange w:id="2340" w:author="xh" w:date="2026-10-26T09:05:00Z">
                <w:rPr>
                  <w:rFonts w:hint="eastAsia" w:ascii="方正楷体_GBK" w:hAnsi="方正楷体_GBK" w:eastAsia="方正楷体_GBK" w:cs="方正楷体_GBK"/>
                  <w:b/>
                  <w:bCs/>
                  <w:sz w:val="32"/>
                  <w:szCs w:val="32"/>
                </w:rPr>
              </w:rPrChange>
            </w:rPr>
            <w:delText>关键</w:delText>
          </w:r>
        </w:del>
      </w:ins>
      <w:del w:id="2341" w:author="白日梦想家" w:date="2026-10-26T15:11:03Z">
        <w:r>
          <w:rPr>
            <w:rFonts w:hint="eastAsia" w:ascii="方正楷体_GBK" w:hAnsi="方正楷体_GBK" w:eastAsia="方正楷体_GBK" w:cs="方正楷体_GBK"/>
            <w:b/>
            <w:bCs/>
            <w:sz w:val="32"/>
            <w:szCs w:val="32"/>
          </w:rPr>
          <w:delText>推广</w:delText>
        </w:r>
      </w:del>
      <w:del w:id="2342" w:author="白日梦想家" w:date="2026-10-26T15:11:03Z">
        <w:r>
          <w:rPr>
            <w:rFonts w:hint="default" w:ascii="Times New Roman" w:hAnsi="Times New Roman" w:eastAsia="方正楷体_GBK" w:cs="Times New Roman"/>
            <w:b/>
            <w:bCs/>
            <w:i w:val="0"/>
            <w:iCs w:val="0"/>
            <w:sz w:val="32"/>
            <w:szCs w:val="32"/>
            <w:rPrChange w:id="2343" w:author="xh" w:date="2026-10-26T09:05:00Z">
              <w:rPr>
                <w:rFonts w:hint="eastAsia" w:ascii="方正楷体_GBK" w:hAnsi="方正楷体_GBK" w:eastAsia="方正楷体_GBK" w:cs="方正楷体_GBK"/>
                <w:b/>
                <w:bCs/>
                <w:sz w:val="32"/>
                <w:szCs w:val="32"/>
              </w:rPr>
            </w:rPrChange>
          </w:rPr>
          <w:delText>参数</w:delText>
        </w:r>
      </w:del>
      <w:ins w:id="2344" w:author="xh" w:date="2026-10-26T09:05:00Z">
        <w:del w:id="2345" w:author="白日梦想家" w:date="2026-10-26T15:11:03Z">
          <w:r>
            <w:rPr>
              <w:rFonts w:hint="default" w:ascii="Times New Roman" w:hAnsi="Times New Roman" w:eastAsia="方正楷体_GBK" w:cs="Times New Roman"/>
              <w:b/>
              <w:bCs/>
              <w:i w:val="0"/>
              <w:iCs w:val="0"/>
              <w:sz w:val="32"/>
              <w:szCs w:val="32"/>
              <w:rPrChange w:id="2346" w:author="xh" w:date="2026-10-26T09:05:00Z">
                <w:rPr>
                  <w:rFonts w:hint="eastAsia" w:ascii="方正楷体_GBK" w:hAnsi="方正楷体_GBK" w:eastAsia="方正楷体_GBK" w:cs="方正楷体_GBK"/>
                  <w:b/>
                  <w:bCs/>
                  <w:sz w:val="32"/>
                  <w:szCs w:val="32"/>
                </w:rPr>
              </w:rPrChange>
            </w:rPr>
            <w:delText>并形成多参数推荐矩阵</w:delText>
          </w:r>
        </w:del>
      </w:ins>
    </w:p>
    <w:p w14:paraId="1BBBD5F2">
      <w:pPr>
        <w:keepNext/>
        <w:widowControl/>
        <w:adjustRightInd w:val="0"/>
        <w:snapToGrid w:val="0"/>
        <w:spacing w:line="240" w:lineRule="auto"/>
        <w:ind w:firstLine="0" w:firstLineChars="0"/>
        <w:jc w:val="center"/>
        <w:outlineLvl w:val="9"/>
        <w:rPr>
          <w:del w:id="2348" w:author="白日梦想家" w:date="2026-10-26T15:11:03Z"/>
          <w:rFonts w:hint="eastAsia" w:ascii="方正仿宋_GBK" w:hAnsi="方正仿宋_GBK" w:eastAsia="方正仿宋_GBK" w:cs="Times New Roman"/>
          <w:sz w:val="32"/>
          <w:szCs w:val="32"/>
          <w:highlight w:val="none"/>
          <w14:ligatures w14:val="standardContextual"/>
        </w:rPr>
        <w:pPrChange w:id="2347" w:author="白日梦想家" w:date="2026-10-26T15:11:11Z">
          <w:pPr>
            <w:widowControl/>
            <w:adjustRightInd w:val="0"/>
            <w:snapToGrid w:val="0"/>
            <w:spacing w:line="560" w:lineRule="exact"/>
            <w:ind w:firstLine="640" w:firstLineChars="200"/>
          </w:pPr>
        </w:pPrChange>
      </w:pPr>
      <w:ins w:id="2349" w:author="xh" w:date="2026-10-26T09:06:37Z">
        <w:del w:id="2350" w:author="白日梦想家" w:date="2026-10-26T15:11:03Z">
          <w:r>
            <w:rPr>
              <w:rFonts w:hint="default" w:ascii="Times New Roman" w:hAnsi="Times New Roman" w:eastAsia="方正仿宋_GBK" w:cs="Times New Roman"/>
              <w:b w:val="0"/>
              <w:bCs w:val="0"/>
              <w:i w:val="0"/>
              <w:iCs w:val="0"/>
              <w:sz w:val="32"/>
              <w:szCs w:val="32"/>
              <w:rPrChange w:id="2351" w:author="xh" w:date="2026-10-26T09:06:37Z">
                <w:rPr>
                  <w:rFonts w:hint="eastAsia" w:ascii="方正仿宋_GBK" w:hAnsi="方正仿宋_GBK" w:eastAsia="方正仿宋_GBK" w:cs="Times New Roman"/>
                  <w:sz w:val="32"/>
                  <w:szCs w:val="32"/>
                </w:rPr>
              </w:rPrChange>
            </w:rPr>
            <w:delText>研究通过</w:delText>
          </w:r>
        </w:del>
      </w:ins>
      <w:del w:id="2352" w:author="白日梦想家" w:date="2026-10-26T15:11:03Z">
        <w:r>
          <w:rPr>
            <w:rFonts w:hint="eastAsia" w:ascii="方正仿宋_GBK" w:hAnsi="方正仿宋_GBK" w:eastAsia="方正仿宋_GBK" w:cs="Times New Roman"/>
            <w:sz w:val="32"/>
            <w:szCs w:val="32"/>
          </w:rPr>
          <w:delText>指标筛选围绕源荷规模、运行压力和网络支援展开，并纳入时间及相对投资条件。</w:delText>
        </w:r>
      </w:del>
      <w:del w:id="2353" w:author="白日梦想家" w:date="2026-10-26T15:11:03Z">
        <w:r>
          <w:rPr>
            <w:rFonts w:hint="default" w:ascii="Times New Roman" w:hAnsi="Times New Roman" w:eastAsia="方正仿宋_GBK" w:cs="Times New Roman"/>
            <w:b w:val="0"/>
            <w:bCs w:val="0"/>
            <w:i w:val="0"/>
            <w:iCs w:val="0"/>
            <w:sz w:val="32"/>
            <w:szCs w:val="32"/>
            <w:rPrChange w:id="2354" w:author="xh" w:date="2026-10-26T09:06:37Z">
              <w:rPr>
                <w:rFonts w:hint="eastAsia" w:ascii="方正仿宋_GBK" w:hAnsi="方正仿宋_GBK" w:eastAsia="方正仿宋_GBK" w:cs="Times New Roman"/>
                <w:sz w:val="32"/>
                <w:szCs w:val="32"/>
              </w:rPr>
            </w:rPrChange>
          </w:rPr>
          <w:delText>十三项候选</w:delText>
        </w:r>
      </w:del>
      <w:ins w:id="2355" w:author="xh" w:date="2026-10-26T09:06:37Z">
        <w:del w:id="2356" w:author="白日梦想家" w:date="2026-10-26T15:11:03Z">
          <w:r>
            <w:rPr>
              <w:rFonts w:hint="default" w:ascii="Times New Roman" w:hAnsi="Times New Roman" w:eastAsia="方正仿宋_GBK" w:cs="Times New Roman"/>
              <w:b w:val="0"/>
              <w:bCs w:val="0"/>
              <w:i w:val="0"/>
              <w:iCs w:val="0"/>
              <w:sz w:val="32"/>
              <w:szCs w:val="32"/>
              <w:rPrChange w:id="2357" w:author="xh" w:date="2026-10-26T09:06:37Z">
                <w:rPr>
                  <w:rFonts w:hint="eastAsia" w:ascii="方正仿宋_GBK" w:hAnsi="方正仿宋_GBK" w:eastAsia="方正仿宋_GBK" w:cs="Times New Roman"/>
                  <w:sz w:val="32"/>
                  <w:szCs w:val="32"/>
                </w:rPr>
              </w:rPrChange>
            </w:rPr>
            <w:delText>指标的相关筛选与归并，确定</w:delText>
          </w:r>
        </w:del>
      </w:ins>
      <w:del w:id="2358" w:author="白日梦想家" w:date="2026-10-26T15:11:03Z">
        <w:r>
          <w:rPr>
            <w:rFonts w:hint="eastAsia" w:ascii="方正仿宋_GBK" w:hAnsi="方正仿宋_GBK" w:eastAsia="方正仿宋_GBK" w:cs="Times New Roman"/>
            <w:sz w:val="32"/>
            <w:szCs w:val="32"/>
          </w:rPr>
          <w:delText>包括</w:delText>
        </w:r>
      </w:del>
      <w:del w:id="2359" w:author="白日梦想家" w:date="2026-10-26T15:11:03Z">
        <w:r>
          <w:rPr>
            <w:rFonts w:hint="default" w:ascii="Times New Roman" w:hAnsi="Times New Roman" w:eastAsia="方正仿宋_GBK" w:cs="Times New Roman"/>
            <w:b w:val="0"/>
            <w:bCs w:val="0"/>
            <w:i w:val="0"/>
            <w:iCs w:val="0"/>
            <w:sz w:val="32"/>
            <w:szCs w:val="32"/>
            <w:rPrChange w:id="2360" w:author="xh" w:date="2026-10-26T09:06:37Z">
              <w:rPr>
                <w:rFonts w:hint="eastAsia" w:ascii="方正仿宋_GBK" w:hAnsi="方正仿宋_GBK" w:eastAsia="方正仿宋_GBK" w:cs="Times New Roman"/>
                <w:sz w:val="32"/>
                <w:szCs w:val="32"/>
              </w:rPr>
            </w:rPrChange>
          </w:rPr>
          <w:delText>装机渗透率</w:delText>
        </w:r>
      </w:del>
      <w:ins w:id="2361" w:author="xh" w:date="2026-10-26T09:06:37Z">
        <w:del w:id="2362" w:author="白日梦想家" w:date="2026-10-26T15:11:03Z">
          <w:r>
            <w:rPr>
              <w:rFonts w:hint="default" w:ascii="Times New Roman" w:hAnsi="Times New Roman" w:eastAsia="方正仿宋_GBK" w:cs="Times New Roman"/>
              <w:b w:val="0"/>
              <w:bCs w:val="0"/>
              <w:i w:val="0"/>
              <w:iCs w:val="0"/>
              <w:sz w:val="32"/>
              <w:szCs w:val="32"/>
              <w:rPrChange w:id="2363" w:author="xh" w:date="2026-10-26T09:06:37Z">
                <w:rPr>
                  <w:rFonts w:hint="eastAsia" w:ascii="方正仿宋_GBK" w:hAnsi="方正仿宋_GBK" w:eastAsia="方正仿宋_GBK" w:cs="Times New Roman"/>
                  <w:sz w:val="32"/>
                  <w:szCs w:val="32"/>
                </w:rPr>
              </w:rPrChange>
            </w:rPr>
            <w:delText>、</w:delText>
          </w:r>
        </w:del>
      </w:ins>
      <w:del w:id="2364" w:author="白日梦想家" w:date="2026-10-26T15:11:03Z">
        <w:r>
          <w:rPr>
            <w:rFonts w:hint="eastAsia" w:ascii="方正仿宋_GBK" w:hAnsi="方正仿宋_GBK" w:eastAsia="方正仿宋_GBK" w:cs="Times New Roman"/>
            <w:sz w:val="32"/>
            <w:szCs w:val="32"/>
          </w:rPr>
          <w:delText>和电量渗透率，站级负载率最大值及最大正反向净负荷，</w:delText>
        </w:r>
      </w:del>
      <w:del w:id="2365" w:author="白日梦想家" w:date="2026-10-26T15:11:03Z">
        <w:r>
          <w:rPr>
            <w:rFonts w:hint="default" w:ascii="Times New Roman" w:hAnsi="Times New Roman" w:eastAsia="方正仿宋_GBK" w:cs="Times New Roman"/>
            <w:b w:val="0"/>
            <w:bCs w:val="0"/>
            <w:i w:val="0"/>
            <w:iCs w:val="0"/>
            <w:sz w:val="32"/>
            <w:szCs w:val="32"/>
            <w:rPrChange w:id="2366" w:author="xh" w:date="2026-10-26T09:06:37Z">
              <w:rPr>
                <w:rFonts w:hint="eastAsia" w:ascii="方正仿宋_GBK" w:hAnsi="方正仿宋_GBK" w:eastAsia="方正仿宋_GBK" w:cs="Times New Roman"/>
                <w:sz w:val="32"/>
                <w:szCs w:val="32"/>
              </w:rPr>
            </w:rPrChange>
          </w:rPr>
          <w:delText>年最大净负荷平均增长率</w:delText>
        </w:r>
      </w:del>
      <w:ins w:id="2367" w:author="xh" w:date="2026-10-26T09:06:37Z">
        <w:del w:id="2368" w:author="白日梦想家" w:date="2026-10-26T15:11:03Z">
          <w:r>
            <w:rPr>
              <w:rFonts w:hint="default" w:ascii="Times New Roman" w:hAnsi="Times New Roman" w:eastAsia="方正仿宋_GBK" w:cs="Times New Roman"/>
              <w:b w:val="0"/>
              <w:bCs w:val="0"/>
              <w:i w:val="0"/>
              <w:iCs w:val="0"/>
              <w:sz w:val="32"/>
              <w:szCs w:val="32"/>
              <w:rPrChange w:id="2369" w:author="xh" w:date="2026-10-26T09:06:37Z">
                <w:rPr>
                  <w:rFonts w:hint="eastAsia" w:ascii="方正仿宋_GBK" w:hAnsi="方正仿宋_GBK" w:eastAsia="方正仿宋_GBK" w:cs="Times New Roman"/>
                  <w:sz w:val="32"/>
                  <w:szCs w:val="32"/>
                </w:rPr>
              </w:rPrChange>
            </w:rPr>
            <w:delText>、电缆长度占比、初始转供率</w:delText>
          </w:r>
        </w:del>
      </w:ins>
      <w:del w:id="2370" w:author="白日梦想家" w:date="2026-10-26T15:11:03Z">
        <w:r>
          <w:rPr>
            <w:rFonts w:hint="default" w:ascii="Times New Roman" w:hAnsi="Times New Roman" w:eastAsia="方正仿宋_GBK" w:cs="Times New Roman"/>
            <w:b w:val="0"/>
            <w:bCs w:val="0"/>
            <w:i w:val="0"/>
            <w:iCs w:val="0"/>
            <w:sz w:val="32"/>
            <w:szCs w:val="32"/>
            <w:rPrChange w:id="2371" w:author="xh" w:date="2026-10-26T09:06:37Z">
              <w:rPr>
                <w:rFonts w:hint="eastAsia" w:ascii="方正仿宋_GBK" w:hAnsi="方正仿宋_GBK" w:eastAsia="方正仿宋_GBK" w:cs="Times New Roman"/>
                <w:sz w:val="32"/>
                <w:szCs w:val="32"/>
              </w:rPr>
            </w:rPrChange>
          </w:rPr>
          <w:delText>和负荷分散系数</w:delText>
        </w:r>
      </w:del>
      <w:ins w:id="2372" w:author="xh" w:date="2026-10-26T09:06:37Z">
        <w:del w:id="2373" w:author="白日梦想家" w:date="2026-10-26T15:11:03Z">
          <w:r>
            <w:rPr>
              <w:rFonts w:hint="default" w:ascii="Times New Roman" w:hAnsi="Times New Roman" w:eastAsia="方正仿宋_GBK" w:cs="Times New Roman"/>
              <w:b w:val="0"/>
              <w:bCs w:val="0"/>
              <w:i w:val="0"/>
              <w:iCs w:val="0"/>
              <w:sz w:val="32"/>
              <w:szCs w:val="32"/>
              <w:rPrChange w:id="2374" w:author="xh" w:date="2026-10-26T09:06:37Z">
                <w:rPr>
                  <w:rFonts w:hint="eastAsia" w:ascii="方正仿宋_GBK" w:hAnsi="方正仿宋_GBK" w:eastAsia="方正仿宋_GBK" w:cs="Times New Roman"/>
                  <w:sz w:val="32"/>
                  <w:szCs w:val="32"/>
                </w:rPr>
              </w:rPrChange>
            </w:rPr>
            <w:delText>五项关键参数</w:delText>
          </w:r>
        </w:del>
      </w:ins>
      <w:del w:id="2375" w:author="白日梦想家" w:date="2026-10-26T15:11:03Z">
        <w:r>
          <w:rPr>
            <w:rFonts w:hint="default" w:ascii="Times New Roman" w:hAnsi="Times New Roman" w:eastAsia="方正仿宋_GBK" w:cs="Times New Roman"/>
            <w:b w:val="0"/>
            <w:bCs w:val="0"/>
            <w:i w:val="0"/>
            <w:iCs w:val="0"/>
            <w:sz w:val="32"/>
            <w:szCs w:val="32"/>
            <w:rPrChange w:id="2376" w:author="xh" w:date="2026-10-26T09:06:37Z">
              <w:rPr>
                <w:rFonts w:hint="eastAsia" w:ascii="方正仿宋_GBK" w:hAnsi="方正仿宋_GBK" w:eastAsia="方正仿宋_GBK" w:cs="Times New Roman"/>
                <w:sz w:val="32"/>
                <w:szCs w:val="32"/>
              </w:rPr>
            </w:rPrChange>
          </w:rPr>
          <w:delText>，</w:delText>
        </w:r>
      </w:del>
      <w:ins w:id="2377" w:author="xh" w:date="2026-10-26T09:06:37Z">
        <w:del w:id="2378" w:author="白日梦想家" w:date="2026-10-26T15:11:03Z">
          <w:r>
            <w:rPr>
              <w:rFonts w:hint="default" w:ascii="Times New Roman" w:hAnsi="Times New Roman" w:eastAsia="方正仿宋_GBK" w:cs="Times New Roman"/>
              <w:b w:val="0"/>
              <w:bCs w:val="0"/>
              <w:i w:val="0"/>
              <w:iCs w:val="0"/>
              <w:sz w:val="32"/>
              <w:szCs w:val="32"/>
              <w:rPrChange w:id="2379" w:author="xh" w:date="2026-10-26T09:06:37Z">
                <w:rPr>
                  <w:rFonts w:hint="eastAsia" w:ascii="方正仿宋_GBK" w:hAnsi="方正仿宋_GBK" w:eastAsia="方正仿宋_GBK" w:cs="Times New Roman"/>
                  <w:sz w:val="32"/>
                  <w:szCs w:val="32"/>
                </w:rPr>
              </w:rPrChange>
            </w:rPr>
            <w:delText>形成六张推荐矩阵</w:delText>
          </w:r>
        </w:del>
      </w:ins>
      <w:del w:id="2380" w:author="白日梦想家" w:date="2026-10-26T15:11:03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del w:id="2381" w:author="白日梦想家" w:date="2026-10-26T15:11:03Z">
        <w:r>
          <w:rPr>
            <w:rFonts w:hint="default" w:ascii="Times New Roman" w:hAnsi="Times New Roman" w:eastAsia="方正仿宋_GBK" w:cs="Times New Roman"/>
            <w:b w:val="0"/>
            <w:bCs w:val="0"/>
            <w:i w:val="0"/>
            <w:iCs w:val="0"/>
            <w:sz w:val="32"/>
            <w:szCs w:val="32"/>
            <w:rPrChange w:id="2382" w:author="xh" w:date="2026-10-26T09:06:37Z">
              <w:rPr>
                <w:rFonts w:hint="eastAsia" w:ascii="方正仿宋_GBK" w:hAnsi="方正仿宋_GBK" w:eastAsia="方正仿宋_GBK" w:cs="Times New Roman"/>
                <w:sz w:val="32"/>
                <w:szCs w:val="32"/>
              </w:rPr>
            </w:rPrChange>
          </w:rPr>
          <w:delText>、</w:delText>
        </w:r>
      </w:del>
      <w:ins w:id="2383" w:author="xh" w:date="2026-10-26T09:06:37Z">
        <w:del w:id="2384" w:author="白日梦想家" w:date="2026-10-26T15:11:03Z">
          <w:r>
            <w:rPr>
              <w:rFonts w:hint="default" w:ascii="Times New Roman" w:hAnsi="Times New Roman" w:eastAsia="方正仿宋_GBK" w:cs="Times New Roman"/>
              <w:b w:val="0"/>
              <w:bCs w:val="0"/>
              <w:i w:val="0"/>
              <w:iCs w:val="0"/>
              <w:sz w:val="32"/>
              <w:szCs w:val="32"/>
              <w:rPrChange w:id="2385" w:author="xh" w:date="2026-10-26T09:06:37Z">
                <w:rPr>
                  <w:rFonts w:hint="eastAsia" w:ascii="方正仿宋_GBK" w:hAnsi="方正仿宋_GBK" w:eastAsia="方正仿宋_GBK" w:cs="Times New Roman"/>
                  <w:sz w:val="32"/>
                  <w:szCs w:val="32"/>
                </w:rPr>
              </w:rPrChange>
            </w:rPr>
            <w:delText>288个</w:delText>
          </w:r>
        </w:del>
      </w:ins>
      <w:del w:id="2386" w:author="白日梦想家" w:date="2026-10-26T15:11:03Z">
        <w:r>
          <w:rPr>
            <w:rFonts w:hint="eastAsia" w:ascii="方正仿宋_GBK" w:hAnsi="方正仿宋_GBK" w:eastAsia="方正仿宋_GBK" w:cs="Times New Roman"/>
            <w:sz w:val="32"/>
            <w:szCs w:val="32"/>
          </w:rPr>
          <w:delText>主变与储能两项</w:delText>
        </w:r>
      </w:del>
      <w:del w:id="2387" w:author="白日梦想家" w:date="2026-10-26T15:11:03Z">
        <w:r>
          <w:rPr>
            <w:rFonts w:hint="default" w:ascii="Times New Roman" w:hAnsi="Times New Roman" w:eastAsia="方正仿宋_GBK" w:cs="Times New Roman"/>
            <w:b w:val="0"/>
            <w:bCs w:val="0"/>
            <w:i w:val="0"/>
            <w:iCs w:val="0"/>
            <w:sz w:val="32"/>
            <w:szCs w:val="32"/>
            <w:rPrChange w:id="2388" w:author="xh" w:date="2026-10-26T09:06:37Z">
              <w:rPr>
                <w:rFonts w:hint="eastAsia" w:ascii="方正仿宋_GBK" w:hAnsi="方正仿宋_GBK" w:eastAsia="方正仿宋_GBK" w:cs="Times New Roman"/>
                <w:sz w:val="32"/>
                <w:szCs w:val="32"/>
              </w:rPr>
            </w:rPrChange>
          </w:rPr>
          <w:delText>单</w:delText>
        </w:r>
      </w:del>
      <w:ins w:id="2389" w:author="xh" w:date="2026-10-26T09:06:37Z">
        <w:del w:id="2390" w:author="白日梦想家" w:date="2026-10-26T15:11:03Z">
          <w:r>
            <w:rPr>
              <w:rFonts w:hint="default" w:ascii="Times New Roman" w:hAnsi="Times New Roman" w:eastAsia="方正仿宋_GBK" w:cs="Times New Roman"/>
              <w:b w:val="0"/>
              <w:bCs w:val="0"/>
              <w:i w:val="0"/>
              <w:iCs w:val="0"/>
              <w:sz w:val="32"/>
              <w:szCs w:val="32"/>
              <w:rPrChange w:id="2391" w:author="xh" w:date="2026-10-26T09:06:37Z">
                <w:rPr>
                  <w:rFonts w:hint="eastAsia" w:ascii="方正仿宋_GBK" w:hAnsi="方正仿宋_GBK" w:eastAsia="方正仿宋_GBK" w:cs="Times New Roman"/>
                  <w:sz w:val="32"/>
                  <w:szCs w:val="32"/>
                </w:rPr>
              </w:rPrChange>
            </w:rPr>
            <w:delText>元</w:delText>
          </w:r>
        </w:del>
      </w:ins>
      <w:del w:id="2392" w:author="白日梦想家" w:date="2026-10-26T15:11:03Z">
        <w:r>
          <w:rPr>
            <w:rFonts w:hint="eastAsia" w:ascii="方正仿宋_GBK" w:hAnsi="方正仿宋_GBK" w:eastAsia="方正仿宋_GBK" w:cs="Times New Roman"/>
            <w:sz w:val="32"/>
            <w:szCs w:val="32"/>
          </w:rPr>
          <w:delText>位功率投资比</w:delText>
        </w:r>
      </w:del>
      <w:del w:id="2393" w:author="白日梦想家" w:date="2026-10-26T15:11:03Z">
        <w:r>
          <w:rPr>
            <w:rFonts w:hint="default" w:ascii="Times New Roman" w:hAnsi="Times New Roman" w:eastAsia="方正仿宋_GBK" w:cs="Times New Roman"/>
            <w:b w:val="0"/>
            <w:bCs w:val="0"/>
            <w:i w:val="0"/>
            <w:iCs w:val="0"/>
            <w:sz w:val="32"/>
            <w:szCs w:val="32"/>
            <w:rPrChange w:id="2394" w:author="xh" w:date="2026-10-26T09:06:37Z">
              <w:rPr>
                <w:rFonts w:hint="eastAsia" w:ascii="方正仿宋_GBK" w:hAnsi="方正仿宋_GBK" w:eastAsia="方正仿宋_GBK" w:cs="Times New Roman"/>
                <w:sz w:val="32"/>
                <w:szCs w:val="32"/>
              </w:rPr>
            </w:rPrChange>
          </w:rPr>
          <w:delText>。</w:delText>
        </w:r>
      </w:del>
      <w:del w:id="2395" w:author="白日梦想家" w:date="2026-10-26T15:11:03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56F7ECD7">
      <w:pPr>
        <w:keepNext/>
        <w:widowControl/>
        <w:adjustRightInd w:val="0"/>
        <w:snapToGrid w:val="0"/>
        <w:spacing w:line="240" w:lineRule="auto"/>
        <w:ind w:firstLine="0" w:firstLineChars="0"/>
        <w:jc w:val="center"/>
        <w:outlineLvl w:val="9"/>
        <w:rPr>
          <w:del w:id="2397" w:author="白日梦想家" w:date="2026-10-26T15:11:03Z"/>
          <w:rFonts w:hint="eastAsia" w:ascii="方正仿宋_GBK" w:hAnsi="方正仿宋_GBK" w:eastAsia="方正仿宋_GBK" w:cs="Times New Roman"/>
          <w:sz w:val="32"/>
          <w:szCs w:val="32"/>
          <w:highlight w:val="none"/>
          <w14:ligatures w14:val="standardContextual"/>
        </w:rPr>
        <w:pPrChange w:id="2396" w:author="白日梦想家" w:date="2026-10-26T15:11:11Z">
          <w:pPr>
            <w:widowControl/>
            <w:adjustRightInd w:val="0"/>
            <w:snapToGrid w:val="0"/>
            <w:spacing w:line="560" w:lineRule="exact"/>
            <w:ind w:firstLine="640" w:firstLineChars="200"/>
          </w:pPr>
        </w:pPrChange>
      </w:pPr>
      <w:del w:id="2398" w:author="白日梦想家" w:date="2026-10-26T15:11:03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0F697044">
      <w:pPr>
        <w:keepNext/>
        <w:widowControl/>
        <w:adjustRightInd w:val="0"/>
        <w:snapToGrid w:val="0"/>
        <w:spacing w:line="240" w:lineRule="auto"/>
        <w:ind w:firstLine="0" w:firstLineChars="0"/>
        <w:jc w:val="center"/>
        <w:outlineLvl w:val="9"/>
        <w:rPr>
          <w:del w:id="2400" w:author="白日梦想家" w:date="2026-10-26T15:11:03Z"/>
          <w:rFonts w:hint="eastAsia" w:ascii="方正仿宋_GBK" w:hAnsi="方正仿宋_GBK" w:eastAsia="方正仿宋_GBK" w:cs="Times New Roman"/>
          <w:sz w:val="32"/>
          <w:szCs w:val="32"/>
          <w:highlight w:val="none"/>
          <w14:ligatures w14:val="standardContextual"/>
        </w:rPr>
        <w:pPrChange w:id="2399" w:author="白日梦想家" w:date="2026-10-26T15:11:11Z">
          <w:pPr>
            <w:widowControl/>
            <w:adjustRightInd w:val="0"/>
            <w:snapToGrid w:val="0"/>
            <w:spacing w:line="560" w:lineRule="exact"/>
            <w:ind w:firstLine="641" w:firstLineChars="200"/>
          </w:pPr>
        </w:pPrChange>
      </w:pPr>
      <w:del w:id="2401" w:author="白日梦想家" w:date="2026-10-26T15:11:03Z">
        <w:r>
          <w:rPr>
            <w:rFonts w:hint="eastAsia" w:ascii="方正楷体_GBK" w:hAnsi="方正楷体_GBK" w:eastAsia="方正楷体_GBK" w:cs="方正楷体_GBK"/>
            <w:b/>
            <w:sz w:val="32"/>
            <w:szCs w:val="32"/>
          </w:rPr>
          <w:delText>一是按与容载比的组内相关筛选候选。</w:delText>
        </w:r>
      </w:del>
      <w:del w:id="2402" w:author="白日梦想家" w:date="2026-10-26T15:11:0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2403" w:author="白日梦想家" w:date="2026-10-26T15:11:03Z"/>
          <w:rFonts w:hint="eastAsia" w:ascii="方正仿宋_GBK" w:hAnsi="方正仿宋_GBK" w:eastAsia="方正仿宋_GBK" w:cs="Times New Roman"/>
          <w:sz w:val="32"/>
          <w:szCs w:val="32"/>
          <w:highlight w:val="none"/>
          <w14:ligatures w14:val="standardContextual"/>
        </w:rPr>
      </w:pPr>
      <w:del w:id="2404" w:author="白日梦想家" w:date="2026-10-26T15:11:03Z">
        <w:r>
          <w:rPr>
            <w:rFonts w:hint="eastAsia" w:ascii="方正仿宋_GBK" w:hAnsi="方正仿宋_GBK" w:eastAsia="方正仿宋_GBK" w:cs="Times New Roman"/>
            <w:sz w:val="32"/>
            <w:szCs w:val="32"/>
          </w:rPr>
          <w:delText>表5 十三项候选指标与容载比的组内相关</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405" w:author="白日梦想家" w:date="2026-10-26T15:11:03Z"/>
        </w:trPr>
        <w:tc>
          <w:tcPr>
            <w:tcW w:w="2950" w:type="dxa"/>
            <w:vAlign w:val="center"/>
          </w:tcPr>
          <w:p w14:paraId="2EFBDDB5">
            <w:pPr>
              <w:keepNext/>
              <w:widowControl/>
              <w:adjustRightInd w:val="0"/>
              <w:snapToGrid w:val="0"/>
              <w:spacing w:before="0" w:after="0" w:line="240" w:lineRule="auto"/>
              <w:ind w:left="0" w:leftChars="0" w:right="0" w:rightChars="0" w:firstLine="0" w:firstLineChars="0"/>
              <w:jc w:val="center"/>
              <w:outlineLvl w:val="9"/>
              <w:rPr>
                <w:del w:id="2407" w:author="白日梦想家" w:date="2026-10-26T15:11:03Z"/>
              </w:rPr>
              <w:pPrChange w:id="2406" w:author="白日梦想家" w:date="2026-10-26T15:11:11Z">
                <w:pPr>
                  <w:keepNext/>
                  <w:snapToGrid w:val="0"/>
                  <w:spacing w:before="0" w:after="0" w:line="370" w:lineRule="exact"/>
                  <w:ind w:left="0" w:leftChars="0" w:right="0" w:rightChars="0" w:firstLine="0" w:firstLineChars="0"/>
                  <w:jc w:val="center"/>
                </w:pPr>
              </w:pPrChange>
            </w:pPr>
            <w:del w:id="2408" w:author="白日梦想家" w:date="2026-10-26T15:11:03Z">
              <w:r>
                <w:rPr>
                  <w:rFonts w:hint="eastAsia" w:ascii="方正仿宋_GBK" w:hAnsi="方正仿宋_GBK" w:eastAsia="方正仿宋_GBK" w:cs="Times New Roman"/>
                  <w:b/>
                  <w:sz w:val="24"/>
                  <w:szCs w:val="24"/>
                </w:rPr>
                <w:delText>指标</w:delText>
              </w:r>
            </w:del>
          </w:p>
        </w:tc>
        <w:tc>
          <w:tcPr>
            <w:tcW w:w="1150" w:type="dxa"/>
            <w:vAlign w:val="center"/>
          </w:tcPr>
          <w:p w14:paraId="4CB154EA">
            <w:pPr>
              <w:keepNext/>
              <w:widowControl/>
              <w:adjustRightInd w:val="0"/>
              <w:snapToGrid w:val="0"/>
              <w:spacing w:before="0" w:after="0" w:line="240" w:lineRule="auto"/>
              <w:ind w:left="0" w:leftChars="0" w:right="0" w:rightChars="0" w:firstLine="0" w:firstLineChars="0"/>
              <w:jc w:val="center"/>
              <w:outlineLvl w:val="9"/>
              <w:rPr>
                <w:del w:id="2410" w:author="白日梦想家" w:date="2026-10-26T15:11:03Z"/>
              </w:rPr>
              <w:pPrChange w:id="2409" w:author="白日梦想家" w:date="2026-10-26T15:11:11Z">
                <w:pPr>
                  <w:keepNext/>
                  <w:snapToGrid w:val="0"/>
                  <w:spacing w:before="0" w:after="0" w:line="370" w:lineRule="exact"/>
                  <w:ind w:left="0" w:leftChars="0" w:right="0" w:rightChars="0" w:firstLine="0" w:firstLineChars="0"/>
                  <w:jc w:val="center"/>
                </w:pPr>
              </w:pPrChange>
            </w:pPr>
            <w:del w:id="2411" w:author="白日梦想家" w:date="2026-10-26T15:11:03Z">
              <w:r>
                <w:rPr>
                  <w:rFonts w:hint="eastAsia" w:ascii="方正仿宋_GBK" w:hAnsi="方正仿宋_GBK" w:eastAsia="方正仿宋_GBK" w:cs="Times New Roman"/>
                  <w:b/>
                  <w:sz w:val="24"/>
                  <w:szCs w:val="24"/>
                </w:rPr>
                <w:delText>有效组数</w:delText>
              </w:r>
            </w:del>
          </w:p>
        </w:tc>
        <w:tc>
          <w:tcPr>
            <w:tcW w:w="1400" w:type="dxa"/>
            <w:vAlign w:val="center"/>
          </w:tcPr>
          <w:p w14:paraId="2415CD0B">
            <w:pPr>
              <w:keepNext/>
              <w:widowControl/>
              <w:adjustRightInd w:val="0"/>
              <w:snapToGrid w:val="0"/>
              <w:spacing w:before="0" w:after="0" w:line="240" w:lineRule="auto"/>
              <w:ind w:left="0" w:leftChars="0" w:right="0" w:rightChars="0" w:firstLine="0" w:firstLineChars="0"/>
              <w:jc w:val="center"/>
              <w:outlineLvl w:val="9"/>
              <w:rPr>
                <w:del w:id="2413" w:author="白日梦想家" w:date="2026-10-26T15:11:03Z"/>
              </w:rPr>
              <w:pPrChange w:id="2412" w:author="白日梦想家" w:date="2026-10-26T15:11:11Z">
                <w:pPr>
                  <w:keepNext/>
                  <w:snapToGrid w:val="0"/>
                  <w:spacing w:before="0" w:after="0" w:line="370" w:lineRule="exact"/>
                  <w:ind w:left="0" w:leftChars="0" w:right="0" w:rightChars="0" w:firstLine="0" w:firstLineChars="0"/>
                  <w:jc w:val="center"/>
                </w:pPr>
              </w:pPrChange>
            </w:pPr>
            <w:del w:id="2414" w:author="白日梦想家" w:date="2026-10-26T15:11:03Z">
              <w:r>
                <w:rPr>
                  <w:rFonts w:hint="eastAsia" w:ascii="方正仿宋_GBK" w:hAnsi="方正仿宋_GBK" w:eastAsia="方正仿宋_GBK" w:cs="Times New Roman"/>
                  <w:b/>
                  <w:sz w:val="24"/>
                  <w:szCs w:val="24"/>
                </w:rPr>
                <w:delText>有效节点数</w:delText>
              </w:r>
            </w:del>
          </w:p>
        </w:tc>
        <w:tc>
          <w:tcPr>
            <w:tcW w:w="1150" w:type="dxa"/>
            <w:vAlign w:val="center"/>
          </w:tcPr>
          <w:p w14:paraId="378651B9">
            <w:pPr>
              <w:keepNext/>
              <w:widowControl/>
              <w:adjustRightInd w:val="0"/>
              <w:snapToGrid w:val="0"/>
              <w:spacing w:before="0" w:after="0" w:line="240" w:lineRule="auto"/>
              <w:ind w:left="0" w:leftChars="0" w:right="0" w:rightChars="0" w:firstLine="0" w:firstLineChars="0"/>
              <w:jc w:val="center"/>
              <w:outlineLvl w:val="9"/>
              <w:rPr>
                <w:del w:id="2416" w:author="白日梦想家" w:date="2026-10-26T15:11:03Z"/>
              </w:rPr>
              <w:pPrChange w:id="2415" w:author="白日梦想家" w:date="2026-10-26T15:11:11Z">
                <w:pPr>
                  <w:keepNext/>
                  <w:snapToGrid w:val="0"/>
                  <w:spacing w:before="0" w:after="0" w:line="370" w:lineRule="exact"/>
                  <w:ind w:left="0" w:leftChars="0" w:right="0" w:rightChars="0" w:firstLine="0" w:firstLineChars="0"/>
                  <w:jc w:val="center"/>
                </w:pPr>
              </w:pPrChange>
            </w:pPr>
            <w:del w:id="2417" w:author="白日梦想家" w:date="2026-10-26T15:11:03Z">
              <w:r>
                <w:rPr>
                  <w:rFonts w:hint="eastAsia" w:ascii="方正仿宋_GBK" w:hAnsi="方正仿宋_GBK" w:eastAsia="方正仿宋_GBK" w:cs="Times New Roman"/>
                  <w:b/>
                  <w:sz w:val="24"/>
                  <w:szCs w:val="24"/>
                </w:rPr>
                <w:delText>Pearson</w:delText>
              </w:r>
            </w:del>
          </w:p>
        </w:tc>
        <w:tc>
          <w:tcPr>
            <w:tcW w:w="1656" w:type="dxa"/>
            <w:vAlign w:val="center"/>
          </w:tcPr>
          <w:p w14:paraId="67D0F4E6">
            <w:pPr>
              <w:keepNext/>
              <w:widowControl/>
              <w:adjustRightInd w:val="0"/>
              <w:snapToGrid w:val="0"/>
              <w:spacing w:before="0" w:after="0" w:line="240" w:lineRule="auto"/>
              <w:ind w:left="0" w:leftChars="0" w:right="0" w:rightChars="0" w:firstLine="0" w:firstLineChars="0"/>
              <w:jc w:val="center"/>
              <w:outlineLvl w:val="9"/>
              <w:rPr>
                <w:del w:id="2419" w:author="白日梦想家" w:date="2026-10-26T15:11:03Z"/>
              </w:rPr>
              <w:pPrChange w:id="2418" w:author="白日梦想家" w:date="2026-10-26T15:11:11Z">
                <w:pPr>
                  <w:keepNext/>
                  <w:snapToGrid w:val="0"/>
                  <w:spacing w:before="0" w:after="0" w:line="370" w:lineRule="exact"/>
                  <w:ind w:left="0" w:leftChars="0" w:right="0" w:rightChars="0" w:firstLine="0" w:firstLineChars="0"/>
                  <w:jc w:val="center"/>
                </w:pPr>
              </w:pPrChange>
            </w:pPr>
            <w:del w:id="2420" w:author="白日梦想家" w:date="2026-10-26T15:11:03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21" w:author="白日梦想家" w:date="2026-10-26T15:11:03Z"/>
        </w:trPr>
        <w:tc>
          <w:tcPr>
            <w:tcW w:w="2950" w:type="dxa"/>
            <w:vAlign w:val="center"/>
          </w:tcPr>
          <w:p w14:paraId="4FE3066F">
            <w:pPr>
              <w:keepNext/>
              <w:widowControl/>
              <w:adjustRightInd w:val="0"/>
              <w:snapToGrid w:val="0"/>
              <w:spacing w:before="0" w:after="0" w:line="240" w:lineRule="auto"/>
              <w:ind w:left="0" w:leftChars="0" w:right="0" w:rightChars="0" w:firstLine="0" w:firstLineChars="0"/>
              <w:jc w:val="center"/>
              <w:outlineLvl w:val="9"/>
              <w:rPr>
                <w:del w:id="2423" w:author="白日梦想家" w:date="2026-10-26T15:11:03Z"/>
              </w:rPr>
              <w:pPrChange w:id="2422" w:author="白日梦想家" w:date="2026-10-26T15:11:11Z">
                <w:pPr>
                  <w:keepNext/>
                  <w:snapToGrid w:val="0"/>
                  <w:spacing w:before="0" w:after="0" w:line="370" w:lineRule="exact"/>
                  <w:ind w:left="0" w:leftChars="0" w:right="0" w:rightChars="0" w:firstLine="0" w:firstLineChars="0"/>
                  <w:jc w:val="center"/>
                </w:pPr>
              </w:pPrChange>
            </w:pPr>
            <w:del w:id="2424" w:author="白日梦想家" w:date="2026-10-26T15:11:03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53D3E9D9">
            <w:pPr>
              <w:keepNext/>
              <w:widowControl/>
              <w:adjustRightInd w:val="0"/>
              <w:snapToGrid w:val="0"/>
              <w:spacing w:before="0" w:after="0" w:line="240" w:lineRule="auto"/>
              <w:ind w:left="0" w:leftChars="0" w:right="0" w:rightChars="0" w:firstLine="0" w:firstLineChars="0"/>
              <w:jc w:val="center"/>
              <w:outlineLvl w:val="9"/>
              <w:rPr>
                <w:del w:id="2426" w:author="白日梦想家" w:date="2026-10-26T15:11:03Z"/>
              </w:rPr>
              <w:pPrChange w:id="2425" w:author="白日梦想家" w:date="2026-10-26T15:11:11Z">
                <w:pPr>
                  <w:keepNext/>
                  <w:snapToGrid w:val="0"/>
                  <w:spacing w:before="0" w:after="0" w:line="370" w:lineRule="exact"/>
                  <w:ind w:left="0" w:leftChars="0" w:right="0" w:rightChars="0" w:firstLine="0" w:firstLineChars="0"/>
                  <w:jc w:val="center"/>
                </w:pPr>
              </w:pPrChange>
            </w:pPr>
            <w:del w:id="2427" w:author="白日梦想家" w:date="2026-10-26T15:11:03Z">
              <w:r>
                <w:rPr>
                  <w:rFonts w:hint="eastAsia" w:ascii="方正仿宋_GBK" w:hAnsi="方正仿宋_GBK" w:eastAsia="方正仿宋_GBK" w:cs="Times New Roman"/>
                  <w:sz w:val="24"/>
                  <w:szCs w:val="24"/>
                </w:rPr>
                <w:delText>2484</w:delText>
              </w:r>
            </w:del>
          </w:p>
        </w:tc>
        <w:tc>
          <w:tcPr>
            <w:tcW w:w="1400" w:type="dxa"/>
            <w:vAlign w:val="center"/>
          </w:tcPr>
          <w:p w14:paraId="788DF62F">
            <w:pPr>
              <w:keepNext/>
              <w:widowControl/>
              <w:adjustRightInd w:val="0"/>
              <w:snapToGrid w:val="0"/>
              <w:spacing w:before="0" w:after="0" w:line="240" w:lineRule="auto"/>
              <w:ind w:left="0" w:leftChars="0" w:right="0" w:rightChars="0" w:firstLine="0" w:firstLineChars="0"/>
              <w:jc w:val="center"/>
              <w:outlineLvl w:val="9"/>
              <w:rPr>
                <w:del w:id="2429" w:author="白日梦想家" w:date="2026-10-26T15:11:03Z"/>
              </w:rPr>
              <w:pPrChange w:id="2428" w:author="白日梦想家" w:date="2026-10-26T15:11:11Z">
                <w:pPr>
                  <w:keepNext/>
                  <w:snapToGrid w:val="0"/>
                  <w:spacing w:before="0" w:after="0" w:line="370" w:lineRule="exact"/>
                  <w:ind w:left="0" w:leftChars="0" w:right="0" w:rightChars="0" w:firstLine="0" w:firstLineChars="0"/>
                  <w:jc w:val="center"/>
                </w:pPr>
              </w:pPrChange>
            </w:pPr>
            <w:del w:id="2430"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61DCAEE4">
            <w:pPr>
              <w:keepNext/>
              <w:widowControl/>
              <w:adjustRightInd w:val="0"/>
              <w:snapToGrid w:val="0"/>
              <w:spacing w:before="0" w:after="0" w:line="240" w:lineRule="auto"/>
              <w:ind w:left="0" w:leftChars="0" w:right="0" w:rightChars="0" w:firstLine="0" w:firstLineChars="0"/>
              <w:jc w:val="center"/>
              <w:outlineLvl w:val="9"/>
              <w:rPr>
                <w:del w:id="2432" w:author="白日梦想家" w:date="2026-10-26T15:11:03Z"/>
              </w:rPr>
              <w:pPrChange w:id="2431" w:author="白日梦想家" w:date="2026-10-26T15:11:11Z">
                <w:pPr>
                  <w:keepNext/>
                  <w:snapToGrid w:val="0"/>
                  <w:spacing w:before="0" w:after="0" w:line="370" w:lineRule="exact"/>
                  <w:ind w:left="0" w:leftChars="0" w:right="0" w:rightChars="0" w:firstLine="0" w:firstLineChars="0"/>
                  <w:jc w:val="center"/>
                </w:pPr>
              </w:pPrChange>
            </w:pPr>
            <w:del w:id="2433"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57D8CA90">
            <w:pPr>
              <w:keepNext/>
              <w:widowControl/>
              <w:adjustRightInd w:val="0"/>
              <w:snapToGrid w:val="0"/>
              <w:spacing w:before="0" w:after="0" w:line="240" w:lineRule="auto"/>
              <w:ind w:left="0" w:leftChars="0" w:right="0" w:rightChars="0" w:firstLine="0" w:firstLineChars="0"/>
              <w:jc w:val="center"/>
              <w:outlineLvl w:val="9"/>
              <w:rPr>
                <w:del w:id="2435" w:author="白日梦想家" w:date="2026-10-26T15:11:03Z"/>
              </w:rPr>
              <w:pPrChange w:id="2434" w:author="白日梦想家" w:date="2026-10-26T15:11:11Z">
                <w:pPr>
                  <w:keepNext/>
                  <w:snapToGrid w:val="0"/>
                  <w:spacing w:before="0" w:after="0" w:line="370" w:lineRule="exact"/>
                  <w:ind w:left="0" w:leftChars="0" w:right="0" w:rightChars="0" w:firstLine="0" w:firstLineChars="0"/>
                  <w:jc w:val="center"/>
                </w:pPr>
              </w:pPrChange>
            </w:pPr>
            <w:del w:id="2436" w:author="白日梦想家" w:date="2026-10-26T15:11:03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37" w:author="白日梦想家" w:date="2026-10-26T15:11:03Z"/>
        </w:trPr>
        <w:tc>
          <w:tcPr>
            <w:tcW w:w="2950" w:type="dxa"/>
            <w:vAlign w:val="center"/>
          </w:tcPr>
          <w:p w14:paraId="17385DDD">
            <w:pPr>
              <w:keepNext/>
              <w:widowControl/>
              <w:adjustRightInd w:val="0"/>
              <w:snapToGrid w:val="0"/>
              <w:spacing w:before="0" w:after="0" w:line="240" w:lineRule="auto"/>
              <w:ind w:left="0" w:leftChars="0" w:right="0" w:rightChars="0" w:firstLine="0" w:firstLineChars="0"/>
              <w:jc w:val="center"/>
              <w:outlineLvl w:val="9"/>
              <w:rPr>
                <w:del w:id="2439" w:author="白日梦想家" w:date="2026-10-26T15:11:03Z"/>
              </w:rPr>
              <w:pPrChange w:id="2438" w:author="白日梦想家" w:date="2026-10-26T15:11:11Z">
                <w:pPr>
                  <w:keepNext/>
                  <w:snapToGrid w:val="0"/>
                  <w:spacing w:before="0" w:after="0" w:line="370" w:lineRule="exact"/>
                  <w:ind w:left="0" w:leftChars="0" w:right="0" w:rightChars="0" w:firstLine="0" w:firstLineChars="0"/>
                  <w:jc w:val="center"/>
                </w:pPr>
              </w:pPrChange>
            </w:pPr>
            <w:del w:id="2440" w:author="白日梦想家" w:date="2026-10-26T15:11:03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702B081D">
            <w:pPr>
              <w:keepNext/>
              <w:widowControl/>
              <w:adjustRightInd w:val="0"/>
              <w:snapToGrid w:val="0"/>
              <w:spacing w:before="0" w:after="0" w:line="240" w:lineRule="auto"/>
              <w:ind w:left="0" w:leftChars="0" w:right="0" w:rightChars="0" w:firstLine="0" w:firstLineChars="0"/>
              <w:jc w:val="center"/>
              <w:outlineLvl w:val="9"/>
              <w:rPr>
                <w:del w:id="2442" w:author="白日梦想家" w:date="2026-10-26T15:11:03Z"/>
              </w:rPr>
              <w:pPrChange w:id="2441" w:author="白日梦想家" w:date="2026-10-26T15:11:11Z">
                <w:pPr>
                  <w:keepNext/>
                  <w:snapToGrid w:val="0"/>
                  <w:spacing w:before="0" w:after="0" w:line="370" w:lineRule="exact"/>
                  <w:ind w:left="0" w:leftChars="0" w:right="0" w:rightChars="0" w:firstLine="0" w:firstLineChars="0"/>
                  <w:jc w:val="center"/>
                </w:pPr>
              </w:pPrChange>
            </w:pPr>
            <w:del w:id="2443"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9FA0430">
            <w:pPr>
              <w:keepNext/>
              <w:widowControl/>
              <w:adjustRightInd w:val="0"/>
              <w:snapToGrid w:val="0"/>
              <w:spacing w:before="0" w:after="0" w:line="240" w:lineRule="auto"/>
              <w:ind w:left="0" w:leftChars="0" w:right="0" w:rightChars="0" w:firstLine="0" w:firstLineChars="0"/>
              <w:jc w:val="center"/>
              <w:outlineLvl w:val="9"/>
              <w:rPr>
                <w:del w:id="2445" w:author="白日梦想家" w:date="2026-10-26T15:11:03Z"/>
              </w:rPr>
              <w:pPrChange w:id="2444" w:author="白日梦想家" w:date="2026-10-26T15:11:11Z">
                <w:pPr>
                  <w:keepNext/>
                  <w:snapToGrid w:val="0"/>
                  <w:spacing w:before="0" w:after="0" w:line="370" w:lineRule="exact"/>
                  <w:ind w:left="0" w:leftChars="0" w:right="0" w:rightChars="0" w:firstLine="0" w:firstLineChars="0"/>
                  <w:jc w:val="center"/>
                </w:pPr>
              </w:pPrChange>
            </w:pPr>
            <w:del w:id="2446"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6B40441E">
            <w:pPr>
              <w:keepNext/>
              <w:widowControl/>
              <w:adjustRightInd w:val="0"/>
              <w:snapToGrid w:val="0"/>
              <w:spacing w:before="0" w:after="0" w:line="240" w:lineRule="auto"/>
              <w:ind w:left="0" w:leftChars="0" w:right="0" w:rightChars="0" w:firstLine="0" w:firstLineChars="0"/>
              <w:jc w:val="center"/>
              <w:outlineLvl w:val="9"/>
              <w:rPr>
                <w:del w:id="2448" w:author="白日梦想家" w:date="2026-10-26T15:11:03Z"/>
              </w:rPr>
              <w:pPrChange w:id="2447" w:author="白日梦想家" w:date="2026-10-26T15:11:11Z">
                <w:pPr>
                  <w:keepNext/>
                  <w:snapToGrid w:val="0"/>
                  <w:spacing w:before="0" w:after="0" w:line="370" w:lineRule="exact"/>
                  <w:ind w:left="0" w:leftChars="0" w:right="0" w:rightChars="0" w:firstLine="0" w:firstLineChars="0"/>
                  <w:jc w:val="center"/>
                </w:pPr>
              </w:pPrChange>
            </w:pPr>
            <w:del w:id="2449" w:author="白日梦想家" w:date="2026-10-26T15:11:03Z">
              <w:r>
                <w:rPr>
                  <w:rFonts w:hint="eastAsia" w:ascii="方正仿宋_GBK" w:hAnsi="方正仿宋_GBK" w:eastAsia="方正仿宋_GBK" w:cs="Times New Roman"/>
                  <w:sz w:val="24"/>
                  <w:szCs w:val="24"/>
                </w:rPr>
                <w:delText>0.89</w:delText>
              </w:r>
            </w:del>
          </w:p>
        </w:tc>
        <w:tc>
          <w:tcPr>
            <w:tcW w:w="1656" w:type="dxa"/>
            <w:vAlign w:val="center"/>
          </w:tcPr>
          <w:p w14:paraId="734F11A9">
            <w:pPr>
              <w:keepNext/>
              <w:widowControl/>
              <w:adjustRightInd w:val="0"/>
              <w:snapToGrid w:val="0"/>
              <w:spacing w:before="0" w:after="0" w:line="240" w:lineRule="auto"/>
              <w:ind w:left="0" w:leftChars="0" w:right="0" w:rightChars="0" w:firstLine="0" w:firstLineChars="0"/>
              <w:jc w:val="center"/>
              <w:outlineLvl w:val="9"/>
              <w:rPr>
                <w:del w:id="2451" w:author="白日梦想家" w:date="2026-10-26T15:11:03Z"/>
              </w:rPr>
              <w:pPrChange w:id="2450" w:author="白日梦想家" w:date="2026-10-26T15:11:11Z">
                <w:pPr>
                  <w:keepNext/>
                  <w:snapToGrid w:val="0"/>
                  <w:spacing w:before="0" w:after="0" w:line="370" w:lineRule="exact"/>
                  <w:ind w:left="0" w:leftChars="0" w:right="0" w:rightChars="0" w:firstLine="0" w:firstLineChars="0"/>
                  <w:jc w:val="center"/>
                </w:pPr>
              </w:pPrChange>
            </w:pPr>
            <w:del w:id="2452" w:author="白日梦想家" w:date="2026-10-26T15:11:03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53" w:author="白日梦想家" w:date="2026-10-26T15:11:03Z"/>
        </w:trPr>
        <w:tc>
          <w:tcPr>
            <w:tcW w:w="2950" w:type="dxa"/>
            <w:vAlign w:val="center"/>
          </w:tcPr>
          <w:p w14:paraId="07096A0B">
            <w:pPr>
              <w:keepNext/>
              <w:widowControl/>
              <w:adjustRightInd w:val="0"/>
              <w:snapToGrid w:val="0"/>
              <w:spacing w:before="0" w:after="0" w:line="240" w:lineRule="auto"/>
              <w:ind w:left="0" w:leftChars="0" w:right="0" w:rightChars="0" w:firstLine="0" w:firstLineChars="0"/>
              <w:jc w:val="center"/>
              <w:outlineLvl w:val="9"/>
              <w:rPr>
                <w:del w:id="2455" w:author="白日梦想家" w:date="2026-10-26T15:11:03Z"/>
              </w:rPr>
              <w:pPrChange w:id="2454" w:author="白日梦想家" w:date="2026-10-26T15:11:11Z">
                <w:pPr>
                  <w:keepNext/>
                  <w:snapToGrid w:val="0"/>
                  <w:spacing w:before="0" w:after="0" w:line="370" w:lineRule="exact"/>
                  <w:ind w:left="0" w:leftChars="0" w:right="0" w:rightChars="0" w:firstLine="0" w:firstLineChars="0"/>
                  <w:jc w:val="center"/>
                </w:pPr>
              </w:pPrChange>
            </w:pPr>
            <w:del w:id="2456" w:author="白日梦想家" w:date="2026-10-26T15:11:03Z">
              <w:r>
                <w:rPr>
                  <w:rFonts w:hint="eastAsia" w:ascii="方正仿宋_GBK" w:hAnsi="方正仿宋_GBK" w:eastAsia="方正仿宋_GBK" w:cs="Times New Roman"/>
                  <w:sz w:val="24"/>
                  <w:szCs w:val="24"/>
                </w:rPr>
                <w:delText>站级负载率最大值</w:delText>
              </w:r>
            </w:del>
          </w:p>
        </w:tc>
        <w:tc>
          <w:tcPr>
            <w:tcW w:w="1150" w:type="dxa"/>
            <w:vAlign w:val="center"/>
          </w:tcPr>
          <w:p w14:paraId="37BBE255">
            <w:pPr>
              <w:keepNext/>
              <w:widowControl/>
              <w:adjustRightInd w:val="0"/>
              <w:snapToGrid w:val="0"/>
              <w:spacing w:before="0" w:after="0" w:line="240" w:lineRule="auto"/>
              <w:ind w:left="0" w:leftChars="0" w:right="0" w:rightChars="0" w:firstLine="0" w:firstLineChars="0"/>
              <w:jc w:val="center"/>
              <w:outlineLvl w:val="9"/>
              <w:rPr>
                <w:del w:id="2458" w:author="白日梦想家" w:date="2026-10-26T15:11:03Z"/>
              </w:rPr>
              <w:pPrChange w:id="2457" w:author="白日梦想家" w:date="2026-10-26T15:11:11Z">
                <w:pPr>
                  <w:keepNext/>
                  <w:snapToGrid w:val="0"/>
                  <w:spacing w:before="0" w:after="0" w:line="370" w:lineRule="exact"/>
                  <w:ind w:left="0" w:leftChars="0" w:right="0" w:rightChars="0" w:firstLine="0" w:firstLineChars="0"/>
                  <w:jc w:val="center"/>
                </w:pPr>
              </w:pPrChange>
            </w:pPr>
            <w:del w:id="2459"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46B51C5D">
            <w:pPr>
              <w:keepNext/>
              <w:widowControl/>
              <w:adjustRightInd w:val="0"/>
              <w:snapToGrid w:val="0"/>
              <w:spacing w:before="0" w:after="0" w:line="240" w:lineRule="auto"/>
              <w:ind w:left="0" w:leftChars="0" w:right="0" w:rightChars="0" w:firstLine="0" w:firstLineChars="0"/>
              <w:jc w:val="center"/>
              <w:outlineLvl w:val="9"/>
              <w:rPr>
                <w:del w:id="2461" w:author="白日梦想家" w:date="2026-10-26T15:11:03Z"/>
              </w:rPr>
              <w:pPrChange w:id="2460" w:author="白日梦想家" w:date="2026-10-26T15:11:11Z">
                <w:pPr>
                  <w:keepNext/>
                  <w:snapToGrid w:val="0"/>
                  <w:spacing w:before="0" w:after="0" w:line="370" w:lineRule="exact"/>
                  <w:ind w:left="0" w:leftChars="0" w:right="0" w:rightChars="0" w:firstLine="0" w:firstLineChars="0"/>
                  <w:jc w:val="center"/>
                </w:pPr>
              </w:pPrChange>
            </w:pPr>
            <w:del w:id="2462"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593F712D">
            <w:pPr>
              <w:keepNext/>
              <w:widowControl/>
              <w:adjustRightInd w:val="0"/>
              <w:snapToGrid w:val="0"/>
              <w:spacing w:before="0" w:after="0" w:line="240" w:lineRule="auto"/>
              <w:ind w:left="0" w:leftChars="0" w:right="0" w:rightChars="0" w:firstLine="0" w:firstLineChars="0"/>
              <w:jc w:val="center"/>
              <w:outlineLvl w:val="9"/>
              <w:rPr>
                <w:del w:id="2464" w:author="白日梦想家" w:date="2026-10-26T15:11:03Z"/>
              </w:rPr>
              <w:pPrChange w:id="2463" w:author="白日梦想家" w:date="2026-10-26T15:11:11Z">
                <w:pPr>
                  <w:keepNext/>
                  <w:snapToGrid w:val="0"/>
                  <w:spacing w:before="0" w:after="0" w:line="370" w:lineRule="exact"/>
                  <w:ind w:left="0" w:leftChars="0" w:right="0" w:rightChars="0" w:firstLine="0" w:firstLineChars="0"/>
                  <w:jc w:val="center"/>
                </w:pPr>
              </w:pPrChange>
            </w:pPr>
            <w:del w:id="2465" w:author="白日梦想家" w:date="2026-10-26T15:11:03Z">
              <w:r>
                <w:rPr>
                  <w:rFonts w:hint="eastAsia" w:ascii="方正仿宋_GBK" w:hAnsi="方正仿宋_GBK" w:eastAsia="方正仿宋_GBK" w:cs="Times New Roman"/>
                  <w:sz w:val="24"/>
                  <w:szCs w:val="24"/>
                </w:rPr>
                <w:delText>0.92</w:delText>
              </w:r>
            </w:del>
          </w:p>
        </w:tc>
        <w:tc>
          <w:tcPr>
            <w:tcW w:w="1656" w:type="dxa"/>
            <w:vAlign w:val="center"/>
          </w:tcPr>
          <w:p w14:paraId="3468533A">
            <w:pPr>
              <w:keepNext/>
              <w:widowControl/>
              <w:adjustRightInd w:val="0"/>
              <w:snapToGrid w:val="0"/>
              <w:spacing w:before="0" w:after="0" w:line="240" w:lineRule="auto"/>
              <w:ind w:left="0" w:leftChars="0" w:right="0" w:rightChars="0" w:firstLine="0" w:firstLineChars="0"/>
              <w:jc w:val="center"/>
              <w:outlineLvl w:val="9"/>
              <w:rPr>
                <w:del w:id="2467" w:author="白日梦想家" w:date="2026-10-26T15:11:03Z"/>
              </w:rPr>
              <w:pPrChange w:id="2466" w:author="白日梦想家" w:date="2026-10-26T15:11:11Z">
                <w:pPr>
                  <w:keepNext/>
                  <w:snapToGrid w:val="0"/>
                  <w:spacing w:before="0" w:after="0" w:line="370" w:lineRule="exact"/>
                  <w:ind w:left="0" w:leftChars="0" w:right="0" w:rightChars="0" w:firstLine="0" w:firstLineChars="0"/>
                  <w:jc w:val="center"/>
                </w:pPr>
              </w:pPrChange>
            </w:pPr>
            <w:del w:id="2468" w:author="白日梦想家" w:date="2026-10-26T15:11:03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69" w:author="白日梦想家" w:date="2026-10-26T15:11:03Z"/>
        </w:trPr>
        <w:tc>
          <w:tcPr>
            <w:tcW w:w="2950" w:type="dxa"/>
            <w:vAlign w:val="center"/>
          </w:tcPr>
          <w:p w14:paraId="5A53E934">
            <w:pPr>
              <w:keepNext/>
              <w:widowControl/>
              <w:adjustRightInd w:val="0"/>
              <w:snapToGrid w:val="0"/>
              <w:spacing w:before="0" w:after="0" w:line="240" w:lineRule="auto"/>
              <w:ind w:left="0" w:leftChars="0" w:right="0" w:rightChars="0" w:firstLine="0" w:firstLineChars="0"/>
              <w:jc w:val="center"/>
              <w:outlineLvl w:val="9"/>
              <w:rPr>
                <w:del w:id="2471" w:author="白日梦想家" w:date="2026-10-26T15:11:03Z"/>
              </w:rPr>
              <w:pPrChange w:id="2470" w:author="白日梦想家" w:date="2026-10-26T15:11:11Z">
                <w:pPr>
                  <w:keepNext/>
                  <w:snapToGrid w:val="0"/>
                  <w:spacing w:before="0" w:after="0" w:line="370" w:lineRule="exact"/>
                  <w:ind w:left="0" w:leftChars="0" w:right="0" w:rightChars="0" w:firstLine="0" w:firstLineChars="0"/>
                  <w:jc w:val="center"/>
                </w:pPr>
              </w:pPrChange>
            </w:pPr>
            <w:del w:id="2472" w:author="白日梦想家" w:date="2026-10-26T15:11:03Z">
              <w:r>
                <w:rPr>
                  <w:rFonts w:hint="eastAsia" w:ascii="方正仿宋_GBK" w:hAnsi="方正仿宋_GBK" w:eastAsia="方正仿宋_GBK" w:cs="Times New Roman"/>
                  <w:sz w:val="24"/>
                  <w:szCs w:val="24"/>
                </w:rPr>
                <w:delText>最大正向净负荷</w:delText>
              </w:r>
            </w:del>
          </w:p>
        </w:tc>
        <w:tc>
          <w:tcPr>
            <w:tcW w:w="1150" w:type="dxa"/>
            <w:vAlign w:val="center"/>
          </w:tcPr>
          <w:p w14:paraId="67B455C5">
            <w:pPr>
              <w:keepNext/>
              <w:widowControl/>
              <w:adjustRightInd w:val="0"/>
              <w:snapToGrid w:val="0"/>
              <w:spacing w:before="0" w:after="0" w:line="240" w:lineRule="auto"/>
              <w:ind w:left="0" w:leftChars="0" w:right="0" w:rightChars="0" w:firstLine="0" w:firstLineChars="0"/>
              <w:jc w:val="center"/>
              <w:outlineLvl w:val="9"/>
              <w:rPr>
                <w:del w:id="2474" w:author="白日梦想家" w:date="2026-10-26T15:11:03Z"/>
              </w:rPr>
              <w:pPrChange w:id="2473" w:author="白日梦想家" w:date="2026-10-26T15:11:11Z">
                <w:pPr>
                  <w:keepNext/>
                  <w:snapToGrid w:val="0"/>
                  <w:spacing w:before="0" w:after="0" w:line="370" w:lineRule="exact"/>
                  <w:ind w:left="0" w:leftChars="0" w:right="0" w:rightChars="0" w:firstLine="0" w:firstLineChars="0"/>
                  <w:jc w:val="center"/>
                </w:pPr>
              </w:pPrChange>
            </w:pPr>
            <w:del w:id="2475" w:author="白日梦想家" w:date="2026-10-26T15:11:03Z">
              <w:r>
                <w:rPr>
                  <w:rFonts w:hint="eastAsia" w:ascii="方正仿宋_GBK" w:hAnsi="方正仿宋_GBK" w:eastAsia="方正仿宋_GBK" w:cs="Times New Roman"/>
                  <w:sz w:val="24"/>
                  <w:szCs w:val="24"/>
                </w:rPr>
                <w:delText>11988</w:delText>
              </w:r>
            </w:del>
          </w:p>
        </w:tc>
        <w:tc>
          <w:tcPr>
            <w:tcW w:w="1400" w:type="dxa"/>
            <w:vAlign w:val="center"/>
          </w:tcPr>
          <w:p w14:paraId="6E2C2340">
            <w:pPr>
              <w:keepNext/>
              <w:widowControl/>
              <w:adjustRightInd w:val="0"/>
              <w:snapToGrid w:val="0"/>
              <w:spacing w:before="0" w:after="0" w:line="240" w:lineRule="auto"/>
              <w:ind w:left="0" w:leftChars="0" w:right="0" w:rightChars="0" w:firstLine="0" w:firstLineChars="0"/>
              <w:jc w:val="center"/>
              <w:outlineLvl w:val="9"/>
              <w:rPr>
                <w:del w:id="2477" w:author="白日梦想家" w:date="2026-10-26T15:11:03Z"/>
              </w:rPr>
              <w:pPrChange w:id="2476" w:author="白日梦想家" w:date="2026-10-26T15:11:11Z">
                <w:pPr>
                  <w:keepNext/>
                  <w:snapToGrid w:val="0"/>
                  <w:spacing w:before="0" w:after="0" w:line="370" w:lineRule="exact"/>
                  <w:ind w:left="0" w:leftChars="0" w:right="0" w:rightChars="0" w:firstLine="0" w:firstLineChars="0"/>
                  <w:jc w:val="center"/>
                </w:pPr>
              </w:pPrChange>
            </w:pPr>
            <w:del w:id="2478" w:author="白日梦想家" w:date="2026-10-26T15:11:03Z">
              <w:r>
                <w:rPr>
                  <w:rFonts w:hint="eastAsia" w:ascii="方正仿宋_GBK" w:hAnsi="方正仿宋_GBK" w:eastAsia="方正仿宋_GBK" w:cs="Times New Roman"/>
                  <w:sz w:val="24"/>
                  <w:szCs w:val="24"/>
                </w:rPr>
                <w:delText>88781</w:delText>
              </w:r>
            </w:del>
          </w:p>
        </w:tc>
        <w:tc>
          <w:tcPr>
            <w:tcW w:w="1150" w:type="dxa"/>
            <w:vAlign w:val="center"/>
          </w:tcPr>
          <w:p w14:paraId="32421B14">
            <w:pPr>
              <w:keepNext/>
              <w:widowControl/>
              <w:adjustRightInd w:val="0"/>
              <w:snapToGrid w:val="0"/>
              <w:spacing w:before="0" w:after="0" w:line="240" w:lineRule="auto"/>
              <w:ind w:left="0" w:leftChars="0" w:right="0" w:rightChars="0" w:firstLine="0" w:firstLineChars="0"/>
              <w:jc w:val="center"/>
              <w:outlineLvl w:val="9"/>
              <w:rPr>
                <w:del w:id="2480" w:author="白日梦想家" w:date="2026-10-26T15:11:03Z"/>
              </w:rPr>
              <w:pPrChange w:id="2479" w:author="白日梦想家" w:date="2026-10-26T15:11:11Z">
                <w:pPr>
                  <w:keepNext/>
                  <w:snapToGrid w:val="0"/>
                  <w:spacing w:before="0" w:after="0" w:line="370" w:lineRule="exact"/>
                  <w:ind w:left="0" w:leftChars="0" w:right="0" w:rightChars="0" w:firstLine="0" w:firstLineChars="0"/>
                  <w:jc w:val="center"/>
                </w:pPr>
              </w:pPrChange>
            </w:pPr>
            <w:del w:id="2481" w:author="白日梦想家" w:date="2026-10-26T15:11:03Z">
              <w:r>
                <w:rPr>
                  <w:rFonts w:hint="eastAsia" w:ascii="方正仿宋_GBK" w:hAnsi="方正仿宋_GBK" w:eastAsia="方正仿宋_GBK" w:cs="Times New Roman"/>
                  <w:sz w:val="24"/>
                  <w:szCs w:val="24"/>
                </w:rPr>
                <w:delText>-0.78</w:delText>
              </w:r>
            </w:del>
          </w:p>
        </w:tc>
        <w:tc>
          <w:tcPr>
            <w:tcW w:w="1656" w:type="dxa"/>
            <w:vAlign w:val="center"/>
          </w:tcPr>
          <w:p w14:paraId="6C281D67">
            <w:pPr>
              <w:keepNext/>
              <w:widowControl/>
              <w:adjustRightInd w:val="0"/>
              <w:snapToGrid w:val="0"/>
              <w:spacing w:before="0" w:after="0" w:line="240" w:lineRule="auto"/>
              <w:ind w:left="0" w:leftChars="0" w:right="0" w:rightChars="0" w:firstLine="0" w:firstLineChars="0"/>
              <w:jc w:val="center"/>
              <w:outlineLvl w:val="9"/>
              <w:rPr>
                <w:del w:id="2483" w:author="白日梦想家" w:date="2026-10-26T15:11:03Z"/>
              </w:rPr>
              <w:pPrChange w:id="2482" w:author="白日梦想家" w:date="2026-10-26T15:11:11Z">
                <w:pPr>
                  <w:keepNext/>
                  <w:snapToGrid w:val="0"/>
                  <w:spacing w:before="0" w:after="0" w:line="370" w:lineRule="exact"/>
                  <w:ind w:left="0" w:leftChars="0" w:right="0" w:rightChars="0" w:firstLine="0" w:firstLineChars="0"/>
                  <w:jc w:val="center"/>
                </w:pPr>
              </w:pPrChange>
            </w:pPr>
            <w:del w:id="2484" w:author="白日梦想家" w:date="2026-10-26T15:11:03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85" w:author="白日梦想家" w:date="2026-10-26T15:11:03Z"/>
        </w:trPr>
        <w:tc>
          <w:tcPr>
            <w:tcW w:w="2950" w:type="dxa"/>
            <w:vAlign w:val="center"/>
          </w:tcPr>
          <w:p w14:paraId="5570BED8">
            <w:pPr>
              <w:keepNext/>
              <w:widowControl/>
              <w:adjustRightInd w:val="0"/>
              <w:snapToGrid w:val="0"/>
              <w:spacing w:before="0" w:after="0" w:line="240" w:lineRule="auto"/>
              <w:ind w:left="0" w:leftChars="0" w:right="0" w:rightChars="0" w:firstLine="0" w:firstLineChars="0"/>
              <w:jc w:val="center"/>
              <w:outlineLvl w:val="9"/>
              <w:rPr>
                <w:del w:id="2487" w:author="白日梦想家" w:date="2026-10-26T15:11:03Z"/>
              </w:rPr>
              <w:pPrChange w:id="2486" w:author="白日梦想家" w:date="2026-10-26T15:11:11Z">
                <w:pPr>
                  <w:keepNext/>
                  <w:snapToGrid w:val="0"/>
                  <w:spacing w:before="0" w:after="0" w:line="370" w:lineRule="exact"/>
                  <w:ind w:left="0" w:leftChars="0" w:right="0" w:rightChars="0" w:firstLine="0" w:firstLineChars="0"/>
                  <w:jc w:val="center"/>
                </w:pPr>
              </w:pPrChange>
            </w:pPr>
            <w:del w:id="2488" w:author="白日梦想家" w:date="2026-10-26T15:11:03Z">
              <w:r>
                <w:rPr>
                  <w:rFonts w:hint="eastAsia" w:ascii="方正仿宋_GBK" w:hAnsi="方正仿宋_GBK" w:eastAsia="方正仿宋_GBK" w:cs="Times New Roman"/>
                  <w:sz w:val="24"/>
                  <w:szCs w:val="24"/>
                </w:rPr>
                <w:delText>最大反向净负荷</w:delText>
              </w:r>
            </w:del>
          </w:p>
        </w:tc>
        <w:tc>
          <w:tcPr>
            <w:tcW w:w="1150" w:type="dxa"/>
            <w:vAlign w:val="center"/>
          </w:tcPr>
          <w:p w14:paraId="0946EB7D">
            <w:pPr>
              <w:keepNext/>
              <w:widowControl/>
              <w:adjustRightInd w:val="0"/>
              <w:snapToGrid w:val="0"/>
              <w:spacing w:before="0" w:after="0" w:line="240" w:lineRule="auto"/>
              <w:ind w:left="0" w:leftChars="0" w:right="0" w:rightChars="0" w:firstLine="0" w:firstLineChars="0"/>
              <w:jc w:val="center"/>
              <w:outlineLvl w:val="9"/>
              <w:rPr>
                <w:del w:id="2490" w:author="白日梦想家" w:date="2026-10-26T15:11:03Z"/>
              </w:rPr>
              <w:pPrChange w:id="2489" w:author="白日梦想家" w:date="2026-10-26T15:11:11Z">
                <w:pPr>
                  <w:keepNext/>
                  <w:snapToGrid w:val="0"/>
                  <w:spacing w:before="0" w:after="0" w:line="370" w:lineRule="exact"/>
                  <w:ind w:left="0" w:leftChars="0" w:right="0" w:rightChars="0" w:firstLine="0" w:firstLineChars="0"/>
                  <w:jc w:val="center"/>
                </w:pPr>
              </w:pPrChange>
            </w:pPr>
            <w:del w:id="2491"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F955D54">
            <w:pPr>
              <w:keepNext/>
              <w:widowControl/>
              <w:adjustRightInd w:val="0"/>
              <w:snapToGrid w:val="0"/>
              <w:spacing w:before="0" w:after="0" w:line="240" w:lineRule="auto"/>
              <w:ind w:left="0" w:leftChars="0" w:right="0" w:rightChars="0" w:firstLine="0" w:firstLineChars="0"/>
              <w:jc w:val="center"/>
              <w:outlineLvl w:val="9"/>
              <w:rPr>
                <w:del w:id="2493" w:author="白日梦想家" w:date="2026-10-26T15:11:03Z"/>
              </w:rPr>
              <w:pPrChange w:id="2492" w:author="白日梦想家" w:date="2026-10-26T15:11:11Z">
                <w:pPr>
                  <w:keepNext/>
                  <w:snapToGrid w:val="0"/>
                  <w:spacing w:before="0" w:after="0" w:line="370" w:lineRule="exact"/>
                  <w:ind w:left="0" w:leftChars="0" w:right="0" w:rightChars="0" w:firstLine="0" w:firstLineChars="0"/>
                  <w:jc w:val="center"/>
                </w:pPr>
              </w:pPrChange>
            </w:pPr>
            <w:del w:id="2494"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34735984">
            <w:pPr>
              <w:keepNext/>
              <w:widowControl/>
              <w:adjustRightInd w:val="0"/>
              <w:snapToGrid w:val="0"/>
              <w:spacing w:before="0" w:after="0" w:line="240" w:lineRule="auto"/>
              <w:ind w:left="0" w:leftChars="0" w:right="0" w:rightChars="0" w:firstLine="0" w:firstLineChars="0"/>
              <w:jc w:val="center"/>
              <w:outlineLvl w:val="9"/>
              <w:rPr>
                <w:del w:id="2496" w:author="白日梦想家" w:date="2026-10-26T15:11:03Z"/>
              </w:rPr>
              <w:pPrChange w:id="2495" w:author="白日梦想家" w:date="2026-10-26T15:11:11Z">
                <w:pPr>
                  <w:keepNext/>
                  <w:snapToGrid w:val="0"/>
                  <w:spacing w:before="0" w:after="0" w:line="370" w:lineRule="exact"/>
                  <w:ind w:left="0" w:leftChars="0" w:right="0" w:rightChars="0" w:firstLine="0" w:firstLineChars="0"/>
                  <w:jc w:val="center"/>
                </w:pPr>
              </w:pPrChange>
            </w:pPr>
            <w:del w:id="2497"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42E97368">
            <w:pPr>
              <w:keepNext/>
              <w:widowControl/>
              <w:adjustRightInd w:val="0"/>
              <w:snapToGrid w:val="0"/>
              <w:spacing w:before="0" w:after="0" w:line="240" w:lineRule="auto"/>
              <w:ind w:left="0" w:leftChars="0" w:right="0" w:rightChars="0" w:firstLine="0" w:firstLineChars="0"/>
              <w:jc w:val="center"/>
              <w:outlineLvl w:val="9"/>
              <w:rPr>
                <w:del w:id="2499" w:author="白日梦想家" w:date="2026-10-26T15:11:03Z"/>
              </w:rPr>
              <w:pPrChange w:id="2498" w:author="白日梦想家" w:date="2026-10-26T15:11:11Z">
                <w:pPr>
                  <w:keepNext/>
                  <w:snapToGrid w:val="0"/>
                  <w:spacing w:before="0" w:after="0" w:line="370" w:lineRule="exact"/>
                  <w:ind w:left="0" w:leftChars="0" w:right="0" w:rightChars="0" w:firstLine="0" w:firstLineChars="0"/>
                  <w:jc w:val="center"/>
                </w:pPr>
              </w:pPrChange>
            </w:pPr>
            <w:del w:id="2500" w:author="白日梦想家" w:date="2026-10-26T15:11:03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01" w:author="白日梦想家" w:date="2026-10-26T15:11:03Z"/>
        </w:trPr>
        <w:tc>
          <w:tcPr>
            <w:tcW w:w="2950" w:type="dxa"/>
            <w:vAlign w:val="center"/>
          </w:tcPr>
          <w:p w14:paraId="0A698CEA">
            <w:pPr>
              <w:keepNext/>
              <w:widowControl/>
              <w:adjustRightInd w:val="0"/>
              <w:snapToGrid w:val="0"/>
              <w:spacing w:before="0" w:after="0" w:line="240" w:lineRule="auto"/>
              <w:ind w:left="0" w:leftChars="0" w:right="0" w:rightChars="0" w:firstLine="0" w:firstLineChars="0"/>
              <w:jc w:val="center"/>
              <w:outlineLvl w:val="9"/>
              <w:rPr>
                <w:del w:id="2503" w:author="白日梦想家" w:date="2026-10-26T15:11:03Z"/>
              </w:rPr>
              <w:pPrChange w:id="2502" w:author="白日梦想家" w:date="2026-10-26T15:11:11Z">
                <w:pPr>
                  <w:keepNext/>
                  <w:snapToGrid w:val="0"/>
                  <w:spacing w:before="0" w:after="0" w:line="370" w:lineRule="exact"/>
                  <w:ind w:left="0" w:leftChars="0" w:right="0" w:rightChars="0" w:firstLine="0" w:firstLineChars="0"/>
                  <w:jc w:val="center"/>
                </w:pPr>
              </w:pPrChange>
            </w:pPr>
            <w:del w:id="2504" w:author="白日梦想家" w:date="2026-10-26T15:11:03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068A4EAC">
            <w:pPr>
              <w:keepNext/>
              <w:widowControl/>
              <w:adjustRightInd w:val="0"/>
              <w:snapToGrid w:val="0"/>
              <w:spacing w:before="0" w:after="0" w:line="240" w:lineRule="auto"/>
              <w:ind w:left="0" w:leftChars="0" w:right="0" w:rightChars="0" w:firstLine="0" w:firstLineChars="0"/>
              <w:jc w:val="center"/>
              <w:outlineLvl w:val="9"/>
              <w:rPr>
                <w:del w:id="2506" w:author="白日梦想家" w:date="2026-10-26T15:11:03Z"/>
              </w:rPr>
              <w:pPrChange w:id="2505" w:author="白日梦想家" w:date="2026-10-26T15:11:11Z">
                <w:pPr>
                  <w:keepNext/>
                  <w:snapToGrid w:val="0"/>
                  <w:spacing w:before="0" w:after="0" w:line="370" w:lineRule="exact"/>
                  <w:ind w:left="0" w:leftChars="0" w:right="0" w:rightChars="0" w:firstLine="0" w:firstLineChars="0"/>
                  <w:jc w:val="center"/>
                </w:pPr>
              </w:pPrChange>
            </w:pPr>
            <w:del w:id="2507" w:author="白日梦想家" w:date="2026-10-26T15:11:03Z">
              <w:r>
                <w:rPr>
                  <w:rFonts w:hint="eastAsia" w:ascii="方正仿宋_GBK" w:hAnsi="方正仿宋_GBK" w:eastAsia="方正仿宋_GBK" w:cs="Times New Roman"/>
                  <w:sz w:val="24"/>
                  <w:szCs w:val="24"/>
                </w:rPr>
                <w:delText>4329</w:delText>
              </w:r>
            </w:del>
          </w:p>
        </w:tc>
        <w:tc>
          <w:tcPr>
            <w:tcW w:w="1400" w:type="dxa"/>
            <w:vAlign w:val="center"/>
          </w:tcPr>
          <w:p w14:paraId="67C1AACA">
            <w:pPr>
              <w:keepNext/>
              <w:widowControl/>
              <w:adjustRightInd w:val="0"/>
              <w:snapToGrid w:val="0"/>
              <w:spacing w:before="0" w:after="0" w:line="240" w:lineRule="auto"/>
              <w:ind w:left="0" w:leftChars="0" w:right="0" w:rightChars="0" w:firstLine="0" w:firstLineChars="0"/>
              <w:jc w:val="center"/>
              <w:outlineLvl w:val="9"/>
              <w:rPr>
                <w:del w:id="2509" w:author="白日梦想家" w:date="2026-10-26T15:11:03Z"/>
              </w:rPr>
              <w:pPrChange w:id="2508" w:author="白日梦想家" w:date="2026-10-26T15:11:11Z">
                <w:pPr>
                  <w:keepNext/>
                  <w:snapToGrid w:val="0"/>
                  <w:spacing w:before="0" w:after="0" w:line="370" w:lineRule="exact"/>
                  <w:ind w:left="0" w:leftChars="0" w:right="0" w:rightChars="0" w:firstLine="0" w:firstLineChars="0"/>
                  <w:jc w:val="center"/>
                </w:pPr>
              </w:pPrChange>
            </w:pPr>
            <w:del w:id="2510"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1A5CFD37">
            <w:pPr>
              <w:keepNext/>
              <w:widowControl/>
              <w:adjustRightInd w:val="0"/>
              <w:snapToGrid w:val="0"/>
              <w:spacing w:before="0" w:after="0" w:line="240" w:lineRule="auto"/>
              <w:ind w:left="0" w:leftChars="0" w:right="0" w:rightChars="0" w:firstLine="0" w:firstLineChars="0"/>
              <w:jc w:val="center"/>
              <w:outlineLvl w:val="9"/>
              <w:rPr>
                <w:del w:id="2512" w:author="白日梦想家" w:date="2026-10-26T15:11:03Z"/>
              </w:rPr>
              <w:pPrChange w:id="2511" w:author="白日梦想家" w:date="2026-10-26T15:11:11Z">
                <w:pPr>
                  <w:keepNext/>
                  <w:snapToGrid w:val="0"/>
                  <w:spacing w:before="0" w:after="0" w:line="370" w:lineRule="exact"/>
                  <w:ind w:left="0" w:leftChars="0" w:right="0" w:rightChars="0" w:firstLine="0" w:firstLineChars="0"/>
                  <w:jc w:val="center"/>
                </w:pPr>
              </w:pPrChange>
            </w:pPr>
            <w:del w:id="2513" w:author="白日梦想家" w:date="2026-10-26T15:11:03Z">
              <w:r>
                <w:rPr>
                  <w:rFonts w:hint="eastAsia" w:ascii="方正仿宋_GBK" w:hAnsi="方正仿宋_GBK" w:eastAsia="方正仿宋_GBK" w:cs="Times New Roman"/>
                  <w:sz w:val="24"/>
                  <w:szCs w:val="24"/>
                </w:rPr>
                <w:delText>-0.80</w:delText>
              </w:r>
            </w:del>
          </w:p>
        </w:tc>
        <w:tc>
          <w:tcPr>
            <w:tcW w:w="1656" w:type="dxa"/>
            <w:vAlign w:val="center"/>
          </w:tcPr>
          <w:p w14:paraId="07E78468">
            <w:pPr>
              <w:keepNext/>
              <w:widowControl/>
              <w:adjustRightInd w:val="0"/>
              <w:snapToGrid w:val="0"/>
              <w:spacing w:before="0" w:after="0" w:line="240" w:lineRule="auto"/>
              <w:ind w:left="0" w:leftChars="0" w:right="0" w:rightChars="0" w:firstLine="0" w:firstLineChars="0"/>
              <w:jc w:val="center"/>
              <w:outlineLvl w:val="9"/>
              <w:rPr>
                <w:del w:id="2515" w:author="白日梦想家" w:date="2026-10-26T15:11:03Z"/>
              </w:rPr>
              <w:pPrChange w:id="2514" w:author="白日梦想家" w:date="2026-10-26T15:11:11Z">
                <w:pPr>
                  <w:keepNext/>
                  <w:snapToGrid w:val="0"/>
                  <w:spacing w:before="0" w:after="0" w:line="370" w:lineRule="exact"/>
                  <w:ind w:left="0" w:leftChars="0" w:right="0" w:rightChars="0" w:firstLine="0" w:firstLineChars="0"/>
                  <w:jc w:val="center"/>
                </w:pPr>
              </w:pPrChange>
            </w:pPr>
            <w:del w:id="2516" w:author="白日梦想家" w:date="2026-10-26T15:11:03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17" w:author="白日梦想家" w:date="2026-10-26T15:11:03Z"/>
        </w:trPr>
        <w:tc>
          <w:tcPr>
            <w:tcW w:w="2950" w:type="dxa"/>
            <w:vAlign w:val="center"/>
          </w:tcPr>
          <w:p w14:paraId="24064237">
            <w:pPr>
              <w:keepNext/>
              <w:widowControl/>
              <w:adjustRightInd w:val="0"/>
              <w:snapToGrid w:val="0"/>
              <w:spacing w:before="0" w:after="0" w:line="240" w:lineRule="auto"/>
              <w:ind w:left="0" w:leftChars="0" w:right="0" w:rightChars="0" w:firstLine="0" w:firstLineChars="0"/>
              <w:jc w:val="center"/>
              <w:outlineLvl w:val="9"/>
              <w:rPr>
                <w:del w:id="2519" w:author="白日梦想家" w:date="2026-10-26T15:11:03Z"/>
              </w:rPr>
              <w:pPrChange w:id="2518" w:author="白日梦想家" w:date="2026-10-26T15:11:11Z">
                <w:pPr>
                  <w:keepNext/>
                  <w:snapToGrid w:val="0"/>
                  <w:spacing w:before="0" w:after="0" w:line="370" w:lineRule="exact"/>
                  <w:ind w:left="0" w:leftChars="0" w:right="0" w:rightChars="0" w:firstLine="0" w:firstLineChars="0"/>
                  <w:jc w:val="center"/>
                </w:pPr>
              </w:pPrChange>
            </w:pPr>
            <w:del w:id="2520" w:author="白日梦想家" w:date="2026-10-26T15:11:03Z">
              <w:r>
                <w:rPr>
                  <w:rFonts w:hint="eastAsia" w:ascii="方正仿宋_GBK" w:hAnsi="方正仿宋_GBK" w:eastAsia="方正仿宋_GBK" w:cs="Times New Roman"/>
                  <w:sz w:val="24"/>
                  <w:szCs w:val="24"/>
                </w:rPr>
                <w:delText>95%峰值持续时间</w:delText>
              </w:r>
            </w:del>
          </w:p>
        </w:tc>
        <w:tc>
          <w:tcPr>
            <w:tcW w:w="1150" w:type="dxa"/>
            <w:vAlign w:val="center"/>
          </w:tcPr>
          <w:p w14:paraId="065E1E6A">
            <w:pPr>
              <w:keepNext/>
              <w:widowControl/>
              <w:adjustRightInd w:val="0"/>
              <w:snapToGrid w:val="0"/>
              <w:spacing w:before="0" w:after="0" w:line="240" w:lineRule="auto"/>
              <w:ind w:left="0" w:leftChars="0" w:right="0" w:rightChars="0" w:firstLine="0" w:firstLineChars="0"/>
              <w:jc w:val="center"/>
              <w:outlineLvl w:val="9"/>
              <w:rPr>
                <w:del w:id="2522" w:author="白日梦想家" w:date="2026-10-26T15:11:03Z"/>
              </w:rPr>
              <w:pPrChange w:id="2521" w:author="白日梦想家" w:date="2026-10-26T15:11:11Z">
                <w:pPr>
                  <w:keepNext/>
                  <w:snapToGrid w:val="0"/>
                  <w:spacing w:before="0" w:after="0" w:line="370" w:lineRule="exact"/>
                  <w:ind w:left="0" w:leftChars="0" w:right="0" w:rightChars="0" w:firstLine="0" w:firstLineChars="0"/>
                  <w:jc w:val="center"/>
                </w:pPr>
              </w:pPrChange>
            </w:pPr>
            <w:del w:id="2523" w:author="白日梦想家" w:date="2026-10-26T15:11:03Z">
              <w:r>
                <w:rPr>
                  <w:rFonts w:hint="eastAsia" w:ascii="方正仿宋_GBK" w:hAnsi="方正仿宋_GBK" w:eastAsia="方正仿宋_GBK" w:cs="Times New Roman"/>
                  <w:sz w:val="24"/>
                  <w:szCs w:val="24"/>
                </w:rPr>
                <w:delText>5140</w:delText>
              </w:r>
            </w:del>
          </w:p>
        </w:tc>
        <w:tc>
          <w:tcPr>
            <w:tcW w:w="1400" w:type="dxa"/>
            <w:vAlign w:val="center"/>
          </w:tcPr>
          <w:p w14:paraId="6A81D26D">
            <w:pPr>
              <w:keepNext/>
              <w:widowControl/>
              <w:adjustRightInd w:val="0"/>
              <w:snapToGrid w:val="0"/>
              <w:spacing w:before="0" w:after="0" w:line="240" w:lineRule="auto"/>
              <w:ind w:left="0" w:leftChars="0" w:right="0" w:rightChars="0" w:firstLine="0" w:firstLineChars="0"/>
              <w:jc w:val="center"/>
              <w:outlineLvl w:val="9"/>
              <w:rPr>
                <w:del w:id="2525" w:author="白日梦想家" w:date="2026-10-26T15:11:03Z"/>
              </w:rPr>
              <w:pPrChange w:id="2524" w:author="白日梦想家" w:date="2026-10-26T15:11:11Z">
                <w:pPr>
                  <w:keepNext/>
                  <w:snapToGrid w:val="0"/>
                  <w:spacing w:before="0" w:after="0" w:line="370" w:lineRule="exact"/>
                  <w:ind w:left="0" w:leftChars="0" w:right="0" w:rightChars="0" w:firstLine="0" w:firstLineChars="0"/>
                  <w:jc w:val="center"/>
                </w:pPr>
              </w:pPrChange>
            </w:pPr>
            <w:del w:id="2526" w:author="白日梦想家" w:date="2026-10-26T15:11:03Z">
              <w:r>
                <w:rPr>
                  <w:rFonts w:hint="eastAsia" w:ascii="方正仿宋_GBK" w:hAnsi="方正仿宋_GBK" w:eastAsia="方正仿宋_GBK" w:cs="Times New Roman"/>
                  <w:sz w:val="24"/>
                  <w:szCs w:val="24"/>
                </w:rPr>
                <w:delText>41118</w:delText>
              </w:r>
            </w:del>
          </w:p>
        </w:tc>
        <w:tc>
          <w:tcPr>
            <w:tcW w:w="1150" w:type="dxa"/>
            <w:vAlign w:val="center"/>
          </w:tcPr>
          <w:p w14:paraId="17D2FE13">
            <w:pPr>
              <w:keepNext/>
              <w:widowControl/>
              <w:adjustRightInd w:val="0"/>
              <w:snapToGrid w:val="0"/>
              <w:spacing w:before="0" w:after="0" w:line="240" w:lineRule="auto"/>
              <w:ind w:left="0" w:leftChars="0" w:right="0" w:rightChars="0" w:firstLine="0" w:firstLineChars="0"/>
              <w:jc w:val="center"/>
              <w:outlineLvl w:val="9"/>
              <w:rPr>
                <w:del w:id="2528" w:author="白日梦想家" w:date="2026-10-26T15:11:03Z"/>
              </w:rPr>
              <w:pPrChange w:id="2527" w:author="白日梦想家" w:date="2026-10-26T15:11:11Z">
                <w:pPr>
                  <w:keepNext/>
                  <w:snapToGrid w:val="0"/>
                  <w:spacing w:before="0" w:after="0" w:line="370" w:lineRule="exact"/>
                  <w:ind w:left="0" w:leftChars="0" w:right="0" w:rightChars="0" w:firstLine="0" w:firstLineChars="0"/>
                  <w:jc w:val="center"/>
                </w:pPr>
              </w:pPrChange>
            </w:pPr>
            <w:del w:id="2529" w:author="白日梦想家" w:date="2026-10-26T15:11:03Z">
              <w:r>
                <w:rPr>
                  <w:rFonts w:hint="eastAsia" w:ascii="方正仿宋_GBK" w:hAnsi="方正仿宋_GBK" w:eastAsia="方正仿宋_GBK" w:cs="Times New Roman"/>
                  <w:sz w:val="24"/>
                  <w:szCs w:val="24"/>
                </w:rPr>
                <w:delText>0.26</w:delText>
              </w:r>
            </w:del>
          </w:p>
        </w:tc>
        <w:tc>
          <w:tcPr>
            <w:tcW w:w="1656" w:type="dxa"/>
            <w:vAlign w:val="center"/>
          </w:tcPr>
          <w:p w14:paraId="3FFE3B9C">
            <w:pPr>
              <w:keepNext/>
              <w:widowControl/>
              <w:adjustRightInd w:val="0"/>
              <w:snapToGrid w:val="0"/>
              <w:spacing w:before="0" w:after="0" w:line="240" w:lineRule="auto"/>
              <w:ind w:left="0" w:leftChars="0" w:right="0" w:rightChars="0" w:firstLine="0" w:firstLineChars="0"/>
              <w:jc w:val="center"/>
              <w:outlineLvl w:val="9"/>
              <w:rPr>
                <w:del w:id="2531" w:author="白日梦想家" w:date="2026-10-26T15:11:03Z"/>
              </w:rPr>
              <w:pPrChange w:id="2530" w:author="白日梦想家" w:date="2026-10-26T15:11:11Z">
                <w:pPr>
                  <w:keepNext/>
                  <w:snapToGrid w:val="0"/>
                  <w:spacing w:before="0" w:after="0" w:line="370" w:lineRule="exact"/>
                  <w:ind w:left="0" w:leftChars="0" w:right="0" w:rightChars="0" w:firstLine="0" w:firstLineChars="0"/>
                  <w:jc w:val="center"/>
                </w:pPr>
              </w:pPrChange>
            </w:pPr>
            <w:del w:id="2532" w:author="白日梦想家" w:date="2026-10-26T15:11:03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33" w:author="白日梦想家" w:date="2026-10-26T15:11:03Z"/>
        </w:trPr>
        <w:tc>
          <w:tcPr>
            <w:tcW w:w="2950" w:type="dxa"/>
            <w:vAlign w:val="center"/>
          </w:tcPr>
          <w:p w14:paraId="46993D5A">
            <w:pPr>
              <w:keepNext/>
              <w:widowControl/>
              <w:adjustRightInd w:val="0"/>
              <w:snapToGrid w:val="0"/>
              <w:spacing w:before="0" w:after="0" w:line="240" w:lineRule="auto"/>
              <w:ind w:left="0" w:leftChars="0" w:right="0" w:rightChars="0" w:firstLine="0" w:firstLineChars="0"/>
              <w:jc w:val="center"/>
              <w:outlineLvl w:val="9"/>
              <w:rPr>
                <w:del w:id="2535" w:author="白日梦想家" w:date="2026-10-26T15:11:03Z"/>
              </w:rPr>
              <w:pPrChange w:id="2534" w:author="白日梦想家" w:date="2026-10-26T15:11:11Z">
                <w:pPr>
                  <w:keepNext/>
                  <w:snapToGrid w:val="0"/>
                  <w:spacing w:before="0" w:after="0" w:line="370" w:lineRule="exact"/>
                  <w:ind w:left="0" w:leftChars="0" w:right="0" w:rightChars="0" w:firstLine="0" w:firstLineChars="0"/>
                  <w:jc w:val="center"/>
                </w:pPr>
              </w:pPrChange>
            </w:pPr>
            <w:del w:id="2536" w:author="白日梦想家" w:date="2026-10-26T15:11:03Z">
              <w:r>
                <w:rPr>
                  <w:rFonts w:hint="eastAsia" w:ascii="方正仿宋_GBK" w:hAnsi="方正仿宋_GBK" w:eastAsia="方正仿宋_GBK" w:cs="Times New Roman"/>
                  <w:sz w:val="24"/>
                  <w:szCs w:val="24"/>
                </w:rPr>
                <w:delText>负荷分散系数</w:delText>
              </w:r>
            </w:del>
          </w:p>
        </w:tc>
        <w:tc>
          <w:tcPr>
            <w:tcW w:w="1150" w:type="dxa"/>
            <w:vAlign w:val="center"/>
          </w:tcPr>
          <w:p w14:paraId="62086166">
            <w:pPr>
              <w:keepNext/>
              <w:widowControl/>
              <w:adjustRightInd w:val="0"/>
              <w:snapToGrid w:val="0"/>
              <w:spacing w:before="0" w:after="0" w:line="240" w:lineRule="auto"/>
              <w:ind w:left="0" w:leftChars="0" w:right="0" w:rightChars="0" w:firstLine="0" w:firstLineChars="0"/>
              <w:jc w:val="center"/>
              <w:outlineLvl w:val="9"/>
              <w:rPr>
                <w:del w:id="2538" w:author="白日梦想家" w:date="2026-10-26T15:11:03Z"/>
              </w:rPr>
              <w:pPrChange w:id="2537" w:author="白日梦想家" w:date="2026-10-26T15:11:11Z">
                <w:pPr>
                  <w:keepNext/>
                  <w:snapToGrid w:val="0"/>
                  <w:spacing w:before="0" w:after="0" w:line="370" w:lineRule="exact"/>
                  <w:ind w:left="0" w:leftChars="0" w:right="0" w:rightChars="0" w:firstLine="0" w:firstLineChars="0"/>
                  <w:jc w:val="center"/>
                </w:pPr>
              </w:pPrChange>
            </w:pPr>
            <w:del w:id="2539" w:author="白日梦想家" w:date="2026-10-26T15:11:03Z">
              <w:r>
                <w:rPr>
                  <w:rFonts w:hint="eastAsia" w:ascii="方正仿宋_GBK" w:hAnsi="方正仿宋_GBK" w:eastAsia="方正仿宋_GBK" w:cs="Times New Roman"/>
                  <w:sz w:val="24"/>
                  <w:szCs w:val="24"/>
                </w:rPr>
                <w:delText>10608</w:delText>
              </w:r>
            </w:del>
          </w:p>
        </w:tc>
        <w:tc>
          <w:tcPr>
            <w:tcW w:w="1400" w:type="dxa"/>
            <w:vAlign w:val="center"/>
          </w:tcPr>
          <w:p w14:paraId="34440E5D">
            <w:pPr>
              <w:keepNext/>
              <w:widowControl/>
              <w:adjustRightInd w:val="0"/>
              <w:snapToGrid w:val="0"/>
              <w:spacing w:before="0" w:after="0" w:line="240" w:lineRule="auto"/>
              <w:ind w:left="0" w:leftChars="0" w:right="0" w:rightChars="0" w:firstLine="0" w:firstLineChars="0"/>
              <w:jc w:val="center"/>
              <w:outlineLvl w:val="9"/>
              <w:rPr>
                <w:del w:id="2541" w:author="白日梦想家" w:date="2026-10-26T15:11:03Z"/>
              </w:rPr>
              <w:pPrChange w:id="2540" w:author="白日梦想家" w:date="2026-10-26T15:11:11Z">
                <w:pPr>
                  <w:keepNext/>
                  <w:snapToGrid w:val="0"/>
                  <w:spacing w:before="0" w:after="0" w:line="370" w:lineRule="exact"/>
                  <w:ind w:left="0" w:leftChars="0" w:right="0" w:rightChars="0" w:firstLine="0" w:firstLineChars="0"/>
                  <w:jc w:val="center"/>
                </w:pPr>
              </w:pPrChange>
            </w:pPr>
            <w:del w:id="2542" w:author="白日梦想家" w:date="2026-10-26T15:11:03Z">
              <w:r>
                <w:rPr>
                  <w:rFonts w:hint="eastAsia" w:ascii="方正仿宋_GBK" w:hAnsi="方正仿宋_GBK" w:eastAsia="方正仿宋_GBK" w:cs="Times New Roman"/>
                  <w:sz w:val="24"/>
                  <w:szCs w:val="24"/>
                </w:rPr>
                <w:delText>31473</w:delText>
              </w:r>
            </w:del>
          </w:p>
        </w:tc>
        <w:tc>
          <w:tcPr>
            <w:tcW w:w="1150" w:type="dxa"/>
            <w:vAlign w:val="center"/>
          </w:tcPr>
          <w:p w14:paraId="72003F7D">
            <w:pPr>
              <w:keepNext/>
              <w:widowControl/>
              <w:adjustRightInd w:val="0"/>
              <w:snapToGrid w:val="0"/>
              <w:spacing w:before="0" w:after="0" w:line="240" w:lineRule="auto"/>
              <w:ind w:left="0" w:leftChars="0" w:right="0" w:rightChars="0" w:firstLine="0" w:firstLineChars="0"/>
              <w:jc w:val="center"/>
              <w:outlineLvl w:val="9"/>
              <w:rPr>
                <w:del w:id="2544" w:author="白日梦想家" w:date="2026-10-26T15:11:03Z"/>
              </w:rPr>
              <w:pPrChange w:id="2543" w:author="白日梦想家" w:date="2026-10-26T15:11:11Z">
                <w:pPr>
                  <w:keepNext/>
                  <w:snapToGrid w:val="0"/>
                  <w:spacing w:before="0" w:after="0" w:line="370" w:lineRule="exact"/>
                  <w:ind w:left="0" w:leftChars="0" w:right="0" w:rightChars="0" w:firstLine="0" w:firstLineChars="0"/>
                  <w:jc w:val="center"/>
                </w:pPr>
              </w:pPrChange>
            </w:pPr>
            <w:del w:id="2545" w:author="白日梦想家" w:date="2026-10-26T15:11:03Z">
              <w:r>
                <w:rPr>
                  <w:rFonts w:hint="eastAsia" w:ascii="方正仿宋_GBK" w:hAnsi="方正仿宋_GBK" w:eastAsia="方正仿宋_GBK" w:cs="Times New Roman"/>
                  <w:sz w:val="24"/>
                  <w:szCs w:val="24"/>
                </w:rPr>
                <w:delText>0.52</w:delText>
              </w:r>
            </w:del>
          </w:p>
        </w:tc>
        <w:tc>
          <w:tcPr>
            <w:tcW w:w="1656" w:type="dxa"/>
            <w:vAlign w:val="center"/>
          </w:tcPr>
          <w:p w14:paraId="436967BC">
            <w:pPr>
              <w:keepNext/>
              <w:widowControl/>
              <w:adjustRightInd w:val="0"/>
              <w:snapToGrid w:val="0"/>
              <w:spacing w:before="0" w:after="0" w:line="240" w:lineRule="auto"/>
              <w:ind w:left="0" w:leftChars="0" w:right="0" w:rightChars="0" w:firstLine="0" w:firstLineChars="0"/>
              <w:jc w:val="center"/>
              <w:outlineLvl w:val="9"/>
              <w:rPr>
                <w:del w:id="2547" w:author="白日梦想家" w:date="2026-10-26T15:11:03Z"/>
              </w:rPr>
              <w:pPrChange w:id="2546" w:author="白日梦想家" w:date="2026-10-26T15:11:11Z">
                <w:pPr>
                  <w:keepNext/>
                  <w:snapToGrid w:val="0"/>
                  <w:spacing w:before="0" w:after="0" w:line="370" w:lineRule="exact"/>
                  <w:ind w:left="0" w:leftChars="0" w:right="0" w:rightChars="0" w:firstLine="0" w:firstLineChars="0"/>
                  <w:jc w:val="center"/>
                </w:pPr>
              </w:pPrChange>
            </w:pPr>
            <w:del w:id="2548" w:author="白日梦想家" w:date="2026-10-26T15:11:03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49" w:author="白日梦想家" w:date="2026-10-26T15:11:03Z"/>
        </w:trPr>
        <w:tc>
          <w:tcPr>
            <w:tcW w:w="2950" w:type="dxa"/>
            <w:vAlign w:val="center"/>
          </w:tcPr>
          <w:p w14:paraId="3BB5E7EB">
            <w:pPr>
              <w:keepNext/>
              <w:widowControl/>
              <w:adjustRightInd w:val="0"/>
              <w:snapToGrid w:val="0"/>
              <w:spacing w:before="0" w:after="0" w:line="240" w:lineRule="auto"/>
              <w:ind w:left="0" w:leftChars="0" w:right="0" w:rightChars="0" w:firstLine="0" w:firstLineChars="0"/>
              <w:jc w:val="center"/>
              <w:outlineLvl w:val="9"/>
              <w:rPr>
                <w:del w:id="2551" w:author="白日梦想家" w:date="2026-10-26T15:11:03Z"/>
              </w:rPr>
              <w:pPrChange w:id="2550" w:author="白日梦想家" w:date="2026-10-26T15:11:11Z">
                <w:pPr>
                  <w:keepNext/>
                  <w:snapToGrid w:val="0"/>
                  <w:spacing w:before="0" w:after="0" w:line="370" w:lineRule="exact"/>
                  <w:ind w:left="0" w:leftChars="0" w:right="0" w:rightChars="0" w:firstLine="0" w:firstLineChars="0"/>
                  <w:jc w:val="center"/>
                </w:pPr>
              </w:pPrChange>
            </w:pPr>
            <w:del w:id="2552" w:author="白日梦想家" w:date="2026-10-26T15:11:03Z">
              <w:r>
                <w:rPr>
                  <w:rFonts w:hint="eastAsia" w:ascii="方正仿宋_GBK" w:hAnsi="方正仿宋_GBK" w:eastAsia="方正仿宋_GBK" w:cs="Times New Roman"/>
                  <w:sz w:val="24"/>
                  <w:szCs w:val="24"/>
                </w:rPr>
                <w:delText>初始转供率</w:delText>
              </w:r>
            </w:del>
          </w:p>
        </w:tc>
        <w:tc>
          <w:tcPr>
            <w:tcW w:w="1150" w:type="dxa"/>
            <w:vAlign w:val="center"/>
          </w:tcPr>
          <w:p w14:paraId="47239E7F">
            <w:pPr>
              <w:keepNext/>
              <w:widowControl/>
              <w:adjustRightInd w:val="0"/>
              <w:snapToGrid w:val="0"/>
              <w:spacing w:before="0" w:after="0" w:line="240" w:lineRule="auto"/>
              <w:ind w:left="0" w:leftChars="0" w:right="0" w:rightChars="0" w:firstLine="0" w:firstLineChars="0"/>
              <w:jc w:val="center"/>
              <w:outlineLvl w:val="9"/>
              <w:rPr>
                <w:del w:id="2554" w:author="白日梦想家" w:date="2026-10-26T15:11:03Z"/>
              </w:rPr>
              <w:pPrChange w:id="2553" w:author="白日梦想家" w:date="2026-10-26T15:11:11Z">
                <w:pPr>
                  <w:keepNext/>
                  <w:snapToGrid w:val="0"/>
                  <w:spacing w:before="0" w:after="0" w:line="370" w:lineRule="exact"/>
                  <w:ind w:left="0" w:leftChars="0" w:right="0" w:rightChars="0" w:firstLine="0" w:firstLineChars="0"/>
                  <w:jc w:val="center"/>
                </w:pPr>
              </w:pPrChange>
            </w:pPr>
            <w:del w:id="2555" w:author="白日梦想家" w:date="2026-10-26T15:11:03Z">
              <w:r>
                <w:rPr>
                  <w:rFonts w:hint="eastAsia" w:ascii="方正仿宋_GBK" w:hAnsi="方正仿宋_GBK" w:eastAsia="方正仿宋_GBK" w:cs="Times New Roman"/>
                  <w:sz w:val="24"/>
                  <w:szCs w:val="24"/>
                </w:rPr>
                <w:delText>4680</w:delText>
              </w:r>
            </w:del>
          </w:p>
        </w:tc>
        <w:tc>
          <w:tcPr>
            <w:tcW w:w="1400" w:type="dxa"/>
            <w:vAlign w:val="center"/>
          </w:tcPr>
          <w:p w14:paraId="3FD88AB5">
            <w:pPr>
              <w:keepNext/>
              <w:widowControl/>
              <w:adjustRightInd w:val="0"/>
              <w:snapToGrid w:val="0"/>
              <w:spacing w:before="0" w:after="0" w:line="240" w:lineRule="auto"/>
              <w:ind w:left="0" w:leftChars="0" w:right="0" w:rightChars="0" w:firstLine="0" w:firstLineChars="0"/>
              <w:jc w:val="center"/>
              <w:outlineLvl w:val="9"/>
              <w:rPr>
                <w:del w:id="2557" w:author="白日梦想家" w:date="2026-10-26T15:11:03Z"/>
              </w:rPr>
              <w:pPrChange w:id="2556" w:author="白日梦想家" w:date="2026-10-26T15:11:11Z">
                <w:pPr>
                  <w:keepNext/>
                  <w:snapToGrid w:val="0"/>
                  <w:spacing w:before="0" w:after="0" w:line="370" w:lineRule="exact"/>
                  <w:ind w:left="0" w:leftChars="0" w:right="0" w:rightChars="0" w:firstLine="0" w:firstLineChars="0"/>
                  <w:jc w:val="center"/>
                </w:pPr>
              </w:pPrChange>
            </w:pPr>
            <w:del w:id="2558" w:author="白日梦想家" w:date="2026-10-26T15:11:03Z">
              <w:r>
                <w:rPr>
                  <w:rFonts w:hint="eastAsia" w:ascii="方正仿宋_GBK" w:hAnsi="方正仿宋_GBK" w:eastAsia="方正仿宋_GBK" w:cs="Times New Roman"/>
                  <w:sz w:val="24"/>
                  <w:szCs w:val="24"/>
                </w:rPr>
                <w:delText>32058</w:delText>
              </w:r>
            </w:del>
          </w:p>
        </w:tc>
        <w:tc>
          <w:tcPr>
            <w:tcW w:w="1150" w:type="dxa"/>
            <w:vAlign w:val="center"/>
          </w:tcPr>
          <w:p w14:paraId="777CD033">
            <w:pPr>
              <w:keepNext/>
              <w:widowControl/>
              <w:adjustRightInd w:val="0"/>
              <w:snapToGrid w:val="0"/>
              <w:spacing w:before="0" w:after="0" w:line="240" w:lineRule="auto"/>
              <w:ind w:left="0" w:leftChars="0" w:right="0" w:rightChars="0" w:firstLine="0" w:firstLineChars="0"/>
              <w:jc w:val="center"/>
              <w:outlineLvl w:val="9"/>
              <w:rPr>
                <w:del w:id="2560" w:author="白日梦想家" w:date="2026-10-26T15:11:03Z"/>
              </w:rPr>
              <w:pPrChange w:id="2559" w:author="白日梦想家" w:date="2026-10-26T15:11:11Z">
                <w:pPr>
                  <w:keepNext/>
                  <w:snapToGrid w:val="0"/>
                  <w:spacing w:before="0" w:after="0" w:line="370" w:lineRule="exact"/>
                  <w:ind w:left="0" w:leftChars="0" w:right="0" w:rightChars="0" w:firstLine="0" w:firstLineChars="0"/>
                  <w:jc w:val="center"/>
                </w:pPr>
              </w:pPrChange>
            </w:pPr>
            <w:del w:id="2561" w:author="白日梦想家" w:date="2026-10-26T15:11:03Z">
              <w:r>
                <w:rPr>
                  <w:rFonts w:hint="eastAsia" w:ascii="方正仿宋_GBK" w:hAnsi="方正仿宋_GBK" w:eastAsia="方正仿宋_GBK" w:cs="Times New Roman"/>
                  <w:sz w:val="24"/>
                  <w:szCs w:val="24"/>
                </w:rPr>
                <w:delText>-0.74</w:delText>
              </w:r>
            </w:del>
          </w:p>
        </w:tc>
        <w:tc>
          <w:tcPr>
            <w:tcW w:w="1656" w:type="dxa"/>
            <w:vAlign w:val="center"/>
          </w:tcPr>
          <w:p w14:paraId="0BD64C89">
            <w:pPr>
              <w:keepNext/>
              <w:widowControl/>
              <w:adjustRightInd w:val="0"/>
              <w:snapToGrid w:val="0"/>
              <w:spacing w:before="0" w:after="0" w:line="240" w:lineRule="auto"/>
              <w:ind w:left="0" w:leftChars="0" w:right="0" w:rightChars="0" w:firstLine="0" w:firstLineChars="0"/>
              <w:jc w:val="center"/>
              <w:outlineLvl w:val="9"/>
              <w:rPr>
                <w:del w:id="2563" w:author="白日梦想家" w:date="2026-10-26T15:11:03Z"/>
              </w:rPr>
              <w:pPrChange w:id="2562" w:author="白日梦想家" w:date="2026-10-26T15:11:11Z">
                <w:pPr>
                  <w:keepNext/>
                  <w:snapToGrid w:val="0"/>
                  <w:spacing w:before="0" w:after="0" w:line="370" w:lineRule="exact"/>
                  <w:ind w:left="0" w:leftChars="0" w:right="0" w:rightChars="0" w:firstLine="0" w:firstLineChars="0"/>
                  <w:jc w:val="center"/>
                </w:pPr>
              </w:pPrChange>
            </w:pPr>
            <w:del w:id="2564" w:author="白日梦想家" w:date="2026-10-26T15:11:03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65" w:author="白日梦想家" w:date="2026-10-26T15:11:03Z"/>
        </w:trPr>
        <w:tc>
          <w:tcPr>
            <w:tcW w:w="2950" w:type="dxa"/>
            <w:vAlign w:val="center"/>
          </w:tcPr>
          <w:p w14:paraId="55D0C29B">
            <w:pPr>
              <w:keepNext/>
              <w:widowControl/>
              <w:adjustRightInd w:val="0"/>
              <w:snapToGrid w:val="0"/>
              <w:spacing w:before="0" w:after="0" w:line="240" w:lineRule="auto"/>
              <w:ind w:left="0" w:leftChars="0" w:right="0" w:rightChars="0" w:firstLine="0" w:firstLineChars="0"/>
              <w:jc w:val="center"/>
              <w:outlineLvl w:val="9"/>
              <w:rPr>
                <w:del w:id="2567" w:author="白日梦想家" w:date="2026-10-26T15:11:03Z"/>
              </w:rPr>
              <w:pPrChange w:id="2566" w:author="白日梦想家" w:date="2026-10-26T15:11:11Z">
                <w:pPr>
                  <w:keepNext/>
                  <w:snapToGrid w:val="0"/>
                  <w:spacing w:before="0" w:after="0" w:line="370" w:lineRule="exact"/>
                  <w:ind w:left="0" w:leftChars="0" w:right="0" w:rightChars="0" w:firstLine="0" w:firstLineChars="0"/>
                  <w:jc w:val="center"/>
                </w:pPr>
              </w:pPrChange>
            </w:pPr>
            <w:del w:id="2568" w:author="白日梦想家" w:date="2026-10-26T15:11:03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1A65A8D4">
            <w:pPr>
              <w:keepNext/>
              <w:widowControl/>
              <w:adjustRightInd w:val="0"/>
              <w:snapToGrid w:val="0"/>
              <w:spacing w:before="0" w:after="0" w:line="240" w:lineRule="auto"/>
              <w:ind w:left="0" w:leftChars="0" w:right="0" w:rightChars="0" w:firstLine="0" w:firstLineChars="0"/>
              <w:jc w:val="center"/>
              <w:outlineLvl w:val="9"/>
              <w:rPr>
                <w:del w:id="2570" w:author="白日梦想家" w:date="2026-10-26T15:11:03Z"/>
              </w:rPr>
              <w:pPrChange w:id="2569" w:author="白日梦想家" w:date="2026-10-26T15:11:11Z">
                <w:pPr>
                  <w:keepNext/>
                  <w:snapToGrid w:val="0"/>
                  <w:spacing w:before="0" w:after="0" w:line="370" w:lineRule="exact"/>
                  <w:ind w:left="0" w:leftChars="0" w:right="0" w:rightChars="0" w:firstLine="0" w:firstLineChars="0"/>
                  <w:jc w:val="center"/>
                </w:pPr>
              </w:pPrChange>
            </w:pPr>
            <w:del w:id="2571"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4B92F096">
            <w:pPr>
              <w:keepNext/>
              <w:widowControl/>
              <w:adjustRightInd w:val="0"/>
              <w:snapToGrid w:val="0"/>
              <w:spacing w:before="0" w:after="0" w:line="240" w:lineRule="auto"/>
              <w:ind w:left="0" w:leftChars="0" w:right="0" w:rightChars="0" w:firstLine="0" w:firstLineChars="0"/>
              <w:jc w:val="center"/>
              <w:outlineLvl w:val="9"/>
              <w:rPr>
                <w:del w:id="2573" w:author="白日梦想家" w:date="2026-10-26T15:11:03Z"/>
              </w:rPr>
              <w:pPrChange w:id="2572" w:author="白日梦想家" w:date="2026-10-26T15:11:11Z">
                <w:pPr>
                  <w:keepNext/>
                  <w:snapToGrid w:val="0"/>
                  <w:spacing w:before="0" w:after="0" w:line="370" w:lineRule="exact"/>
                  <w:ind w:left="0" w:leftChars="0" w:right="0" w:rightChars="0" w:firstLine="0" w:firstLineChars="0"/>
                  <w:jc w:val="center"/>
                </w:pPr>
              </w:pPrChange>
            </w:pPr>
            <w:del w:id="2574"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0700E25D">
            <w:pPr>
              <w:keepNext/>
              <w:widowControl/>
              <w:adjustRightInd w:val="0"/>
              <w:snapToGrid w:val="0"/>
              <w:spacing w:before="0" w:after="0" w:line="240" w:lineRule="auto"/>
              <w:ind w:left="0" w:leftChars="0" w:right="0" w:rightChars="0" w:firstLine="0" w:firstLineChars="0"/>
              <w:jc w:val="center"/>
              <w:outlineLvl w:val="9"/>
              <w:rPr>
                <w:del w:id="2576" w:author="白日梦想家" w:date="2026-10-26T15:11:03Z"/>
              </w:rPr>
              <w:pPrChange w:id="2575" w:author="白日梦想家" w:date="2026-10-26T15:11:11Z">
                <w:pPr>
                  <w:keepNext/>
                  <w:snapToGrid w:val="0"/>
                  <w:spacing w:before="0" w:after="0" w:line="370" w:lineRule="exact"/>
                  <w:ind w:left="0" w:leftChars="0" w:right="0" w:rightChars="0" w:firstLine="0" w:firstLineChars="0"/>
                  <w:jc w:val="center"/>
                </w:pPr>
              </w:pPrChange>
            </w:pPr>
            <w:del w:id="2577" w:author="白日梦想家" w:date="2026-10-26T15:11:03Z">
              <w:r>
                <w:rPr>
                  <w:rFonts w:hint="eastAsia" w:ascii="方正仿宋_GBK" w:hAnsi="方正仿宋_GBK" w:eastAsia="方正仿宋_GBK" w:cs="Times New Roman"/>
                  <w:sz w:val="24"/>
                  <w:szCs w:val="24"/>
                </w:rPr>
                <w:delText>-0.16</w:delText>
              </w:r>
            </w:del>
          </w:p>
        </w:tc>
        <w:tc>
          <w:tcPr>
            <w:tcW w:w="1656" w:type="dxa"/>
            <w:vAlign w:val="center"/>
          </w:tcPr>
          <w:p w14:paraId="20E62737">
            <w:pPr>
              <w:keepNext/>
              <w:widowControl/>
              <w:adjustRightInd w:val="0"/>
              <w:snapToGrid w:val="0"/>
              <w:spacing w:before="0" w:after="0" w:line="240" w:lineRule="auto"/>
              <w:ind w:left="0" w:leftChars="0" w:right="0" w:rightChars="0" w:firstLine="0" w:firstLineChars="0"/>
              <w:jc w:val="center"/>
              <w:outlineLvl w:val="9"/>
              <w:rPr>
                <w:del w:id="2579" w:author="白日梦想家" w:date="2026-10-26T15:11:03Z"/>
              </w:rPr>
              <w:pPrChange w:id="2578" w:author="白日梦想家" w:date="2026-10-26T15:11:11Z">
                <w:pPr>
                  <w:keepNext/>
                  <w:snapToGrid w:val="0"/>
                  <w:spacing w:before="0" w:after="0" w:line="370" w:lineRule="exact"/>
                  <w:ind w:left="0" w:leftChars="0" w:right="0" w:rightChars="0" w:firstLine="0" w:firstLineChars="0"/>
                  <w:jc w:val="center"/>
                </w:pPr>
              </w:pPrChange>
            </w:pPr>
            <w:del w:id="2580" w:author="白日梦想家" w:date="2026-10-26T15:11:03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81" w:author="白日梦想家" w:date="2026-10-26T15:11:03Z"/>
        </w:trPr>
        <w:tc>
          <w:tcPr>
            <w:tcW w:w="2950" w:type="dxa"/>
            <w:vAlign w:val="center"/>
          </w:tcPr>
          <w:p w14:paraId="361D3414">
            <w:pPr>
              <w:keepNext/>
              <w:widowControl/>
              <w:adjustRightInd w:val="0"/>
              <w:snapToGrid w:val="0"/>
              <w:spacing w:before="0" w:after="0" w:line="240" w:lineRule="auto"/>
              <w:ind w:left="0" w:leftChars="0" w:right="0" w:rightChars="0" w:firstLine="0" w:firstLineChars="0"/>
              <w:jc w:val="center"/>
              <w:outlineLvl w:val="9"/>
              <w:rPr>
                <w:del w:id="2583" w:author="白日梦想家" w:date="2026-10-26T15:11:03Z"/>
              </w:rPr>
              <w:pPrChange w:id="2582" w:author="白日梦想家" w:date="2026-10-26T15:11:11Z">
                <w:pPr>
                  <w:keepNext/>
                  <w:snapToGrid w:val="0"/>
                  <w:spacing w:before="0" w:after="0" w:line="370" w:lineRule="exact"/>
                  <w:ind w:left="0" w:leftChars="0" w:right="0" w:rightChars="0" w:firstLine="0" w:firstLineChars="0"/>
                  <w:jc w:val="center"/>
                </w:pPr>
              </w:pPrChange>
            </w:pPr>
            <w:del w:id="2584" w:author="白日梦想家" w:date="2026-10-26T15:11:03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447C6DE6">
            <w:pPr>
              <w:keepNext/>
              <w:widowControl/>
              <w:adjustRightInd w:val="0"/>
              <w:snapToGrid w:val="0"/>
              <w:spacing w:before="0" w:after="0" w:line="240" w:lineRule="auto"/>
              <w:ind w:left="0" w:leftChars="0" w:right="0" w:rightChars="0" w:firstLine="0" w:firstLineChars="0"/>
              <w:jc w:val="center"/>
              <w:outlineLvl w:val="9"/>
              <w:rPr>
                <w:del w:id="2586" w:author="白日梦想家" w:date="2026-10-26T15:11:03Z"/>
              </w:rPr>
              <w:pPrChange w:id="2585" w:author="白日梦想家" w:date="2026-10-26T15:11:11Z">
                <w:pPr>
                  <w:keepNext/>
                  <w:snapToGrid w:val="0"/>
                  <w:spacing w:before="0" w:after="0" w:line="370" w:lineRule="exact"/>
                  <w:ind w:left="0" w:leftChars="0" w:right="0" w:rightChars="0" w:firstLine="0" w:firstLineChars="0"/>
                  <w:jc w:val="center"/>
                </w:pPr>
              </w:pPrChange>
            </w:pPr>
            <w:del w:id="2587"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35578BE4">
            <w:pPr>
              <w:keepNext/>
              <w:widowControl/>
              <w:adjustRightInd w:val="0"/>
              <w:snapToGrid w:val="0"/>
              <w:spacing w:before="0" w:after="0" w:line="240" w:lineRule="auto"/>
              <w:ind w:left="0" w:leftChars="0" w:right="0" w:rightChars="0" w:firstLine="0" w:firstLineChars="0"/>
              <w:jc w:val="center"/>
              <w:outlineLvl w:val="9"/>
              <w:rPr>
                <w:del w:id="2589" w:author="白日梦想家" w:date="2026-10-26T15:11:03Z"/>
              </w:rPr>
              <w:pPrChange w:id="2588" w:author="白日梦想家" w:date="2026-10-26T15:11:11Z">
                <w:pPr>
                  <w:keepNext/>
                  <w:snapToGrid w:val="0"/>
                  <w:spacing w:before="0" w:after="0" w:line="370" w:lineRule="exact"/>
                  <w:ind w:left="0" w:leftChars="0" w:right="0" w:rightChars="0" w:firstLine="0" w:firstLineChars="0"/>
                  <w:jc w:val="center"/>
                </w:pPr>
              </w:pPrChange>
            </w:pPr>
            <w:del w:id="2590"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7311E2C3">
            <w:pPr>
              <w:keepNext/>
              <w:widowControl/>
              <w:adjustRightInd w:val="0"/>
              <w:snapToGrid w:val="0"/>
              <w:spacing w:before="0" w:after="0" w:line="240" w:lineRule="auto"/>
              <w:ind w:left="0" w:leftChars="0" w:right="0" w:rightChars="0" w:firstLine="0" w:firstLineChars="0"/>
              <w:jc w:val="center"/>
              <w:outlineLvl w:val="9"/>
              <w:rPr>
                <w:del w:id="2592" w:author="白日梦想家" w:date="2026-10-26T15:11:03Z"/>
              </w:rPr>
              <w:pPrChange w:id="2591" w:author="白日梦想家" w:date="2026-10-26T15:11:11Z">
                <w:pPr>
                  <w:keepNext/>
                  <w:snapToGrid w:val="0"/>
                  <w:spacing w:before="0" w:after="0" w:line="370" w:lineRule="exact"/>
                  <w:ind w:left="0" w:leftChars="0" w:right="0" w:rightChars="0" w:firstLine="0" w:firstLineChars="0"/>
                  <w:jc w:val="center"/>
                </w:pPr>
              </w:pPrChange>
            </w:pPr>
            <w:del w:id="2593" w:author="白日梦想家" w:date="2026-10-26T15:11:03Z">
              <w:r>
                <w:rPr>
                  <w:rFonts w:hint="eastAsia" w:ascii="方正仿宋_GBK" w:hAnsi="方正仿宋_GBK" w:eastAsia="方正仿宋_GBK" w:cs="Times New Roman"/>
                  <w:sz w:val="24"/>
                  <w:szCs w:val="24"/>
                </w:rPr>
                <w:delText>-0.20</w:delText>
              </w:r>
            </w:del>
          </w:p>
        </w:tc>
        <w:tc>
          <w:tcPr>
            <w:tcW w:w="1656" w:type="dxa"/>
            <w:vAlign w:val="center"/>
          </w:tcPr>
          <w:p w14:paraId="47138AC9">
            <w:pPr>
              <w:keepNext/>
              <w:widowControl/>
              <w:adjustRightInd w:val="0"/>
              <w:snapToGrid w:val="0"/>
              <w:spacing w:before="0" w:after="0" w:line="240" w:lineRule="auto"/>
              <w:ind w:left="0" w:leftChars="0" w:right="0" w:rightChars="0" w:firstLine="0" w:firstLineChars="0"/>
              <w:jc w:val="center"/>
              <w:outlineLvl w:val="9"/>
              <w:rPr>
                <w:del w:id="2595" w:author="白日梦想家" w:date="2026-10-26T15:11:03Z"/>
              </w:rPr>
              <w:pPrChange w:id="2594" w:author="白日梦想家" w:date="2026-10-26T15:11:11Z">
                <w:pPr>
                  <w:keepNext/>
                  <w:snapToGrid w:val="0"/>
                  <w:spacing w:before="0" w:after="0" w:line="370" w:lineRule="exact"/>
                  <w:ind w:left="0" w:leftChars="0" w:right="0" w:rightChars="0" w:firstLine="0" w:firstLineChars="0"/>
                  <w:jc w:val="center"/>
                </w:pPr>
              </w:pPrChange>
            </w:pPr>
            <w:del w:id="2596" w:author="白日梦想家" w:date="2026-10-26T15:11:03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97" w:author="白日梦想家" w:date="2026-10-26T15:11:03Z"/>
        </w:trPr>
        <w:tc>
          <w:tcPr>
            <w:tcW w:w="2950" w:type="dxa"/>
            <w:vAlign w:val="center"/>
          </w:tcPr>
          <w:p w14:paraId="0D6AAA59">
            <w:pPr>
              <w:keepNext/>
              <w:widowControl/>
              <w:adjustRightInd w:val="0"/>
              <w:snapToGrid w:val="0"/>
              <w:spacing w:before="0" w:after="0" w:line="240" w:lineRule="auto"/>
              <w:ind w:left="0" w:leftChars="0" w:right="0" w:rightChars="0" w:firstLine="0" w:firstLineChars="0"/>
              <w:jc w:val="center"/>
              <w:outlineLvl w:val="9"/>
              <w:rPr>
                <w:del w:id="2599" w:author="白日梦想家" w:date="2026-10-26T15:11:03Z"/>
              </w:rPr>
              <w:pPrChange w:id="2598" w:author="白日梦想家" w:date="2026-10-26T15:11:11Z">
                <w:pPr>
                  <w:keepNext/>
                  <w:snapToGrid w:val="0"/>
                  <w:spacing w:before="0" w:after="0" w:line="370" w:lineRule="exact"/>
                  <w:ind w:left="0" w:leftChars="0" w:right="0" w:rightChars="0" w:firstLine="0" w:firstLineChars="0"/>
                  <w:jc w:val="center"/>
                </w:pPr>
              </w:pPrChange>
            </w:pPr>
            <w:del w:id="2600" w:author="白日梦想家" w:date="2026-10-26T15:11:03Z">
              <w:r>
                <w:rPr>
                  <w:rFonts w:hint="eastAsia" w:ascii="方正仿宋_GBK" w:hAnsi="方正仿宋_GBK" w:eastAsia="方正仿宋_GBK" w:cs="Times New Roman"/>
                  <w:sz w:val="24"/>
                  <w:szCs w:val="24"/>
                </w:rPr>
                <w:delText>电缆长度占比</w:delText>
              </w:r>
            </w:del>
          </w:p>
        </w:tc>
        <w:tc>
          <w:tcPr>
            <w:tcW w:w="1150" w:type="dxa"/>
            <w:vAlign w:val="center"/>
          </w:tcPr>
          <w:p w14:paraId="593CE884">
            <w:pPr>
              <w:keepNext/>
              <w:widowControl/>
              <w:adjustRightInd w:val="0"/>
              <w:snapToGrid w:val="0"/>
              <w:spacing w:before="0" w:after="0" w:line="240" w:lineRule="auto"/>
              <w:ind w:left="0" w:leftChars="0" w:right="0" w:rightChars="0" w:firstLine="0" w:firstLineChars="0"/>
              <w:jc w:val="center"/>
              <w:outlineLvl w:val="9"/>
              <w:rPr>
                <w:del w:id="2602" w:author="白日梦想家" w:date="2026-10-26T15:11:03Z"/>
              </w:rPr>
              <w:pPrChange w:id="2601" w:author="白日梦想家" w:date="2026-10-26T15:11:11Z">
                <w:pPr>
                  <w:keepNext/>
                  <w:snapToGrid w:val="0"/>
                  <w:spacing w:before="0" w:after="0" w:line="370" w:lineRule="exact"/>
                  <w:ind w:left="0" w:leftChars="0" w:right="0" w:rightChars="0" w:firstLine="0" w:firstLineChars="0"/>
                  <w:jc w:val="center"/>
                </w:pPr>
              </w:pPrChange>
            </w:pPr>
            <w:del w:id="2603" w:author="白日梦想家" w:date="2026-10-26T15:11:03Z">
              <w:r>
                <w:rPr>
                  <w:rFonts w:hint="eastAsia" w:ascii="方正仿宋_GBK" w:hAnsi="方正仿宋_GBK" w:eastAsia="方正仿宋_GBK" w:cs="Times New Roman"/>
                  <w:sz w:val="24"/>
                  <w:szCs w:val="24"/>
                </w:rPr>
                <w:delText>7584</w:delText>
              </w:r>
            </w:del>
          </w:p>
        </w:tc>
        <w:tc>
          <w:tcPr>
            <w:tcW w:w="1400" w:type="dxa"/>
            <w:vAlign w:val="center"/>
          </w:tcPr>
          <w:p w14:paraId="6FF10CF5">
            <w:pPr>
              <w:keepNext/>
              <w:widowControl/>
              <w:adjustRightInd w:val="0"/>
              <w:snapToGrid w:val="0"/>
              <w:spacing w:before="0" w:after="0" w:line="240" w:lineRule="auto"/>
              <w:ind w:left="0" w:leftChars="0" w:right="0" w:rightChars="0" w:firstLine="0" w:firstLineChars="0"/>
              <w:jc w:val="center"/>
              <w:outlineLvl w:val="9"/>
              <w:rPr>
                <w:del w:id="2605" w:author="白日梦想家" w:date="2026-10-26T15:11:03Z"/>
              </w:rPr>
              <w:pPrChange w:id="2604" w:author="白日梦想家" w:date="2026-10-26T15:11:11Z">
                <w:pPr>
                  <w:keepNext/>
                  <w:snapToGrid w:val="0"/>
                  <w:spacing w:before="0" w:after="0" w:line="370" w:lineRule="exact"/>
                  <w:ind w:left="0" w:leftChars="0" w:right="0" w:rightChars="0" w:firstLine="0" w:firstLineChars="0"/>
                  <w:jc w:val="center"/>
                </w:pPr>
              </w:pPrChange>
            </w:pPr>
            <w:del w:id="2606"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DE86D8A">
            <w:pPr>
              <w:keepNext/>
              <w:widowControl/>
              <w:adjustRightInd w:val="0"/>
              <w:snapToGrid w:val="0"/>
              <w:spacing w:before="0" w:after="0" w:line="240" w:lineRule="auto"/>
              <w:ind w:left="0" w:leftChars="0" w:right="0" w:rightChars="0" w:firstLine="0" w:firstLineChars="0"/>
              <w:jc w:val="center"/>
              <w:outlineLvl w:val="9"/>
              <w:rPr>
                <w:del w:id="2608" w:author="白日梦想家" w:date="2026-10-26T15:11:03Z"/>
              </w:rPr>
              <w:pPrChange w:id="2607" w:author="白日梦想家" w:date="2026-10-26T15:11:11Z">
                <w:pPr>
                  <w:keepNext/>
                  <w:snapToGrid w:val="0"/>
                  <w:spacing w:before="0" w:after="0" w:line="370" w:lineRule="exact"/>
                  <w:ind w:left="0" w:leftChars="0" w:right="0" w:rightChars="0" w:firstLine="0" w:firstLineChars="0"/>
                  <w:jc w:val="center"/>
                </w:pPr>
              </w:pPrChange>
            </w:pPr>
            <w:del w:id="2609" w:author="白日梦想家" w:date="2026-10-26T15:11:03Z">
              <w:r>
                <w:rPr>
                  <w:rFonts w:hint="eastAsia" w:ascii="方正仿宋_GBK" w:hAnsi="方正仿宋_GBK" w:eastAsia="方正仿宋_GBK" w:cs="Times New Roman"/>
                  <w:sz w:val="24"/>
                  <w:szCs w:val="24"/>
                </w:rPr>
                <w:delText>0.45</w:delText>
              </w:r>
            </w:del>
          </w:p>
        </w:tc>
        <w:tc>
          <w:tcPr>
            <w:tcW w:w="1656" w:type="dxa"/>
            <w:vAlign w:val="center"/>
          </w:tcPr>
          <w:p w14:paraId="337A7E0B">
            <w:pPr>
              <w:keepNext/>
              <w:widowControl/>
              <w:adjustRightInd w:val="0"/>
              <w:snapToGrid w:val="0"/>
              <w:spacing w:before="0" w:after="0" w:line="240" w:lineRule="auto"/>
              <w:ind w:left="0" w:leftChars="0" w:right="0" w:rightChars="0" w:firstLine="0" w:firstLineChars="0"/>
              <w:jc w:val="center"/>
              <w:outlineLvl w:val="9"/>
              <w:rPr>
                <w:del w:id="2611" w:author="白日梦想家" w:date="2026-10-26T15:11:03Z"/>
              </w:rPr>
              <w:pPrChange w:id="2610" w:author="白日梦想家" w:date="2026-10-26T15:11:11Z">
                <w:pPr>
                  <w:keepNext/>
                  <w:snapToGrid w:val="0"/>
                  <w:spacing w:before="0" w:after="0" w:line="370" w:lineRule="exact"/>
                  <w:ind w:left="0" w:leftChars="0" w:right="0" w:rightChars="0" w:firstLine="0" w:firstLineChars="0"/>
                  <w:jc w:val="center"/>
                </w:pPr>
              </w:pPrChange>
            </w:pPr>
            <w:del w:id="2612" w:author="白日梦想家" w:date="2026-10-26T15:11:03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13" w:author="白日梦想家" w:date="2026-10-26T15:11:03Z"/>
        </w:trPr>
        <w:tc>
          <w:tcPr>
            <w:tcW w:w="2950" w:type="dxa"/>
            <w:vAlign w:val="center"/>
          </w:tcPr>
          <w:p w14:paraId="4A0F9E4E">
            <w:pPr>
              <w:keepNext/>
              <w:widowControl/>
              <w:adjustRightInd w:val="0"/>
              <w:snapToGrid w:val="0"/>
              <w:spacing w:before="0" w:after="0" w:line="240" w:lineRule="auto"/>
              <w:ind w:left="0" w:leftChars="0" w:right="0" w:rightChars="0" w:firstLine="0" w:firstLineChars="0"/>
              <w:jc w:val="center"/>
              <w:outlineLvl w:val="9"/>
              <w:rPr>
                <w:del w:id="2615" w:author="白日梦想家" w:date="2026-10-26T15:11:03Z"/>
              </w:rPr>
              <w:pPrChange w:id="2614" w:author="白日梦想家" w:date="2026-10-26T15:11:11Z">
                <w:pPr>
                  <w:snapToGrid w:val="0"/>
                  <w:spacing w:before="0" w:after="0" w:line="370" w:lineRule="exact"/>
                  <w:ind w:left="0" w:leftChars="0" w:right="0" w:rightChars="0" w:firstLine="0" w:firstLineChars="0"/>
                  <w:jc w:val="center"/>
                </w:pPr>
              </w:pPrChange>
            </w:pPr>
            <w:del w:id="2616" w:author="白日梦想家" w:date="2026-10-26T15:11:03Z">
              <w:r>
                <w:rPr>
                  <w:rFonts w:hint="eastAsia" w:ascii="方正仿宋_GBK" w:hAnsi="方正仿宋_GBK" w:eastAsia="方正仿宋_GBK" w:cs="Times New Roman"/>
                  <w:sz w:val="24"/>
                  <w:szCs w:val="24"/>
                </w:rPr>
                <w:delText>储能支撑持续时间</w:delText>
              </w:r>
            </w:del>
          </w:p>
        </w:tc>
        <w:tc>
          <w:tcPr>
            <w:tcW w:w="1150" w:type="dxa"/>
            <w:vAlign w:val="center"/>
          </w:tcPr>
          <w:p w14:paraId="495F254A">
            <w:pPr>
              <w:keepNext/>
              <w:widowControl/>
              <w:adjustRightInd w:val="0"/>
              <w:snapToGrid w:val="0"/>
              <w:spacing w:before="0" w:after="0" w:line="240" w:lineRule="auto"/>
              <w:ind w:left="0" w:leftChars="0" w:right="0" w:rightChars="0" w:firstLine="0" w:firstLineChars="0"/>
              <w:jc w:val="center"/>
              <w:outlineLvl w:val="9"/>
              <w:rPr>
                <w:del w:id="2618" w:author="白日梦想家" w:date="2026-10-26T15:11:03Z"/>
              </w:rPr>
              <w:pPrChange w:id="2617" w:author="白日梦想家" w:date="2026-10-26T15:11:11Z">
                <w:pPr>
                  <w:snapToGrid w:val="0"/>
                  <w:spacing w:before="0" w:after="0" w:line="370" w:lineRule="exact"/>
                  <w:ind w:left="0" w:leftChars="0" w:right="0" w:rightChars="0" w:firstLine="0" w:firstLineChars="0"/>
                  <w:jc w:val="center"/>
                </w:pPr>
              </w:pPrChange>
            </w:pPr>
            <w:del w:id="2619" w:author="白日梦想家" w:date="2026-10-26T15:11:03Z">
              <w:r>
                <w:rPr>
                  <w:rFonts w:hint="eastAsia" w:ascii="方正仿宋_GBK" w:hAnsi="方正仿宋_GBK" w:eastAsia="方正仿宋_GBK" w:cs="Times New Roman"/>
                  <w:sz w:val="24"/>
                  <w:szCs w:val="24"/>
                </w:rPr>
                <w:delText>10704</w:delText>
              </w:r>
            </w:del>
          </w:p>
        </w:tc>
        <w:tc>
          <w:tcPr>
            <w:tcW w:w="1400" w:type="dxa"/>
            <w:vAlign w:val="center"/>
          </w:tcPr>
          <w:p w14:paraId="5BC07699">
            <w:pPr>
              <w:keepNext/>
              <w:widowControl/>
              <w:adjustRightInd w:val="0"/>
              <w:snapToGrid w:val="0"/>
              <w:spacing w:before="0" w:after="0" w:line="240" w:lineRule="auto"/>
              <w:ind w:left="0" w:leftChars="0" w:right="0" w:rightChars="0" w:firstLine="0" w:firstLineChars="0"/>
              <w:jc w:val="center"/>
              <w:outlineLvl w:val="9"/>
              <w:rPr>
                <w:del w:id="2621" w:author="白日梦想家" w:date="2026-10-26T15:11:03Z"/>
              </w:rPr>
              <w:pPrChange w:id="2620" w:author="白日梦想家" w:date="2026-10-26T15:11:11Z">
                <w:pPr>
                  <w:snapToGrid w:val="0"/>
                  <w:spacing w:before="0" w:after="0" w:line="370" w:lineRule="exact"/>
                  <w:ind w:left="0" w:leftChars="0" w:right="0" w:rightChars="0" w:firstLine="0" w:firstLineChars="0"/>
                  <w:jc w:val="center"/>
                </w:pPr>
              </w:pPrChange>
            </w:pPr>
            <w:del w:id="2622"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C8126EB">
            <w:pPr>
              <w:keepNext/>
              <w:widowControl/>
              <w:adjustRightInd w:val="0"/>
              <w:snapToGrid w:val="0"/>
              <w:spacing w:before="0" w:after="0" w:line="240" w:lineRule="auto"/>
              <w:ind w:left="0" w:leftChars="0" w:right="0" w:rightChars="0" w:firstLine="0" w:firstLineChars="0"/>
              <w:jc w:val="center"/>
              <w:outlineLvl w:val="9"/>
              <w:rPr>
                <w:del w:id="2624" w:author="白日梦想家" w:date="2026-10-26T15:11:03Z"/>
              </w:rPr>
              <w:pPrChange w:id="2623" w:author="白日梦想家" w:date="2026-10-26T15:11:11Z">
                <w:pPr>
                  <w:snapToGrid w:val="0"/>
                  <w:spacing w:before="0" w:after="0" w:line="370" w:lineRule="exact"/>
                  <w:ind w:left="0" w:leftChars="0" w:right="0" w:rightChars="0" w:firstLine="0" w:firstLineChars="0"/>
                  <w:jc w:val="center"/>
                </w:pPr>
              </w:pPrChange>
            </w:pPr>
            <w:del w:id="2625" w:author="白日梦想家" w:date="2026-10-26T15:11:03Z">
              <w:r>
                <w:rPr>
                  <w:rFonts w:hint="eastAsia" w:ascii="方正仿宋_GBK" w:hAnsi="方正仿宋_GBK" w:eastAsia="方正仿宋_GBK" w:cs="Times New Roman"/>
                  <w:sz w:val="24"/>
                  <w:szCs w:val="24"/>
                </w:rPr>
                <w:delText>0.27</w:delText>
              </w:r>
            </w:del>
          </w:p>
        </w:tc>
        <w:tc>
          <w:tcPr>
            <w:tcW w:w="1656" w:type="dxa"/>
            <w:vAlign w:val="center"/>
          </w:tcPr>
          <w:p w14:paraId="436E9F07">
            <w:pPr>
              <w:keepNext/>
              <w:widowControl/>
              <w:adjustRightInd w:val="0"/>
              <w:snapToGrid w:val="0"/>
              <w:spacing w:before="0" w:after="0" w:line="240" w:lineRule="auto"/>
              <w:ind w:left="0" w:leftChars="0" w:right="0" w:rightChars="0" w:firstLine="0" w:firstLineChars="0"/>
              <w:jc w:val="center"/>
              <w:outlineLvl w:val="9"/>
              <w:rPr>
                <w:del w:id="2627" w:author="白日梦想家" w:date="2026-10-26T15:11:03Z"/>
              </w:rPr>
              <w:pPrChange w:id="2626" w:author="白日梦想家" w:date="2026-10-26T15:11:11Z">
                <w:pPr>
                  <w:snapToGrid w:val="0"/>
                  <w:spacing w:before="0" w:after="0" w:line="370" w:lineRule="exact"/>
                  <w:ind w:left="0" w:leftChars="0" w:right="0" w:rightChars="0" w:firstLine="0" w:firstLineChars="0"/>
                  <w:jc w:val="center"/>
                </w:pPr>
              </w:pPrChange>
            </w:pPr>
            <w:del w:id="2628" w:author="白日梦想家" w:date="2026-10-26T15:11:03Z">
              <w:r>
                <w:rPr>
                  <w:rFonts w:hint="eastAsia" w:ascii="方正仿宋_GBK" w:hAnsi="方正仿宋_GBK" w:eastAsia="方正仿宋_GBK" w:cs="Times New Roman"/>
                  <w:sz w:val="24"/>
                  <w:szCs w:val="24"/>
                </w:rPr>
                <w:delText>12%</w:delText>
              </w:r>
            </w:del>
          </w:p>
        </w:tc>
      </w:tr>
    </w:tbl>
    <w:p w14:paraId="4309C3C4">
      <w:pPr>
        <w:keepNext/>
        <w:widowControl/>
        <w:adjustRightInd w:val="0"/>
        <w:snapToGrid w:val="0"/>
        <w:spacing w:line="240" w:lineRule="auto"/>
        <w:ind w:firstLine="0" w:firstLineChars="0"/>
        <w:jc w:val="center"/>
        <w:outlineLvl w:val="9"/>
        <w:rPr>
          <w:del w:id="2630" w:author="白日梦想家" w:date="2026-10-26T15:11:03Z"/>
          <w:rFonts w:hint="eastAsia" w:ascii="方正仿宋_GBK" w:hAnsi="方正仿宋_GBK" w:eastAsia="方正仿宋_GBK" w:cs="Times New Roman"/>
          <w:sz w:val="32"/>
          <w:szCs w:val="32"/>
          <w:highlight w:val="none"/>
          <w14:ligatures w14:val="standardContextual"/>
        </w:rPr>
        <w:pPrChange w:id="2629" w:author="白日梦想家" w:date="2026-10-26T15:11:11Z">
          <w:pPr>
            <w:widowControl/>
            <w:adjustRightInd w:val="0"/>
            <w:snapToGrid w:val="0"/>
            <w:spacing w:line="560" w:lineRule="exact"/>
            <w:ind w:firstLine="641" w:firstLineChars="200"/>
          </w:pPr>
        </w:pPrChange>
      </w:pPr>
      <w:del w:id="2631" w:author="白日梦想家" w:date="2026-10-26T15:11:03Z">
        <w:r>
          <w:rPr>
            <w:rFonts w:hint="eastAsia" w:ascii="方正楷体_GBK" w:hAnsi="方正楷体_GBK" w:eastAsia="方正楷体_GBK" w:cs="方正楷体_GBK"/>
            <w:b/>
            <w:sz w:val="32"/>
            <w:szCs w:val="32"/>
          </w:rPr>
          <w:delText>二是按指标间高相关归并信息。</w:delText>
        </w:r>
      </w:del>
      <w:del w:id="2632" w:author="白日梦想家" w:date="2026-10-26T15:11:03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2633" w:author="白日梦想家" w:date="2026-10-26T15:11:03Z"/>
          <w:rFonts w:hint="eastAsia" w:ascii="方正仿宋_GBK" w:hAnsi="方正仿宋_GBK" w:eastAsia="方正仿宋_GBK" w:cs="Times New Roman"/>
          <w:sz w:val="32"/>
          <w:szCs w:val="32"/>
          <w:highlight w:val="none"/>
          <w14:ligatures w14:val="standardContextual"/>
        </w:rPr>
      </w:pPr>
      <w:del w:id="2634" w:author="白日梦想家" w:date="2026-10-26T15:11:03Z">
        <w:r>
          <w:rPr>
            <w:rFonts w:hint="eastAsia" w:ascii="方正仿宋_GBK" w:hAnsi="方正仿宋_GBK" w:eastAsia="方正仿宋_GBK" w:cs="Times New Roman"/>
            <w:sz w:val="32"/>
            <w:szCs w:val="32"/>
          </w:rPr>
          <w:delText>表6 高相关指标归并及代表参数</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635" w:author="白日梦想家" w:date="2026-10-26T15:11:03Z"/>
        </w:trPr>
        <w:tc>
          <w:tcPr>
            <w:tcW w:w="2400" w:type="dxa"/>
            <w:vAlign w:val="center"/>
          </w:tcPr>
          <w:p w14:paraId="241F55E0">
            <w:pPr>
              <w:keepNext/>
              <w:widowControl/>
              <w:adjustRightInd w:val="0"/>
              <w:snapToGrid w:val="0"/>
              <w:spacing w:before="0" w:after="0" w:line="240" w:lineRule="auto"/>
              <w:ind w:left="0" w:leftChars="0" w:right="0" w:rightChars="0" w:firstLine="0" w:firstLineChars="0"/>
              <w:jc w:val="center"/>
              <w:outlineLvl w:val="9"/>
              <w:rPr>
                <w:del w:id="2637" w:author="白日梦想家" w:date="2026-10-26T15:11:03Z"/>
              </w:rPr>
              <w:pPrChange w:id="2636" w:author="白日梦想家" w:date="2026-10-26T15:11:11Z">
                <w:pPr>
                  <w:keepNext/>
                  <w:snapToGrid w:val="0"/>
                  <w:spacing w:before="0" w:after="0" w:line="370" w:lineRule="exact"/>
                  <w:ind w:left="0" w:leftChars="0" w:right="0" w:rightChars="0" w:firstLine="0" w:firstLineChars="0"/>
                  <w:jc w:val="center"/>
                </w:pPr>
              </w:pPrChange>
            </w:pPr>
            <w:del w:id="2638" w:author="白日梦想家" w:date="2026-10-26T15:11:03Z">
              <w:r>
                <w:rPr>
                  <w:rFonts w:hint="eastAsia" w:ascii="方正仿宋_GBK" w:hAnsi="方正仿宋_GBK" w:eastAsia="方正仿宋_GBK" w:cs="Times New Roman"/>
                  <w:b/>
                  <w:sz w:val="24"/>
                  <w:szCs w:val="24"/>
                </w:rPr>
                <w:delText>候选指标</w:delText>
              </w:r>
            </w:del>
          </w:p>
        </w:tc>
        <w:tc>
          <w:tcPr>
            <w:tcW w:w="2400" w:type="dxa"/>
            <w:vAlign w:val="center"/>
          </w:tcPr>
          <w:p w14:paraId="15A75F3F">
            <w:pPr>
              <w:keepNext/>
              <w:widowControl/>
              <w:adjustRightInd w:val="0"/>
              <w:snapToGrid w:val="0"/>
              <w:spacing w:before="0" w:after="0" w:line="240" w:lineRule="auto"/>
              <w:ind w:left="0" w:leftChars="0" w:right="0" w:rightChars="0" w:firstLine="0" w:firstLineChars="0"/>
              <w:jc w:val="center"/>
              <w:outlineLvl w:val="9"/>
              <w:rPr>
                <w:del w:id="2640" w:author="白日梦想家" w:date="2026-10-26T15:11:03Z"/>
              </w:rPr>
              <w:pPrChange w:id="2639" w:author="白日梦想家" w:date="2026-10-26T15:11:11Z">
                <w:pPr>
                  <w:keepNext/>
                  <w:snapToGrid w:val="0"/>
                  <w:spacing w:before="0" w:after="0" w:line="370" w:lineRule="exact"/>
                  <w:ind w:left="0" w:leftChars="0" w:right="0" w:rightChars="0" w:firstLine="0" w:firstLineChars="0"/>
                  <w:jc w:val="center"/>
                </w:pPr>
              </w:pPrChange>
            </w:pPr>
            <w:del w:id="2641" w:author="白日梦想家" w:date="2026-10-26T15:11:03Z">
              <w:r>
                <w:rPr>
                  <w:rFonts w:hint="eastAsia" w:ascii="方正仿宋_GBK" w:hAnsi="方正仿宋_GBK" w:eastAsia="方正仿宋_GBK" w:cs="Times New Roman"/>
                  <w:b/>
                  <w:sz w:val="24"/>
                  <w:szCs w:val="24"/>
                </w:rPr>
                <w:delText>对应基础参数</w:delText>
              </w:r>
            </w:del>
          </w:p>
        </w:tc>
        <w:tc>
          <w:tcPr>
            <w:tcW w:w="900" w:type="dxa"/>
            <w:vAlign w:val="center"/>
          </w:tcPr>
          <w:p w14:paraId="110AF938">
            <w:pPr>
              <w:keepNext/>
              <w:widowControl/>
              <w:adjustRightInd w:val="0"/>
              <w:snapToGrid w:val="0"/>
              <w:spacing w:before="0" w:after="0" w:line="240" w:lineRule="auto"/>
              <w:ind w:left="0" w:leftChars="0" w:right="0" w:rightChars="0" w:firstLine="0" w:firstLineChars="0"/>
              <w:jc w:val="center"/>
              <w:outlineLvl w:val="9"/>
              <w:rPr>
                <w:del w:id="2643" w:author="白日梦想家" w:date="2026-10-26T15:11:03Z"/>
              </w:rPr>
              <w:pPrChange w:id="2642" w:author="白日梦想家" w:date="2026-10-26T15:11:11Z">
                <w:pPr>
                  <w:keepNext/>
                  <w:snapToGrid w:val="0"/>
                  <w:spacing w:before="0" w:after="0" w:line="370" w:lineRule="exact"/>
                  <w:ind w:left="0" w:leftChars="0" w:right="0" w:rightChars="0" w:firstLine="0" w:firstLineChars="0"/>
                  <w:jc w:val="center"/>
                </w:pPr>
              </w:pPrChange>
            </w:pPr>
            <w:del w:id="2644" w:author="白日梦想家" w:date="2026-10-26T15:11:03Z">
              <w:r>
                <w:rPr>
                  <w:rFonts w:hint="eastAsia" w:ascii="方正仿宋_GBK" w:hAnsi="方正仿宋_GBK" w:eastAsia="方正仿宋_GBK" w:cs="Times New Roman"/>
                  <w:b/>
                  <w:sz w:val="24"/>
                  <w:szCs w:val="24"/>
                </w:rPr>
                <w:delText>Pearson</w:delText>
              </w:r>
            </w:del>
          </w:p>
        </w:tc>
        <w:tc>
          <w:tcPr>
            <w:tcW w:w="2606" w:type="dxa"/>
            <w:vAlign w:val="center"/>
          </w:tcPr>
          <w:p w14:paraId="71687BE5">
            <w:pPr>
              <w:keepNext/>
              <w:widowControl/>
              <w:adjustRightInd w:val="0"/>
              <w:snapToGrid w:val="0"/>
              <w:spacing w:before="0" w:after="0" w:line="240" w:lineRule="auto"/>
              <w:ind w:left="0" w:leftChars="0" w:right="0" w:rightChars="0" w:firstLine="0" w:firstLineChars="0"/>
              <w:jc w:val="center"/>
              <w:outlineLvl w:val="9"/>
              <w:rPr>
                <w:del w:id="2646" w:author="白日梦想家" w:date="2026-10-26T15:11:03Z"/>
              </w:rPr>
              <w:pPrChange w:id="2645" w:author="白日梦想家" w:date="2026-10-26T15:11:11Z">
                <w:pPr>
                  <w:keepNext/>
                  <w:snapToGrid w:val="0"/>
                  <w:spacing w:before="0" w:after="0" w:line="370" w:lineRule="exact"/>
                  <w:ind w:left="0" w:leftChars="0" w:right="0" w:rightChars="0" w:firstLine="0" w:firstLineChars="0"/>
                  <w:jc w:val="center"/>
                </w:pPr>
              </w:pPrChange>
            </w:pPr>
            <w:del w:id="2647" w:author="白日梦想家" w:date="2026-10-26T15:11:03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48" w:author="白日梦想家" w:date="2026-10-26T15:11:03Z"/>
        </w:trPr>
        <w:tc>
          <w:tcPr>
            <w:tcW w:w="2400" w:type="dxa"/>
            <w:vAlign w:val="center"/>
          </w:tcPr>
          <w:p w14:paraId="5386DF6D">
            <w:pPr>
              <w:keepNext/>
              <w:widowControl/>
              <w:adjustRightInd w:val="0"/>
              <w:snapToGrid w:val="0"/>
              <w:spacing w:before="0" w:after="0" w:line="240" w:lineRule="auto"/>
              <w:ind w:left="0" w:leftChars="0" w:right="0" w:rightChars="0" w:firstLine="0" w:firstLineChars="0"/>
              <w:jc w:val="center"/>
              <w:outlineLvl w:val="9"/>
              <w:rPr>
                <w:del w:id="2650" w:author="白日梦想家" w:date="2026-10-26T15:11:03Z"/>
              </w:rPr>
              <w:pPrChange w:id="2649" w:author="白日梦想家" w:date="2026-10-26T15:11:11Z">
                <w:pPr>
                  <w:keepNext/>
                  <w:snapToGrid w:val="0"/>
                  <w:spacing w:before="0" w:after="0" w:line="370" w:lineRule="exact"/>
                  <w:ind w:left="0" w:leftChars="0" w:right="0" w:rightChars="0" w:firstLine="0" w:firstLineChars="0"/>
                  <w:jc w:val="center"/>
                </w:pPr>
              </w:pPrChange>
            </w:pPr>
            <w:del w:id="2651" w:author="白日梦想家" w:date="2026-10-26T15:11:03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37A5CB1B">
            <w:pPr>
              <w:keepNext/>
              <w:widowControl/>
              <w:adjustRightInd w:val="0"/>
              <w:snapToGrid w:val="0"/>
              <w:spacing w:before="0" w:after="0" w:line="240" w:lineRule="auto"/>
              <w:ind w:left="0" w:leftChars="0" w:right="0" w:rightChars="0" w:firstLine="0" w:firstLineChars="0"/>
              <w:jc w:val="center"/>
              <w:outlineLvl w:val="9"/>
              <w:rPr>
                <w:del w:id="2653" w:author="白日梦想家" w:date="2026-10-26T15:11:03Z"/>
              </w:rPr>
              <w:pPrChange w:id="2652" w:author="白日梦想家" w:date="2026-10-26T15:11:11Z">
                <w:pPr>
                  <w:keepNext/>
                  <w:snapToGrid w:val="0"/>
                  <w:spacing w:before="0" w:after="0" w:line="370" w:lineRule="exact"/>
                  <w:ind w:left="0" w:leftChars="0" w:right="0" w:rightChars="0" w:firstLine="0" w:firstLineChars="0"/>
                  <w:jc w:val="center"/>
                </w:pPr>
              </w:pPrChange>
            </w:pPr>
            <w:del w:id="2654"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5CE2925">
            <w:pPr>
              <w:keepNext/>
              <w:widowControl/>
              <w:adjustRightInd w:val="0"/>
              <w:snapToGrid w:val="0"/>
              <w:spacing w:before="0" w:after="0" w:line="240" w:lineRule="auto"/>
              <w:ind w:left="0" w:leftChars="0" w:right="0" w:rightChars="0" w:firstLine="0" w:firstLineChars="0"/>
              <w:jc w:val="center"/>
              <w:outlineLvl w:val="9"/>
              <w:rPr>
                <w:del w:id="2656" w:author="白日梦想家" w:date="2026-10-26T15:11:03Z"/>
              </w:rPr>
              <w:pPrChange w:id="2655" w:author="白日梦想家" w:date="2026-10-26T15:11:11Z">
                <w:pPr>
                  <w:keepNext/>
                  <w:snapToGrid w:val="0"/>
                  <w:spacing w:before="0" w:after="0" w:line="370" w:lineRule="exact"/>
                  <w:ind w:left="0" w:leftChars="0" w:right="0" w:rightChars="0" w:firstLine="0" w:firstLineChars="0"/>
                  <w:jc w:val="center"/>
                </w:pPr>
              </w:pPrChange>
            </w:pPr>
            <w:del w:id="2657" w:author="白日梦想家" w:date="2026-10-26T15:11:03Z">
              <w:r>
                <w:rPr>
                  <w:rFonts w:hint="eastAsia" w:ascii="方正仿宋_GBK" w:hAnsi="方正仿宋_GBK" w:eastAsia="方正仿宋_GBK" w:cs="Times New Roman"/>
                  <w:sz w:val="24"/>
                  <w:szCs w:val="24"/>
                </w:rPr>
                <w:delText>0.92</w:delText>
              </w:r>
            </w:del>
          </w:p>
        </w:tc>
        <w:tc>
          <w:tcPr>
            <w:tcW w:w="2606" w:type="dxa"/>
            <w:vAlign w:val="center"/>
          </w:tcPr>
          <w:p w14:paraId="00A35E2C">
            <w:pPr>
              <w:keepNext/>
              <w:widowControl/>
              <w:adjustRightInd w:val="0"/>
              <w:snapToGrid w:val="0"/>
              <w:spacing w:before="0" w:after="0" w:line="240" w:lineRule="auto"/>
              <w:ind w:left="0" w:leftChars="0" w:right="0" w:rightChars="0" w:firstLine="0" w:firstLineChars="0"/>
              <w:jc w:val="center"/>
              <w:outlineLvl w:val="9"/>
              <w:rPr>
                <w:del w:id="2659" w:author="白日梦想家" w:date="2026-10-26T15:11:03Z"/>
              </w:rPr>
              <w:pPrChange w:id="2658" w:author="白日梦想家" w:date="2026-10-26T15:11:11Z">
                <w:pPr>
                  <w:keepNext/>
                  <w:snapToGrid w:val="0"/>
                  <w:spacing w:before="0" w:after="0" w:line="370" w:lineRule="exact"/>
                  <w:ind w:left="0" w:leftChars="0" w:right="0" w:rightChars="0" w:firstLine="0" w:firstLineChars="0"/>
                  <w:jc w:val="center"/>
                </w:pPr>
              </w:pPrChange>
            </w:pPr>
            <w:del w:id="2660" w:author="白日梦想家" w:date="2026-10-26T15:11:03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61" w:author="白日梦想家" w:date="2026-10-26T15:11:03Z"/>
        </w:trPr>
        <w:tc>
          <w:tcPr>
            <w:tcW w:w="2400" w:type="dxa"/>
            <w:vAlign w:val="center"/>
          </w:tcPr>
          <w:p w14:paraId="20C202DF">
            <w:pPr>
              <w:keepNext/>
              <w:widowControl/>
              <w:adjustRightInd w:val="0"/>
              <w:snapToGrid w:val="0"/>
              <w:spacing w:before="0" w:after="0" w:line="240" w:lineRule="auto"/>
              <w:ind w:left="0" w:leftChars="0" w:right="0" w:rightChars="0" w:firstLine="0" w:firstLineChars="0"/>
              <w:jc w:val="center"/>
              <w:outlineLvl w:val="9"/>
              <w:rPr>
                <w:del w:id="2663" w:author="白日梦想家" w:date="2026-10-26T15:11:03Z"/>
              </w:rPr>
              <w:pPrChange w:id="2662" w:author="白日梦想家" w:date="2026-10-26T15:11:11Z">
                <w:pPr>
                  <w:keepNext/>
                  <w:snapToGrid w:val="0"/>
                  <w:spacing w:before="0" w:after="0" w:line="370" w:lineRule="exact"/>
                  <w:ind w:left="0" w:leftChars="0" w:right="0" w:rightChars="0" w:firstLine="0" w:firstLineChars="0"/>
                  <w:jc w:val="center"/>
                </w:pPr>
              </w:pPrChange>
            </w:pPr>
            <w:del w:id="2664" w:author="白日梦想家" w:date="2026-10-26T15:11:03Z">
              <w:r>
                <w:rPr>
                  <w:rFonts w:hint="eastAsia" w:ascii="方正仿宋_GBK" w:hAnsi="方正仿宋_GBK" w:eastAsia="方正仿宋_GBK" w:cs="Times New Roman"/>
                  <w:sz w:val="24"/>
                  <w:szCs w:val="24"/>
                </w:rPr>
                <w:delText>最大反向净负荷</w:delText>
              </w:r>
            </w:del>
          </w:p>
        </w:tc>
        <w:tc>
          <w:tcPr>
            <w:tcW w:w="2400" w:type="dxa"/>
            <w:vAlign w:val="center"/>
          </w:tcPr>
          <w:p w14:paraId="78C04111">
            <w:pPr>
              <w:keepNext/>
              <w:widowControl/>
              <w:adjustRightInd w:val="0"/>
              <w:snapToGrid w:val="0"/>
              <w:spacing w:before="0" w:after="0" w:line="240" w:lineRule="auto"/>
              <w:ind w:left="0" w:leftChars="0" w:right="0" w:rightChars="0" w:firstLine="0" w:firstLineChars="0"/>
              <w:jc w:val="center"/>
              <w:outlineLvl w:val="9"/>
              <w:rPr>
                <w:del w:id="2666" w:author="白日梦想家" w:date="2026-10-26T15:11:03Z"/>
              </w:rPr>
              <w:pPrChange w:id="2665" w:author="白日梦想家" w:date="2026-10-26T15:11:11Z">
                <w:pPr>
                  <w:keepNext/>
                  <w:snapToGrid w:val="0"/>
                  <w:spacing w:before="0" w:after="0" w:line="370" w:lineRule="exact"/>
                  <w:ind w:left="0" w:leftChars="0" w:right="0" w:rightChars="0" w:firstLine="0" w:firstLineChars="0"/>
                  <w:jc w:val="center"/>
                </w:pPr>
              </w:pPrChange>
            </w:pPr>
            <w:del w:id="2667"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8F3F6C7">
            <w:pPr>
              <w:keepNext/>
              <w:widowControl/>
              <w:adjustRightInd w:val="0"/>
              <w:snapToGrid w:val="0"/>
              <w:spacing w:before="0" w:after="0" w:line="240" w:lineRule="auto"/>
              <w:ind w:left="0" w:leftChars="0" w:right="0" w:rightChars="0" w:firstLine="0" w:firstLineChars="0"/>
              <w:jc w:val="center"/>
              <w:outlineLvl w:val="9"/>
              <w:rPr>
                <w:del w:id="2669" w:author="白日梦想家" w:date="2026-10-26T15:11:03Z"/>
              </w:rPr>
              <w:pPrChange w:id="2668" w:author="白日梦想家" w:date="2026-10-26T15:11:11Z">
                <w:pPr>
                  <w:keepNext/>
                  <w:snapToGrid w:val="0"/>
                  <w:spacing w:before="0" w:after="0" w:line="370" w:lineRule="exact"/>
                  <w:ind w:left="0" w:leftChars="0" w:right="0" w:rightChars="0" w:firstLine="0" w:firstLineChars="0"/>
                  <w:jc w:val="center"/>
                </w:pPr>
              </w:pPrChange>
            </w:pPr>
            <w:del w:id="2670" w:author="白日梦想家" w:date="2026-10-26T15:11:03Z">
              <w:r>
                <w:rPr>
                  <w:rFonts w:hint="eastAsia" w:ascii="方正仿宋_GBK" w:hAnsi="方正仿宋_GBK" w:eastAsia="方正仿宋_GBK" w:cs="Times New Roman"/>
                  <w:sz w:val="24"/>
                  <w:szCs w:val="24"/>
                </w:rPr>
                <w:delText>0.89</w:delText>
              </w:r>
            </w:del>
          </w:p>
        </w:tc>
        <w:tc>
          <w:tcPr>
            <w:tcW w:w="2606" w:type="dxa"/>
            <w:vAlign w:val="center"/>
          </w:tcPr>
          <w:p w14:paraId="6D540AD4">
            <w:pPr>
              <w:keepNext/>
              <w:widowControl/>
              <w:adjustRightInd w:val="0"/>
              <w:snapToGrid w:val="0"/>
              <w:spacing w:before="0" w:after="0" w:line="240" w:lineRule="auto"/>
              <w:ind w:left="0" w:leftChars="0" w:right="0" w:rightChars="0" w:firstLine="0" w:firstLineChars="0"/>
              <w:jc w:val="center"/>
              <w:outlineLvl w:val="9"/>
              <w:rPr>
                <w:del w:id="2672" w:author="白日梦想家" w:date="2026-10-26T15:11:03Z"/>
              </w:rPr>
              <w:pPrChange w:id="2671" w:author="白日梦想家" w:date="2026-10-26T15:11:11Z">
                <w:pPr>
                  <w:keepNext/>
                  <w:snapToGrid w:val="0"/>
                  <w:spacing w:before="0" w:after="0" w:line="370" w:lineRule="exact"/>
                  <w:ind w:left="0" w:leftChars="0" w:right="0" w:rightChars="0" w:firstLine="0" w:firstLineChars="0"/>
                  <w:jc w:val="center"/>
                </w:pPr>
              </w:pPrChange>
            </w:pPr>
            <w:del w:id="2673" w:author="白日梦想家" w:date="2026-10-26T15:11:03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74" w:author="白日梦想家" w:date="2026-10-26T15:11:03Z"/>
        </w:trPr>
        <w:tc>
          <w:tcPr>
            <w:tcW w:w="2400" w:type="dxa"/>
            <w:vAlign w:val="center"/>
          </w:tcPr>
          <w:p w14:paraId="2BBAE59F">
            <w:pPr>
              <w:keepNext/>
              <w:widowControl/>
              <w:adjustRightInd w:val="0"/>
              <w:snapToGrid w:val="0"/>
              <w:spacing w:before="0" w:after="0" w:line="240" w:lineRule="auto"/>
              <w:ind w:left="0" w:leftChars="0" w:right="0" w:rightChars="0" w:firstLine="0" w:firstLineChars="0"/>
              <w:jc w:val="center"/>
              <w:outlineLvl w:val="9"/>
              <w:rPr>
                <w:del w:id="2676" w:author="白日梦想家" w:date="2026-10-26T15:11:03Z"/>
              </w:rPr>
              <w:pPrChange w:id="2675" w:author="白日梦想家" w:date="2026-10-26T15:11:11Z">
                <w:pPr>
                  <w:keepNext/>
                  <w:snapToGrid w:val="0"/>
                  <w:spacing w:before="0" w:after="0" w:line="370" w:lineRule="exact"/>
                  <w:ind w:left="0" w:leftChars="0" w:right="0" w:rightChars="0" w:firstLine="0" w:firstLineChars="0"/>
                  <w:jc w:val="center"/>
                </w:pPr>
              </w:pPrChange>
            </w:pPr>
            <w:del w:id="2677" w:author="白日梦想家" w:date="2026-10-26T15:11:03Z">
              <w:r>
                <w:rPr>
                  <w:rFonts w:hint="eastAsia" w:ascii="方正仿宋_GBK" w:hAnsi="方正仿宋_GBK" w:eastAsia="方正仿宋_GBK" w:cs="Times New Roman"/>
                  <w:sz w:val="24"/>
                  <w:szCs w:val="24"/>
                </w:rPr>
                <w:delText>站级负载率最大值</w:delText>
              </w:r>
            </w:del>
          </w:p>
        </w:tc>
        <w:tc>
          <w:tcPr>
            <w:tcW w:w="2400" w:type="dxa"/>
            <w:vAlign w:val="center"/>
          </w:tcPr>
          <w:p w14:paraId="25C6ECB5">
            <w:pPr>
              <w:keepNext/>
              <w:widowControl/>
              <w:adjustRightInd w:val="0"/>
              <w:snapToGrid w:val="0"/>
              <w:spacing w:before="0" w:after="0" w:line="240" w:lineRule="auto"/>
              <w:ind w:left="0" w:leftChars="0" w:right="0" w:rightChars="0" w:firstLine="0" w:firstLineChars="0"/>
              <w:jc w:val="center"/>
              <w:outlineLvl w:val="9"/>
              <w:rPr>
                <w:del w:id="2679" w:author="白日梦想家" w:date="2026-10-26T15:11:03Z"/>
              </w:rPr>
              <w:pPrChange w:id="2678" w:author="白日梦想家" w:date="2026-10-26T15:11:11Z">
                <w:pPr>
                  <w:keepNext/>
                  <w:snapToGrid w:val="0"/>
                  <w:spacing w:before="0" w:after="0" w:line="370" w:lineRule="exact"/>
                  <w:ind w:left="0" w:leftChars="0" w:right="0" w:rightChars="0" w:firstLine="0" w:firstLineChars="0"/>
                  <w:jc w:val="center"/>
                </w:pPr>
              </w:pPrChange>
            </w:pPr>
            <w:del w:id="2680"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48044B78">
            <w:pPr>
              <w:keepNext/>
              <w:widowControl/>
              <w:adjustRightInd w:val="0"/>
              <w:snapToGrid w:val="0"/>
              <w:spacing w:before="0" w:after="0" w:line="240" w:lineRule="auto"/>
              <w:ind w:left="0" w:leftChars="0" w:right="0" w:rightChars="0" w:firstLine="0" w:firstLineChars="0"/>
              <w:jc w:val="center"/>
              <w:outlineLvl w:val="9"/>
              <w:rPr>
                <w:del w:id="2682" w:author="白日梦想家" w:date="2026-10-26T15:11:03Z"/>
              </w:rPr>
              <w:pPrChange w:id="2681" w:author="白日梦想家" w:date="2026-10-26T15:11:11Z">
                <w:pPr>
                  <w:keepNext/>
                  <w:snapToGrid w:val="0"/>
                  <w:spacing w:before="0" w:after="0" w:line="370" w:lineRule="exact"/>
                  <w:ind w:left="0" w:leftChars="0" w:right="0" w:rightChars="0" w:firstLine="0" w:firstLineChars="0"/>
                  <w:jc w:val="center"/>
                </w:pPr>
              </w:pPrChange>
            </w:pPr>
            <w:del w:id="2683" w:author="白日梦想家" w:date="2026-10-26T15:11:03Z">
              <w:r>
                <w:rPr>
                  <w:rFonts w:hint="eastAsia" w:ascii="方正仿宋_GBK" w:hAnsi="方正仿宋_GBK" w:eastAsia="方正仿宋_GBK" w:cs="Times New Roman"/>
                  <w:sz w:val="24"/>
                  <w:szCs w:val="24"/>
                </w:rPr>
                <w:delText>0.78</w:delText>
              </w:r>
            </w:del>
          </w:p>
        </w:tc>
        <w:tc>
          <w:tcPr>
            <w:tcW w:w="2606" w:type="dxa"/>
            <w:vAlign w:val="center"/>
          </w:tcPr>
          <w:p w14:paraId="6C14BDE7">
            <w:pPr>
              <w:keepNext/>
              <w:widowControl/>
              <w:adjustRightInd w:val="0"/>
              <w:snapToGrid w:val="0"/>
              <w:spacing w:before="0" w:after="0" w:line="240" w:lineRule="auto"/>
              <w:ind w:left="0" w:leftChars="0" w:right="0" w:rightChars="0" w:firstLine="0" w:firstLineChars="0"/>
              <w:jc w:val="center"/>
              <w:outlineLvl w:val="9"/>
              <w:rPr>
                <w:del w:id="2685" w:author="白日梦想家" w:date="2026-10-26T15:11:03Z"/>
              </w:rPr>
              <w:pPrChange w:id="2684" w:author="白日梦想家" w:date="2026-10-26T15:11:11Z">
                <w:pPr>
                  <w:keepNext/>
                  <w:snapToGrid w:val="0"/>
                  <w:spacing w:before="0" w:after="0" w:line="370" w:lineRule="exact"/>
                  <w:ind w:left="0" w:leftChars="0" w:right="0" w:rightChars="0" w:firstLine="0" w:firstLineChars="0"/>
                  <w:jc w:val="center"/>
                </w:pPr>
              </w:pPrChange>
            </w:pPr>
            <w:del w:id="2686" w:author="白日梦想家" w:date="2026-10-26T15:11:03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87" w:author="白日梦想家" w:date="2026-10-26T15:11:03Z"/>
        </w:trPr>
        <w:tc>
          <w:tcPr>
            <w:tcW w:w="2400" w:type="dxa"/>
            <w:vAlign w:val="center"/>
          </w:tcPr>
          <w:p w14:paraId="519297C6">
            <w:pPr>
              <w:keepNext/>
              <w:widowControl/>
              <w:adjustRightInd w:val="0"/>
              <w:snapToGrid w:val="0"/>
              <w:spacing w:before="0" w:after="0" w:line="240" w:lineRule="auto"/>
              <w:ind w:left="0" w:leftChars="0" w:right="0" w:rightChars="0" w:firstLine="0" w:firstLineChars="0"/>
              <w:jc w:val="center"/>
              <w:outlineLvl w:val="9"/>
              <w:rPr>
                <w:del w:id="2689" w:author="白日梦想家" w:date="2026-10-26T15:11:03Z"/>
              </w:rPr>
              <w:pPrChange w:id="2688" w:author="白日梦想家" w:date="2026-10-26T15:11:11Z">
                <w:pPr>
                  <w:snapToGrid w:val="0"/>
                  <w:spacing w:before="0" w:after="0" w:line="370" w:lineRule="exact"/>
                  <w:ind w:left="0" w:leftChars="0" w:right="0" w:rightChars="0" w:firstLine="0" w:firstLineChars="0"/>
                  <w:jc w:val="center"/>
                </w:pPr>
              </w:pPrChange>
            </w:pPr>
            <w:del w:id="2690" w:author="白日梦想家" w:date="2026-10-26T15:11:03Z">
              <w:r>
                <w:rPr>
                  <w:rFonts w:hint="eastAsia" w:ascii="方正仿宋_GBK" w:hAnsi="方正仿宋_GBK" w:eastAsia="方正仿宋_GBK" w:cs="Times New Roman"/>
                  <w:sz w:val="24"/>
                  <w:szCs w:val="24"/>
                </w:rPr>
                <w:delText>最大正向净负荷</w:delText>
              </w:r>
            </w:del>
          </w:p>
        </w:tc>
        <w:tc>
          <w:tcPr>
            <w:tcW w:w="2400" w:type="dxa"/>
            <w:vAlign w:val="center"/>
          </w:tcPr>
          <w:p w14:paraId="2414E96F">
            <w:pPr>
              <w:keepNext/>
              <w:widowControl/>
              <w:adjustRightInd w:val="0"/>
              <w:snapToGrid w:val="0"/>
              <w:spacing w:before="0" w:after="0" w:line="240" w:lineRule="auto"/>
              <w:ind w:left="0" w:leftChars="0" w:right="0" w:rightChars="0" w:firstLine="0" w:firstLineChars="0"/>
              <w:jc w:val="center"/>
              <w:outlineLvl w:val="9"/>
              <w:rPr>
                <w:del w:id="2692" w:author="白日梦想家" w:date="2026-10-26T15:11:03Z"/>
              </w:rPr>
              <w:pPrChange w:id="2691" w:author="白日梦想家" w:date="2026-10-26T15:11:11Z">
                <w:pPr>
                  <w:snapToGrid w:val="0"/>
                  <w:spacing w:before="0" w:after="0" w:line="370" w:lineRule="exact"/>
                  <w:ind w:left="0" w:leftChars="0" w:right="0" w:rightChars="0" w:firstLine="0" w:firstLineChars="0"/>
                  <w:jc w:val="center"/>
                </w:pPr>
              </w:pPrChange>
            </w:pPr>
            <w:del w:id="2693" w:author="白日梦想家" w:date="2026-10-26T15:11:03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5F79BEFC">
            <w:pPr>
              <w:keepNext/>
              <w:widowControl/>
              <w:adjustRightInd w:val="0"/>
              <w:snapToGrid w:val="0"/>
              <w:spacing w:before="0" w:after="0" w:line="240" w:lineRule="auto"/>
              <w:ind w:left="0" w:leftChars="0" w:right="0" w:rightChars="0" w:firstLine="0" w:firstLineChars="0"/>
              <w:jc w:val="center"/>
              <w:outlineLvl w:val="9"/>
              <w:rPr>
                <w:del w:id="2695" w:author="白日梦想家" w:date="2026-10-26T15:11:03Z"/>
              </w:rPr>
              <w:pPrChange w:id="2694" w:author="白日梦想家" w:date="2026-10-26T15:11:11Z">
                <w:pPr>
                  <w:snapToGrid w:val="0"/>
                  <w:spacing w:before="0" w:after="0" w:line="370" w:lineRule="exact"/>
                  <w:ind w:left="0" w:leftChars="0" w:right="0" w:rightChars="0" w:firstLine="0" w:firstLineChars="0"/>
                  <w:jc w:val="center"/>
                </w:pPr>
              </w:pPrChange>
            </w:pPr>
            <w:del w:id="2696" w:author="白日梦想家" w:date="2026-10-26T15:11:03Z">
              <w:r>
                <w:rPr>
                  <w:rFonts w:hint="eastAsia" w:ascii="方正仿宋_GBK" w:hAnsi="方正仿宋_GBK" w:eastAsia="方正仿宋_GBK" w:cs="Times New Roman"/>
                  <w:sz w:val="24"/>
                  <w:szCs w:val="24"/>
                </w:rPr>
                <w:delText>1.00</w:delText>
              </w:r>
            </w:del>
          </w:p>
        </w:tc>
        <w:tc>
          <w:tcPr>
            <w:tcW w:w="2606" w:type="dxa"/>
            <w:vAlign w:val="center"/>
          </w:tcPr>
          <w:p w14:paraId="1080865D">
            <w:pPr>
              <w:keepNext/>
              <w:widowControl/>
              <w:adjustRightInd w:val="0"/>
              <w:snapToGrid w:val="0"/>
              <w:spacing w:before="0" w:after="0" w:line="240" w:lineRule="auto"/>
              <w:ind w:left="0" w:leftChars="0" w:right="0" w:rightChars="0" w:firstLine="0" w:firstLineChars="0"/>
              <w:jc w:val="center"/>
              <w:outlineLvl w:val="9"/>
              <w:rPr>
                <w:del w:id="2698" w:author="白日梦想家" w:date="2026-10-26T15:11:03Z"/>
              </w:rPr>
              <w:pPrChange w:id="2697" w:author="白日梦想家" w:date="2026-10-26T15:11:11Z">
                <w:pPr>
                  <w:snapToGrid w:val="0"/>
                  <w:spacing w:before="0" w:after="0" w:line="370" w:lineRule="exact"/>
                  <w:ind w:left="0" w:leftChars="0" w:right="0" w:rightChars="0" w:firstLine="0" w:firstLineChars="0"/>
                  <w:jc w:val="center"/>
                </w:pPr>
              </w:pPrChange>
            </w:pPr>
            <w:del w:id="2699" w:author="白日梦想家" w:date="2026-10-26T15:11:03Z">
              <w:r>
                <w:rPr>
                  <w:rFonts w:hint="eastAsia" w:ascii="方正仿宋_GBK" w:hAnsi="方正仿宋_GBK" w:eastAsia="方正仿宋_GBK" w:cs="Times New Roman"/>
                  <w:sz w:val="24"/>
                  <w:szCs w:val="24"/>
                </w:rPr>
                <w:delText>年最大净负荷平均增长率</w:delText>
              </w:r>
            </w:del>
          </w:p>
        </w:tc>
      </w:tr>
    </w:tbl>
    <w:p w14:paraId="084926C4">
      <w:pPr>
        <w:keepNext/>
        <w:widowControl/>
        <w:adjustRightInd w:val="0"/>
        <w:snapToGrid w:val="0"/>
        <w:spacing w:line="240" w:lineRule="auto"/>
        <w:ind w:firstLine="0" w:firstLineChars="0"/>
        <w:jc w:val="center"/>
        <w:outlineLvl w:val="9"/>
        <w:rPr>
          <w:del w:id="2701" w:author="白日梦想家" w:date="2026-10-26T15:11:03Z"/>
          <w:rFonts w:hint="eastAsia" w:ascii="方正仿宋_GBK" w:hAnsi="方正仿宋_GBK" w:eastAsia="方正仿宋_GBK" w:cs="Times New Roman"/>
          <w:sz w:val="32"/>
          <w:szCs w:val="32"/>
          <w:highlight w:val="none"/>
          <w14:ligatures w14:val="standardContextual"/>
        </w:rPr>
        <w:pPrChange w:id="2700" w:author="白日梦想家" w:date="2026-10-26T15:11:11Z">
          <w:pPr>
            <w:widowControl/>
            <w:adjustRightInd w:val="0"/>
            <w:snapToGrid w:val="0"/>
            <w:spacing w:line="560" w:lineRule="exact"/>
            <w:ind w:firstLine="640" w:firstLineChars="200"/>
          </w:pPr>
        </w:pPrChange>
      </w:pPr>
      <w:ins w:id="2702" w:author="xh" w:date="2026-10-26T09:19:40Z">
        <w:del w:id="2703" w:author="白日梦想家" w:date="2026-10-26T15:11:03Z">
          <w:r>
            <w:rPr>
              <w:rFonts w:hint="default" w:ascii="Times New Roman" w:hAnsi="Times New Roman" w:eastAsia="方正仿宋_GBK" w:cs="Times New Roman"/>
              <w:b w:val="0"/>
              <w:bCs w:val="0"/>
              <w:i w:val="0"/>
              <w:iCs w:val="0"/>
              <w:sz w:val="32"/>
              <w:szCs w:val="32"/>
              <w:rPrChange w:id="2704" w:author="xh" w:date="2026-10-26T09:19:40Z">
                <w:rPr>
                  <w:rFonts w:hint="eastAsia" w:ascii="方正楷体_GBK" w:hAnsi="方正楷体_GBK" w:eastAsia="方正楷体_GBK" w:cs="方正楷体_GBK"/>
                  <w:b/>
                  <w:sz w:val="32"/>
                  <w:szCs w:val="32"/>
                </w:rPr>
              </w:rPrChange>
            </w:rPr>
            <w:delText>表2、表3展示两类场景下</w:delText>
          </w:r>
        </w:del>
      </w:ins>
      <w:del w:id="2705" w:author="白日梦想家" w:date="2026-10-26T15:11:03Z">
        <w:r>
          <w:rPr>
            <w:rFonts w:hint="eastAsia" w:ascii="方正楷体_GBK" w:hAnsi="方正楷体_GBK" w:eastAsia="方正楷体_GBK" w:cs="方正楷体_GBK"/>
            <w:b/>
            <w:sz w:val="32"/>
            <w:szCs w:val="32"/>
          </w:rPr>
          <w:delText>三是核验保留参数间</w:delText>
        </w:r>
      </w:del>
      <w:del w:id="2706" w:author="白日梦想家" w:date="2026-10-26T15:11:03Z">
        <w:r>
          <w:rPr>
            <w:rFonts w:hint="default" w:ascii="Times New Roman" w:hAnsi="Times New Roman" w:eastAsia="方正仿宋_GBK" w:cs="Times New Roman"/>
            <w:b w:val="0"/>
            <w:bCs w:val="0"/>
            <w:i w:val="0"/>
            <w:iCs w:val="0"/>
            <w:sz w:val="32"/>
            <w:szCs w:val="32"/>
            <w:rPrChange w:id="2707" w:author="xh" w:date="2026-10-26T09:19:40Z">
              <w:rPr>
                <w:rFonts w:hint="eastAsia" w:ascii="方正楷体_GBK" w:hAnsi="方正楷体_GBK" w:eastAsia="方正楷体_GBK" w:cs="方正楷体_GBK"/>
                <w:b/>
                <w:sz w:val="32"/>
                <w:szCs w:val="32"/>
              </w:rPr>
            </w:rPrChange>
          </w:rPr>
          <w:delText>的</w:delText>
        </w:r>
      </w:del>
      <w:ins w:id="2708" w:author="xh" w:date="2026-10-26T09:19:40Z">
        <w:del w:id="2709" w:author="白日梦想家" w:date="2026-10-26T15:11:03Z">
          <w:r>
            <w:rPr>
              <w:rFonts w:hint="default" w:ascii="Times New Roman" w:hAnsi="Times New Roman" w:eastAsia="方正仿宋_GBK" w:cs="Times New Roman"/>
              <w:b w:val="0"/>
              <w:bCs w:val="0"/>
              <w:i w:val="0"/>
              <w:iCs w:val="0"/>
              <w:sz w:val="32"/>
              <w:szCs w:val="32"/>
              <w:rPrChange w:id="2710" w:author="xh" w:date="2026-10-26T09:19:40Z">
                <w:rPr>
                  <w:rFonts w:hint="eastAsia" w:ascii="方正楷体_GBK" w:hAnsi="方正楷体_GBK" w:eastAsia="方正楷体_GBK" w:cs="方正楷体_GBK"/>
                  <w:b/>
                  <w:sz w:val="32"/>
                  <w:szCs w:val="32"/>
                </w:rPr>
              </w:rPrChange>
            </w:rPr>
            <w:delText>推荐</w:delText>
          </w:r>
        </w:del>
      </w:ins>
      <w:ins w:id="2711" w:author="xh" w:date="2026-10-26T09:19:40Z">
        <w:del w:id="2712" w:author="白日梦想家" w:date="2026-10-26T15:11:03Z">
          <w:r>
            <w:rPr>
              <w:rFonts w:hint="default" w:ascii="Times New Roman" w:hAnsi="Times New Roman" w:eastAsia="方正仿宋_GBK" w:cs="Times New Roman"/>
              <w:b w:val="0"/>
              <w:bCs w:val="0"/>
              <w:i w:val="0"/>
              <w:iCs w:val="0"/>
              <w:sz w:val="32"/>
              <w:szCs w:val="32"/>
              <w:rPrChange w:id="2713" w:author="xh" w:date="2026-10-26T09:19:40Z">
                <w:rPr>
                  <w:rFonts w:hint="eastAsia" w:ascii="方正楷体_GBK" w:hAnsi="方正楷体_GBK" w:eastAsia="方正楷体_GBK" w:cs="方正楷体_GBK"/>
                  <w:b/>
                  <w:sz w:val="32"/>
                  <w:szCs w:val="32"/>
                </w:rPr>
              </w:rPrChange>
            </w:rPr>
            <w:delText>窗口</w:delText>
          </w:r>
        </w:del>
      </w:ins>
      <w:ins w:id="2714" w:author="许恒" w:date="2026-10-26T09:30:51Z">
        <w:del w:id="2715"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2716" w:author="xh" w:date="2026-10-26T09:19:40Z">
        <w:del w:id="2717" w:author="白日梦想家" w:date="2026-10-26T15:11:03Z">
          <w:r>
            <w:rPr>
              <w:rFonts w:hint="default" w:ascii="Times New Roman" w:hAnsi="Times New Roman" w:eastAsia="方正仿宋_GBK" w:cs="Times New Roman"/>
              <w:b w:val="0"/>
              <w:bCs w:val="0"/>
              <w:i w:val="0"/>
              <w:iCs w:val="0"/>
              <w:sz w:val="32"/>
              <w:szCs w:val="32"/>
              <w:rPrChange w:id="2718" w:author="xh" w:date="2026-10-26T09:19:40Z">
                <w:rPr>
                  <w:rFonts w:hint="eastAsia" w:ascii="方正楷体_GBK" w:hAnsi="方正楷体_GBK" w:eastAsia="方正楷体_GBK" w:cs="方正楷体_GBK"/>
                  <w:b/>
                  <w:sz w:val="32"/>
                  <w:szCs w:val="32"/>
                </w:rPr>
              </w:rPrChange>
            </w:rPr>
            <w:delText>，按增长率、</w:delText>
          </w:r>
        </w:del>
      </w:ins>
      <w:del w:id="2719" w:author="白日梦想家" w:date="2026-10-26T15:11:03Z">
        <w:r>
          <w:rPr>
            <w:rFonts w:hint="eastAsia" w:ascii="方正楷体_GBK" w:hAnsi="方正楷体_GBK" w:eastAsia="方正楷体_GBK" w:cs="方正楷体_GBK"/>
            <w:b/>
            <w:sz w:val="32"/>
            <w:szCs w:val="32"/>
          </w:rPr>
          <w:delText>相关关系。</w:delText>
        </w:r>
      </w:del>
      <w:del w:id="2720" w:author="白日梦想家" w:date="2026-10-26T15:11:03Z">
        <w:r>
          <w:rPr>
            <w:rFonts w:hint="eastAsia" w:ascii="方正仿宋_GBK" w:hAnsi="方正仿宋_GBK" w:eastAsia="方正仿宋_GBK" w:cs="Times New Roman"/>
            <w:sz w:val="32"/>
            <w:szCs w:val="32"/>
          </w:rPr>
          <w:delText>最终五项参数为</w:delText>
        </w:r>
      </w:del>
      <w:del w:id="2721" w:author="白日梦想家" w:date="2026-10-26T15:11:03Z">
        <w:r>
          <w:rPr>
            <w:rFonts w:hint="default" w:ascii="Times New Roman" w:hAnsi="Times New Roman" w:eastAsia="方正仿宋_GBK" w:cs="Times New Roman"/>
            <w:b w:val="0"/>
            <w:bCs w:val="0"/>
            <w:i w:val="0"/>
            <w:iCs w:val="0"/>
            <w:sz w:val="32"/>
            <w:szCs w:val="32"/>
            <w:rPrChange w:id="2722" w:author="xh" w:date="2026-10-26T09:19:40Z">
              <w:rPr>
                <w:rFonts w:hint="eastAsia" w:ascii="方正仿宋_GBK" w:hAnsi="方正仿宋_GBK" w:eastAsia="方正仿宋_GBK" w:cs="Times New Roman"/>
                <w:sz w:val="32"/>
                <w:szCs w:val="32"/>
              </w:rPr>
            </w:rPrChange>
          </w:rPr>
          <w:delText>装机渗透率</w:delText>
        </w:r>
      </w:del>
      <w:ins w:id="2723" w:author="xh" w:date="2026-10-26T09:19:40Z">
        <w:del w:id="2724" w:author="白日梦想家" w:date="2026-10-26T15:11:03Z">
          <w:r>
            <w:rPr>
              <w:rFonts w:hint="default" w:ascii="Times New Roman" w:hAnsi="Times New Roman" w:eastAsia="方正仿宋_GBK" w:cs="Times New Roman"/>
              <w:b w:val="0"/>
              <w:bCs w:val="0"/>
              <w:i w:val="0"/>
              <w:iCs w:val="0"/>
              <w:sz w:val="32"/>
              <w:szCs w:val="32"/>
              <w:rPrChange w:id="2725" w:author="xh" w:date="2026-10-26T09:19:40Z">
                <w:rPr>
                  <w:rFonts w:hint="eastAsia" w:ascii="方正仿宋_GBK" w:hAnsi="方正仿宋_GBK" w:eastAsia="方正仿宋_GBK" w:cs="Times New Roman"/>
                  <w:sz w:val="32"/>
                  <w:szCs w:val="32"/>
                </w:rPr>
              </w:rPrChange>
            </w:rPr>
            <w:delText>选行，按</w:delText>
          </w:r>
        </w:del>
      </w:ins>
      <w:del w:id="2726" w:author="白日梦想家" w:date="2026-10-26T15:11:03Z">
        <w:r>
          <w:rPr>
            <w:rFonts w:hint="eastAsia" w:ascii="方正仿宋_GBK" w:hAnsi="方正仿宋_GBK" w:eastAsia="方正仿宋_GBK" w:cs="Times New Roman"/>
            <w:sz w:val="32"/>
            <w:szCs w:val="32"/>
          </w:rPr>
          <w:delText>、年最大净负荷平均增长率、电缆长度占比、</w:delText>
        </w:r>
      </w:del>
      <w:del w:id="2727" w:author="白日梦想家" w:date="2026-10-26T15:11:03Z">
        <w:r>
          <w:rPr>
            <w:rFonts w:hint="default" w:ascii="Times New Roman" w:hAnsi="Times New Roman" w:eastAsia="方正仿宋_GBK" w:cs="Times New Roman"/>
            <w:b w:val="0"/>
            <w:bCs w:val="0"/>
            <w:i w:val="0"/>
            <w:iCs w:val="0"/>
            <w:sz w:val="32"/>
            <w:szCs w:val="32"/>
            <w:rPrChange w:id="2728" w:author="xh" w:date="2026-10-26T09:19:40Z">
              <w:rPr>
                <w:rFonts w:hint="eastAsia" w:ascii="方正仿宋_GBK" w:hAnsi="方正仿宋_GBK" w:eastAsia="方正仿宋_GBK" w:cs="Times New Roman"/>
                <w:sz w:val="32"/>
                <w:szCs w:val="32"/>
              </w:rPr>
            </w:rPrChange>
          </w:rPr>
          <w:delText>初始转供率</w:delText>
        </w:r>
      </w:del>
      <w:ins w:id="2729" w:author="xh" w:date="2026-10-26T09:19:40Z">
        <w:del w:id="2730" w:author="白日梦想家" w:date="2026-10-26T15:11:03Z">
          <w:r>
            <w:rPr>
              <w:rFonts w:hint="default" w:ascii="Times New Roman" w:hAnsi="Times New Roman" w:eastAsia="方正仿宋_GBK" w:cs="Times New Roman"/>
              <w:b w:val="0"/>
              <w:bCs w:val="0"/>
              <w:i w:val="0"/>
              <w:iCs w:val="0"/>
              <w:sz w:val="32"/>
              <w:szCs w:val="32"/>
              <w:rPrChange w:id="2731" w:author="xh" w:date="2026-10-26T09:19:40Z">
                <w:rPr>
                  <w:rFonts w:hint="eastAsia" w:ascii="方正仿宋_GBK" w:hAnsi="方正仿宋_GBK" w:eastAsia="方正仿宋_GBK" w:cs="Times New Roman"/>
                  <w:sz w:val="32"/>
                  <w:szCs w:val="32"/>
                </w:rPr>
              </w:rPrChange>
            </w:rPr>
            <w:delText>选列</w:delText>
          </w:r>
        </w:del>
      </w:ins>
      <w:del w:id="2732" w:author="白日梦想家" w:date="2026-10-26T15:11:03Z">
        <w:r>
          <w:rPr>
            <w:rFonts w:hint="eastAsia" w:ascii="方正仿宋_GBK" w:hAnsi="方正仿宋_GBK" w:eastAsia="方正仿宋_GBK" w:cs="Times New Roman"/>
            <w:sz w:val="32"/>
            <w:szCs w:val="32"/>
          </w:rPr>
          <w:delText>和负荷分散系数</w:delText>
        </w:r>
      </w:del>
      <w:del w:id="2733" w:author="白日梦想家" w:date="2026-10-26T15:11:03Z">
        <w:r>
          <w:rPr>
            <w:rFonts w:hint="default" w:ascii="Times New Roman" w:hAnsi="Times New Roman" w:eastAsia="方正仿宋_GBK" w:cs="Times New Roman"/>
            <w:b w:val="0"/>
            <w:bCs w:val="0"/>
            <w:i w:val="0"/>
            <w:iCs w:val="0"/>
            <w:sz w:val="32"/>
            <w:szCs w:val="32"/>
            <w:rPrChange w:id="2734" w:author="xh" w:date="2026-10-26T09:19:40Z">
              <w:rPr>
                <w:rFonts w:hint="eastAsia" w:ascii="方正仿宋_GBK" w:hAnsi="方正仿宋_GBK" w:eastAsia="方正仿宋_GBK" w:cs="Times New Roman"/>
                <w:sz w:val="32"/>
                <w:szCs w:val="32"/>
              </w:rPr>
            </w:rPrChange>
          </w:rPr>
          <w:delText>。</w:delText>
        </w:r>
      </w:del>
      <w:ins w:id="2735" w:author="xh" w:date="2026-10-26T09:19:40Z">
        <w:del w:id="2736" w:author="白日梦想家" w:date="2026-10-26T15:11:03Z">
          <w:r>
            <w:rPr>
              <w:rFonts w:hint="default" w:ascii="Times New Roman" w:hAnsi="Times New Roman" w:eastAsia="方正仿宋_GBK" w:cs="Times New Roman"/>
              <w:b w:val="0"/>
              <w:bCs w:val="0"/>
              <w:i w:val="0"/>
              <w:iCs w:val="0"/>
              <w:sz w:val="32"/>
              <w:szCs w:val="32"/>
              <w:rPrChange w:id="2737" w:author="xh" w:date="2026-10-26T09:19:40Z">
                <w:rPr>
                  <w:rFonts w:hint="eastAsia" w:ascii="方正仿宋_GBK" w:hAnsi="方正仿宋_GBK" w:eastAsia="方正仿宋_GBK" w:cs="Times New Roman"/>
                  <w:sz w:val="32"/>
                  <w:szCs w:val="32"/>
                </w:rPr>
              </w:rPrChange>
            </w:rPr>
            <w:delText>各表适用于所设统一</w:delText>
          </w:r>
        </w:del>
      </w:ins>
      <w:del w:id="2738" w:author="白日梦想家" w:date="2026-10-26T15:11:03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del w:id="2739" w:author="白日梦想家" w:date="2026-10-26T15:11:03Z">
        <w:r>
          <w:rPr>
            <w:rFonts w:hint="default" w:ascii="Times New Roman" w:hAnsi="Times New Roman" w:eastAsia="方正仿宋_GBK" w:cs="Times New Roman"/>
            <w:b w:val="0"/>
            <w:bCs w:val="0"/>
            <w:i w:val="0"/>
            <w:iCs w:val="0"/>
            <w:sz w:val="32"/>
            <w:szCs w:val="32"/>
            <w:rPrChange w:id="2740" w:author="xh" w:date="2026-10-26T09:19:40Z">
              <w:rPr>
                <w:rFonts w:hint="eastAsia" w:ascii="方正仿宋_GBK" w:hAnsi="方正仿宋_GBK" w:eastAsia="方正仿宋_GBK" w:cs="Times New Roman"/>
                <w:sz w:val="32"/>
                <w:szCs w:val="32"/>
              </w:rPr>
            </w:rPrChange>
          </w:rPr>
          <w:delText>工程</w:delText>
        </w:r>
      </w:del>
      <w:del w:id="2741" w:author="白日梦想家" w:date="2026-10-26T15:11:03Z">
        <w:r>
          <w:rPr>
            <w:rFonts w:hint="eastAsia" w:ascii="方正仿宋_GBK" w:hAnsi="方正仿宋_GBK" w:eastAsia="方正仿宋_GBK" w:cs="Times New Roman"/>
            <w:sz w:val="32"/>
            <w:szCs w:val="32"/>
          </w:rPr>
          <w:delText>造</w:delText>
        </w:r>
      </w:del>
      <w:del w:id="2742" w:author="白日梦想家" w:date="2026-10-26T15:11:03Z">
        <w:r>
          <w:rPr>
            <w:rFonts w:hint="default" w:ascii="Times New Roman" w:hAnsi="Times New Roman" w:eastAsia="方正仿宋_GBK" w:cs="Times New Roman"/>
            <w:b w:val="0"/>
            <w:bCs w:val="0"/>
            <w:i w:val="0"/>
            <w:iCs w:val="0"/>
            <w:sz w:val="32"/>
            <w:szCs w:val="32"/>
            <w:rPrChange w:id="2743" w:author="xh" w:date="2026-10-26T09:19:40Z">
              <w:rPr>
                <w:rFonts w:hint="eastAsia" w:ascii="方正仿宋_GBK" w:hAnsi="方正仿宋_GBK" w:eastAsia="方正仿宋_GBK" w:cs="Times New Roman"/>
                <w:sz w:val="32"/>
                <w:szCs w:val="32"/>
              </w:rPr>
            </w:rPrChange>
          </w:rPr>
          <w:delText>价</w:delText>
        </w:r>
      </w:del>
      <w:ins w:id="2744" w:author="xh" w:date="2026-10-26T09:19:40Z">
        <w:del w:id="2745" w:author="白日梦想家" w:date="2026-10-26T15:11:03Z">
          <w:r>
            <w:rPr>
              <w:rFonts w:hint="default" w:ascii="Times New Roman" w:hAnsi="Times New Roman" w:eastAsia="方正仿宋_GBK" w:cs="Times New Roman"/>
              <w:b w:val="0"/>
              <w:bCs w:val="0"/>
              <w:i w:val="0"/>
              <w:iCs w:val="0"/>
              <w:sz w:val="32"/>
              <w:szCs w:val="32"/>
              <w:rPrChange w:id="2746" w:author="xh" w:date="2026-10-26T09:19:40Z">
                <w:rPr>
                  <w:rFonts w:hint="eastAsia" w:ascii="方正仿宋_GBK" w:hAnsi="方正仿宋_GBK" w:eastAsia="方正仿宋_GBK" w:cs="Times New Roman"/>
                  <w:sz w:val="32"/>
                  <w:szCs w:val="32"/>
                </w:rPr>
              </w:rPrChange>
            </w:rPr>
            <w:delText>格及供电条件，实际应</w:delText>
          </w:r>
        </w:del>
      </w:ins>
      <w:del w:id="2747" w:author="白日梦想家" w:date="2026-10-26T15:11:03Z">
        <w:r>
          <w:rPr>
            <w:rFonts w:hint="eastAsia" w:ascii="方正仿宋_GBK" w:hAnsi="方正仿宋_GBK" w:eastAsia="方正仿宋_GBK" w:cs="Times New Roman"/>
            <w:sz w:val="32"/>
            <w:szCs w:val="32"/>
          </w:rPr>
          <w:delText>和既有支援能力作</w:delText>
        </w:r>
      </w:del>
      <w:del w:id="2748" w:author="白日梦想家" w:date="2026-10-26T15:11:03Z">
        <w:r>
          <w:rPr>
            <w:rFonts w:hint="default" w:ascii="Times New Roman" w:hAnsi="Times New Roman" w:eastAsia="方正仿宋_GBK" w:cs="Times New Roman"/>
            <w:b w:val="0"/>
            <w:bCs w:val="0"/>
            <w:i w:val="0"/>
            <w:iCs w:val="0"/>
            <w:sz w:val="32"/>
            <w:szCs w:val="32"/>
            <w:rPrChange w:id="2749" w:author="xh" w:date="2026-10-26T09:19:40Z">
              <w:rPr>
                <w:rFonts w:hint="eastAsia" w:ascii="方正仿宋_GBK" w:hAnsi="方正仿宋_GBK" w:eastAsia="方正仿宋_GBK" w:cs="Times New Roman"/>
                <w:sz w:val="32"/>
                <w:szCs w:val="32"/>
              </w:rPr>
            </w:rPrChange>
          </w:rPr>
          <w:delText>用</w:delText>
        </w:r>
      </w:del>
      <w:ins w:id="2750" w:author="xh" w:date="2026-10-26T09:19:40Z">
        <w:del w:id="2751" w:author="白日梦想家" w:date="2026-10-26T15:11:03Z">
          <w:r>
            <w:rPr>
              <w:rFonts w:hint="default" w:ascii="Times New Roman" w:hAnsi="Times New Roman" w:eastAsia="方正仿宋_GBK" w:cs="Times New Roman"/>
              <w:b w:val="0"/>
              <w:bCs w:val="0"/>
              <w:i w:val="0"/>
              <w:iCs w:val="0"/>
              <w:sz w:val="32"/>
              <w:szCs w:val="32"/>
              <w:rPrChange w:id="2752" w:author="xh" w:date="2026-10-26T09:19:40Z">
                <w:rPr>
                  <w:rFonts w:hint="eastAsia" w:ascii="方正仿宋_GBK" w:hAnsi="方正仿宋_GBK" w:eastAsia="方正仿宋_GBK" w:cs="Times New Roman"/>
                  <w:sz w:val="32"/>
                  <w:szCs w:val="32"/>
                </w:rPr>
              </w:rPrChange>
            </w:rPr>
            <w:delText>结合本地</w:delText>
          </w:r>
        </w:del>
      </w:ins>
      <w:del w:id="2753" w:author="白日梦想家" w:date="2026-10-26T15:11:03Z">
        <w:r>
          <w:rPr>
            <w:rFonts w:hint="eastAsia" w:ascii="方正仿宋_GBK" w:hAnsi="方正仿宋_GBK" w:eastAsia="方正仿宋_GBK" w:cs="Times New Roman"/>
            <w:sz w:val="32"/>
            <w:szCs w:val="32"/>
          </w:rPr>
          <w:delText>于</w:delText>
        </w:r>
      </w:del>
      <w:del w:id="2754" w:author="白日梦想家" w:date="2026-10-26T15:11:03Z">
        <w:r>
          <w:rPr>
            <w:rFonts w:hint="default" w:ascii="Times New Roman" w:hAnsi="Times New Roman" w:eastAsia="方正仿宋_GBK" w:cs="Times New Roman"/>
            <w:b w:val="0"/>
            <w:bCs w:val="0"/>
            <w:i w:val="0"/>
            <w:iCs w:val="0"/>
            <w:sz w:val="32"/>
            <w:szCs w:val="32"/>
            <w:rPrChange w:id="2755" w:author="xh" w:date="2026-10-26T09:19:40Z">
              <w:rPr>
                <w:rFonts w:hint="eastAsia" w:ascii="方正仿宋_GBK" w:hAnsi="方正仿宋_GBK" w:eastAsia="方正仿宋_GBK" w:cs="Times New Roman"/>
                <w:sz w:val="32"/>
                <w:szCs w:val="32"/>
              </w:rPr>
            </w:rPrChange>
          </w:rPr>
          <w:delText>设备</w:delText>
        </w:r>
      </w:del>
      <w:del w:id="2756" w:author="白日梦想家" w:date="2026-10-26T15:11:03Z">
        <w:r>
          <w:rPr>
            <w:rFonts w:hint="eastAsia" w:ascii="方正仿宋_GBK" w:hAnsi="方正仿宋_GBK" w:eastAsia="方正仿宋_GBK" w:cs="Times New Roman"/>
            <w:sz w:val="32"/>
            <w:szCs w:val="32"/>
          </w:rPr>
          <w:delText>配置，其余参数保留源荷发展</w:delText>
        </w:r>
      </w:del>
      <w:del w:id="2757" w:author="白日梦想家" w:date="2026-10-26T15:11:03Z">
        <w:r>
          <w:rPr>
            <w:rFonts w:hint="default" w:ascii="Times New Roman" w:hAnsi="Times New Roman" w:eastAsia="方正仿宋_GBK" w:cs="Times New Roman"/>
            <w:b w:val="0"/>
            <w:bCs w:val="0"/>
            <w:i w:val="0"/>
            <w:iCs w:val="0"/>
            <w:sz w:val="32"/>
            <w:szCs w:val="32"/>
            <w:rPrChange w:id="2758" w:author="xh" w:date="2026-10-26T09:19:40Z">
              <w:rPr>
                <w:rFonts w:hint="eastAsia" w:ascii="方正仿宋_GBK" w:hAnsi="方正仿宋_GBK" w:eastAsia="方正仿宋_GBK" w:cs="Times New Roman"/>
                <w:sz w:val="32"/>
                <w:szCs w:val="32"/>
              </w:rPr>
            </w:rPrChange>
          </w:rPr>
          <w:delText>和</w:delText>
        </w:r>
      </w:del>
      <w:ins w:id="2759" w:author="xh" w:date="2026-10-26T09:19:40Z">
        <w:del w:id="2760" w:author="白日梦想家" w:date="2026-10-26T15:11:03Z">
          <w:r>
            <w:rPr>
              <w:rFonts w:hint="default" w:ascii="Times New Roman" w:hAnsi="Times New Roman" w:eastAsia="方正仿宋_GBK" w:cs="Times New Roman"/>
              <w:b w:val="0"/>
              <w:bCs w:val="0"/>
              <w:i w:val="0"/>
              <w:iCs w:val="0"/>
              <w:sz w:val="32"/>
              <w:szCs w:val="32"/>
              <w:rPrChange w:id="2761" w:author="xh" w:date="2026-10-26T09:19:40Z">
                <w:rPr>
                  <w:rFonts w:hint="eastAsia" w:ascii="方正仿宋_GBK" w:hAnsi="方正仿宋_GBK" w:eastAsia="方正仿宋_GBK" w:cs="Times New Roman"/>
                  <w:sz w:val="32"/>
                  <w:szCs w:val="32"/>
                </w:rPr>
              </w:rPrChange>
            </w:rPr>
            <w:delText>网络校核</w:delText>
          </w:r>
        </w:del>
      </w:ins>
      <w:del w:id="2762" w:author="白日梦想家" w:date="2026-10-26T15:11:03Z">
        <w:r>
          <w:rPr>
            <w:rFonts w:hint="eastAsia" w:ascii="方正仿宋_GBK" w:hAnsi="方正仿宋_GBK" w:eastAsia="方正仿宋_GBK" w:cs="Times New Roman"/>
            <w:sz w:val="32"/>
            <w:szCs w:val="32"/>
          </w:rPr>
          <w:delText>局部峰值分布信息</w:delText>
        </w:r>
      </w:del>
      <w:del w:id="2763" w:author="白日梦想家" w:date="2026-10-26T15:11:03Z">
        <w:r>
          <w:rPr>
            <w:rFonts w:hint="default" w:ascii="Times New Roman" w:hAnsi="Times New Roman" w:eastAsia="方正仿宋_GBK" w:cs="Times New Roman"/>
            <w:b w:val="0"/>
            <w:bCs w:val="0"/>
            <w:i w:val="0"/>
            <w:iCs w:val="0"/>
            <w:sz w:val="32"/>
            <w:szCs w:val="32"/>
            <w:rPrChange w:id="2764" w:author="xh" w:date="2026-10-26T09:19:40Z">
              <w:rPr>
                <w:rFonts w:hint="eastAsia" w:ascii="方正仿宋_GBK" w:hAnsi="方正仿宋_GBK" w:eastAsia="方正仿宋_GBK" w:cs="Times New Roman"/>
                <w:sz w:val="32"/>
                <w:szCs w:val="32"/>
              </w:rPr>
            </w:rPrChange>
          </w:rPr>
          <w:delText>。</w:delText>
        </w:r>
      </w:del>
      <w:del w:id="2765" w:author="白日梦想家" w:date="2026-10-26T15:11:03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2766" w:author="白日梦想家" w:date="2026-10-26T15:11:03Z"/>
          <w:rFonts w:hint="eastAsia" w:ascii="方正仿宋_GBK" w:hAnsi="方正仿宋_GBK" w:eastAsia="方正仿宋_GBK" w:cs="Times New Roman"/>
          <w:sz w:val="32"/>
          <w:szCs w:val="32"/>
          <w:highlight w:val="none"/>
          <w14:ligatures w14:val="standardContextual"/>
        </w:rPr>
      </w:pPr>
      <w:del w:id="2767" w:author="白日梦想家" w:date="2026-10-26T15:11:03Z">
        <w:r>
          <w:rPr>
            <w:rFonts w:hint="eastAsia" w:ascii="方正仿宋_GBK" w:hAnsi="方正仿宋_GBK" w:eastAsia="方正仿宋_GBK" w:cs="Times New Roman"/>
            <w:sz w:val="32"/>
            <w:szCs w:val="32"/>
          </w:rPr>
          <w:delText>表7 五项推广参数的Pearson相关矩阵</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768" w:author="白日梦想家" w:date="2026-10-26T15:11:03Z"/>
        </w:trPr>
        <w:tc>
          <w:tcPr>
            <w:tcW w:w="1700" w:type="dxa"/>
            <w:vAlign w:val="center"/>
          </w:tcPr>
          <w:p w14:paraId="2B6C7D79">
            <w:pPr>
              <w:keepNext/>
              <w:widowControl/>
              <w:adjustRightInd w:val="0"/>
              <w:snapToGrid w:val="0"/>
              <w:spacing w:before="0" w:after="0" w:line="240" w:lineRule="auto"/>
              <w:ind w:left="0" w:leftChars="0" w:right="0" w:rightChars="0" w:firstLine="0" w:firstLineChars="0"/>
              <w:jc w:val="center"/>
              <w:outlineLvl w:val="9"/>
              <w:rPr>
                <w:del w:id="2770" w:author="白日梦想家" w:date="2026-10-26T15:11:03Z"/>
              </w:rPr>
              <w:pPrChange w:id="2769" w:author="白日梦想家" w:date="2026-10-26T15:11:11Z">
                <w:pPr>
                  <w:keepNext/>
                  <w:snapToGrid w:val="0"/>
                  <w:spacing w:before="0" w:after="0" w:line="370" w:lineRule="exact"/>
                  <w:ind w:left="0" w:leftChars="0" w:right="0" w:rightChars="0" w:firstLine="0" w:firstLineChars="0"/>
                  <w:jc w:val="center"/>
                </w:pPr>
              </w:pPrChange>
            </w:pPr>
            <w:del w:id="2771" w:author="白日梦想家" w:date="2026-10-26T15:11:03Z">
              <w:r>
                <w:rPr>
                  <w:rFonts w:hint="eastAsia" w:ascii="方正仿宋_GBK" w:hAnsi="方正仿宋_GBK" w:eastAsia="方正仿宋_GBK" w:cs="Times New Roman"/>
                  <w:b/>
                  <w:sz w:val="24"/>
                  <w:szCs w:val="24"/>
                </w:rPr>
                <w:delText>参数</w:delText>
              </w:r>
            </w:del>
          </w:p>
        </w:tc>
        <w:tc>
          <w:tcPr>
            <w:tcW w:w="1321" w:type="dxa"/>
            <w:vAlign w:val="center"/>
          </w:tcPr>
          <w:p w14:paraId="67390FC4">
            <w:pPr>
              <w:keepNext/>
              <w:widowControl/>
              <w:adjustRightInd w:val="0"/>
              <w:snapToGrid w:val="0"/>
              <w:spacing w:before="0" w:after="0" w:line="240" w:lineRule="auto"/>
              <w:ind w:left="0" w:leftChars="0" w:right="0" w:rightChars="0" w:firstLine="0" w:firstLineChars="0"/>
              <w:jc w:val="center"/>
              <w:outlineLvl w:val="9"/>
              <w:rPr>
                <w:del w:id="2773" w:author="白日梦想家" w:date="2026-10-26T15:11:03Z"/>
              </w:rPr>
              <w:pPrChange w:id="2772" w:author="白日梦想家" w:date="2026-10-26T15:11:11Z">
                <w:pPr>
                  <w:keepNext/>
                  <w:snapToGrid w:val="0"/>
                  <w:spacing w:before="0" w:after="0" w:line="370" w:lineRule="exact"/>
                  <w:ind w:left="0" w:leftChars="0" w:right="0" w:rightChars="0" w:firstLine="0" w:firstLineChars="0"/>
                  <w:jc w:val="center"/>
                </w:pPr>
              </w:pPrChange>
            </w:pPr>
            <w:del w:id="2774" w:author="白日梦想家" w:date="2026-10-26T15:11:03Z">
              <w:r>
                <w:rPr>
                  <w:rFonts w:hint="eastAsia" w:ascii="方正仿宋_GBK" w:hAnsi="方正仿宋_GBK" w:eastAsia="方正仿宋_GBK" w:cs="Times New Roman"/>
                  <w:b/>
                  <w:sz w:val="24"/>
                  <w:szCs w:val="24"/>
                </w:rPr>
                <w:delText>装机渗透率</w:delText>
              </w:r>
            </w:del>
          </w:p>
        </w:tc>
        <w:tc>
          <w:tcPr>
            <w:tcW w:w="1321" w:type="dxa"/>
            <w:vAlign w:val="center"/>
          </w:tcPr>
          <w:p w14:paraId="74A07C27">
            <w:pPr>
              <w:keepNext/>
              <w:widowControl/>
              <w:adjustRightInd w:val="0"/>
              <w:snapToGrid w:val="0"/>
              <w:spacing w:before="0" w:after="0" w:line="240" w:lineRule="auto"/>
              <w:ind w:left="0" w:leftChars="0" w:right="0" w:rightChars="0" w:firstLine="0" w:firstLineChars="0"/>
              <w:jc w:val="center"/>
              <w:outlineLvl w:val="9"/>
              <w:rPr>
                <w:del w:id="2776" w:author="白日梦想家" w:date="2026-10-26T15:11:03Z"/>
              </w:rPr>
              <w:pPrChange w:id="2775" w:author="白日梦想家" w:date="2026-10-26T15:11:11Z">
                <w:pPr>
                  <w:keepNext/>
                  <w:snapToGrid w:val="0"/>
                  <w:spacing w:before="0" w:after="0" w:line="370" w:lineRule="exact"/>
                  <w:ind w:left="0" w:leftChars="0" w:right="0" w:rightChars="0" w:firstLine="0" w:firstLineChars="0"/>
                  <w:jc w:val="center"/>
                </w:pPr>
              </w:pPrChange>
            </w:pPr>
            <w:del w:id="277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1C7AD89B">
            <w:pPr>
              <w:keepNext/>
              <w:widowControl/>
              <w:adjustRightInd w:val="0"/>
              <w:snapToGrid w:val="0"/>
              <w:spacing w:before="0" w:after="0" w:line="240" w:lineRule="auto"/>
              <w:ind w:left="0" w:leftChars="0" w:right="0" w:rightChars="0" w:firstLine="0" w:firstLineChars="0"/>
              <w:jc w:val="center"/>
              <w:outlineLvl w:val="9"/>
              <w:rPr>
                <w:del w:id="2779" w:author="白日梦想家" w:date="2026-10-26T15:11:03Z"/>
              </w:rPr>
              <w:pPrChange w:id="2778" w:author="白日梦想家" w:date="2026-10-26T15:11:11Z">
                <w:pPr>
                  <w:keepNext/>
                  <w:snapToGrid w:val="0"/>
                  <w:spacing w:before="0" w:after="0" w:line="370" w:lineRule="exact"/>
                  <w:ind w:left="0" w:leftChars="0" w:right="0" w:rightChars="0" w:firstLine="0" w:firstLineChars="0"/>
                  <w:jc w:val="center"/>
                </w:pPr>
              </w:pPrChange>
            </w:pPr>
            <w:del w:id="2780" w:author="白日梦想家" w:date="2026-10-26T15:11:03Z">
              <w:r>
                <w:rPr>
                  <w:rFonts w:hint="eastAsia" w:ascii="方正仿宋_GBK" w:hAnsi="方正仿宋_GBK" w:eastAsia="方正仿宋_GBK" w:cs="Times New Roman"/>
                  <w:b/>
                  <w:sz w:val="24"/>
                  <w:szCs w:val="24"/>
                </w:rPr>
                <w:delText>电缆长度占比</w:delText>
              </w:r>
            </w:del>
          </w:p>
        </w:tc>
        <w:tc>
          <w:tcPr>
            <w:tcW w:w="1321" w:type="dxa"/>
            <w:vAlign w:val="center"/>
          </w:tcPr>
          <w:p w14:paraId="227C77EB">
            <w:pPr>
              <w:keepNext/>
              <w:widowControl/>
              <w:adjustRightInd w:val="0"/>
              <w:snapToGrid w:val="0"/>
              <w:spacing w:before="0" w:after="0" w:line="240" w:lineRule="auto"/>
              <w:ind w:left="0" w:leftChars="0" w:right="0" w:rightChars="0" w:firstLine="0" w:firstLineChars="0"/>
              <w:jc w:val="center"/>
              <w:outlineLvl w:val="9"/>
              <w:rPr>
                <w:del w:id="2782" w:author="白日梦想家" w:date="2026-10-26T15:11:03Z"/>
              </w:rPr>
              <w:pPrChange w:id="2781" w:author="白日梦想家" w:date="2026-10-26T15:11:11Z">
                <w:pPr>
                  <w:keepNext/>
                  <w:snapToGrid w:val="0"/>
                  <w:spacing w:before="0" w:after="0" w:line="370" w:lineRule="exact"/>
                  <w:ind w:left="0" w:leftChars="0" w:right="0" w:rightChars="0" w:firstLine="0" w:firstLineChars="0"/>
                  <w:jc w:val="center"/>
                </w:pPr>
              </w:pPrChange>
            </w:pPr>
            <w:del w:id="2783" w:author="白日梦想家" w:date="2026-10-26T15:11:03Z">
              <w:r>
                <w:rPr>
                  <w:rFonts w:hint="eastAsia" w:ascii="方正仿宋_GBK" w:hAnsi="方正仿宋_GBK" w:eastAsia="方正仿宋_GBK" w:cs="Times New Roman"/>
                  <w:b/>
                  <w:sz w:val="24"/>
                  <w:szCs w:val="24"/>
                </w:rPr>
                <w:delText>初始转供率</w:delText>
              </w:r>
            </w:del>
          </w:p>
        </w:tc>
        <w:tc>
          <w:tcPr>
            <w:tcW w:w="1322" w:type="dxa"/>
            <w:vAlign w:val="center"/>
          </w:tcPr>
          <w:p w14:paraId="05A6CEA6">
            <w:pPr>
              <w:keepNext/>
              <w:widowControl/>
              <w:adjustRightInd w:val="0"/>
              <w:snapToGrid w:val="0"/>
              <w:spacing w:before="0" w:after="0" w:line="240" w:lineRule="auto"/>
              <w:ind w:left="0" w:leftChars="0" w:right="0" w:rightChars="0" w:firstLine="0" w:firstLineChars="0"/>
              <w:jc w:val="center"/>
              <w:outlineLvl w:val="9"/>
              <w:rPr>
                <w:del w:id="2785" w:author="白日梦想家" w:date="2026-10-26T15:11:03Z"/>
              </w:rPr>
              <w:pPrChange w:id="2784" w:author="白日梦想家" w:date="2026-10-26T15:11:11Z">
                <w:pPr>
                  <w:keepNext/>
                  <w:snapToGrid w:val="0"/>
                  <w:spacing w:before="0" w:after="0" w:line="370" w:lineRule="exact"/>
                  <w:ind w:left="0" w:leftChars="0" w:right="0" w:rightChars="0" w:firstLine="0" w:firstLineChars="0"/>
                  <w:jc w:val="center"/>
                </w:pPr>
              </w:pPrChange>
            </w:pPr>
            <w:del w:id="2786" w:author="白日梦想家" w:date="2026-10-26T15:11:03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87" w:author="白日梦想家" w:date="2026-10-26T15:11:03Z"/>
        </w:trPr>
        <w:tc>
          <w:tcPr>
            <w:tcW w:w="1700" w:type="dxa"/>
            <w:vAlign w:val="center"/>
          </w:tcPr>
          <w:p w14:paraId="68B5D87E">
            <w:pPr>
              <w:keepNext/>
              <w:widowControl/>
              <w:adjustRightInd w:val="0"/>
              <w:snapToGrid w:val="0"/>
              <w:spacing w:before="0" w:after="0" w:line="240" w:lineRule="auto"/>
              <w:ind w:left="0" w:leftChars="0" w:right="0" w:rightChars="0" w:firstLine="0" w:firstLineChars="0"/>
              <w:jc w:val="center"/>
              <w:outlineLvl w:val="9"/>
              <w:rPr>
                <w:del w:id="2789" w:author="白日梦想家" w:date="2026-10-26T15:11:03Z"/>
              </w:rPr>
              <w:pPrChange w:id="2788" w:author="白日梦想家" w:date="2026-10-26T15:11:11Z">
                <w:pPr>
                  <w:keepNext/>
                  <w:snapToGrid w:val="0"/>
                  <w:spacing w:before="0" w:after="0" w:line="370" w:lineRule="exact"/>
                  <w:ind w:left="0" w:leftChars="0" w:right="0" w:rightChars="0" w:firstLine="0" w:firstLineChars="0"/>
                  <w:jc w:val="center"/>
                </w:pPr>
              </w:pPrChange>
            </w:pPr>
            <w:del w:id="2790" w:author="白日梦想家" w:date="2026-10-26T15:11:03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3CBCD4BB">
            <w:pPr>
              <w:keepNext/>
              <w:widowControl/>
              <w:adjustRightInd w:val="0"/>
              <w:snapToGrid w:val="0"/>
              <w:spacing w:before="0" w:after="0" w:line="240" w:lineRule="auto"/>
              <w:ind w:left="0" w:leftChars="0" w:right="0" w:rightChars="0" w:firstLine="0" w:firstLineChars="0"/>
              <w:jc w:val="center"/>
              <w:outlineLvl w:val="9"/>
              <w:rPr>
                <w:del w:id="2792" w:author="白日梦想家" w:date="2026-10-26T15:11:03Z"/>
              </w:rPr>
              <w:pPrChange w:id="2791" w:author="白日梦想家" w:date="2026-10-26T15:11:11Z">
                <w:pPr>
                  <w:keepNext/>
                  <w:snapToGrid w:val="0"/>
                  <w:spacing w:before="0" w:after="0" w:line="370" w:lineRule="exact"/>
                  <w:ind w:left="0" w:leftChars="0" w:right="0" w:rightChars="0" w:firstLine="0" w:firstLineChars="0"/>
                  <w:jc w:val="center"/>
                </w:pPr>
              </w:pPrChange>
            </w:pPr>
            <w:del w:id="2793"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B0A8DA5">
            <w:pPr>
              <w:keepNext/>
              <w:widowControl/>
              <w:adjustRightInd w:val="0"/>
              <w:snapToGrid w:val="0"/>
              <w:spacing w:before="0" w:after="0" w:line="240" w:lineRule="auto"/>
              <w:ind w:left="0" w:leftChars="0" w:right="0" w:rightChars="0" w:firstLine="0" w:firstLineChars="0"/>
              <w:jc w:val="center"/>
              <w:outlineLvl w:val="9"/>
              <w:rPr>
                <w:del w:id="2795" w:author="白日梦想家" w:date="2026-10-26T15:11:03Z"/>
              </w:rPr>
              <w:pPrChange w:id="2794" w:author="白日梦想家" w:date="2026-10-26T15:11:11Z">
                <w:pPr>
                  <w:keepNext/>
                  <w:snapToGrid w:val="0"/>
                  <w:spacing w:before="0" w:after="0" w:line="370" w:lineRule="exact"/>
                  <w:ind w:left="0" w:leftChars="0" w:right="0" w:rightChars="0" w:firstLine="0" w:firstLineChars="0"/>
                  <w:jc w:val="center"/>
                </w:pPr>
              </w:pPrChange>
            </w:pPr>
            <w:del w:id="2796"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6EC39E99">
            <w:pPr>
              <w:keepNext/>
              <w:widowControl/>
              <w:adjustRightInd w:val="0"/>
              <w:snapToGrid w:val="0"/>
              <w:spacing w:before="0" w:after="0" w:line="240" w:lineRule="auto"/>
              <w:ind w:left="0" w:leftChars="0" w:right="0" w:rightChars="0" w:firstLine="0" w:firstLineChars="0"/>
              <w:jc w:val="center"/>
              <w:outlineLvl w:val="9"/>
              <w:rPr>
                <w:del w:id="2798" w:author="白日梦想家" w:date="2026-10-26T15:11:03Z"/>
              </w:rPr>
              <w:pPrChange w:id="2797" w:author="白日梦想家" w:date="2026-10-26T15:11:11Z">
                <w:pPr>
                  <w:keepNext/>
                  <w:snapToGrid w:val="0"/>
                  <w:spacing w:before="0" w:after="0" w:line="370" w:lineRule="exact"/>
                  <w:ind w:left="0" w:leftChars="0" w:right="0" w:rightChars="0" w:firstLine="0" w:firstLineChars="0"/>
                  <w:jc w:val="center"/>
                </w:pPr>
              </w:pPrChange>
            </w:pPr>
            <w:del w:id="279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08C1CD4B">
            <w:pPr>
              <w:keepNext/>
              <w:widowControl/>
              <w:adjustRightInd w:val="0"/>
              <w:snapToGrid w:val="0"/>
              <w:spacing w:before="0" w:after="0" w:line="240" w:lineRule="auto"/>
              <w:ind w:left="0" w:leftChars="0" w:right="0" w:rightChars="0" w:firstLine="0" w:firstLineChars="0"/>
              <w:jc w:val="center"/>
              <w:outlineLvl w:val="9"/>
              <w:rPr>
                <w:del w:id="2801" w:author="白日梦想家" w:date="2026-10-26T15:11:03Z"/>
              </w:rPr>
              <w:pPrChange w:id="2800" w:author="白日梦想家" w:date="2026-10-26T15:11:11Z">
                <w:pPr>
                  <w:keepNext/>
                  <w:snapToGrid w:val="0"/>
                  <w:spacing w:before="0" w:after="0" w:line="370" w:lineRule="exact"/>
                  <w:ind w:left="0" w:leftChars="0" w:right="0" w:rightChars="0" w:firstLine="0" w:firstLineChars="0"/>
                  <w:jc w:val="center"/>
                </w:pPr>
              </w:pPrChange>
            </w:pPr>
            <w:del w:id="2802" w:author="白日梦想家" w:date="2026-10-26T15:11:03Z">
              <w:r>
                <w:rPr>
                  <w:rFonts w:hint="eastAsia" w:ascii="方正仿宋_GBK" w:hAnsi="方正仿宋_GBK" w:eastAsia="方正仿宋_GBK" w:cs="Times New Roman"/>
                  <w:sz w:val="24"/>
                  <w:szCs w:val="24"/>
                </w:rPr>
                <w:delText>0.00</w:delText>
              </w:r>
            </w:del>
          </w:p>
        </w:tc>
        <w:tc>
          <w:tcPr>
            <w:tcW w:w="1322" w:type="dxa"/>
            <w:vAlign w:val="center"/>
          </w:tcPr>
          <w:p w14:paraId="47BADB75">
            <w:pPr>
              <w:keepNext/>
              <w:widowControl/>
              <w:adjustRightInd w:val="0"/>
              <w:snapToGrid w:val="0"/>
              <w:spacing w:before="0" w:after="0" w:line="240" w:lineRule="auto"/>
              <w:ind w:left="0" w:leftChars="0" w:right="0" w:rightChars="0" w:firstLine="0" w:firstLineChars="0"/>
              <w:jc w:val="center"/>
              <w:outlineLvl w:val="9"/>
              <w:rPr>
                <w:del w:id="2804" w:author="白日梦想家" w:date="2026-10-26T15:11:03Z"/>
              </w:rPr>
              <w:pPrChange w:id="2803" w:author="白日梦想家" w:date="2026-10-26T15:11:11Z">
                <w:pPr>
                  <w:keepNext/>
                  <w:snapToGrid w:val="0"/>
                  <w:spacing w:before="0" w:after="0" w:line="370" w:lineRule="exact"/>
                  <w:ind w:left="0" w:leftChars="0" w:right="0" w:rightChars="0" w:firstLine="0" w:firstLineChars="0"/>
                  <w:jc w:val="center"/>
                </w:pPr>
              </w:pPrChange>
            </w:pPr>
            <w:del w:id="2805" w:author="白日梦想家" w:date="2026-10-26T15:11:03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06" w:author="白日梦想家" w:date="2026-10-26T15:11:03Z"/>
        </w:trPr>
        <w:tc>
          <w:tcPr>
            <w:tcW w:w="1700" w:type="dxa"/>
            <w:vAlign w:val="center"/>
          </w:tcPr>
          <w:p w14:paraId="68D2CC27">
            <w:pPr>
              <w:keepNext/>
              <w:widowControl/>
              <w:adjustRightInd w:val="0"/>
              <w:snapToGrid w:val="0"/>
              <w:spacing w:before="0" w:after="0" w:line="240" w:lineRule="auto"/>
              <w:ind w:left="0" w:leftChars="0" w:right="0" w:rightChars="0" w:firstLine="0" w:firstLineChars="0"/>
              <w:jc w:val="center"/>
              <w:outlineLvl w:val="9"/>
              <w:rPr>
                <w:del w:id="2808" w:author="白日梦想家" w:date="2026-10-26T15:11:03Z"/>
              </w:rPr>
              <w:pPrChange w:id="2807" w:author="白日梦想家" w:date="2026-10-26T15:11:11Z">
                <w:pPr>
                  <w:keepNext/>
                  <w:snapToGrid w:val="0"/>
                  <w:spacing w:before="0" w:after="0" w:line="370" w:lineRule="exact"/>
                  <w:ind w:left="0" w:leftChars="0" w:right="0" w:rightChars="0" w:firstLine="0" w:firstLineChars="0"/>
                  <w:jc w:val="center"/>
                </w:pPr>
              </w:pPrChange>
            </w:pPr>
            <w:del w:id="2809" w:author="白日梦想家" w:date="2026-10-26T15:11:03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1B6E99B4">
            <w:pPr>
              <w:keepNext/>
              <w:widowControl/>
              <w:adjustRightInd w:val="0"/>
              <w:snapToGrid w:val="0"/>
              <w:spacing w:before="0" w:after="0" w:line="240" w:lineRule="auto"/>
              <w:ind w:left="0" w:leftChars="0" w:right="0" w:rightChars="0" w:firstLine="0" w:firstLineChars="0"/>
              <w:jc w:val="center"/>
              <w:outlineLvl w:val="9"/>
              <w:rPr>
                <w:del w:id="2811" w:author="白日梦想家" w:date="2026-10-26T15:11:03Z"/>
              </w:rPr>
              <w:pPrChange w:id="2810" w:author="白日梦想家" w:date="2026-10-26T15:11:11Z">
                <w:pPr>
                  <w:keepNext/>
                  <w:snapToGrid w:val="0"/>
                  <w:spacing w:before="0" w:after="0" w:line="370" w:lineRule="exact"/>
                  <w:ind w:left="0" w:leftChars="0" w:right="0" w:rightChars="0" w:firstLine="0" w:firstLineChars="0"/>
                  <w:jc w:val="center"/>
                </w:pPr>
              </w:pPrChange>
            </w:pPr>
            <w:del w:id="2812"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281FD52B">
            <w:pPr>
              <w:keepNext/>
              <w:widowControl/>
              <w:adjustRightInd w:val="0"/>
              <w:snapToGrid w:val="0"/>
              <w:spacing w:before="0" w:after="0" w:line="240" w:lineRule="auto"/>
              <w:ind w:left="0" w:leftChars="0" w:right="0" w:rightChars="0" w:firstLine="0" w:firstLineChars="0"/>
              <w:jc w:val="center"/>
              <w:outlineLvl w:val="9"/>
              <w:rPr>
                <w:del w:id="2814" w:author="白日梦想家" w:date="2026-10-26T15:11:03Z"/>
              </w:rPr>
              <w:pPrChange w:id="2813" w:author="白日梦想家" w:date="2026-10-26T15:11:11Z">
                <w:pPr>
                  <w:keepNext/>
                  <w:snapToGrid w:val="0"/>
                  <w:spacing w:before="0" w:after="0" w:line="370" w:lineRule="exact"/>
                  <w:ind w:left="0" w:leftChars="0" w:right="0" w:rightChars="0" w:firstLine="0" w:firstLineChars="0"/>
                  <w:jc w:val="center"/>
                </w:pPr>
              </w:pPrChange>
            </w:pPr>
            <w:del w:id="2815"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2A99060C">
            <w:pPr>
              <w:keepNext/>
              <w:widowControl/>
              <w:adjustRightInd w:val="0"/>
              <w:snapToGrid w:val="0"/>
              <w:spacing w:before="0" w:after="0" w:line="240" w:lineRule="auto"/>
              <w:ind w:left="0" w:leftChars="0" w:right="0" w:rightChars="0" w:firstLine="0" w:firstLineChars="0"/>
              <w:jc w:val="center"/>
              <w:outlineLvl w:val="9"/>
              <w:rPr>
                <w:del w:id="2817" w:author="白日梦想家" w:date="2026-10-26T15:11:03Z"/>
              </w:rPr>
              <w:pPrChange w:id="2816" w:author="白日梦想家" w:date="2026-10-26T15:11:11Z">
                <w:pPr>
                  <w:keepNext/>
                  <w:snapToGrid w:val="0"/>
                  <w:spacing w:before="0" w:after="0" w:line="370" w:lineRule="exact"/>
                  <w:ind w:left="0" w:leftChars="0" w:right="0" w:rightChars="0" w:firstLine="0" w:firstLineChars="0"/>
                  <w:jc w:val="center"/>
                </w:pPr>
              </w:pPrChange>
            </w:pPr>
            <w:del w:id="2818"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771CCA9E">
            <w:pPr>
              <w:keepNext/>
              <w:widowControl/>
              <w:adjustRightInd w:val="0"/>
              <w:snapToGrid w:val="0"/>
              <w:spacing w:before="0" w:after="0" w:line="240" w:lineRule="auto"/>
              <w:ind w:left="0" w:leftChars="0" w:right="0" w:rightChars="0" w:firstLine="0" w:firstLineChars="0"/>
              <w:jc w:val="center"/>
              <w:outlineLvl w:val="9"/>
              <w:rPr>
                <w:del w:id="2820" w:author="白日梦想家" w:date="2026-10-26T15:11:03Z"/>
              </w:rPr>
              <w:pPrChange w:id="2819" w:author="白日梦想家" w:date="2026-10-26T15:11:11Z">
                <w:pPr>
                  <w:keepNext/>
                  <w:snapToGrid w:val="0"/>
                  <w:spacing w:before="0" w:after="0" w:line="370" w:lineRule="exact"/>
                  <w:ind w:left="0" w:leftChars="0" w:right="0" w:rightChars="0" w:firstLine="0" w:firstLineChars="0"/>
                  <w:jc w:val="center"/>
                </w:pPr>
              </w:pPrChange>
            </w:pPr>
            <w:del w:id="2821" w:author="白日梦想家" w:date="2026-10-26T15:11:03Z">
              <w:r>
                <w:rPr>
                  <w:rFonts w:hint="eastAsia" w:ascii="方正仿宋_GBK" w:hAnsi="方正仿宋_GBK" w:eastAsia="方正仿宋_GBK" w:cs="Times New Roman"/>
                  <w:sz w:val="24"/>
                  <w:szCs w:val="24"/>
                </w:rPr>
                <w:delText>0.15</w:delText>
              </w:r>
            </w:del>
          </w:p>
        </w:tc>
        <w:tc>
          <w:tcPr>
            <w:tcW w:w="1322" w:type="dxa"/>
            <w:vAlign w:val="center"/>
          </w:tcPr>
          <w:p w14:paraId="161AFD4A">
            <w:pPr>
              <w:keepNext/>
              <w:widowControl/>
              <w:adjustRightInd w:val="0"/>
              <w:snapToGrid w:val="0"/>
              <w:spacing w:before="0" w:after="0" w:line="240" w:lineRule="auto"/>
              <w:ind w:left="0" w:leftChars="0" w:right="0" w:rightChars="0" w:firstLine="0" w:firstLineChars="0"/>
              <w:jc w:val="center"/>
              <w:outlineLvl w:val="9"/>
              <w:rPr>
                <w:del w:id="2823" w:author="白日梦想家" w:date="2026-10-26T15:11:03Z"/>
              </w:rPr>
              <w:pPrChange w:id="2822" w:author="白日梦想家" w:date="2026-10-26T15:11:11Z">
                <w:pPr>
                  <w:keepNext/>
                  <w:snapToGrid w:val="0"/>
                  <w:spacing w:before="0" w:after="0" w:line="370" w:lineRule="exact"/>
                  <w:ind w:left="0" w:leftChars="0" w:right="0" w:rightChars="0" w:firstLine="0" w:firstLineChars="0"/>
                  <w:jc w:val="center"/>
                </w:pPr>
              </w:pPrChange>
            </w:pPr>
            <w:del w:id="2824" w:author="白日梦想家" w:date="2026-10-26T15:11:03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25" w:author="白日梦想家" w:date="2026-10-26T15:11:03Z"/>
        </w:trPr>
        <w:tc>
          <w:tcPr>
            <w:tcW w:w="1700" w:type="dxa"/>
            <w:vAlign w:val="center"/>
          </w:tcPr>
          <w:p w14:paraId="125CDEEF">
            <w:pPr>
              <w:keepNext/>
              <w:widowControl/>
              <w:adjustRightInd w:val="0"/>
              <w:snapToGrid w:val="0"/>
              <w:spacing w:before="0" w:after="0" w:line="240" w:lineRule="auto"/>
              <w:ind w:left="0" w:leftChars="0" w:right="0" w:rightChars="0" w:firstLine="0" w:firstLineChars="0"/>
              <w:jc w:val="center"/>
              <w:outlineLvl w:val="9"/>
              <w:rPr>
                <w:del w:id="2827" w:author="白日梦想家" w:date="2026-10-26T15:11:03Z"/>
              </w:rPr>
              <w:pPrChange w:id="2826" w:author="白日梦想家" w:date="2026-10-26T15:11:11Z">
                <w:pPr>
                  <w:keepNext/>
                  <w:snapToGrid w:val="0"/>
                  <w:spacing w:before="0" w:after="0" w:line="370" w:lineRule="exact"/>
                  <w:ind w:left="0" w:leftChars="0" w:right="0" w:rightChars="0" w:firstLine="0" w:firstLineChars="0"/>
                  <w:jc w:val="center"/>
                </w:pPr>
              </w:pPrChange>
            </w:pPr>
            <w:del w:id="2828" w:author="白日梦想家" w:date="2026-10-26T15:11:03Z">
              <w:r>
                <w:rPr>
                  <w:rFonts w:hint="eastAsia" w:ascii="方正仿宋_GBK" w:hAnsi="方正仿宋_GBK" w:eastAsia="方正仿宋_GBK" w:cs="Times New Roman"/>
                  <w:sz w:val="24"/>
                  <w:szCs w:val="24"/>
                </w:rPr>
                <w:delText>电缆长度占比</w:delText>
              </w:r>
            </w:del>
          </w:p>
        </w:tc>
        <w:tc>
          <w:tcPr>
            <w:tcW w:w="1321" w:type="dxa"/>
            <w:vAlign w:val="center"/>
          </w:tcPr>
          <w:p w14:paraId="46895EB2">
            <w:pPr>
              <w:keepNext/>
              <w:widowControl/>
              <w:adjustRightInd w:val="0"/>
              <w:snapToGrid w:val="0"/>
              <w:spacing w:before="0" w:after="0" w:line="240" w:lineRule="auto"/>
              <w:ind w:left="0" w:leftChars="0" w:right="0" w:rightChars="0" w:firstLine="0" w:firstLineChars="0"/>
              <w:jc w:val="center"/>
              <w:outlineLvl w:val="9"/>
              <w:rPr>
                <w:del w:id="2830" w:author="白日梦想家" w:date="2026-10-26T15:11:03Z"/>
              </w:rPr>
              <w:pPrChange w:id="2829" w:author="白日梦想家" w:date="2026-10-26T15:11:11Z">
                <w:pPr>
                  <w:keepNext/>
                  <w:snapToGrid w:val="0"/>
                  <w:spacing w:before="0" w:after="0" w:line="370" w:lineRule="exact"/>
                  <w:ind w:left="0" w:leftChars="0" w:right="0" w:rightChars="0" w:firstLine="0" w:firstLineChars="0"/>
                  <w:jc w:val="center"/>
                </w:pPr>
              </w:pPrChange>
            </w:pPr>
            <w:del w:id="283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542DC7F6">
            <w:pPr>
              <w:keepNext/>
              <w:widowControl/>
              <w:adjustRightInd w:val="0"/>
              <w:snapToGrid w:val="0"/>
              <w:spacing w:before="0" w:after="0" w:line="240" w:lineRule="auto"/>
              <w:ind w:left="0" w:leftChars="0" w:right="0" w:rightChars="0" w:firstLine="0" w:firstLineChars="0"/>
              <w:jc w:val="center"/>
              <w:outlineLvl w:val="9"/>
              <w:rPr>
                <w:del w:id="2833" w:author="白日梦想家" w:date="2026-10-26T15:11:03Z"/>
              </w:rPr>
              <w:pPrChange w:id="2832" w:author="白日梦想家" w:date="2026-10-26T15:11:11Z">
                <w:pPr>
                  <w:keepNext/>
                  <w:snapToGrid w:val="0"/>
                  <w:spacing w:before="0" w:after="0" w:line="370" w:lineRule="exact"/>
                  <w:ind w:left="0" w:leftChars="0" w:right="0" w:rightChars="0" w:firstLine="0" w:firstLineChars="0"/>
                  <w:jc w:val="center"/>
                </w:pPr>
              </w:pPrChange>
            </w:pPr>
            <w:del w:id="2834"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566A96DD">
            <w:pPr>
              <w:keepNext/>
              <w:widowControl/>
              <w:adjustRightInd w:val="0"/>
              <w:snapToGrid w:val="0"/>
              <w:spacing w:before="0" w:after="0" w:line="240" w:lineRule="auto"/>
              <w:ind w:left="0" w:leftChars="0" w:right="0" w:rightChars="0" w:firstLine="0" w:firstLineChars="0"/>
              <w:jc w:val="center"/>
              <w:outlineLvl w:val="9"/>
              <w:rPr>
                <w:del w:id="2836" w:author="白日梦想家" w:date="2026-10-26T15:11:03Z"/>
              </w:rPr>
              <w:pPrChange w:id="2835" w:author="白日梦想家" w:date="2026-10-26T15:11:11Z">
                <w:pPr>
                  <w:keepNext/>
                  <w:snapToGrid w:val="0"/>
                  <w:spacing w:before="0" w:after="0" w:line="370" w:lineRule="exact"/>
                  <w:ind w:left="0" w:leftChars="0" w:right="0" w:rightChars="0" w:firstLine="0" w:firstLineChars="0"/>
                  <w:jc w:val="center"/>
                </w:pPr>
              </w:pPrChange>
            </w:pPr>
            <w:del w:id="2837"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E7456EF">
            <w:pPr>
              <w:keepNext/>
              <w:widowControl/>
              <w:adjustRightInd w:val="0"/>
              <w:snapToGrid w:val="0"/>
              <w:spacing w:before="0" w:after="0" w:line="240" w:lineRule="auto"/>
              <w:ind w:left="0" w:leftChars="0" w:right="0" w:rightChars="0" w:firstLine="0" w:firstLineChars="0"/>
              <w:jc w:val="center"/>
              <w:outlineLvl w:val="9"/>
              <w:rPr>
                <w:del w:id="2839" w:author="白日梦想家" w:date="2026-10-26T15:11:03Z"/>
              </w:rPr>
              <w:pPrChange w:id="2838" w:author="白日梦想家" w:date="2026-10-26T15:11:11Z">
                <w:pPr>
                  <w:keepNext/>
                  <w:snapToGrid w:val="0"/>
                  <w:spacing w:before="0" w:after="0" w:line="370" w:lineRule="exact"/>
                  <w:ind w:left="0" w:leftChars="0" w:right="0" w:rightChars="0" w:firstLine="0" w:firstLineChars="0"/>
                  <w:jc w:val="center"/>
                </w:pPr>
              </w:pPrChange>
            </w:pPr>
            <w:del w:id="2840" w:author="白日梦想家" w:date="2026-10-26T15:11:03Z">
              <w:r>
                <w:rPr>
                  <w:rFonts w:hint="eastAsia" w:ascii="方正仿宋_GBK" w:hAnsi="方正仿宋_GBK" w:eastAsia="方正仿宋_GBK" w:cs="Times New Roman"/>
                  <w:sz w:val="24"/>
                  <w:szCs w:val="24"/>
                </w:rPr>
                <w:delText>0.29</w:delText>
              </w:r>
            </w:del>
          </w:p>
        </w:tc>
        <w:tc>
          <w:tcPr>
            <w:tcW w:w="1322" w:type="dxa"/>
            <w:vAlign w:val="center"/>
          </w:tcPr>
          <w:p w14:paraId="10E05362">
            <w:pPr>
              <w:keepNext/>
              <w:widowControl/>
              <w:adjustRightInd w:val="0"/>
              <w:snapToGrid w:val="0"/>
              <w:spacing w:before="0" w:after="0" w:line="240" w:lineRule="auto"/>
              <w:ind w:left="0" w:leftChars="0" w:right="0" w:rightChars="0" w:firstLine="0" w:firstLineChars="0"/>
              <w:jc w:val="center"/>
              <w:outlineLvl w:val="9"/>
              <w:rPr>
                <w:del w:id="2842" w:author="白日梦想家" w:date="2026-10-26T15:11:03Z"/>
              </w:rPr>
              <w:pPrChange w:id="2841" w:author="白日梦想家" w:date="2026-10-26T15:11:11Z">
                <w:pPr>
                  <w:keepNext/>
                  <w:snapToGrid w:val="0"/>
                  <w:spacing w:before="0" w:after="0" w:line="370" w:lineRule="exact"/>
                  <w:ind w:left="0" w:leftChars="0" w:right="0" w:rightChars="0" w:firstLine="0" w:firstLineChars="0"/>
                  <w:jc w:val="center"/>
                </w:pPr>
              </w:pPrChange>
            </w:pPr>
            <w:del w:id="2843" w:author="白日梦想家" w:date="2026-10-26T15:11:03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44" w:author="白日梦想家" w:date="2026-10-26T15:11:03Z"/>
        </w:trPr>
        <w:tc>
          <w:tcPr>
            <w:tcW w:w="1700" w:type="dxa"/>
            <w:vAlign w:val="center"/>
          </w:tcPr>
          <w:p w14:paraId="7A1075AD">
            <w:pPr>
              <w:keepNext/>
              <w:widowControl/>
              <w:adjustRightInd w:val="0"/>
              <w:snapToGrid w:val="0"/>
              <w:spacing w:before="0" w:after="0" w:line="240" w:lineRule="auto"/>
              <w:ind w:left="0" w:leftChars="0" w:right="0" w:rightChars="0" w:firstLine="0" w:firstLineChars="0"/>
              <w:jc w:val="center"/>
              <w:outlineLvl w:val="9"/>
              <w:rPr>
                <w:del w:id="2846" w:author="白日梦想家" w:date="2026-10-26T15:11:03Z"/>
              </w:rPr>
              <w:pPrChange w:id="2845" w:author="白日梦想家" w:date="2026-10-26T15:11:11Z">
                <w:pPr>
                  <w:keepNext/>
                  <w:snapToGrid w:val="0"/>
                  <w:spacing w:before="0" w:after="0" w:line="370" w:lineRule="exact"/>
                  <w:ind w:left="0" w:leftChars="0" w:right="0" w:rightChars="0" w:firstLine="0" w:firstLineChars="0"/>
                  <w:jc w:val="center"/>
                </w:pPr>
              </w:pPrChange>
            </w:pPr>
            <w:del w:id="2847" w:author="白日梦想家" w:date="2026-10-26T15:11:03Z">
              <w:r>
                <w:rPr>
                  <w:rFonts w:hint="eastAsia" w:ascii="方正仿宋_GBK" w:hAnsi="方正仿宋_GBK" w:eastAsia="方正仿宋_GBK" w:cs="Times New Roman"/>
                  <w:sz w:val="24"/>
                  <w:szCs w:val="24"/>
                </w:rPr>
                <w:delText>初始转供率</w:delText>
              </w:r>
            </w:del>
          </w:p>
        </w:tc>
        <w:tc>
          <w:tcPr>
            <w:tcW w:w="1321" w:type="dxa"/>
            <w:vAlign w:val="center"/>
          </w:tcPr>
          <w:p w14:paraId="30B4A140">
            <w:pPr>
              <w:keepNext/>
              <w:widowControl/>
              <w:adjustRightInd w:val="0"/>
              <w:snapToGrid w:val="0"/>
              <w:spacing w:before="0" w:after="0" w:line="240" w:lineRule="auto"/>
              <w:ind w:left="0" w:leftChars="0" w:right="0" w:rightChars="0" w:firstLine="0" w:firstLineChars="0"/>
              <w:jc w:val="center"/>
              <w:outlineLvl w:val="9"/>
              <w:rPr>
                <w:del w:id="2849" w:author="白日梦想家" w:date="2026-10-26T15:11:03Z"/>
              </w:rPr>
              <w:pPrChange w:id="2848" w:author="白日梦想家" w:date="2026-10-26T15:11:11Z">
                <w:pPr>
                  <w:keepNext/>
                  <w:snapToGrid w:val="0"/>
                  <w:spacing w:before="0" w:after="0" w:line="370" w:lineRule="exact"/>
                  <w:ind w:left="0" w:leftChars="0" w:right="0" w:rightChars="0" w:firstLine="0" w:firstLineChars="0"/>
                  <w:jc w:val="center"/>
                </w:pPr>
              </w:pPrChange>
            </w:pPr>
            <w:del w:id="2850"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84077AB">
            <w:pPr>
              <w:keepNext/>
              <w:widowControl/>
              <w:adjustRightInd w:val="0"/>
              <w:snapToGrid w:val="0"/>
              <w:spacing w:before="0" w:after="0" w:line="240" w:lineRule="auto"/>
              <w:ind w:left="0" w:leftChars="0" w:right="0" w:rightChars="0" w:firstLine="0" w:firstLineChars="0"/>
              <w:jc w:val="center"/>
              <w:outlineLvl w:val="9"/>
              <w:rPr>
                <w:del w:id="2852" w:author="白日梦想家" w:date="2026-10-26T15:11:03Z"/>
              </w:rPr>
              <w:pPrChange w:id="2851" w:author="白日梦想家" w:date="2026-10-26T15:11:11Z">
                <w:pPr>
                  <w:keepNext/>
                  <w:snapToGrid w:val="0"/>
                  <w:spacing w:before="0" w:after="0" w:line="370" w:lineRule="exact"/>
                  <w:ind w:left="0" w:leftChars="0" w:right="0" w:rightChars="0" w:firstLine="0" w:firstLineChars="0"/>
                  <w:jc w:val="center"/>
                </w:pPr>
              </w:pPrChange>
            </w:pPr>
            <w:del w:id="2853" w:author="白日梦想家" w:date="2026-10-26T15:11:03Z">
              <w:r>
                <w:rPr>
                  <w:rFonts w:hint="eastAsia" w:ascii="方正仿宋_GBK" w:hAnsi="方正仿宋_GBK" w:eastAsia="方正仿宋_GBK" w:cs="Times New Roman"/>
                  <w:sz w:val="24"/>
                  <w:szCs w:val="24"/>
                </w:rPr>
                <w:delText>0.15</w:delText>
              </w:r>
            </w:del>
          </w:p>
        </w:tc>
        <w:tc>
          <w:tcPr>
            <w:tcW w:w="1321" w:type="dxa"/>
            <w:vAlign w:val="center"/>
          </w:tcPr>
          <w:p w14:paraId="280EF62B">
            <w:pPr>
              <w:keepNext/>
              <w:widowControl/>
              <w:adjustRightInd w:val="0"/>
              <w:snapToGrid w:val="0"/>
              <w:spacing w:before="0" w:after="0" w:line="240" w:lineRule="auto"/>
              <w:ind w:left="0" w:leftChars="0" w:right="0" w:rightChars="0" w:firstLine="0" w:firstLineChars="0"/>
              <w:jc w:val="center"/>
              <w:outlineLvl w:val="9"/>
              <w:rPr>
                <w:del w:id="2855" w:author="白日梦想家" w:date="2026-10-26T15:11:03Z"/>
              </w:rPr>
              <w:pPrChange w:id="2854" w:author="白日梦想家" w:date="2026-10-26T15:11:11Z">
                <w:pPr>
                  <w:keepNext/>
                  <w:snapToGrid w:val="0"/>
                  <w:spacing w:before="0" w:after="0" w:line="370" w:lineRule="exact"/>
                  <w:ind w:left="0" w:leftChars="0" w:right="0" w:rightChars="0" w:firstLine="0" w:firstLineChars="0"/>
                  <w:jc w:val="center"/>
                </w:pPr>
              </w:pPrChange>
            </w:pPr>
            <w:del w:id="2856" w:author="白日梦想家" w:date="2026-10-26T15:11:03Z">
              <w:r>
                <w:rPr>
                  <w:rFonts w:hint="eastAsia" w:ascii="方正仿宋_GBK" w:hAnsi="方正仿宋_GBK" w:eastAsia="方正仿宋_GBK" w:cs="Times New Roman"/>
                  <w:sz w:val="24"/>
                  <w:szCs w:val="24"/>
                </w:rPr>
                <w:delText>0.29</w:delText>
              </w:r>
            </w:del>
          </w:p>
        </w:tc>
        <w:tc>
          <w:tcPr>
            <w:tcW w:w="1321" w:type="dxa"/>
            <w:vAlign w:val="center"/>
          </w:tcPr>
          <w:p w14:paraId="172855C7">
            <w:pPr>
              <w:keepNext/>
              <w:widowControl/>
              <w:adjustRightInd w:val="0"/>
              <w:snapToGrid w:val="0"/>
              <w:spacing w:before="0" w:after="0" w:line="240" w:lineRule="auto"/>
              <w:ind w:left="0" w:leftChars="0" w:right="0" w:rightChars="0" w:firstLine="0" w:firstLineChars="0"/>
              <w:jc w:val="center"/>
              <w:outlineLvl w:val="9"/>
              <w:rPr>
                <w:del w:id="2858" w:author="白日梦想家" w:date="2026-10-26T15:11:03Z"/>
              </w:rPr>
              <w:pPrChange w:id="2857" w:author="白日梦想家" w:date="2026-10-26T15:11:11Z">
                <w:pPr>
                  <w:keepNext/>
                  <w:snapToGrid w:val="0"/>
                  <w:spacing w:before="0" w:after="0" w:line="370" w:lineRule="exact"/>
                  <w:ind w:left="0" w:leftChars="0" w:right="0" w:rightChars="0" w:firstLine="0" w:firstLineChars="0"/>
                  <w:jc w:val="center"/>
                </w:pPr>
              </w:pPrChange>
            </w:pPr>
            <w:del w:id="2859" w:author="白日梦想家" w:date="2026-10-26T15:11:03Z">
              <w:r>
                <w:rPr>
                  <w:rFonts w:hint="eastAsia" w:ascii="方正仿宋_GBK" w:hAnsi="方正仿宋_GBK" w:eastAsia="方正仿宋_GBK" w:cs="Times New Roman"/>
                  <w:sz w:val="24"/>
                  <w:szCs w:val="24"/>
                </w:rPr>
                <w:delText>1.00</w:delText>
              </w:r>
            </w:del>
          </w:p>
        </w:tc>
        <w:tc>
          <w:tcPr>
            <w:tcW w:w="1322" w:type="dxa"/>
            <w:vAlign w:val="center"/>
          </w:tcPr>
          <w:p w14:paraId="04FEE91E">
            <w:pPr>
              <w:keepNext/>
              <w:widowControl/>
              <w:adjustRightInd w:val="0"/>
              <w:snapToGrid w:val="0"/>
              <w:spacing w:before="0" w:after="0" w:line="240" w:lineRule="auto"/>
              <w:ind w:left="0" w:leftChars="0" w:right="0" w:rightChars="0" w:firstLine="0" w:firstLineChars="0"/>
              <w:jc w:val="center"/>
              <w:outlineLvl w:val="9"/>
              <w:rPr>
                <w:del w:id="2861" w:author="白日梦想家" w:date="2026-10-26T15:11:03Z"/>
              </w:rPr>
              <w:pPrChange w:id="2860" w:author="白日梦想家" w:date="2026-10-26T15:11:11Z">
                <w:pPr>
                  <w:keepNext/>
                  <w:snapToGrid w:val="0"/>
                  <w:spacing w:before="0" w:after="0" w:line="370" w:lineRule="exact"/>
                  <w:ind w:left="0" w:leftChars="0" w:right="0" w:rightChars="0" w:firstLine="0" w:firstLineChars="0"/>
                  <w:jc w:val="center"/>
                </w:pPr>
              </w:pPrChange>
            </w:pPr>
            <w:del w:id="2862" w:author="白日梦想家" w:date="2026-10-26T15:11:03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63" w:author="白日梦想家" w:date="2026-10-26T15:11:03Z"/>
        </w:trPr>
        <w:tc>
          <w:tcPr>
            <w:tcW w:w="1700" w:type="dxa"/>
            <w:vAlign w:val="center"/>
          </w:tcPr>
          <w:p w14:paraId="708C6E4B">
            <w:pPr>
              <w:keepNext/>
              <w:widowControl/>
              <w:adjustRightInd w:val="0"/>
              <w:snapToGrid w:val="0"/>
              <w:spacing w:before="0" w:after="0" w:line="240" w:lineRule="auto"/>
              <w:ind w:left="0" w:leftChars="0" w:right="0" w:rightChars="0" w:firstLine="0" w:firstLineChars="0"/>
              <w:jc w:val="center"/>
              <w:outlineLvl w:val="9"/>
              <w:rPr>
                <w:del w:id="2865" w:author="白日梦想家" w:date="2026-10-26T15:11:03Z"/>
              </w:rPr>
              <w:pPrChange w:id="2864" w:author="白日梦想家" w:date="2026-10-26T15:11:11Z">
                <w:pPr>
                  <w:snapToGrid w:val="0"/>
                  <w:spacing w:before="0" w:after="0" w:line="370" w:lineRule="exact"/>
                  <w:ind w:left="0" w:leftChars="0" w:right="0" w:rightChars="0" w:firstLine="0" w:firstLineChars="0"/>
                  <w:jc w:val="center"/>
                </w:pPr>
              </w:pPrChange>
            </w:pPr>
            <w:del w:id="2866" w:author="白日梦想家" w:date="2026-10-26T15:11:03Z">
              <w:r>
                <w:rPr>
                  <w:rFonts w:hint="eastAsia" w:ascii="方正仿宋_GBK" w:hAnsi="方正仿宋_GBK" w:eastAsia="方正仿宋_GBK" w:cs="Times New Roman"/>
                  <w:sz w:val="24"/>
                  <w:szCs w:val="24"/>
                </w:rPr>
                <w:delText>负荷分散系数</w:delText>
              </w:r>
            </w:del>
          </w:p>
        </w:tc>
        <w:tc>
          <w:tcPr>
            <w:tcW w:w="1321" w:type="dxa"/>
            <w:vAlign w:val="center"/>
          </w:tcPr>
          <w:p w14:paraId="76800BA6">
            <w:pPr>
              <w:keepNext/>
              <w:widowControl/>
              <w:adjustRightInd w:val="0"/>
              <w:snapToGrid w:val="0"/>
              <w:spacing w:before="0" w:after="0" w:line="240" w:lineRule="auto"/>
              <w:ind w:left="0" w:leftChars="0" w:right="0" w:rightChars="0" w:firstLine="0" w:firstLineChars="0"/>
              <w:jc w:val="center"/>
              <w:outlineLvl w:val="9"/>
              <w:rPr>
                <w:del w:id="2868" w:author="白日梦想家" w:date="2026-10-26T15:11:03Z"/>
              </w:rPr>
              <w:pPrChange w:id="2867" w:author="白日梦想家" w:date="2026-10-26T15:11:11Z">
                <w:pPr>
                  <w:snapToGrid w:val="0"/>
                  <w:spacing w:before="0" w:after="0" w:line="370" w:lineRule="exact"/>
                  <w:ind w:left="0" w:leftChars="0" w:right="0" w:rightChars="0" w:firstLine="0" w:firstLineChars="0"/>
                  <w:jc w:val="center"/>
                </w:pPr>
              </w:pPrChange>
            </w:pPr>
            <w:del w:id="286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DCE2DB5">
            <w:pPr>
              <w:keepNext/>
              <w:widowControl/>
              <w:adjustRightInd w:val="0"/>
              <w:snapToGrid w:val="0"/>
              <w:spacing w:before="0" w:after="0" w:line="240" w:lineRule="auto"/>
              <w:ind w:left="0" w:leftChars="0" w:right="0" w:rightChars="0" w:firstLine="0" w:firstLineChars="0"/>
              <w:jc w:val="center"/>
              <w:outlineLvl w:val="9"/>
              <w:rPr>
                <w:del w:id="2871" w:author="白日梦想家" w:date="2026-10-26T15:11:03Z"/>
              </w:rPr>
              <w:pPrChange w:id="2870" w:author="白日梦想家" w:date="2026-10-26T15:11:11Z">
                <w:pPr>
                  <w:snapToGrid w:val="0"/>
                  <w:spacing w:before="0" w:after="0" w:line="370" w:lineRule="exact"/>
                  <w:ind w:left="0" w:leftChars="0" w:right="0" w:rightChars="0" w:firstLine="0" w:firstLineChars="0"/>
                  <w:jc w:val="center"/>
                </w:pPr>
              </w:pPrChange>
            </w:pPr>
            <w:del w:id="2872" w:author="白日梦想家" w:date="2026-10-26T15:11:03Z">
              <w:r>
                <w:rPr>
                  <w:rFonts w:hint="eastAsia" w:ascii="方正仿宋_GBK" w:hAnsi="方正仿宋_GBK" w:eastAsia="方正仿宋_GBK" w:cs="Times New Roman"/>
                  <w:sz w:val="24"/>
                  <w:szCs w:val="24"/>
                </w:rPr>
                <w:delText>-0.03</w:delText>
              </w:r>
            </w:del>
          </w:p>
        </w:tc>
        <w:tc>
          <w:tcPr>
            <w:tcW w:w="1321" w:type="dxa"/>
            <w:vAlign w:val="center"/>
          </w:tcPr>
          <w:p w14:paraId="14C973F1">
            <w:pPr>
              <w:keepNext/>
              <w:widowControl/>
              <w:adjustRightInd w:val="0"/>
              <w:snapToGrid w:val="0"/>
              <w:spacing w:before="0" w:after="0" w:line="240" w:lineRule="auto"/>
              <w:ind w:left="0" w:leftChars="0" w:right="0" w:rightChars="0" w:firstLine="0" w:firstLineChars="0"/>
              <w:jc w:val="center"/>
              <w:outlineLvl w:val="9"/>
              <w:rPr>
                <w:del w:id="2874" w:author="白日梦想家" w:date="2026-10-26T15:11:03Z"/>
              </w:rPr>
              <w:pPrChange w:id="2873" w:author="白日梦想家" w:date="2026-10-26T15:11:11Z">
                <w:pPr>
                  <w:snapToGrid w:val="0"/>
                  <w:spacing w:before="0" w:after="0" w:line="370" w:lineRule="exact"/>
                  <w:ind w:left="0" w:leftChars="0" w:right="0" w:rightChars="0" w:firstLine="0" w:firstLineChars="0"/>
                  <w:jc w:val="center"/>
                </w:pPr>
              </w:pPrChange>
            </w:pPr>
            <w:del w:id="2875" w:author="白日梦想家" w:date="2026-10-26T15:11:03Z">
              <w:r>
                <w:rPr>
                  <w:rFonts w:hint="eastAsia" w:ascii="方正仿宋_GBK" w:hAnsi="方正仿宋_GBK" w:eastAsia="方正仿宋_GBK" w:cs="Times New Roman"/>
                  <w:sz w:val="24"/>
                  <w:szCs w:val="24"/>
                </w:rPr>
                <w:delText>0.01</w:delText>
              </w:r>
            </w:del>
          </w:p>
        </w:tc>
        <w:tc>
          <w:tcPr>
            <w:tcW w:w="1321" w:type="dxa"/>
            <w:vAlign w:val="center"/>
          </w:tcPr>
          <w:p w14:paraId="56E23A67">
            <w:pPr>
              <w:keepNext/>
              <w:widowControl/>
              <w:adjustRightInd w:val="0"/>
              <w:snapToGrid w:val="0"/>
              <w:spacing w:before="0" w:after="0" w:line="240" w:lineRule="auto"/>
              <w:ind w:left="0" w:leftChars="0" w:right="0" w:rightChars="0" w:firstLine="0" w:firstLineChars="0"/>
              <w:jc w:val="center"/>
              <w:outlineLvl w:val="9"/>
              <w:rPr>
                <w:del w:id="2877" w:author="白日梦想家" w:date="2026-10-26T15:11:03Z"/>
              </w:rPr>
              <w:pPrChange w:id="2876" w:author="白日梦想家" w:date="2026-10-26T15:11:11Z">
                <w:pPr>
                  <w:snapToGrid w:val="0"/>
                  <w:spacing w:before="0" w:after="0" w:line="370" w:lineRule="exact"/>
                  <w:ind w:left="0" w:leftChars="0" w:right="0" w:rightChars="0" w:firstLine="0" w:firstLineChars="0"/>
                  <w:jc w:val="center"/>
                </w:pPr>
              </w:pPrChange>
            </w:pPr>
            <w:del w:id="2878" w:author="白日梦想家" w:date="2026-10-26T15:11:03Z">
              <w:r>
                <w:rPr>
                  <w:rFonts w:hint="eastAsia" w:ascii="方正仿宋_GBK" w:hAnsi="方正仿宋_GBK" w:eastAsia="方正仿宋_GBK" w:cs="Times New Roman"/>
                  <w:sz w:val="24"/>
                  <w:szCs w:val="24"/>
                </w:rPr>
                <w:delText>0.05</w:delText>
              </w:r>
            </w:del>
          </w:p>
        </w:tc>
        <w:tc>
          <w:tcPr>
            <w:tcW w:w="1322" w:type="dxa"/>
            <w:vAlign w:val="center"/>
          </w:tcPr>
          <w:p w14:paraId="7948872D">
            <w:pPr>
              <w:keepNext/>
              <w:widowControl/>
              <w:adjustRightInd w:val="0"/>
              <w:snapToGrid w:val="0"/>
              <w:spacing w:before="0" w:after="0" w:line="240" w:lineRule="auto"/>
              <w:ind w:left="0" w:leftChars="0" w:right="0" w:rightChars="0" w:firstLine="0" w:firstLineChars="0"/>
              <w:jc w:val="center"/>
              <w:outlineLvl w:val="9"/>
              <w:rPr>
                <w:del w:id="2880" w:author="白日梦想家" w:date="2026-10-26T15:11:03Z"/>
              </w:rPr>
              <w:pPrChange w:id="2879" w:author="白日梦想家" w:date="2026-10-26T15:11:11Z">
                <w:pPr>
                  <w:snapToGrid w:val="0"/>
                  <w:spacing w:before="0" w:after="0" w:line="370" w:lineRule="exact"/>
                  <w:ind w:left="0" w:leftChars="0" w:right="0" w:rightChars="0" w:firstLine="0" w:firstLineChars="0"/>
                  <w:jc w:val="center"/>
                </w:pPr>
              </w:pPrChange>
            </w:pPr>
            <w:del w:id="2881" w:author="白日梦想家" w:date="2026-10-26T15:11:03Z">
              <w:r>
                <w:rPr>
                  <w:rFonts w:hint="eastAsia" w:ascii="方正仿宋_GBK" w:hAnsi="方正仿宋_GBK" w:eastAsia="方正仿宋_GBK" w:cs="Times New Roman"/>
                  <w:sz w:val="24"/>
                  <w:szCs w:val="24"/>
                </w:rPr>
                <w:delText>1.00</w:delText>
              </w:r>
            </w:del>
          </w:p>
        </w:tc>
      </w:tr>
    </w:tbl>
    <w:p w14:paraId="74AFA8EC">
      <w:pPr>
        <w:keepNext/>
        <w:widowControl/>
        <w:adjustRightInd w:val="0"/>
        <w:snapToGrid w:val="0"/>
        <w:spacing w:line="240" w:lineRule="auto"/>
        <w:ind w:firstLine="0" w:firstLineChars="0"/>
        <w:jc w:val="center"/>
        <w:outlineLvl w:val="9"/>
        <w:rPr>
          <w:del w:id="2883" w:author="白日梦想家" w:date="2026-10-26T15:11:03Z"/>
          <w:rFonts w:hint="eastAsia" w:ascii="方正楷体_GBK" w:hAnsi="方正楷体_GBK" w:eastAsia="方正楷体_GBK" w:cs="方正楷体_GBK"/>
          <w:b/>
          <w:bCs/>
          <w:sz w:val="32"/>
          <w:szCs w:val="32"/>
          <w:highlight w:val="none"/>
        </w:rPr>
        <w:pPrChange w:id="2882" w:author="白日梦想家" w:date="2026-10-26T15:11:11Z">
          <w:pPr>
            <w:keepNext/>
            <w:widowControl/>
            <w:adjustRightInd w:val="0"/>
            <w:snapToGrid w:val="0"/>
            <w:spacing w:line="560" w:lineRule="exact"/>
            <w:ind w:firstLine="641" w:firstLineChars="200"/>
            <w:outlineLvl w:val="1"/>
          </w:pPr>
        </w:pPrChange>
      </w:pPr>
      <w:del w:id="2884" w:author="白日梦想家" w:date="2026-10-26T15:11:03Z">
        <w:r>
          <w:rPr>
            <w:rFonts w:hint="eastAsia" w:ascii="方正楷体_GBK" w:hAnsi="方正楷体_GBK" w:eastAsia="方正楷体_GBK" w:cs="方正楷体_GBK"/>
            <w:b/>
            <w:bCs/>
            <w:sz w:val="32"/>
            <w:szCs w:val="32"/>
          </w:rPr>
          <w:delText>（五）形成六张矩阵并明确推荐窗口条件</w:delText>
        </w:r>
      </w:del>
    </w:p>
    <w:p w14:paraId="0C0C25DF">
      <w:pPr>
        <w:keepNext/>
        <w:widowControl/>
        <w:adjustRightInd w:val="0"/>
        <w:snapToGrid w:val="0"/>
        <w:spacing w:line="240" w:lineRule="auto"/>
        <w:ind w:firstLine="0" w:firstLineChars="0"/>
        <w:jc w:val="center"/>
        <w:outlineLvl w:val="9"/>
        <w:rPr>
          <w:del w:id="2886" w:author="白日梦想家" w:date="2026-10-26T15:11:03Z"/>
          <w:rFonts w:hint="eastAsia" w:ascii="方正仿宋_GBK" w:hAnsi="方正仿宋_GBK" w:eastAsia="方正仿宋_GBK" w:cs="Times New Roman"/>
          <w:sz w:val="32"/>
          <w:szCs w:val="32"/>
          <w:highlight w:val="none"/>
          <w14:ligatures w14:val="standardContextual"/>
        </w:rPr>
        <w:pPrChange w:id="2885" w:author="白日梦想家" w:date="2026-10-26T15:11:11Z">
          <w:pPr>
            <w:widowControl/>
            <w:adjustRightInd w:val="0"/>
            <w:snapToGrid w:val="0"/>
            <w:spacing w:line="560" w:lineRule="exact"/>
            <w:ind w:firstLine="640" w:firstLineChars="200"/>
          </w:pPr>
        </w:pPrChange>
      </w:pPr>
      <w:del w:id="2887" w:author="白日梦想家" w:date="2026-10-26T15:11:03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39585481">
      <w:pPr>
        <w:keepNext/>
        <w:widowControl/>
        <w:adjustRightInd w:val="0"/>
        <w:snapToGrid w:val="0"/>
        <w:spacing w:line="240" w:lineRule="auto"/>
        <w:ind w:firstLine="0" w:firstLineChars="0"/>
        <w:jc w:val="center"/>
        <w:outlineLvl w:val="9"/>
        <w:rPr>
          <w:del w:id="2889" w:author="白日梦想家" w:date="2026-10-26T15:11:03Z"/>
          <w:rFonts w:hint="eastAsia" w:ascii="方正仿宋_GBK" w:hAnsi="方正仿宋_GBK" w:eastAsia="方正仿宋_GBK" w:cs="Times New Roman"/>
          <w:sz w:val="32"/>
          <w:szCs w:val="32"/>
          <w:highlight w:val="none"/>
          <w14:ligatures w14:val="standardContextual"/>
        </w:rPr>
        <w:pPrChange w:id="2888" w:author="白日梦想家" w:date="2026-10-26T15:11:11Z">
          <w:pPr>
            <w:widowControl/>
            <w:adjustRightInd w:val="0"/>
            <w:snapToGrid w:val="0"/>
            <w:spacing w:line="560" w:lineRule="exact"/>
            <w:ind w:firstLine="640" w:firstLineChars="200"/>
          </w:pPr>
        </w:pPrChange>
      </w:pPr>
      <w:del w:id="2890" w:author="白日梦想家" w:date="2026-10-26T15:11:03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411D5819">
      <w:pPr>
        <w:keepNext/>
        <w:widowControl/>
        <w:adjustRightInd w:val="0"/>
        <w:snapToGrid w:val="0"/>
        <w:spacing w:line="240" w:lineRule="auto"/>
        <w:ind w:firstLine="0" w:firstLineChars="0"/>
        <w:jc w:val="center"/>
        <w:outlineLvl w:val="9"/>
        <w:rPr>
          <w:del w:id="2892" w:author="白日梦想家" w:date="2026-10-26T15:11:03Z"/>
          <w:rFonts w:hint="eastAsia" w:ascii="方正仿宋_GBK" w:hAnsi="方正仿宋_GBK" w:eastAsia="方正仿宋_GBK" w:cs="Times New Roman"/>
          <w:sz w:val="32"/>
          <w:szCs w:val="32"/>
          <w:highlight w:val="none"/>
          <w14:ligatures w14:val="standardContextual"/>
        </w:rPr>
        <w:pPrChange w:id="2891" w:author="白日梦想家" w:date="2026-10-26T15:11:11Z">
          <w:pPr>
            <w:widowControl/>
            <w:adjustRightInd w:val="0"/>
            <w:snapToGrid w:val="0"/>
            <w:spacing w:line="560" w:lineRule="exact"/>
            <w:ind w:firstLine="640" w:firstLineChars="200"/>
          </w:pPr>
        </w:pPrChange>
      </w:pPr>
      <w:del w:id="2893" w:author="白日梦想家" w:date="2026-10-26T15:11:03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del w:id="2894" w:author="白日梦想家" w:date="2026-10-26T15:11:03Z"/>
          <w:rFonts w:hint="eastAsia" w:ascii="方正仿宋_GBK" w:hAnsi="方正仿宋_GBK" w:eastAsia="方正仿宋_GBK" w:cs="Times New Roman"/>
          <w:sz w:val="32"/>
          <w:szCs w:val="32"/>
          <w:highlight w:val="none"/>
          <w14:ligatures w14:val="standardContextual"/>
        </w:rPr>
      </w:pPr>
      <w:del w:id="2895" w:author="白日梦想家" w:date="2026-10-26T15:11:03Z">
        <w:r>
          <w:rPr>
            <w:rFonts w:hint="default" w:ascii="Times New Roman" w:hAnsi="Times New Roman" w:eastAsia="方正仿宋_GBK" w:cs="Times New Roman"/>
            <w:b w:val="0"/>
            <w:bCs w:val="0"/>
            <w:i w:val="0"/>
            <w:iCs w:val="0"/>
            <w:sz w:val="24"/>
            <w:szCs w:val="24"/>
            <w:rPrChange w:id="2896" w:author="xh" w:date="2026-10-26T09:31:05Z">
              <w:rPr>
                <w:rFonts w:hint="eastAsia" w:ascii="方正仿宋_GBK" w:hAnsi="方正仿宋_GBK" w:eastAsia="方正仿宋_GBK" w:cs="Times New Roman"/>
                <w:sz w:val="32"/>
                <w:szCs w:val="32"/>
              </w:rPr>
            </w:rPrChange>
          </w:rPr>
          <w:delText>表</w:delText>
        </w:r>
      </w:del>
      <w:ins w:id="2897" w:author="xh" w:date="2026-10-26T09:31:05Z">
        <w:del w:id="2898" w:author="白日梦想家" w:date="2026-10-26T15:11:03Z">
          <w:r>
            <w:rPr>
              <w:rFonts w:hint="default" w:ascii="Times New Roman" w:hAnsi="Times New Roman" w:eastAsia="方正仿宋_GBK" w:cs="Times New Roman"/>
              <w:b w:val="0"/>
              <w:bCs w:val="0"/>
              <w:i w:val="0"/>
              <w:iCs w:val="0"/>
              <w:sz w:val="24"/>
              <w:szCs w:val="24"/>
              <w:rPrChange w:id="2899" w:author="xh" w:date="2026-10-26T09:31:05Z">
                <w:rPr>
                  <w:rFonts w:hint="eastAsia" w:ascii="方正仿宋_GBK" w:hAnsi="方正仿宋_GBK" w:eastAsia="方正仿宋_GBK" w:cs="Times New Roman"/>
                  <w:sz w:val="32"/>
                  <w:szCs w:val="32"/>
                </w:rPr>
              </w:rPrChange>
            </w:rPr>
            <w:delText>2</w:delText>
          </w:r>
        </w:del>
      </w:ins>
      <w:del w:id="2900" w:author="白日梦想家" w:date="2026-10-26T15:11:03Z">
        <w:r>
          <w:rPr>
            <w:rFonts w:hint="eastAsia" w:ascii="方正仿宋_GBK" w:hAnsi="方正仿宋_GBK" w:eastAsia="方正仿宋_GBK" w:cs="Times New Roman"/>
            <w:sz w:val="32"/>
            <w:szCs w:val="32"/>
          </w:rPr>
          <w:delText>8</w:delText>
        </w:r>
      </w:del>
      <w:del w:id="2901" w:author="白日梦想家" w:date="2026-10-26T15:11:03Z">
        <w:r>
          <w:rPr>
            <w:rFonts w:hint="default" w:ascii="Times New Roman" w:hAnsi="Times New Roman" w:eastAsia="方正仿宋_GBK" w:cs="Times New Roman"/>
            <w:b w:val="0"/>
            <w:bCs w:val="0"/>
            <w:i w:val="0"/>
            <w:iCs w:val="0"/>
            <w:sz w:val="24"/>
            <w:szCs w:val="24"/>
            <w:rPrChange w:id="2902" w:author="xh" w:date="2026-10-26T09:31:05Z">
              <w:rPr>
                <w:rFonts w:hint="eastAsia" w:ascii="方正仿宋_GBK" w:hAnsi="方正仿宋_GBK" w:eastAsia="方正仿宋_GBK" w:cs="Times New Roman"/>
                <w:sz w:val="32"/>
                <w:szCs w:val="32"/>
              </w:rPr>
            </w:rPrChange>
          </w:rPr>
          <w:delText xml:space="preserve"> </w:delText>
        </w:r>
      </w:del>
      <w:ins w:id="2903" w:author="xh" w:date="2026-10-26T09:31:05Z">
        <w:del w:id="2904" w:author="白日梦想家" w:date="2026-10-26T15:11:03Z">
          <w:r>
            <w:rPr>
              <w:rFonts w:hint="default" w:ascii="Times New Roman" w:hAnsi="Times New Roman" w:eastAsia="方正仿宋_GBK" w:cs="Times New Roman"/>
              <w:b w:val="0"/>
              <w:bCs w:val="0"/>
              <w:i w:val="0"/>
              <w:iCs w:val="0"/>
              <w:sz w:val="24"/>
              <w:szCs w:val="24"/>
              <w:rPrChange w:id="2905" w:author="xh" w:date="2026-10-26T09:31:05Z">
                <w:rPr>
                  <w:rFonts w:hint="eastAsia" w:ascii="方正仿宋_GBK" w:hAnsi="方正仿宋_GBK" w:eastAsia="方正仿宋_GBK" w:cs="Times New Roman"/>
                  <w:sz w:val="32"/>
                  <w:szCs w:val="32"/>
                </w:rPr>
              </w:rPrChange>
            </w:rPr>
            <w:delText>低电缆比例、较低负荷分散系数场景的</w:delText>
          </w:r>
        </w:del>
      </w:ins>
      <w:del w:id="2906" w:author="白日梦想家" w:date="2026-10-26T15:11:03Z">
        <w:r>
          <w:rPr>
            <w:rFonts w:hint="default" w:ascii="Times New Roman" w:hAnsi="Times New Roman" w:eastAsia="方正仿宋_GBK" w:cs="Times New Roman"/>
            <w:b w:val="0"/>
            <w:bCs w:val="0"/>
            <w:i w:val="0"/>
            <w:iCs w:val="0"/>
            <w:sz w:val="24"/>
            <w:szCs w:val="24"/>
            <w:rPrChange w:id="2907" w:author="xh" w:date="2026-10-26T09:31:05Z">
              <w:rPr>
                <w:rFonts w:hint="eastAsia" w:ascii="方正仿宋_GBK" w:hAnsi="方正仿宋_GBK" w:eastAsia="方正仿宋_GBK" w:cs="Times New Roman"/>
                <w:sz w:val="32"/>
                <w:szCs w:val="32"/>
              </w:rPr>
            </w:rPrChange>
          </w:rPr>
          <w:delText>容载比推荐</w:delText>
        </w:r>
      </w:del>
      <w:ins w:id="2908" w:author="xh" w:date="2026-10-26T09:31:05Z">
        <w:del w:id="2909" w:author="白日梦想家" w:date="2026-10-26T15:11:03Z">
          <w:r>
            <w:rPr>
              <w:rFonts w:hint="default" w:ascii="Times New Roman" w:hAnsi="Times New Roman" w:eastAsia="方正仿宋_GBK" w:cs="Times New Roman"/>
              <w:b w:val="0"/>
              <w:bCs w:val="0"/>
              <w:i w:val="0"/>
              <w:iCs w:val="0"/>
              <w:sz w:val="24"/>
              <w:szCs w:val="24"/>
              <w:rPrChange w:id="2910" w:author="xh" w:date="2026-10-26T09:31:05Z">
                <w:rPr>
                  <w:rFonts w:hint="eastAsia" w:ascii="方正仿宋_GBK" w:hAnsi="方正仿宋_GBK" w:eastAsia="方正仿宋_GBK" w:cs="Times New Roman"/>
                  <w:sz w:val="32"/>
                  <w:szCs w:val="32"/>
                </w:rPr>
              </w:rPrChange>
            </w:rPr>
            <w:delText>窗口</w:delText>
          </w:r>
        </w:del>
      </w:ins>
      <w:ins w:id="2911" w:author="许恒" w:date="2026-10-26T09:30:56Z">
        <w:del w:id="2912"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2913" w:author="白日梦想家" w:date="2026-10-26T15:11:03Z">
        <w:r>
          <w:rPr>
            <w:rFonts w:hint="eastAsia" w:ascii="方正仿宋_GBK" w:hAnsi="方正仿宋_GBK" w:eastAsia="方正仿宋_GBK" w:cs="Times New Roman"/>
            <w:sz w:val="32"/>
            <w:szCs w:val="32"/>
          </w:rPr>
          <w:delText>（电缆占比≤10%、分散系数≤1.15）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914" w:author="白日梦想家" w:date="2026-10-26T15:11:03Z"/>
        </w:trPr>
        <w:tc>
          <w:tcPr>
            <w:tcW w:w="1450" w:type="dxa"/>
            <w:vAlign w:val="center"/>
          </w:tcPr>
          <w:p w14:paraId="5B7F6A79">
            <w:pPr>
              <w:keepNext/>
              <w:widowControl/>
              <w:adjustRightInd w:val="0"/>
              <w:snapToGrid w:val="0"/>
              <w:spacing w:before="0" w:after="0" w:line="240" w:lineRule="auto"/>
              <w:ind w:left="0" w:leftChars="0" w:right="0" w:rightChars="0" w:firstLine="0" w:firstLineChars="0"/>
              <w:jc w:val="center"/>
              <w:outlineLvl w:val="9"/>
              <w:rPr>
                <w:del w:id="2916" w:author="白日梦想家" w:date="2026-10-26T15:11:03Z"/>
              </w:rPr>
              <w:pPrChange w:id="2915" w:author="白日梦想家" w:date="2026-10-26T15:11:11Z">
                <w:pPr>
                  <w:keepNext/>
                  <w:snapToGrid w:val="0"/>
                  <w:spacing w:before="0" w:after="0" w:line="370" w:lineRule="exact"/>
                  <w:ind w:left="0" w:leftChars="0" w:right="0" w:rightChars="0" w:firstLine="0" w:firstLineChars="0"/>
                  <w:jc w:val="center"/>
                </w:pPr>
              </w:pPrChange>
            </w:pPr>
            <w:del w:id="2917" w:author="白日梦想家" w:date="2026-10-26T15:11:03Z">
              <w:r>
                <w:rPr>
                  <w:rFonts w:hint="default" w:ascii="Times New Roman" w:hAnsi="Times New Roman" w:eastAsia="方正仿宋_GBK" w:cs="Times New Roman"/>
                  <w:b/>
                  <w:sz w:val="28"/>
                  <w:szCs w:val="28"/>
                  <w:rPrChange w:id="2918" w:author="xh" w:date="2026-10-26T09:32:43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009BDB04">
            <w:pPr>
              <w:keepNext/>
              <w:widowControl/>
              <w:adjustRightInd w:val="0"/>
              <w:snapToGrid w:val="0"/>
              <w:spacing w:before="0" w:after="0" w:line="240" w:lineRule="auto"/>
              <w:ind w:left="0" w:leftChars="0" w:right="0" w:rightChars="0" w:firstLine="0" w:firstLineChars="0"/>
              <w:jc w:val="center"/>
              <w:outlineLvl w:val="9"/>
              <w:rPr>
                <w:del w:id="2920" w:author="白日梦想家" w:date="2026-10-26T15:11:03Z"/>
              </w:rPr>
              <w:pPrChange w:id="2919" w:author="白日梦想家" w:date="2026-10-26T15:11:11Z">
                <w:pPr>
                  <w:keepNext/>
                  <w:snapToGrid w:val="0"/>
                  <w:spacing w:before="0" w:after="0" w:line="370" w:lineRule="exact"/>
                  <w:ind w:left="0" w:leftChars="0" w:right="0" w:rightChars="0" w:firstLine="0" w:firstLineChars="0"/>
                  <w:jc w:val="center"/>
                </w:pPr>
              </w:pPrChange>
            </w:pPr>
            <w:del w:id="2921" w:author="白日梦想家" w:date="2026-10-26T15:11:03Z">
              <w:r>
                <w:rPr>
                  <w:rFonts w:hint="default" w:ascii="Times New Roman" w:hAnsi="Times New Roman" w:eastAsia="方正仿宋_GBK" w:cs="Times New Roman"/>
                  <w:b/>
                  <w:sz w:val="28"/>
                  <w:szCs w:val="28"/>
                  <w:rPrChange w:id="2922" w:author="xh" w:date="2026-10-26T09:32:43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1C213066">
            <w:pPr>
              <w:keepNext/>
              <w:widowControl/>
              <w:adjustRightInd w:val="0"/>
              <w:snapToGrid w:val="0"/>
              <w:spacing w:before="0" w:after="0" w:line="240" w:lineRule="auto"/>
              <w:ind w:left="0" w:leftChars="0" w:right="0" w:rightChars="0" w:firstLine="0" w:firstLineChars="0"/>
              <w:jc w:val="center"/>
              <w:outlineLvl w:val="9"/>
              <w:rPr>
                <w:del w:id="2924" w:author="白日梦想家" w:date="2026-10-26T15:11:03Z"/>
              </w:rPr>
              <w:pPrChange w:id="2923" w:author="白日梦想家" w:date="2026-10-26T15:11:11Z">
                <w:pPr>
                  <w:keepNext/>
                  <w:snapToGrid w:val="0"/>
                  <w:spacing w:before="0" w:after="0" w:line="370" w:lineRule="exact"/>
                  <w:ind w:left="0" w:leftChars="0" w:right="0" w:rightChars="0" w:firstLine="0" w:firstLineChars="0"/>
                  <w:jc w:val="center"/>
                </w:pPr>
              </w:pPrChange>
            </w:pPr>
            <w:del w:id="2925" w:author="白日梦想家" w:date="2026-10-26T15:11:03Z">
              <w:r>
                <w:rPr>
                  <w:rFonts w:hint="default" w:ascii="Times New Roman" w:hAnsi="Times New Roman" w:eastAsia="方正仿宋_GBK" w:cs="Times New Roman"/>
                  <w:b/>
                  <w:sz w:val="28"/>
                  <w:szCs w:val="28"/>
                  <w:rPrChange w:id="2926" w:author="xh" w:date="2026-10-26T09:32:43Z">
                    <w:rPr>
                      <w:rFonts w:hint="eastAsia" w:ascii="方正仿宋_GBK" w:hAnsi="方正仿宋_GBK" w:eastAsia="方正仿宋_GBK" w:cs="Times New Roman"/>
                      <w:b/>
                      <w:sz w:val="24"/>
                      <w:szCs w:val="24"/>
                    </w:rPr>
                  </w:rPrChange>
                </w:rPr>
                <w:delText>≤30%</w:delText>
              </w:r>
            </w:del>
          </w:p>
        </w:tc>
        <w:tc>
          <w:tcPr>
            <w:tcW w:w="1451" w:type="dxa"/>
            <w:vAlign w:val="center"/>
          </w:tcPr>
          <w:p w14:paraId="4E59911D">
            <w:pPr>
              <w:keepNext/>
              <w:widowControl/>
              <w:adjustRightInd w:val="0"/>
              <w:snapToGrid w:val="0"/>
              <w:spacing w:before="0" w:after="0" w:line="240" w:lineRule="auto"/>
              <w:ind w:left="0" w:leftChars="0" w:right="0" w:rightChars="0" w:firstLine="0" w:firstLineChars="0"/>
              <w:jc w:val="center"/>
              <w:outlineLvl w:val="9"/>
              <w:rPr>
                <w:del w:id="2928" w:author="白日梦想家" w:date="2026-10-26T15:11:03Z"/>
              </w:rPr>
              <w:pPrChange w:id="2927" w:author="白日梦想家" w:date="2026-10-26T15:11:11Z">
                <w:pPr>
                  <w:keepNext/>
                  <w:snapToGrid w:val="0"/>
                  <w:spacing w:before="0" w:after="0" w:line="370" w:lineRule="exact"/>
                  <w:ind w:left="0" w:leftChars="0" w:right="0" w:rightChars="0" w:firstLine="0" w:firstLineChars="0"/>
                  <w:jc w:val="center"/>
                </w:pPr>
              </w:pPrChange>
            </w:pPr>
            <w:del w:id="2929" w:author="白日梦想家" w:date="2026-10-26T15:11:03Z">
              <w:r>
                <w:rPr>
                  <w:rFonts w:hint="default" w:ascii="Times New Roman" w:hAnsi="Times New Roman" w:eastAsia="方正仿宋_GBK" w:cs="Times New Roman"/>
                  <w:b/>
                  <w:sz w:val="28"/>
                  <w:szCs w:val="28"/>
                  <w:rPrChange w:id="2930" w:author="xh" w:date="2026-10-26T09:32:43Z">
                    <w:rPr>
                      <w:rFonts w:hint="eastAsia" w:ascii="方正仿宋_GBK" w:hAnsi="方正仿宋_GBK" w:eastAsia="方正仿宋_GBK" w:cs="Times New Roman"/>
                      <w:b/>
                      <w:sz w:val="24"/>
                      <w:szCs w:val="24"/>
                    </w:rPr>
                  </w:rPrChange>
                </w:rPr>
                <w:delText>(30%,50%]</w:delText>
              </w:r>
            </w:del>
          </w:p>
        </w:tc>
        <w:tc>
          <w:tcPr>
            <w:tcW w:w="1451" w:type="dxa"/>
            <w:vAlign w:val="center"/>
          </w:tcPr>
          <w:p w14:paraId="6C2195AC">
            <w:pPr>
              <w:keepNext/>
              <w:widowControl/>
              <w:adjustRightInd w:val="0"/>
              <w:snapToGrid w:val="0"/>
              <w:spacing w:before="0" w:after="0" w:line="240" w:lineRule="auto"/>
              <w:ind w:left="0" w:leftChars="0" w:right="0" w:rightChars="0" w:firstLine="0" w:firstLineChars="0"/>
              <w:jc w:val="center"/>
              <w:outlineLvl w:val="9"/>
              <w:rPr>
                <w:del w:id="2932" w:author="白日梦想家" w:date="2026-10-26T15:11:03Z"/>
              </w:rPr>
              <w:pPrChange w:id="2931" w:author="白日梦想家" w:date="2026-10-26T15:11:11Z">
                <w:pPr>
                  <w:keepNext/>
                  <w:snapToGrid w:val="0"/>
                  <w:spacing w:before="0" w:after="0" w:line="370" w:lineRule="exact"/>
                  <w:ind w:left="0" w:leftChars="0" w:right="0" w:rightChars="0" w:firstLine="0" w:firstLineChars="0"/>
                  <w:jc w:val="center"/>
                </w:pPr>
              </w:pPrChange>
            </w:pPr>
            <w:del w:id="2933" w:author="白日梦想家" w:date="2026-10-26T15:11:03Z">
              <w:r>
                <w:rPr>
                  <w:rFonts w:hint="default" w:ascii="Times New Roman" w:hAnsi="Times New Roman" w:eastAsia="方正仿宋_GBK" w:cs="Times New Roman"/>
                  <w:b/>
                  <w:sz w:val="28"/>
                  <w:szCs w:val="28"/>
                  <w:rPrChange w:id="2934" w:author="xh" w:date="2026-10-26T09:32:43Z">
                    <w:rPr>
                      <w:rFonts w:hint="eastAsia" w:ascii="方正仿宋_GBK" w:hAnsi="方正仿宋_GBK" w:eastAsia="方正仿宋_GBK" w:cs="Times New Roman"/>
                      <w:b/>
                      <w:sz w:val="24"/>
                      <w:szCs w:val="24"/>
                    </w:rPr>
                  </w:rPrChange>
                </w:rPr>
                <w:delText>(50%,70%]</w:delText>
              </w:r>
            </w:del>
          </w:p>
        </w:tc>
        <w:tc>
          <w:tcPr>
            <w:tcW w:w="1453" w:type="dxa"/>
            <w:vAlign w:val="center"/>
          </w:tcPr>
          <w:p w14:paraId="1AAAB786">
            <w:pPr>
              <w:keepNext/>
              <w:widowControl/>
              <w:adjustRightInd w:val="0"/>
              <w:snapToGrid w:val="0"/>
              <w:spacing w:before="0" w:after="0" w:line="240" w:lineRule="auto"/>
              <w:ind w:left="0" w:leftChars="0" w:right="0" w:rightChars="0" w:firstLine="0" w:firstLineChars="0"/>
              <w:jc w:val="center"/>
              <w:outlineLvl w:val="9"/>
              <w:rPr>
                <w:del w:id="2936" w:author="白日梦想家" w:date="2026-10-26T15:11:03Z"/>
              </w:rPr>
              <w:pPrChange w:id="2935" w:author="白日梦想家" w:date="2026-10-26T15:11:11Z">
                <w:pPr>
                  <w:keepNext/>
                  <w:snapToGrid w:val="0"/>
                  <w:spacing w:before="0" w:after="0" w:line="370" w:lineRule="exact"/>
                  <w:ind w:left="0" w:leftChars="0" w:right="0" w:rightChars="0" w:firstLine="0" w:firstLineChars="0"/>
                  <w:jc w:val="center"/>
                </w:pPr>
              </w:pPrChange>
            </w:pPr>
            <w:del w:id="2937" w:author="白日梦想家" w:date="2026-10-26T15:11:03Z">
              <w:r>
                <w:rPr>
                  <w:rFonts w:hint="default" w:ascii="Times New Roman" w:hAnsi="Times New Roman" w:eastAsia="方正仿宋_GBK" w:cs="Times New Roman"/>
                  <w:b/>
                  <w:sz w:val="28"/>
                  <w:szCs w:val="28"/>
                  <w:rPrChange w:id="2938" w:author="xh" w:date="2026-10-26T09:32:43Z">
                    <w:rPr>
                      <w:rFonts w:hint="eastAsia" w:ascii="方正仿宋_GBK" w:hAnsi="方正仿宋_GBK" w:eastAsia="方正仿宋_GBK" w:cs="Times New Roman"/>
                      <w:b/>
                      <w:sz w:val="24"/>
                      <w:szCs w:val="24"/>
                    </w:rPr>
                  </w:rPrChange>
                </w:rPr>
                <w:delText>&gt;70%</w:delText>
              </w:r>
            </w:del>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39" w:author="白日梦想家" w:date="2026-10-26T15:11:03Z"/>
        </w:trPr>
        <w:tc>
          <w:tcPr>
            <w:tcW w:w="1450" w:type="dxa"/>
            <w:vAlign w:val="center"/>
          </w:tcPr>
          <w:p w14:paraId="795E3FA6">
            <w:pPr>
              <w:keepNext/>
              <w:widowControl/>
              <w:adjustRightInd w:val="0"/>
              <w:snapToGrid w:val="0"/>
              <w:spacing w:before="0" w:after="0" w:line="240" w:lineRule="auto"/>
              <w:ind w:left="0" w:leftChars="0" w:right="0" w:rightChars="0" w:firstLine="0" w:firstLineChars="0"/>
              <w:jc w:val="center"/>
              <w:outlineLvl w:val="9"/>
              <w:rPr>
                <w:del w:id="2941" w:author="白日梦想家" w:date="2026-10-26T15:11:03Z"/>
              </w:rPr>
              <w:pPrChange w:id="2940" w:author="白日梦想家" w:date="2026-10-26T15:11:11Z">
                <w:pPr>
                  <w:keepNext/>
                  <w:snapToGrid w:val="0"/>
                  <w:spacing w:before="0" w:after="0" w:line="370" w:lineRule="exact"/>
                  <w:ind w:left="0" w:leftChars="0" w:right="0" w:rightChars="0" w:firstLine="0" w:firstLineChars="0"/>
                  <w:jc w:val="center"/>
                </w:pPr>
              </w:pPrChange>
            </w:pPr>
            <w:del w:id="2942" w:author="白日梦想家" w:date="2026-10-26T15:11:03Z">
              <w:r>
                <w:rPr>
                  <w:rFonts w:hint="default" w:ascii="Times New Roman" w:hAnsi="Times New Roman" w:eastAsia="方正仿宋_GBK" w:cs="Times New Roman"/>
                  <w:sz w:val="28"/>
                  <w:szCs w:val="28"/>
                  <w:rPrChange w:id="2943"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621F2F92">
            <w:pPr>
              <w:keepNext/>
              <w:widowControl/>
              <w:adjustRightInd w:val="0"/>
              <w:snapToGrid w:val="0"/>
              <w:spacing w:before="0" w:after="0" w:line="240" w:lineRule="auto"/>
              <w:ind w:left="0" w:leftChars="0" w:right="0" w:rightChars="0" w:firstLine="0" w:firstLineChars="0"/>
              <w:jc w:val="center"/>
              <w:outlineLvl w:val="9"/>
              <w:rPr>
                <w:del w:id="2945" w:author="白日梦想家" w:date="2026-10-26T15:11:03Z"/>
              </w:rPr>
              <w:pPrChange w:id="2944" w:author="白日梦想家" w:date="2026-10-26T15:11:11Z">
                <w:pPr>
                  <w:keepNext/>
                  <w:snapToGrid w:val="0"/>
                  <w:spacing w:before="0" w:after="0" w:line="370" w:lineRule="exact"/>
                  <w:ind w:left="0" w:leftChars="0" w:right="0" w:rightChars="0" w:firstLine="0" w:firstLineChars="0"/>
                  <w:jc w:val="center"/>
                </w:pPr>
              </w:pPrChange>
            </w:pPr>
            <w:del w:id="2946" w:author="白日梦想家" w:date="2026-10-26T15:11:03Z">
              <w:r>
                <w:rPr>
                  <w:rFonts w:hint="default" w:ascii="Times New Roman" w:hAnsi="Times New Roman" w:eastAsia="方正仿宋_GBK" w:cs="Times New Roman"/>
                  <w:sz w:val="28"/>
                  <w:szCs w:val="28"/>
                  <w:rPrChange w:id="2947"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613B6D3B">
            <w:pPr>
              <w:keepNext/>
              <w:widowControl/>
              <w:adjustRightInd w:val="0"/>
              <w:snapToGrid w:val="0"/>
              <w:spacing w:before="0" w:after="0" w:line="240" w:lineRule="auto"/>
              <w:ind w:left="0" w:leftChars="0" w:right="0" w:rightChars="0" w:firstLine="0" w:firstLineChars="0"/>
              <w:jc w:val="center"/>
              <w:outlineLvl w:val="9"/>
              <w:rPr>
                <w:del w:id="2949" w:author="白日梦想家" w:date="2026-10-26T15:11:03Z"/>
              </w:rPr>
              <w:pPrChange w:id="2948" w:author="白日梦想家" w:date="2026-10-26T15:11:11Z">
                <w:pPr>
                  <w:keepNext/>
                  <w:snapToGrid w:val="0"/>
                  <w:spacing w:before="0" w:after="0" w:line="370" w:lineRule="exact"/>
                  <w:ind w:left="0" w:leftChars="0" w:right="0" w:rightChars="0" w:firstLine="0" w:firstLineChars="0"/>
                  <w:jc w:val="center"/>
                </w:pPr>
              </w:pPrChange>
            </w:pPr>
            <w:del w:id="2950" w:author="白日梦想家" w:date="2026-10-26T15:11:03Z">
              <w:r>
                <w:rPr>
                  <w:rFonts w:hint="default" w:ascii="Times New Roman" w:hAnsi="Times New Roman" w:eastAsia="方正仿宋_GBK" w:cs="Times New Roman"/>
                  <w:sz w:val="28"/>
                  <w:szCs w:val="28"/>
                  <w:rPrChange w:id="2951"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6F90BD36">
            <w:pPr>
              <w:keepNext/>
              <w:widowControl/>
              <w:adjustRightInd w:val="0"/>
              <w:snapToGrid w:val="0"/>
              <w:spacing w:before="0" w:after="0" w:line="240" w:lineRule="auto"/>
              <w:ind w:left="0" w:leftChars="0" w:right="0" w:rightChars="0" w:firstLine="0" w:firstLineChars="0"/>
              <w:jc w:val="center"/>
              <w:outlineLvl w:val="9"/>
              <w:rPr>
                <w:del w:id="2953" w:author="白日梦想家" w:date="2026-10-26T15:11:03Z"/>
              </w:rPr>
              <w:pPrChange w:id="2952" w:author="白日梦想家" w:date="2026-10-26T15:11:11Z">
                <w:pPr>
                  <w:keepNext/>
                  <w:snapToGrid w:val="0"/>
                  <w:spacing w:before="0" w:after="0" w:line="370" w:lineRule="exact"/>
                  <w:ind w:left="0" w:leftChars="0" w:right="0" w:rightChars="0" w:firstLine="0" w:firstLineChars="0"/>
                  <w:jc w:val="center"/>
                </w:pPr>
              </w:pPrChange>
            </w:pPr>
            <w:del w:id="2954" w:author="白日梦想家" w:date="2026-10-26T15:11:03Z">
              <w:r>
                <w:rPr>
                  <w:rFonts w:hint="default" w:ascii="Times New Roman" w:hAnsi="Times New Roman" w:eastAsia="方正仿宋_GBK" w:cs="Times New Roman"/>
                  <w:sz w:val="28"/>
                  <w:szCs w:val="28"/>
                  <w:rPrChange w:id="2955"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0D058230">
            <w:pPr>
              <w:keepNext/>
              <w:widowControl/>
              <w:adjustRightInd w:val="0"/>
              <w:snapToGrid w:val="0"/>
              <w:spacing w:before="0" w:after="0" w:line="240" w:lineRule="auto"/>
              <w:ind w:left="0" w:leftChars="0" w:right="0" w:rightChars="0" w:firstLine="0" w:firstLineChars="0"/>
              <w:jc w:val="center"/>
              <w:outlineLvl w:val="9"/>
              <w:rPr>
                <w:del w:id="2957" w:author="白日梦想家" w:date="2026-10-26T15:11:03Z"/>
              </w:rPr>
              <w:pPrChange w:id="2956" w:author="白日梦想家" w:date="2026-10-26T15:11:11Z">
                <w:pPr>
                  <w:keepNext/>
                  <w:snapToGrid w:val="0"/>
                  <w:spacing w:before="0" w:after="0" w:line="370" w:lineRule="exact"/>
                  <w:ind w:left="0" w:leftChars="0" w:right="0" w:rightChars="0" w:firstLine="0" w:firstLineChars="0"/>
                  <w:jc w:val="center"/>
                </w:pPr>
              </w:pPrChange>
            </w:pPr>
            <w:del w:id="2958" w:author="白日梦想家" w:date="2026-10-26T15:11:03Z">
              <w:r>
                <w:rPr>
                  <w:rFonts w:hint="default" w:ascii="Times New Roman" w:hAnsi="Times New Roman" w:eastAsia="方正仿宋_GBK" w:cs="Times New Roman"/>
                  <w:sz w:val="28"/>
                  <w:szCs w:val="28"/>
                  <w:rPrChange w:id="2959" w:author="xh" w:date="2026-10-26T09:32:43Z">
                    <w:rPr>
                      <w:rFonts w:hint="eastAsia" w:ascii="方正仿宋_GBK" w:hAnsi="方正仿宋_GBK" w:eastAsia="方正仿宋_GBK" w:cs="Times New Roman"/>
                      <w:sz w:val="24"/>
                      <w:szCs w:val="24"/>
                    </w:rPr>
                  </w:rPrChange>
                </w:rPr>
                <w:delText>1.95～2.05</w:delText>
              </w:r>
            </w:del>
          </w:p>
        </w:tc>
        <w:tc>
          <w:tcPr>
            <w:tcW w:w="1453" w:type="dxa"/>
            <w:vAlign w:val="center"/>
          </w:tcPr>
          <w:p w14:paraId="0CAF51AD">
            <w:pPr>
              <w:keepNext/>
              <w:widowControl/>
              <w:adjustRightInd w:val="0"/>
              <w:snapToGrid w:val="0"/>
              <w:spacing w:before="0" w:after="0" w:line="240" w:lineRule="auto"/>
              <w:ind w:left="0" w:leftChars="0" w:right="0" w:rightChars="0" w:firstLine="0" w:firstLineChars="0"/>
              <w:jc w:val="center"/>
              <w:outlineLvl w:val="9"/>
              <w:rPr>
                <w:del w:id="2961" w:author="白日梦想家" w:date="2026-10-26T15:11:03Z"/>
              </w:rPr>
              <w:pPrChange w:id="2960" w:author="白日梦想家" w:date="2026-10-26T15:11:11Z">
                <w:pPr>
                  <w:keepNext/>
                  <w:snapToGrid w:val="0"/>
                  <w:spacing w:before="0" w:after="0" w:line="370" w:lineRule="exact"/>
                  <w:ind w:left="0" w:leftChars="0" w:right="0" w:rightChars="0" w:firstLine="0" w:firstLineChars="0"/>
                  <w:jc w:val="center"/>
                </w:pPr>
              </w:pPrChange>
            </w:pPr>
            <w:del w:id="2962" w:author="白日梦想家" w:date="2026-10-26T15:11:03Z">
              <w:r>
                <w:rPr>
                  <w:rFonts w:hint="default" w:ascii="Times New Roman" w:hAnsi="Times New Roman" w:eastAsia="方正仿宋_GBK" w:cs="Times New Roman"/>
                  <w:sz w:val="28"/>
                  <w:szCs w:val="28"/>
                  <w:rPrChange w:id="2963" w:author="xh" w:date="2026-10-26T09:32:43Z">
                    <w:rPr>
                      <w:rFonts w:hint="eastAsia" w:ascii="方正仿宋_GBK" w:hAnsi="方正仿宋_GBK" w:eastAsia="方正仿宋_GBK" w:cs="Times New Roman"/>
                      <w:sz w:val="24"/>
                      <w:szCs w:val="24"/>
                    </w:rPr>
                  </w:rPrChange>
                </w:rPr>
                <w:delText>1.95～2.05</w:delText>
              </w:r>
            </w:del>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64" w:author="白日梦想家" w:date="2026-10-26T15:11:03Z"/>
        </w:trPr>
        <w:tc>
          <w:tcPr>
            <w:tcW w:w="1450" w:type="dxa"/>
            <w:vAlign w:val="center"/>
          </w:tcPr>
          <w:p w14:paraId="786F0AF5">
            <w:pPr>
              <w:keepNext/>
              <w:widowControl/>
              <w:adjustRightInd w:val="0"/>
              <w:snapToGrid w:val="0"/>
              <w:spacing w:before="0" w:after="0" w:line="240" w:lineRule="auto"/>
              <w:ind w:left="0" w:leftChars="0" w:right="0" w:rightChars="0" w:firstLine="0" w:firstLineChars="0"/>
              <w:jc w:val="center"/>
              <w:outlineLvl w:val="9"/>
              <w:rPr>
                <w:del w:id="2966" w:author="白日梦想家" w:date="2026-10-26T15:11:03Z"/>
              </w:rPr>
              <w:pPrChange w:id="2965" w:author="白日梦想家" w:date="2026-10-26T15:11:11Z">
                <w:pPr>
                  <w:keepNext/>
                  <w:snapToGrid w:val="0"/>
                  <w:spacing w:before="0" w:after="0" w:line="370" w:lineRule="exact"/>
                  <w:ind w:left="0" w:leftChars="0" w:right="0" w:rightChars="0" w:firstLine="0" w:firstLineChars="0"/>
                  <w:jc w:val="center"/>
                </w:pPr>
              </w:pPrChange>
            </w:pPr>
            <w:del w:id="2967" w:author="白日梦想家" w:date="2026-10-26T15:11:03Z">
              <w:r>
                <w:rPr>
                  <w:rFonts w:hint="default" w:ascii="Times New Roman" w:hAnsi="Times New Roman" w:eastAsia="方正仿宋_GBK" w:cs="Times New Roman"/>
                  <w:sz w:val="28"/>
                  <w:szCs w:val="28"/>
                  <w:rPrChange w:id="2968"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5552252E">
            <w:pPr>
              <w:keepNext/>
              <w:widowControl/>
              <w:adjustRightInd w:val="0"/>
              <w:snapToGrid w:val="0"/>
              <w:spacing w:before="0" w:after="0" w:line="240" w:lineRule="auto"/>
              <w:ind w:left="0" w:leftChars="0" w:right="0" w:rightChars="0" w:firstLine="0" w:firstLineChars="0"/>
              <w:jc w:val="center"/>
              <w:outlineLvl w:val="9"/>
              <w:rPr>
                <w:del w:id="2970" w:author="白日梦想家" w:date="2026-10-26T15:11:03Z"/>
              </w:rPr>
              <w:pPrChange w:id="2969" w:author="白日梦想家" w:date="2026-10-26T15:11:11Z">
                <w:pPr>
                  <w:keepNext/>
                  <w:snapToGrid w:val="0"/>
                  <w:spacing w:before="0" w:after="0" w:line="370" w:lineRule="exact"/>
                  <w:ind w:left="0" w:leftChars="0" w:right="0" w:rightChars="0" w:firstLine="0" w:firstLineChars="0"/>
                  <w:jc w:val="center"/>
                </w:pPr>
              </w:pPrChange>
            </w:pPr>
            <w:del w:id="2971" w:author="白日梦想家" w:date="2026-10-26T15:11:03Z">
              <w:r>
                <w:rPr>
                  <w:rFonts w:hint="default" w:ascii="Times New Roman" w:hAnsi="Times New Roman" w:eastAsia="方正仿宋_GBK" w:cs="Times New Roman"/>
                  <w:sz w:val="28"/>
                  <w:szCs w:val="28"/>
                  <w:rPrChange w:id="2972"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4AAD6863">
            <w:pPr>
              <w:keepNext/>
              <w:widowControl/>
              <w:adjustRightInd w:val="0"/>
              <w:snapToGrid w:val="0"/>
              <w:spacing w:before="0" w:after="0" w:line="240" w:lineRule="auto"/>
              <w:ind w:left="0" w:leftChars="0" w:right="0" w:rightChars="0" w:firstLine="0" w:firstLineChars="0"/>
              <w:jc w:val="center"/>
              <w:outlineLvl w:val="9"/>
              <w:rPr>
                <w:del w:id="2974" w:author="白日梦想家" w:date="2026-10-26T15:11:03Z"/>
              </w:rPr>
              <w:pPrChange w:id="2973" w:author="白日梦想家" w:date="2026-10-26T15:11:11Z">
                <w:pPr>
                  <w:keepNext/>
                  <w:snapToGrid w:val="0"/>
                  <w:spacing w:before="0" w:after="0" w:line="370" w:lineRule="exact"/>
                  <w:ind w:left="0" w:leftChars="0" w:right="0" w:rightChars="0" w:firstLine="0" w:firstLineChars="0"/>
                  <w:jc w:val="center"/>
                </w:pPr>
              </w:pPrChange>
            </w:pPr>
            <w:del w:id="2975" w:author="白日梦想家" w:date="2026-10-26T15:11:03Z">
              <w:r>
                <w:rPr>
                  <w:rFonts w:hint="default" w:ascii="Times New Roman" w:hAnsi="Times New Roman" w:eastAsia="方正仿宋_GBK" w:cs="Times New Roman"/>
                  <w:sz w:val="28"/>
                  <w:szCs w:val="28"/>
                  <w:rPrChange w:id="2976" w:author="xh" w:date="2026-10-26T09:32:43Z">
                    <w:rPr>
                      <w:rFonts w:hint="eastAsia" w:ascii="方正仿宋_GBK" w:hAnsi="方正仿宋_GBK" w:eastAsia="方正仿宋_GBK" w:cs="Times New Roman"/>
                      <w:sz w:val="24"/>
                      <w:szCs w:val="24"/>
                    </w:rPr>
                  </w:rPrChange>
                </w:rPr>
                <w:delText>2.15～2.25</w:delText>
              </w:r>
            </w:del>
          </w:p>
        </w:tc>
        <w:tc>
          <w:tcPr>
            <w:tcW w:w="1451" w:type="dxa"/>
            <w:vAlign w:val="center"/>
          </w:tcPr>
          <w:p w14:paraId="39A89734">
            <w:pPr>
              <w:keepNext/>
              <w:widowControl/>
              <w:adjustRightInd w:val="0"/>
              <w:snapToGrid w:val="0"/>
              <w:spacing w:before="0" w:after="0" w:line="240" w:lineRule="auto"/>
              <w:ind w:left="0" w:leftChars="0" w:right="0" w:rightChars="0" w:firstLine="0" w:firstLineChars="0"/>
              <w:jc w:val="center"/>
              <w:outlineLvl w:val="9"/>
              <w:rPr>
                <w:del w:id="2978" w:author="白日梦想家" w:date="2026-10-26T15:11:03Z"/>
              </w:rPr>
              <w:pPrChange w:id="2977" w:author="白日梦想家" w:date="2026-10-26T15:11:11Z">
                <w:pPr>
                  <w:keepNext/>
                  <w:snapToGrid w:val="0"/>
                  <w:spacing w:before="0" w:after="0" w:line="370" w:lineRule="exact"/>
                  <w:ind w:left="0" w:leftChars="0" w:right="0" w:rightChars="0" w:firstLine="0" w:firstLineChars="0"/>
                  <w:jc w:val="center"/>
                </w:pPr>
              </w:pPrChange>
            </w:pPr>
            <w:del w:id="2979" w:author="白日梦想家" w:date="2026-10-26T15:11:03Z">
              <w:r>
                <w:rPr>
                  <w:rFonts w:hint="default" w:ascii="Times New Roman" w:hAnsi="Times New Roman" w:eastAsia="方正仿宋_GBK" w:cs="Times New Roman"/>
                  <w:sz w:val="28"/>
                  <w:szCs w:val="28"/>
                  <w:rPrChange w:id="2980" w:author="xh" w:date="2026-10-26T09:32:43Z">
                    <w:rPr>
                      <w:rFonts w:hint="eastAsia" w:ascii="方正仿宋_GBK" w:hAnsi="方正仿宋_GBK" w:eastAsia="方正仿宋_GBK" w:cs="Times New Roman"/>
                      <w:sz w:val="24"/>
                      <w:szCs w:val="24"/>
                    </w:rPr>
                  </w:rPrChange>
                </w:rPr>
                <w:delText>1.99～2.09</w:delText>
              </w:r>
            </w:del>
          </w:p>
        </w:tc>
        <w:tc>
          <w:tcPr>
            <w:tcW w:w="1451" w:type="dxa"/>
            <w:vAlign w:val="center"/>
          </w:tcPr>
          <w:p w14:paraId="5666CEF9">
            <w:pPr>
              <w:keepNext/>
              <w:widowControl/>
              <w:adjustRightInd w:val="0"/>
              <w:snapToGrid w:val="0"/>
              <w:spacing w:before="0" w:after="0" w:line="240" w:lineRule="auto"/>
              <w:ind w:left="0" w:leftChars="0" w:right="0" w:rightChars="0" w:firstLine="0" w:firstLineChars="0"/>
              <w:jc w:val="center"/>
              <w:outlineLvl w:val="9"/>
              <w:rPr>
                <w:del w:id="2982" w:author="白日梦想家" w:date="2026-10-26T15:11:03Z"/>
              </w:rPr>
              <w:pPrChange w:id="2981" w:author="白日梦想家" w:date="2026-10-26T15:11:11Z">
                <w:pPr>
                  <w:keepNext/>
                  <w:snapToGrid w:val="0"/>
                  <w:spacing w:before="0" w:after="0" w:line="370" w:lineRule="exact"/>
                  <w:ind w:left="0" w:leftChars="0" w:right="0" w:rightChars="0" w:firstLine="0" w:firstLineChars="0"/>
                  <w:jc w:val="center"/>
                </w:pPr>
              </w:pPrChange>
            </w:pPr>
            <w:del w:id="2983" w:author="白日梦想家" w:date="2026-10-26T15:11:03Z">
              <w:r>
                <w:rPr>
                  <w:rFonts w:hint="default" w:ascii="Times New Roman" w:hAnsi="Times New Roman" w:eastAsia="方正仿宋_GBK" w:cs="Times New Roman"/>
                  <w:sz w:val="28"/>
                  <w:szCs w:val="28"/>
                  <w:rPrChange w:id="2984" w:author="xh" w:date="2026-10-26T09:32:43Z">
                    <w:rPr>
                      <w:rFonts w:hint="eastAsia" w:ascii="方正仿宋_GBK" w:hAnsi="方正仿宋_GBK" w:eastAsia="方正仿宋_GBK" w:cs="Times New Roman"/>
                      <w:sz w:val="24"/>
                      <w:szCs w:val="24"/>
                    </w:rPr>
                  </w:rPrChange>
                </w:rPr>
                <w:delText>1.99～2.09</w:delText>
              </w:r>
            </w:del>
          </w:p>
        </w:tc>
        <w:tc>
          <w:tcPr>
            <w:tcW w:w="1453" w:type="dxa"/>
            <w:vAlign w:val="center"/>
          </w:tcPr>
          <w:p w14:paraId="218ABB3F">
            <w:pPr>
              <w:keepNext/>
              <w:widowControl/>
              <w:adjustRightInd w:val="0"/>
              <w:snapToGrid w:val="0"/>
              <w:spacing w:before="0" w:after="0" w:line="240" w:lineRule="auto"/>
              <w:ind w:left="0" w:leftChars="0" w:right="0" w:rightChars="0" w:firstLine="0" w:firstLineChars="0"/>
              <w:jc w:val="center"/>
              <w:outlineLvl w:val="9"/>
              <w:rPr>
                <w:del w:id="2986" w:author="白日梦想家" w:date="2026-10-26T15:11:03Z"/>
              </w:rPr>
              <w:pPrChange w:id="2985" w:author="白日梦想家" w:date="2026-10-26T15:11:11Z">
                <w:pPr>
                  <w:keepNext/>
                  <w:snapToGrid w:val="0"/>
                  <w:spacing w:before="0" w:after="0" w:line="370" w:lineRule="exact"/>
                  <w:ind w:left="0" w:leftChars="0" w:right="0" w:rightChars="0" w:firstLine="0" w:firstLineChars="0"/>
                  <w:jc w:val="center"/>
                </w:pPr>
              </w:pPrChange>
            </w:pPr>
            <w:del w:id="2987" w:author="白日梦想家" w:date="2026-10-26T15:11:03Z">
              <w:r>
                <w:rPr>
                  <w:rFonts w:hint="default" w:ascii="Times New Roman" w:hAnsi="Times New Roman" w:eastAsia="方正仿宋_GBK" w:cs="Times New Roman"/>
                  <w:sz w:val="28"/>
                  <w:szCs w:val="28"/>
                  <w:rPrChange w:id="2988" w:author="xh" w:date="2026-10-26T09:32:43Z">
                    <w:rPr>
                      <w:rFonts w:hint="eastAsia" w:ascii="方正仿宋_GBK" w:hAnsi="方正仿宋_GBK" w:eastAsia="方正仿宋_GBK" w:cs="Times New Roman"/>
                      <w:sz w:val="24"/>
                      <w:szCs w:val="24"/>
                    </w:rPr>
                  </w:rPrChange>
                </w:rPr>
                <w:delText>1.99～2.09</w:delText>
              </w:r>
            </w:del>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89" w:author="白日梦想家" w:date="2026-10-26T15:11:03Z"/>
        </w:trPr>
        <w:tc>
          <w:tcPr>
            <w:tcW w:w="1450" w:type="dxa"/>
            <w:vAlign w:val="center"/>
          </w:tcPr>
          <w:p w14:paraId="459538FE">
            <w:pPr>
              <w:keepNext/>
              <w:widowControl/>
              <w:adjustRightInd w:val="0"/>
              <w:snapToGrid w:val="0"/>
              <w:spacing w:before="0" w:after="0" w:line="240" w:lineRule="auto"/>
              <w:ind w:left="0" w:leftChars="0" w:right="0" w:rightChars="0" w:firstLine="0" w:firstLineChars="0"/>
              <w:jc w:val="center"/>
              <w:outlineLvl w:val="9"/>
              <w:rPr>
                <w:del w:id="2991" w:author="白日梦想家" w:date="2026-10-26T15:11:03Z"/>
              </w:rPr>
              <w:pPrChange w:id="2990" w:author="白日梦想家" w:date="2026-10-26T15:11:11Z">
                <w:pPr>
                  <w:keepNext/>
                  <w:snapToGrid w:val="0"/>
                  <w:spacing w:before="0" w:after="0" w:line="370" w:lineRule="exact"/>
                  <w:ind w:left="0" w:leftChars="0" w:right="0" w:rightChars="0" w:firstLine="0" w:firstLineChars="0"/>
                  <w:jc w:val="center"/>
                </w:pPr>
              </w:pPrChange>
            </w:pPr>
            <w:del w:id="2992" w:author="白日梦想家" w:date="2026-10-26T15:11:03Z">
              <w:r>
                <w:rPr>
                  <w:rFonts w:hint="default" w:ascii="Times New Roman" w:hAnsi="Times New Roman" w:eastAsia="方正仿宋_GBK" w:cs="Times New Roman"/>
                  <w:sz w:val="28"/>
                  <w:szCs w:val="28"/>
                  <w:rPrChange w:id="2993"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751EC02E">
            <w:pPr>
              <w:keepNext/>
              <w:widowControl/>
              <w:adjustRightInd w:val="0"/>
              <w:snapToGrid w:val="0"/>
              <w:spacing w:before="0" w:after="0" w:line="240" w:lineRule="auto"/>
              <w:ind w:left="0" w:leftChars="0" w:right="0" w:rightChars="0" w:firstLine="0" w:firstLineChars="0"/>
              <w:jc w:val="center"/>
              <w:outlineLvl w:val="9"/>
              <w:rPr>
                <w:del w:id="2995" w:author="白日梦想家" w:date="2026-10-26T15:11:03Z"/>
              </w:rPr>
              <w:pPrChange w:id="2994" w:author="白日梦想家" w:date="2026-10-26T15:11:11Z">
                <w:pPr>
                  <w:keepNext/>
                  <w:snapToGrid w:val="0"/>
                  <w:spacing w:before="0" w:after="0" w:line="370" w:lineRule="exact"/>
                  <w:ind w:left="0" w:leftChars="0" w:right="0" w:rightChars="0" w:firstLine="0" w:firstLineChars="0"/>
                  <w:jc w:val="center"/>
                </w:pPr>
              </w:pPrChange>
            </w:pPr>
            <w:del w:id="2996" w:author="白日梦想家" w:date="2026-10-26T15:11:03Z">
              <w:r>
                <w:rPr>
                  <w:rFonts w:hint="default" w:ascii="Times New Roman" w:hAnsi="Times New Roman" w:eastAsia="方正仿宋_GBK" w:cs="Times New Roman"/>
                  <w:sz w:val="28"/>
                  <w:szCs w:val="28"/>
                  <w:rPrChange w:id="2997"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54FF59DF">
            <w:pPr>
              <w:keepNext/>
              <w:widowControl/>
              <w:adjustRightInd w:val="0"/>
              <w:snapToGrid w:val="0"/>
              <w:spacing w:before="0" w:after="0" w:line="240" w:lineRule="auto"/>
              <w:ind w:left="0" w:leftChars="0" w:right="0" w:rightChars="0" w:firstLine="0" w:firstLineChars="0"/>
              <w:jc w:val="center"/>
              <w:outlineLvl w:val="9"/>
              <w:rPr>
                <w:del w:id="2999" w:author="白日梦想家" w:date="2026-10-26T15:11:03Z"/>
              </w:rPr>
              <w:pPrChange w:id="2998" w:author="白日梦想家" w:date="2026-10-26T15:11:11Z">
                <w:pPr>
                  <w:keepNext/>
                  <w:snapToGrid w:val="0"/>
                  <w:spacing w:before="0" w:after="0" w:line="370" w:lineRule="exact"/>
                  <w:ind w:left="0" w:leftChars="0" w:right="0" w:rightChars="0" w:firstLine="0" w:firstLineChars="0"/>
                  <w:jc w:val="center"/>
                </w:pPr>
              </w:pPrChange>
            </w:pPr>
            <w:del w:id="3000" w:author="白日梦想家" w:date="2026-10-26T15:11:03Z">
              <w:r>
                <w:rPr>
                  <w:rFonts w:hint="default" w:ascii="Times New Roman" w:hAnsi="Times New Roman" w:eastAsia="方正仿宋_GBK" w:cs="Times New Roman"/>
                  <w:sz w:val="28"/>
                  <w:szCs w:val="28"/>
                  <w:rPrChange w:id="3001" w:author="xh" w:date="2026-10-26T09:32:43Z">
                    <w:rPr>
                      <w:rFonts w:hint="eastAsia" w:ascii="方正仿宋_GBK" w:hAnsi="方正仿宋_GBK" w:eastAsia="方正仿宋_GBK" w:cs="Times New Roman"/>
                      <w:sz w:val="24"/>
                      <w:szCs w:val="24"/>
                    </w:rPr>
                  </w:rPrChange>
                </w:rPr>
                <w:delText>2.75～2.85</w:delText>
              </w:r>
            </w:del>
          </w:p>
        </w:tc>
        <w:tc>
          <w:tcPr>
            <w:tcW w:w="1451" w:type="dxa"/>
            <w:vAlign w:val="center"/>
          </w:tcPr>
          <w:p w14:paraId="06A2EF3B">
            <w:pPr>
              <w:keepNext/>
              <w:widowControl/>
              <w:adjustRightInd w:val="0"/>
              <w:snapToGrid w:val="0"/>
              <w:spacing w:before="0" w:after="0" w:line="240" w:lineRule="auto"/>
              <w:ind w:left="0" w:leftChars="0" w:right="0" w:rightChars="0" w:firstLine="0" w:firstLineChars="0"/>
              <w:jc w:val="center"/>
              <w:outlineLvl w:val="9"/>
              <w:rPr>
                <w:del w:id="3003" w:author="白日梦想家" w:date="2026-10-26T15:11:03Z"/>
              </w:rPr>
              <w:pPrChange w:id="3002" w:author="白日梦想家" w:date="2026-10-26T15:11:11Z">
                <w:pPr>
                  <w:keepNext/>
                  <w:snapToGrid w:val="0"/>
                  <w:spacing w:before="0" w:after="0" w:line="370" w:lineRule="exact"/>
                  <w:ind w:left="0" w:leftChars="0" w:right="0" w:rightChars="0" w:firstLine="0" w:firstLineChars="0"/>
                  <w:jc w:val="center"/>
                </w:pPr>
              </w:pPrChange>
            </w:pPr>
            <w:del w:id="3004" w:author="白日梦想家" w:date="2026-10-26T15:11:03Z">
              <w:r>
                <w:rPr>
                  <w:rFonts w:hint="default" w:ascii="Times New Roman" w:hAnsi="Times New Roman" w:eastAsia="方正仿宋_GBK" w:cs="Times New Roman"/>
                  <w:sz w:val="28"/>
                  <w:szCs w:val="28"/>
                  <w:rPrChange w:id="3005" w:author="xh" w:date="2026-10-26T09:32:43Z">
                    <w:rPr>
                      <w:rFonts w:hint="eastAsia" w:ascii="方正仿宋_GBK" w:hAnsi="方正仿宋_GBK" w:eastAsia="方正仿宋_GBK" w:cs="Times New Roman"/>
                      <w:sz w:val="24"/>
                      <w:szCs w:val="24"/>
                    </w:rPr>
                  </w:rPrChange>
                </w:rPr>
                <w:delText>2.57～2.67</w:delText>
              </w:r>
            </w:del>
          </w:p>
        </w:tc>
        <w:tc>
          <w:tcPr>
            <w:tcW w:w="1451" w:type="dxa"/>
            <w:vAlign w:val="center"/>
          </w:tcPr>
          <w:p w14:paraId="74E3446B">
            <w:pPr>
              <w:keepNext/>
              <w:widowControl/>
              <w:adjustRightInd w:val="0"/>
              <w:snapToGrid w:val="0"/>
              <w:spacing w:before="0" w:after="0" w:line="240" w:lineRule="auto"/>
              <w:ind w:left="0" w:leftChars="0" w:right="0" w:rightChars="0" w:firstLine="0" w:firstLineChars="0"/>
              <w:jc w:val="center"/>
              <w:outlineLvl w:val="9"/>
              <w:rPr>
                <w:del w:id="3007" w:author="白日梦想家" w:date="2026-10-26T15:11:03Z"/>
              </w:rPr>
              <w:pPrChange w:id="3006" w:author="白日梦想家" w:date="2026-10-26T15:11:11Z">
                <w:pPr>
                  <w:keepNext/>
                  <w:snapToGrid w:val="0"/>
                  <w:spacing w:before="0" w:after="0" w:line="370" w:lineRule="exact"/>
                  <w:ind w:left="0" w:leftChars="0" w:right="0" w:rightChars="0" w:firstLine="0" w:firstLineChars="0"/>
                  <w:jc w:val="center"/>
                </w:pPr>
              </w:pPrChange>
            </w:pPr>
            <w:del w:id="3008" w:author="白日梦想家" w:date="2026-10-26T15:11:03Z">
              <w:r>
                <w:rPr>
                  <w:rFonts w:hint="default" w:ascii="Times New Roman" w:hAnsi="Times New Roman" w:eastAsia="方正仿宋_GBK" w:cs="Times New Roman"/>
                  <w:sz w:val="28"/>
                  <w:szCs w:val="28"/>
                  <w:rPrChange w:id="3009" w:author="xh" w:date="2026-10-26T09:32:43Z">
                    <w:rPr>
                      <w:rFonts w:hint="eastAsia" w:ascii="方正仿宋_GBK" w:hAnsi="方正仿宋_GBK" w:eastAsia="方正仿宋_GBK" w:cs="Times New Roman"/>
                      <w:sz w:val="24"/>
                      <w:szCs w:val="24"/>
                    </w:rPr>
                  </w:rPrChange>
                </w:rPr>
                <w:delText>2.57～2.67</w:delText>
              </w:r>
            </w:del>
          </w:p>
        </w:tc>
        <w:tc>
          <w:tcPr>
            <w:tcW w:w="1453" w:type="dxa"/>
            <w:vAlign w:val="center"/>
          </w:tcPr>
          <w:p w14:paraId="17362F6A">
            <w:pPr>
              <w:keepNext/>
              <w:widowControl/>
              <w:adjustRightInd w:val="0"/>
              <w:snapToGrid w:val="0"/>
              <w:spacing w:before="0" w:after="0" w:line="240" w:lineRule="auto"/>
              <w:ind w:left="0" w:leftChars="0" w:right="0" w:rightChars="0" w:firstLine="0" w:firstLineChars="0"/>
              <w:jc w:val="center"/>
              <w:outlineLvl w:val="9"/>
              <w:rPr>
                <w:del w:id="3011" w:author="白日梦想家" w:date="2026-10-26T15:11:03Z"/>
              </w:rPr>
              <w:pPrChange w:id="3010" w:author="白日梦想家" w:date="2026-10-26T15:11:11Z">
                <w:pPr>
                  <w:keepNext/>
                  <w:snapToGrid w:val="0"/>
                  <w:spacing w:before="0" w:after="0" w:line="370" w:lineRule="exact"/>
                  <w:ind w:left="0" w:leftChars="0" w:right="0" w:rightChars="0" w:firstLine="0" w:firstLineChars="0"/>
                  <w:jc w:val="center"/>
                </w:pPr>
              </w:pPrChange>
            </w:pPr>
            <w:del w:id="3012" w:author="白日梦想家" w:date="2026-10-26T15:11:03Z">
              <w:r>
                <w:rPr>
                  <w:rFonts w:hint="default" w:ascii="Times New Roman" w:hAnsi="Times New Roman" w:eastAsia="方正仿宋_GBK" w:cs="Times New Roman"/>
                  <w:sz w:val="28"/>
                  <w:szCs w:val="28"/>
                  <w:rPrChange w:id="3013" w:author="xh" w:date="2026-10-26T09:32:43Z">
                    <w:rPr>
                      <w:rFonts w:hint="eastAsia" w:ascii="方正仿宋_GBK" w:hAnsi="方正仿宋_GBK" w:eastAsia="方正仿宋_GBK" w:cs="Times New Roman"/>
                      <w:sz w:val="24"/>
                      <w:szCs w:val="24"/>
                    </w:rPr>
                  </w:rPrChange>
                </w:rPr>
                <w:delText>2.57～2.67</w:delText>
              </w:r>
            </w:del>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14" w:author="白日梦想家" w:date="2026-10-26T15:11:03Z"/>
        </w:trPr>
        <w:tc>
          <w:tcPr>
            <w:tcW w:w="1450" w:type="dxa"/>
            <w:vAlign w:val="center"/>
          </w:tcPr>
          <w:p w14:paraId="5193804A">
            <w:pPr>
              <w:keepNext/>
              <w:widowControl/>
              <w:adjustRightInd w:val="0"/>
              <w:snapToGrid w:val="0"/>
              <w:spacing w:before="0" w:after="0" w:line="240" w:lineRule="auto"/>
              <w:ind w:left="0" w:leftChars="0" w:right="0" w:rightChars="0" w:firstLine="0" w:firstLineChars="0"/>
              <w:jc w:val="center"/>
              <w:outlineLvl w:val="9"/>
              <w:rPr>
                <w:del w:id="3016" w:author="白日梦想家" w:date="2026-10-26T15:11:03Z"/>
              </w:rPr>
              <w:pPrChange w:id="3015" w:author="白日梦想家" w:date="2026-10-26T15:11:11Z">
                <w:pPr>
                  <w:keepNext/>
                  <w:snapToGrid w:val="0"/>
                  <w:spacing w:before="0" w:after="0" w:line="370" w:lineRule="exact"/>
                  <w:ind w:left="0" w:leftChars="0" w:right="0" w:rightChars="0" w:firstLine="0" w:firstLineChars="0"/>
                  <w:jc w:val="center"/>
                </w:pPr>
              </w:pPrChange>
            </w:pPr>
            <w:del w:id="3017" w:author="白日梦想家" w:date="2026-10-26T15:11:03Z">
              <w:r>
                <w:rPr>
                  <w:rFonts w:hint="default" w:ascii="Times New Roman" w:hAnsi="Times New Roman" w:eastAsia="方正仿宋_GBK" w:cs="Times New Roman"/>
                  <w:sz w:val="28"/>
                  <w:szCs w:val="28"/>
                  <w:rPrChange w:id="3018"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EAEC8BB">
            <w:pPr>
              <w:keepNext/>
              <w:widowControl/>
              <w:adjustRightInd w:val="0"/>
              <w:snapToGrid w:val="0"/>
              <w:spacing w:before="0" w:after="0" w:line="240" w:lineRule="auto"/>
              <w:ind w:left="0" w:leftChars="0" w:right="0" w:rightChars="0" w:firstLine="0" w:firstLineChars="0"/>
              <w:jc w:val="center"/>
              <w:outlineLvl w:val="9"/>
              <w:rPr>
                <w:del w:id="3020" w:author="白日梦想家" w:date="2026-10-26T15:11:03Z"/>
              </w:rPr>
              <w:pPrChange w:id="3019" w:author="白日梦想家" w:date="2026-10-26T15:11:11Z">
                <w:pPr>
                  <w:keepNext/>
                  <w:snapToGrid w:val="0"/>
                  <w:spacing w:before="0" w:after="0" w:line="370" w:lineRule="exact"/>
                  <w:ind w:left="0" w:leftChars="0" w:right="0" w:rightChars="0" w:firstLine="0" w:firstLineChars="0"/>
                  <w:jc w:val="center"/>
                </w:pPr>
              </w:pPrChange>
            </w:pPr>
            <w:del w:id="3021" w:author="白日梦想家" w:date="2026-10-26T15:11:03Z">
              <w:r>
                <w:rPr>
                  <w:rFonts w:hint="default" w:ascii="Times New Roman" w:hAnsi="Times New Roman" w:eastAsia="方正仿宋_GBK" w:cs="Times New Roman"/>
                  <w:sz w:val="28"/>
                  <w:szCs w:val="28"/>
                  <w:rPrChange w:id="3022"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14999B75">
            <w:pPr>
              <w:keepNext/>
              <w:widowControl/>
              <w:adjustRightInd w:val="0"/>
              <w:snapToGrid w:val="0"/>
              <w:spacing w:before="0" w:after="0" w:line="240" w:lineRule="auto"/>
              <w:ind w:left="0" w:leftChars="0" w:right="0" w:rightChars="0" w:firstLine="0" w:firstLineChars="0"/>
              <w:jc w:val="center"/>
              <w:outlineLvl w:val="9"/>
              <w:rPr>
                <w:del w:id="3024" w:author="白日梦想家" w:date="2026-10-26T15:11:03Z"/>
              </w:rPr>
              <w:pPrChange w:id="3023" w:author="白日梦想家" w:date="2026-10-26T15:11:11Z">
                <w:pPr>
                  <w:keepNext/>
                  <w:snapToGrid w:val="0"/>
                  <w:spacing w:before="0" w:after="0" w:line="370" w:lineRule="exact"/>
                  <w:ind w:left="0" w:leftChars="0" w:right="0" w:rightChars="0" w:firstLine="0" w:firstLineChars="0"/>
                  <w:jc w:val="center"/>
                </w:pPr>
              </w:pPrChange>
            </w:pPr>
            <w:del w:id="3025" w:author="白日梦想家" w:date="2026-10-26T15:11:03Z">
              <w:r>
                <w:rPr>
                  <w:rFonts w:hint="default" w:ascii="Times New Roman" w:hAnsi="Times New Roman" w:eastAsia="方正仿宋_GBK" w:cs="Times New Roman"/>
                  <w:sz w:val="28"/>
                  <w:szCs w:val="28"/>
                  <w:rPrChange w:id="3026" w:author="xh" w:date="2026-10-26T09:32:43Z">
                    <w:rPr>
                      <w:rFonts w:hint="eastAsia" w:ascii="方正仿宋_GBK" w:hAnsi="方正仿宋_GBK" w:eastAsia="方正仿宋_GBK" w:cs="Times New Roman"/>
                      <w:sz w:val="24"/>
                      <w:szCs w:val="24"/>
                    </w:rPr>
                  </w:rPrChange>
                </w:rPr>
                <w:delText>2.01～2.11</w:delText>
              </w:r>
            </w:del>
          </w:p>
        </w:tc>
        <w:tc>
          <w:tcPr>
            <w:tcW w:w="1451" w:type="dxa"/>
            <w:vAlign w:val="center"/>
          </w:tcPr>
          <w:p w14:paraId="388ECF6E">
            <w:pPr>
              <w:keepNext/>
              <w:widowControl/>
              <w:adjustRightInd w:val="0"/>
              <w:snapToGrid w:val="0"/>
              <w:spacing w:before="0" w:after="0" w:line="240" w:lineRule="auto"/>
              <w:ind w:left="0" w:leftChars="0" w:right="0" w:rightChars="0" w:firstLine="0" w:firstLineChars="0"/>
              <w:jc w:val="center"/>
              <w:outlineLvl w:val="9"/>
              <w:rPr>
                <w:del w:id="3028" w:author="白日梦想家" w:date="2026-10-26T15:11:03Z"/>
              </w:rPr>
              <w:pPrChange w:id="3027" w:author="白日梦想家" w:date="2026-10-26T15:11:11Z">
                <w:pPr>
                  <w:keepNext/>
                  <w:snapToGrid w:val="0"/>
                  <w:spacing w:before="0" w:after="0" w:line="370" w:lineRule="exact"/>
                  <w:ind w:left="0" w:leftChars="0" w:right="0" w:rightChars="0" w:firstLine="0" w:firstLineChars="0"/>
                  <w:jc w:val="center"/>
                </w:pPr>
              </w:pPrChange>
            </w:pPr>
            <w:del w:id="3029" w:author="白日梦想家" w:date="2026-10-26T15:11:03Z">
              <w:r>
                <w:rPr>
                  <w:rFonts w:hint="default" w:ascii="Times New Roman" w:hAnsi="Times New Roman" w:eastAsia="方正仿宋_GBK" w:cs="Times New Roman"/>
                  <w:sz w:val="28"/>
                  <w:szCs w:val="28"/>
                  <w:rPrChange w:id="3030"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0443A08E">
            <w:pPr>
              <w:keepNext/>
              <w:widowControl/>
              <w:adjustRightInd w:val="0"/>
              <w:snapToGrid w:val="0"/>
              <w:spacing w:before="0" w:after="0" w:line="240" w:lineRule="auto"/>
              <w:ind w:left="0" w:leftChars="0" w:right="0" w:rightChars="0" w:firstLine="0" w:firstLineChars="0"/>
              <w:jc w:val="center"/>
              <w:outlineLvl w:val="9"/>
              <w:rPr>
                <w:del w:id="3032" w:author="白日梦想家" w:date="2026-10-26T15:11:03Z"/>
              </w:rPr>
              <w:pPrChange w:id="3031" w:author="白日梦想家" w:date="2026-10-26T15:11:11Z">
                <w:pPr>
                  <w:keepNext/>
                  <w:snapToGrid w:val="0"/>
                  <w:spacing w:before="0" w:after="0" w:line="370" w:lineRule="exact"/>
                  <w:ind w:left="0" w:leftChars="0" w:right="0" w:rightChars="0" w:firstLine="0" w:firstLineChars="0"/>
                  <w:jc w:val="center"/>
                </w:pPr>
              </w:pPrChange>
            </w:pPr>
            <w:del w:id="3033" w:author="白日梦想家" w:date="2026-10-26T15:11:03Z">
              <w:r>
                <w:rPr>
                  <w:rFonts w:hint="default" w:ascii="Times New Roman" w:hAnsi="Times New Roman" w:eastAsia="方正仿宋_GBK" w:cs="Times New Roman"/>
                  <w:sz w:val="28"/>
                  <w:szCs w:val="28"/>
                  <w:rPrChange w:id="3034" w:author="xh" w:date="2026-10-26T09:32:43Z">
                    <w:rPr>
                      <w:rFonts w:hint="eastAsia" w:ascii="方正仿宋_GBK" w:hAnsi="方正仿宋_GBK" w:eastAsia="方正仿宋_GBK" w:cs="Times New Roman"/>
                      <w:sz w:val="24"/>
                      <w:szCs w:val="24"/>
                    </w:rPr>
                  </w:rPrChange>
                </w:rPr>
                <w:delText>1.73～1.83</w:delText>
              </w:r>
            </w:del>
          </w:p>
        </w:tc>
        <w:tc>
          <w:tcPr>
            <w:tcW w:w="1453" w:type="dxa"/>
            <w:vAlign w:val="center"/>
          </w:tcPr>
          <w:p w14:paraId="4C5FA1F3">
            <w:pPr>
              <w:keepNext/>
              <w:widowControl/>
              <w:adjustRightInd w:val="0"/>
              <w:snapToGrid w:val="0"/>
              <w:spacing w:before="0" w:after="0" w:line="240" w:lineRule="auto"/>
              <w:ind w:left="0" w:leftChars="0" w:right="0" w:rightChars="0" w:firstLine="0" w:firstLineChars="0"/>
              <w:jc w:val="center"/>
              <w:outlineLvl w:val="9"/>
              <w:rPr>
                <w:del w:id="3036" w:author="白日梦想家" w:date="2026-10-26T15:11:03Z"/>
              </w:rPr>
              <w:pPrChange w:id="3035" w:author="白日梦想家" w:date="2026-10-26T15:11:11Z">
                <w:pPr>
                  <w:keepNext/>
                  <w:snapToGrid w:val="0"/>
                  <w:spacing w:before="0" w:after="0" w:line="370" w:lineRule="exact"/>
                  <w:ind w:left="0" w:leftChars="0" w:right="0" w:rightChars="0" w:firstLine="0" w:firstLineChars="0"/>
                  <w:jc w:val="center"/>
                </w:pPr>
              </w:pPrChange>
            </w:pPr>
            <w:del w:id="3037" w:author="白日梦想家" w:date="2026-10-26T15:11:03Z">
              <w:r>
                <w:rPr>
                  <w:rFonts w:hint="default" w:ascii="Times New Roman" w:hAnsi="Times New Roman" w:eastAsia="方正仿宋_GBK" w:cs="Times New Roman"/>
                  <w:sz w:val="28"/>
                  <w:szCs w:val="28"/>
                  <w:rPrChange w:id="3038" w:author="xh" w:date="2026-10-26T09:32:43Z">
                    <w:rPr>
                      <w:rFonts w:hint="eastAsia" w:ascii="方正仿宋_GBK" w:hAnsi="方正仿宋_GBK" w:eastAsia="方正仿宋_GBK" w:cs="Times New Roman"/>
                      <w:sz w:val="24"/>
                      <w:szCs w:val="24"/>
                    </w:rPr>
                  </w:rPrChange>
                </w:rPr>
                <w:delText>1.73～1.83</w:delText>
              </w:r>
            </w:del>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39" w:author="白日梦想家" w:date="2026-10-26T15:11:03Z"/>
        </w:trPr>
        <w:tc>
          <w:tcPr>
            <w:tcW w:w="1450" w:type="dxa"/>
            <w:vAlign w:val="center"/>
          </w:tcPr>
          <w:p w14:paraId="4BCE5AB3">
            <w:pPr>
              <w:keepNext/>
              <w:widowControl/>
              <w:adjustRightInd w:val="0"/>
              <w:snapToGrid w:val="0"/>
              <w:spacing w:before="0" w:after="0" w:line="240" w:lineRule="auto"/>
              <w:ind w:left="0" w:leftChars="0" w:right="0" w:rightChars="0" w:firstLine="0" w:firstLineChars="0"/>
              <w:jc w:val="center"/>
              <w:outlineLvl w:val="9"/>
              <w:rPr>
                <w:del w:id="3041" w:author="白日梦想家" w:date="2026-10-26T15:11:03Z"/>
              </w:rPr>
              <w:pPrChange w:id="3040" w:author="白日梦想家" w:date="2026-10-26T15:11:11Z">
                <w:pPr>
                  <w:keepNext/>
                  <w:snapToGrid w:val="0"/>
                  <w:spacing w:before="0" w:after="0" w:line="370" w:lineRule="exact"/>
                  <w:ind w:left="0" w:leftChars="0" w:right="0" w:rightChars="0" w:firstLine="0" w:firstLineChars="0"/>
                  <w:jc w:val="center"/>
                </w:pPr>
              </w:pPrChange>
            </w:pPr>
            <w:del w:id="3042" w:author="白日梦想家" w:date="2026-10-26T15:11:03Z">
              <w:r>
                <w:rPr>
                  <w:rFonts w:hint="default" w:ascii="Times New Roman" w:hAnsi="Times New Roman" w:eastAsia="方正仿宋_GBK" w:cs="Times New Roman"/>
                  <w:sz w:val="28"/>
                  <w:szCs w:val="28"/>
                  <w:rPrChange w:id="3043"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6E5AFA82">
            <w:pPr>
              <w:keepNext/>
              <w:widowControl/>
              <w:adjustRightInd w:val="0"/>
              <w:snapToGrid w:val="0"/>
              <w:spacing w:before="0" w:after="0" w:line="240" w:lineRule="auto"/>
              <w:ind w:left="0" w:leftChars="0" w:right="0" w:rightChars="0" w:firstLine="0" w:firstLineChars="0"/>
              <w:jc w:val="center"/>
              <w:outlineLvl w:val="9"/>
              <w:rPr>
                <w:del w:id="3045" w:author="白日梦想家" w:date="2026-10-26T15:11:03Z"/>
              </w:rPr>
              <w:pPrChange w:id="3044" w:author="白日梦想家" w:date="2026-10-26T15:11:11Z">
                <w:pPr>
                  <w:keepNext/>
                  <w:snapToGrid w:val="0"/>
                  <w:spacing w:before="0" w:after="0" w:line="370" w:lineRule="exact"/>
                  <w:ind w:left="0" w:leftChars="0" w:right="0" w:rightChars="0" w:firstLine="0" w:firstLineChars="0"/>
                  <w:jc w:val="center"/>
                </w:pPr>
              </w:pPrChange>
            </w:pPr>
            <w:del w:id="3046" w:author="白日梦想家" w:date="2026-10-26T15:11:03Z">
              <w:r>
                <w:rPr>
                  <w:rFonts w:hint="default" w:ascii="Times New Roman" w:hAnsi="Times New Roman" w:eastAsia="方正仿宋_GBK" w:cs="Times New Roman"/>
                  <w:sz w:val="28"/>
                  <w:szCs w:val="28"/>
                  <w:rPrChange w:id="3047"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0CC91790">
            <w:pPr>
              <w:keepNext/>
              <w:widowControl/>
              <w:adjustRightInd w:val="0"/>
              <w:snapToGrid w:val="0"/>
              <w:spacing w:before="0" w:after="0" w:line="240" w:lineRule="auto"/>
              <w:ind w:left="0" w:leftChars="0" w:right="0" w:rightChars="0" w:firstLine="0" w:firstLineChars="0"/>
              <w:jc w:val="center"/>
              <w:outlineLvl w:val="9"/>
              <w:rPr>
                <w:del w:id="3049" w:author="白日梦想家" w:date="2026-10-26T15:11:03Z"/>
              </w:rPr>
              <w:pPrChange w:id="3048" w:author="白日梦想家" w:date="2026-10-26T15:11:11Z">
                <w:pPr>
                  <w:keepNext/>
                  <w:snapToGrid w:val="0"/>
                  <w:spacing w:before="0" w:after="0" w:line="370" w:lineRule="exact"/>
                  <w:ind w:left="0" w:leftChars="0" w:right="0" w:rightChars="0" w:firstLine="0" w:firstLineChars="0"/>
                  <w:jc w:val="center"/>
                </w:pPr>
              </w:pPrChange>
            </w:pPr>
            <w:del w:id="3050" w:author="白日梦想家" w:date="2026-10-26T15:11:03Z">
              <w:r>
                <w:rPr>
                  <w:rFonts w:hint="default" w:ascii="Times New Roman" w:hAnsi="Times New Roman" w:eastAsia="方正仿宋_GBK" w:cs="Times New Roman"/>
                  <w:sz w:val="28"/>
                  <w:szCs w:val="28"/>
                  <w:rPrChange w:id="3051" w:author="xh" w:date="2026-10-26T09:32:43Z">
                    <w:rPr>
                      <w:rFonts w:hint="eastAsia" w:ascii="方正仿宋_GBK" w:hAnsi="方正仿宋_GBK" w:eastAsia="方正仿宋_GBK" w:cs="Times New Roman"/>
                      <w:sz w:val="24"/>
                      <w:szCs w:val="24"/>
                    </w:rPr>
                  </w:rPrChange>
                </w:rPr>
                <w:delText>2.09～2.19</w:delText>
              </w:r>
            </w:del>
          </w:p>
        </w:tc>
        <w:tc>
          <w:tcPr>
            <w:tcW w:w="1451" w:type="dxa"/>
            <w:vAlign w:val="center"/>
          </w:tcPr>
          <w:p w14:paraId="659EA7F0">
            <w:pPr>
              <w:keepNext/>
              <w:widowControl/>
              <w:adjustRightInd w:val="0"/>
              <w:snapToGrid w:val="0"/>
              <w:spacing w:before="0" w:after="0" w:line="240" w:lineRule="auto"/>
              <w:ind w:left="0" w:leftChars="0" w:right="0" w:rightChars="0" w:firstLine="0" w:firstLineChars="0"/>
              <w:jc w:val="center"/>
              <w:outlineLvl w:val="9"/>
              <w:rPr>
                <w:del w:id="3053" w:author="白日梦想家" w:date="2026-10-26T15:11:03Z"/>
              </w:rPr>
              <w:pPrChange w:id="3052" w:author="白日梦想家" w:date="2026-10-26T15:11:11Z">
                <w:pPr>
                  <w:keepNext/>
                  <w:snapToGrid w:val="0"/>
                  <w:spacing w:before="0" w:after="0" w:line="370" w:lineRule="exact"/>
                  <w:ind w:left="0" w:leftChars="0" w:right="0" w:rightChars="0" w:firstLine="0" w:firstLineChars="0"/>
                  <w:jc w:val="center"/>
                </w:pPr>
              </w:pPrChange>
            </w:pPr>
            <w:del w:id="3054" w:author="白日梦想家" w:date="2026-10-26T15:11:03Z">
              <w:r>
                <w:rPr>
                  <w:rFonts w:hint="default" w:ascii="Times New Roman" w:hAnsi="Times New Roman" w:eastAsia="方正仿宋_GBK" w:cs="Times New Roman"/>
                  <w:sz w:val="28"/>
                  <w:szCs w:val="28"/>
                  <w:rPrChange w:id="3055" w:author="xh" w:date="2026-10-26T09:32:43Z">
                    <w:rPr>
                      <w:rFonts w:hint="eastAsia" w:ascii="方正仿宋_GBK" w:hAnsi="方正仿宋_GBK" w:eastAsia="方正仿宋_GBK" w:cs="Times New Roman"/>
                      <w:sz w:val="24"/>
                      <w:szCs w:val="24"/>
                    </w:rPr>
                  </w:rPrChange>
                </w:rPr>
                <w:delText>1.92～2.01</w:delText>
              </w:r>
            </w:del>
          </w:p>
        </w:tc>
        <w:tc>
          <w:tcPr>
            <w:tcW w:w="1451" w:type="dxa"/>
            <w:vAlign w:val="center"/>
          </w:tcPr>
          <w:p w14:paraId="2C1CE88D">
            <w:pPr>
              <w:keepNext/>
              <w:widowControl/>
              <w:adjustRightInd w:val="0"/>
              <w:snapToGrid w:val="0"/>
              <w:spacing w:before="0" w:after="0" w:line="240" w:lineRule="auto"/>
              <w:ind w:left="0" w:leftChars="0" w:right="0" w:rightChars="0" w:firstLine="0" w:firstLineChars="0"/>
              <w:jc w:val="center"/>
              <w:outlineLvl w:val="9"/>
              <w:rPr>
                <w:del w:id="3057" w:author="白日梦想家" w:date="2026-10-26T15:11:03Z"/>
              </w:rPr>
              <w:pPrChange w:id="3056" w:author="白日梦想家" w:date="2026-10-26T15:11:11Z">
                <w:pPr>
                  <w:keepNext/>
                  <w:snapToGrid w:val="0"/>
                  <w:spacing w:before="0" w:after="0" w:line="370" w:lineRule="exact"/>
                  <w:ind w:left="0" w:leftChars="0" w:right="0" w:rightChars="0" w:firstLine="0" w:firstLineChars="0"/>
                  <w:jc w:val="center"/>
                </w:pPr>
              </w:pPrChange>
            </w:pPr>
            <w:del w:id="3058" w:author="白日梦想家" w:date="2026-10-26T15:11:03Z">
              <w:r>
                <w:rPr>
                  <w:rFonts w:hint="default" w:ascii="Times New Roman" w:hAnsi="Times New Roman" w:eastAsia="方正仿宋_GBK" w:cs="Times New Roman"/>
                  <w:sz w:val="28"/>
                  <w:szCs w:val="28"/>
                  <w:rPrChange w:id="3059" w:author="xh" w:date="2026-10-26T09:32:43Z">
                    <w:rPr>
                      <w:rFonts w:hint="eastAsia" w:ascii="方正仿宋_GBK" w:hAnsi="方正仿宋_GBK" w:eastAsia="方正仿宋_GBK" w:cs="Times New Roman"/>
                      <w:sz w:val="24"/>
                      <w:szCs w:val="24"/>
                    </w:rPr>
                  </w:rPrChange>
                </w:rPr>
                <w:delText>1.83～1.92</w:delText>
              </w:r>
            </w:del>
          </w:p>
        </w:tc>
        <w:tc>
          <w:tcPr>
            <w:tcW w:w="1453" w:type="dxa"/>
            <w:vAlign w:val="center"/>
          </w:tcPr>
          <w:p w14:paraId="7B5F3C18">
            <w:pPr>
              <w:keepNext/>
              <w:widowControl/>
              <w:adjustRightInd w:val="0"/>
              <w:snapToGrid w:val="0"/>
              <w:spacing w:before="0" w:after="0" w:line="240" w:lineRule="auto"/>
              <w:ind w:left="0" w:leftChars="0" w:right="0" w:rightChars="0" w:firstLine="0" w:firstLineChars="0"/>
              <w:jc w:val="center"/>
              <w:outlineLvl w:val="9"/>
              <w:rPr>
                <w:del w:id="3061" w:author="白日梦想家" w:date="2026-10-26T15:11:03Z"/>
              </w:rPr>
              <w:pPrChange w:id="3060" w:author="白日梦想家" w:date="2026-10-26T15:11:11Z">
                <w:pPr>
                  <w:keepNext/>
                  <w:snapToGrid w:val="0"/>
                  <w:spacing w:before="0" w:after="0" w:line="370" w:lineRule="exact"/>
                  <w:ind w:left="0" w:leftChars="0" w:right="0" w:rightChars="0" w:firstLine="0" w:firstLineChars="0"/>
                  <w:jc w:val="center"/>
                </w:pPr>
              </w:pPrChange>
            </w:pPr>
            <w:del w:id="3062" w:author="白日梦想家" w:date="2026-10-26T15:11:03Z">
              <w:r>
                <w:rPr>
                  <w:rFonts w:hint="default" w:ascii="Times New Roman" w:hAnsi="Times New Roman" w:eastAsia="方正仿宋_GBK" w:cs="Times New Roman"/>
                  <w:sz w:val="28"/>
                  <w:szCs w:val="28"/>
                  <w:rPrChange w:id="3063" w:author="xh" w:date="2026-10-26T09:32:43Z">
                    <w:rPr>
                      <w:rFonts w:hint="eastAsia" w:ascii="方正仿宋_GBK" w:hAnsi="方正仿宋_GBK" w:eastAsia="方正仿宋_GBK" w:cs="Times New Roman"/>
                      <w:sz w:val="24"/>
                      <w:szCs w:val="24"/>
                    </w:rPr>
                  </w:rPrChange>
                </w:rPr>
                <w:delText>1.83～1.92</w:delText>
              </w:r>
            </w:del>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64" w:author="白日梦想家" w:date="2026-10-26T15:11:03Z"/>
        </w:trPr>
        <w:tc>
          <w:tcPr>
            <w:tcW w:w="1450" w:type="dxa"/>
            <w:vAlign w:val="center"/>
          </w:tcPr>
          <w:p w14:paraId="2024C8C9">
            <w:pPr>
              <w:keepNext/>
              <w:widowControl/>
              <w:adjustRightInd w:val="0"/>
              <w:snapToGrid w:val="0"/>
              <w:spacing w:before="0" w:after="0" w:line="240" w:lineRule="auto"/>
              <w:ind w:left="0" w:leftChars="0" w:right="0" w:rightChars="0" w:firstLine="0" w:firstLineChars="0"/>
              <w:jc w:val="center"/>
              <w:outlineLvl w:val="9"/>
              <w:rPr>
                <w:del w:id="3066" w:author="白日梦想家" w:date="2026-10-26T15:11:03Z"/>
              </w:rPr>
              <w:pPrChange w:id="3065" w:author="白日梦想家" w:date="2026-10-26T15:11:11Z">
                <w:pPr>
                  <w:keepNext/>
                  <w:snapToGrid w:val="0"/>
                  <w:spacing w:before="0" w:after="0" w:line="370" w:lineRule="exact"/>
                  <w:ind w:left="0" w:leftChars="0" w:right="0" w:rightChars="0" w:firstLine="0" w:firstLineChars="0"/>
                  <w:jc w:val="center"/>
                </w:pPr>
              </w:pPrChange>
            </w:pPr>
            <w:del w:id="3067" w:author="白日梦想家" w:date="2026-10-26T15:11:03Z">
              <w:r>
                <w:rPr>
                  <w:rFonts w:hint="default" w:ascii="Times New Roman" w:hAnsi="Times New Roman" w:eastAsia="方正仿宋_GBK" w:cs="Times New Roman"/>
                  <w:sz w:val="28"/>
                  <w:szCs w:val="28"/>
                  <w:rPrChange w:id="3068"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D0A5DEC">
            <w:pPr>
              <w:keepNext/>
              <w:widowControl/>
              <w:adjustRightInd w:val="0"/>
              <w:snapToGrid w:val="0"/>
              <w:spacing w:before="0" w:after="0" w:line="240" w:lineRule="auto"/>
              <w:ind w:left="0" w:leftChars="0" w:right="0" w:rightChars="0" w:firstLine="0" w:firstLineChars="0"/>
              <w:jc w:val="center"/>
              <w:outlineLvl w:val="9"/>
              <w:rPr>
                <w:del w:id="3070" w:author="白日梦想家" w:date="2026-10-26T15:11:03Z"/>
              </w:rPr>
              <w:pPrChange w:id="3069" w:author="白日梦想家" w:date="2026-10-26T15:11:11Z">
                <w:pPr>
                  <w:keepNext/>
                  <w:snapToGrid w:val="0"/>
                  <w:spacing w:before="0" w:after="0" w:line="370" w:lineRule="exact"/>
                  <w:ind w:left="0" w:leftChars="0" w:right="0" w:rightChars="0" w:firstLine="0" w:firstLineChars="0"/>
                  <w:jc w:val="center"/>
                </w:pPr>
              </w:pPrChange>
            </w:pPr>
            <w:del w:id="3071" w:author="白日梦想家" w:date="2026-10-26T15:11:03Z">
              <w:r>
                <w:rPr>
                  <w:rFonts w:hint="default" w:ascii="Times New Roman" w:hAnsi="Times New Roman" w:eastAsia="方正仿宋_GBK" w:cs="Times New Roman"/>
                  <w:sz w:val="28"/>
                  <w:szCs w:val="28"/>
                  <w:rPrChange w:id="3072"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2D65CD4C">
            <w:pPr>
              <w:keepNext/>
              <w:widowControl/>
              <w:adjustRightInd w:val="0"/>
              <w:snapToGrid w:val="0"/>
              <w:spacing w:before="0" w:after="0" w:line="240" w:lineRule="auto"/>
              <w:ind w:left="0" w:leftChars="0" w:right="0" w:rightChars="0" w:firstLine="0" w:firstLineChars="0"/>
              <w:jc w:val="center"/>
              <w:outlineLvl w:val="9"/>
              <w:rPr>
                <w:del w:id="3074" w:author="白日梦想家" w:date="2026-10-26T15:11:03Z"/>
              </w:rPr>
              <w:pPrChange w:id="3073" w:author="白日梦想家" w:date="2026-10-26T15:11:11Z">
                <w:pPr>
                  <w:keepNext/>
                  <w:snapToGrid w:val="0"/>
                  <w:spacing w:before="0" w:after="0" w:line="370" w:lineRule="exact"/>
                  <w:ind w:left="0" w:leftChars="0" w:right="0" w:rightChars="0" w:firstLine="0" w:firstLineChars="0"/>
                  <w:jc w:val="center"/>
                </w:pPr>
              </w:pPrChange>
            </w:pPr>
            <w:del w:id="3075" w:author="白日梦想家" w:date="2026-10-26T15:11:03Z">
              <w:r>
                <w:rPr>
                  <w:rFonts w:hint="default" w:ascii="Times New Roman" w:hAnsi="Times New Roman" w:eastAsia="方正仿宋_GBK" w:cs="Times New Roman"/>
                  <w:sz w:val="28"/>
                  <w:szCs w:val="28"/>
                  <w:rPrChange w:id="3076" w:author="xh" w:date="2026-10-26T09:32:43Z">
                    <w:rPr>
                      <w:rFonts w:hint="eastAsia" w:ascii="方正仿宋_GBK" w:hAnsi="方正仿宋_GBK" w:eastAsia="方正仿宋_GBK" w:cs="Times New Roman"/>
                      <w:sz w:val="24"/>
                      <w:szCs w:val="24"/>
                    </w:rPr>
                  </w:rPrChange>
                </w:rPr>
                <w:delText>2.65～2.75</w:delText>
              </w:r>
            </w:del>
          </w:p>
        </w:tc>
        <w:tc>
          <w:tcPr>
            <w:tcW w:w="1451" w:type="dxa"/>
            <w:vAlign w:val="center"/>
          </w:tcPr>
          <w:p w14:paraId="0AA46B4E">
            <w:pPr>
              <w:keepNext/>
              <w:widowControl/>
              <w:adjustRightInd w:val="0"/>
              <w:snapToGrid w:val="0"/>
              <w:spacing w:before="0" w:after="0" w:line="240" w:lineRule="auto"/>
              <w:ind w:left="0" w:leftChars="0" w:right="0" w:rightChars="0" w:firstLine="0" w:firstLineChars="0"/>
              <w:jc w:val="center"/>
              <w:outlineLvl w:val="9"/>
              <w:rPr>
                <w:del w:id="3078" w:author="白日梦想家" w:date="2026-10-26T15:11:03Z"/>
              </w:rPr>
              <w:pPrChange w:id="3077" w:author="白日梦想家" w:date="2026-10-26T15:11:11Z">
                <w:pPr>
                  <w:keepNext/>
                  <w:snapToGrid w:val="0"/>
                  <w:spacing w:before="0" w:after="0" w:line="370" w:lineRule="exact"/>
                  <w:ind w:left="0" w:leftChars="0" w:right="0" w:rightChars="0" w:firstLine="0" w:firstLineChars="0"/>
                  <w:jc w:val="center"/>
                </w:pPr>
              </w:pPrChange>
            </w:pPr>
            <w:del w:id="3079" w:author="白日梦想家" w:date="2026-10-26T15:11:03Z">
              <w:r>
                <w:rPr>
                  <w:rFonts w:hint="default" w:ascii="Times New Roman" w:hAnsi="Times New Roman" w:eastAsia="方正仿宋_GBK" w:cs="Times New Roman"/>
                  <w:sz w:val="28"/>
                  <w:szCs w:val="28"/>
                  <w:rPrChange w:id="3080" w:author="xh" w:date="2026-10-26T09:32:43Z">
                    <w:rPr>
                      <w:rFonts w:hint="eastAsia" w:ascii="方正仿宋_GBK" w:hAnsi="方正仿宋_GBK" w:eastAsia="方正仿宋_GBK" w:cs="Times New Roman"/>
                      <w:sz w:val="24"/>
                      <w:szCs w:val="24"/>
                    </w:rPr>
                  </w:rPrChange>
                </w:rPr>
                <w:delText>2.37～2.47</w:delText>
              </w:r>
            </w:del>
          </w:p>
        </w:tc>
        <w:tc>
          <w:tcPr>
            <w:tcW w:w="1451" w:type="dxa"/>
            <w:vAlign w:val="center"/>
          </w:tcPr>
          <w:p w14:paraId="1C6CC596">
            <w:pPr>
              <w:keepNext/>
              <w:widowControl/>
              <w:adjustRightInd w:val="0"/>
              <w:snapToGrid w:val="0"/>
              <w:spacing w:before="0" w:after="0" w:line="240" w:lineRule="auto"/>
              <w:ind w:left="0" w:leftChars="0" w:right="0" w:rightChars="0" w:firstLine="0" w:firstLineChars="0"/>
              <w:jc w:val="center"/>
              <w:outlineLvl w:val="9"/>
              <w:rPr>
                <w:del w:id="3082" w:author="白日梦想家" w:date="2026-10-26T15:11:03Z"/>
              </w:rPr>
              <w:pPrChange w:id="3081" w:author="白日梦想家" w:date="2026-10-26T15:11:11Z">
                <w:pPr>
                  <w:keepNext/>
                  <w:snapToGrid w:val="0"/>
                  <w:spacing w:before="0" w:after="0" w:line="370" w:lineRule="exact"/>
                  <w:ind w:left="0" w:leftChars="0" w:right="0" w:rightChars="0" w:firstLine="0" w:firstLineChars="0"/>
                  <w:jc w:val="center"/>
                </w:pPr>
              </w:pPrChange>
            </w:pPr>
            <w:del w:id="3083" w:author="白日梦想家" w:date="2026-10-26T15:11:03Z">
              <w:r>
                <w:rPr>
                  <w:rFonts w:hint="default" w:ascii="Times New Roman" w:hAnsi="Times New Roman" w:eastAsia="方正仿宋_GBK" w:cs="Times New Roman"/>
                  <w:sz w:val="28"/>
                  <w:szCs w:val="28"/>
                  <w:rPrChange w:id="3084" w:author="xh" w:date="2026-10-26T09:32:43Z">
                    <w:rPr>
                      <w:rFonts w:hint="eastAsia" w:ascii="方正仿宋_GBK" w:hAnsi="方正仿宋_GBK" w:eastAsia="方正仿宋_GBK" w:cs="Times New Roman"/>
                      <w:sz w:val="24"/>
                      <w:szCs w:val="24"/>
                    </w:rPr>
                  </w:rPrChange>
                </w:rPr>
                <w:delText>2.37～2.47</w:delText>
              </w:r>
            </w:del>
          </w:p>
        </w:tc>
        <w:tc>
          <w:tcPr>
            <w:tcW w:w="1453" w:type="dxa"/>
            <w:vAlign w:val="center"/>
          </w:tcPr>
          <w:p w14:paraId="45D36DC7">
            <w:pPr>
              <w:keepNext/>
              <w:widowControl/>
              <w:adjustRightInd w:val="0"/>
              <w:snapToGrid w:val="0"/>
              <w:spacing w:before="0" w:after="0" w:line="240" w:lineRule="auto"/>
              <w:ind w:left="0" w:leftChars="0" w:right="0" w:rightChars="0" w:firstLine="0" w:firstLineChars="0"/>
              <w:jc w:val="center"/>
              <w:outlineLvl w:val="9"/>
              <w:rPr>
                <w:del w:id="3086" w:author="白日梦想家" w:date="2026-10-26T15:11:03Z"/>
              </w:rPr>
              <w:pPrChange w:id="3085" w:author="白日梦想家" w:date="2026-10-26T15:11:11Z">
                <w:pPr>
                  <w:keepNext/>
                  <w:snapToGrid w:val="0"/>
                  <w:spacing w:before="0" w:after="0" w:line="370" w:lineRule="exact"/>
                  <w:ind w:left="0" w:leftChars="0" w:right="0" w:rightChars="0" w:firstLine="0" w:firstLineChars="0"/>
                  <w:jc w:val="center"/>
                </w:pPr>
              </w:pPrChange>
            </w:pPr>
            <w:del w:id="3087" w:author="白日梦想家" w:date="2026-10-26T15:11:03Z">
              <w:r>
                <w:rPr>
                  <w:rFonts w:hint="default" w:ascii="Times New Roman" w:hAnsi="Times New Roman" w:eastAsia="方正仿宋_GBK" w:cs="Times New Roman"/>
                  <w:sz w:val="28"/>
                  <w:szCs w:val="28"/>
                  <w:rPrChange w:id="3088" w:author="xh" w:date="2026-10-26T09:32:43Z">
                    <w:rPr>
                      <w:rFonts w:hint="eastAsia" w:ascii="方正仿宋_GBK" w:hAnsi="方正仿宋_GBK" w:eastAsia="方正仿宋_GBK" w:cs="Times New Roman"/>
                      <w:sz w:val="24"/>
                      <w:szCs w:val="24"/>
                    </w:rPr>
                  </w:rPrChange>
                </w:rPr>
                <w:delText>2.37～2.47</w:delText>
              </w:r>
            </w:del>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89" w:author="白日梦想家" w:date="2026-10-26T15:11:03Z"/>
        </w:trPr>
        <w:tc>
          <w:tcPr>
            <w:tcW w:w="1450" w:type="dxa"/>
            <w:vAlign w:val="center"/>
          </w:tcPr>
          <w:p w14:paraId="4F8D4C42">
            <w:pPr>
              <w:keepNext/>
              <w:widowControl/>
              <w:adjustRightInd w:val="0"/>
              <w:snapToGrid w:val="0"/>
              <w:spacing w:before="0" w:after="0" w:line="240" w:lineRule="auto"/>
              <w:ind w:left="0" w:leftChars="0" w:right="0" w:rightChars="0" w:firstLine="0" w:firstLineChars="0"/>
              <w:jc w:val="center"/>
              <w:outlineLvl w:val="9"/>
              <w:rPr>
                <w:del w:id="3091" w:author="白日梦想家" w:date="2026-10-26T15:11:03Z"/>
              </w:rPr>
              <w:pPrChange w:id="3090" w:author="白日梦想家" w:date="2026-10-26T15:11:11Z">
                <w:pPr>
                  <w:keepNext/>
                  <w:snapToGrid w:val="0"/>
                  <w:spacing w:before="0" w:after="0" w:line="370" w:lineRule="exact"/>
                  <w:ind w:left="0" w:leftChars="0" w:right="0" w:rightChars="0" w:firstLine="0" w:firstLineChars="0"/>
                  <w:jc w:val="center"/>
                </w:pPr>
              </w:pPrChange>
            </w:pPr>
            <w:del w:id="3092" w:author="白日梦想家" w:date="2026-10-26T15:11:03Z">
              <w:r>
                <w:rPr>
                  <w:rFonts w:hint="default" w:ascii="Times New Roman" w:hAnsi="Times New Roman" w:eastAsia="方正仿宋_GBK" w:cs="Times New Roman"/>
                  <w:sz w:val="28"/>
                  <w:szCs w:val="28"/>
                  <w:rPrChange w:id="3093"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00E802FF">
            <w:pPr>
              <w:keepNext/>
              <w:widowControl/>
              <w:adjustRightInd w:val="0"/>
              <w:snapToGrid w:val="0"/>
              <w:spacing w:before="0" w:after="0" w:line="240" w:lineRule="auto"/>
              <w:ind w:left="0" w:leftChars="0" w:right="0" w:rightChars="0" w:firstLine="0" w:firstLineChars="0"/>
              <w:jc w:val="center"/>
              <w:outlineLvl w:val="9"/>
              <w:rPr>
                <w:del w:id="3095" w:author="白日梦想家" w:date="2026-10-26T15:11:03Z"/>
              </w:rPr>
              <w:pPrChange w:id="3094" w:author="白日梦想家" w:date="2026-10-26T15:11:11Z">
                <w:pPr>
                  <w:keepNext/>
                  <w:snapToGrid w:val="0"/>
                  <w:spacing w:before="0" w:after="0" w:line="370" w:lineRule="exact"/>
                  <w:ind w:left="0" w:leftChars="0" w:right="0" w:rightChars="0" w:firstLine="0" w:firstLineChars="0"/>
                  <w:jc w:val="center"/>
                </w:pPr>
              </w:pPrChange>
            </w:pPr>
            <w:del w:id="3096" w:author="白日梦想家" w:date="2026-10-26T15:11:03Z">
              <w:r>
                <w:rPr>
                  <w:rFonts w:hint="default" w:ascii="Times New Roman" w:hAnsi="Times New Roman" w:eastAsia="方正仿宋_GBK" w:cs="Times New Roman"/>
                  <w:sz w:val="28"/>
                  <w:szCs w:val="28"/>
                  <w:rPrChange w:id="3097"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444226E8">
            <w:pPr>
              <w:keepNext/>
              <w:widowControl/>
              <w:adjustRightInd w:val="0"/>
              <w:snapToGrid w:val="0"/>
              <w:spacing w:before="0" w:after="0" w:line="240" w:lineRule="auto"/>
              <w:ind w:left="0" w:leftChars="0" w:right="0" w:rightChars="0" w:firstLine="0" w:firstLineChars="0"/>
              <w:jc w:val="center"/>
              <w:outlineLvl w:val="9"/>
              <w:rPr>
                <w:del w:id="3099" w:author="白日梦想家" w:date="2026-10-26T15:11:03Z"/>
              </w:rPr>
              <w:pPrChange w:id="3098" w:author="白日梦想家" w:date="2026-10-26T15:11:11Z">
                <w:pPr>
                  <w:keepNext/>
                  <w:snapToGrid w:val="0"/>
                  <w:spacing w:before="0" w:after="0" w:line="370" w:lineRule="exact"/>
                  <w:ind w:left="0" w:leftChars="0" w:right="0" w:rightChars="0" w:firstLine="0" w:firstLineChars="0"/>
                  <w:jc w:val="center"/>
                </w:pPr>
              </w:pPrChange>
            </w:pPr>
            <w:del w:id="3100" w:author="白日梦想家" w:date="2026-10-26T15:11:03Z">
              <w:r>
                <w:rPr>
                  <w:rFonts w:hint="default" w:ascii="Times New Roman" w:hAnsi="Times New Roman" w:eastAsia="方正仿宋_GBK" w:cs="Times New Roman"/>
                  <w:sz w:val="28"/>
                  <w:szCs w:val="28"/>
                  <w:rPrChange w:id="3101" w:author="xh" w:date="2026-10-26T09:32:43Z">
                    <w:rPr>
                      <w:rFonts w:hint="eastAsia" w:ascii="方正仿宋_GBK" w:hAnsi="方正仿宋_GBK" w:eastAsia="方正仿宋_GBK" w:cs="Times New Roman"/>
                      <w:sz w:val="24"/>
                      <w:szCs w:val="24"/>
                    </w:rPr>
                  </w:rPrChange>
                </w:rPr>
                <w:delText>1.93～2.03</w:delText>
              </w:r>
            </w:del>
          </w:p>
        </w:tc>
        <w:tc>
          <w:tcPr>
            <w:tcW w:w="1451" w:type="dxa"/>
            <w:vAlign w:val="center"/>
          </w:tcPr>
          <w:p w14:paraId="2C788DED">
            <w:pPr>
              <w:keepNext/>
              <w:widowControl/>
              <w:adjustRightInd w:val="0"/>
              <w:snapToGrid w:val="0"/>
              <w:spacing w:before="0" w:after="0" w:line="240" w:lineRule="auto"/>
              <w:ind w:left="0" w:leftChars="0" w:right="0" w:rightChars="0" w:firstLine="0" w:firstLineChars="0"/>
              <w:jc w:val="center"/>
              <w:outlineLvl w:val="9"/>
              <w:rPr>
                <w:del w:id="3103" w:author="白日梦想家" w:date="2026-10-26T15:11:03Z"/>
              </w:rPr>
              <w:pPrChange w:id="3102" w:author="白日梦想家" w:date="2026-10-26T15:11:11Z">
                <w:pPr>
                  <w:keepNext/>
                  <w:snapToGrid w:val="0"/>
                  <w:spacing w:before="0" w:after="0" w:line="370" w:lineRule="exact"/>
                  <w:ind w:left="0" w:leftChars="0" w:right="0" w:rightChars="0" w:firstLine="0" w:firstLineChars="0"/>
                  <w:jc w:val="center"/>
                </w:pPr>
              </w:pPrChange>
            </w:pPr>
            <w:del w:id="3104" w:author="白日梦想家" w:date="2026-10-26T15:11:03Z">
              <w:r>
                <w:rPr>
                  <w:rFonts w:hint="default" w:ascii="Times New Roman" w:hAnsi="Times New Roman" w:eastAsia="方正仿宋_GBK" w:cs="Times New Roman"/>
                  <w:sz w:val="28"/>
                  <w:szCs w:val="28"/>
                  <w:rPrChange w:id="3105"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72C7AD51">
            <w:pPr>
              <w:keepNext/>
              <w:widowControl/>
              <w:adjustRightInd w:val="0"/>
              <w:snapToGrid w:val="0"/>
              <w:spacing w:before="0" w:after="0" w:line="240" w:lineRule="auto"/>
              <w:ind w:left="0" w:leftChars="0" w:right="0" w:rightChars="0" w:firstLine="0" w:firstLineChars="0"/>
              <w:jc w:val="center"/>
              <w:outlineLvl w:val="9"/>
              <w:rPr>
                <w:del w:id="3107" w:author="白日梦想家" w:date="2026-10-26T15:11:03Z"/>
              </w:rPr>
              <w:pPrChange w:id="3106" w:author="白日梦想家" w:date="2026-10-26T15:11:11Z">
                <w:pPr>
                  <w:keepNext/>
                  <w:snapToGrid w:val="0"/>
                  <w:spacing w:before="0" w:after="0" w:line="370" w:lineRule="exact"/>
                  <w:ind w:left="0" w:leftChars="0" w:right="0" w:rightChars="0" w:firstLine="0" w:firstLineChars="0"/>
                  <w:jc w:val="center"/>
                </w:pPr>
              </w:pPrChange>
            </w:pPr>
            <w:del w:id="3108" w:author="白日梦想家" w:date="2026-10-26T15:11:03Z">
              <w:r>
                <w:rPr>
                  <w:rFonts w:hint="default" w:ascii="Times New Roman" w:hAnsi="Times New Roman" w:eastAsia="方正仿宋_GBK" w:cs="Times New Roman"/>
                  <w:sz w:val="28"/>
                  <w:szCs w:val="28"/>
                  <w:rPrChange w:id="3109"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04C22F">
            <w:pPr>
              <w:keepNext/>
              <w:widowControl/>
              <w:adjustRightInd w:val="0"/>
              <w:snapToGrid w:val="0"/>
              <w:spacing w:before="0" w:after="0" w:line="240" w:lineRule="auto"/>
              <w:ind w:left="0" w:leftChars="0" w:right="0" w:rightChars="0" w:firstLine="0" w:firstLineChars="0"/>
              <w:jc w:val="center"/>
              <w:outlineLvl w:val="9"/>
              <w:rPr>
                <w:del w:id="3111" w:author="白日梦想家" w:date="2026-10-26T15:11:03Z"/>
              </w:rPr>
              <w:pPrChange w:id="3110" w:author="白日梦想家" w:date="2026-10-26T15:11:11Z">
                <w:pPr>
                  <w:keepNext/>
                  <w:snapToGrid w:val="0"/>
                  <w:spacing w:before="0" w:after="0" w:line="370" w:lineRule="exact"/>
                  <w:ind w:left="0" w:leftChars="0" w:right="0" w:rightChars="0" w:firstLine="0" w:firstLineChars="0"/>
                  <w:jc w:val="center"/>
                </w:pPr>
              </w:pPrChange>
            </w:pPr>
            <w:del w:id="3112" w:author="白日梦想家" w:date="2026-10-26T15:11:03Z">
              <w:r>
                <w:rPr>
                  <w:rFonts w:hint="default" w:ascii="Times New Roman" w:hAnsi="Times New Roman" w:eastAsia="方正仿宋_GBK" w:cs="Times New Roman"/>
                  <w:sz w:val="28"/>
                  <w:szCs w:val="28"/>
                  <w:rPrChange w:id="3113" w:author="xh" w:date="2026-10-26T09:32:43Z">
                    <w:rPr>
                      <w:rFonts w:hint="eastAsia" w:ascii="方正仿宋_GBK" w:hAnsi="方正仿宋_GBK" w:eastAsia="方正仿宋_GBK" w:cs="Times New Roman"/>
                      <w:sz w:val="24"/>
                      <w:szCs w:val="24"/>
                    </w:rPr>
                  </w:rPrChange>
                </w:rPr>
                <w:delText>1.57～1.67</w:delText>
              </w:r>
            </w:del>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14" w:author="白日梦想家" w:date="2026-10-26T15:11:03Z"/>
        </w:trPr>
        <w:tc>
          <w:tcPr>
            <w:tcW w:w="1450" w:type="dxa"/>
            <w:vAlign w:val="center"/>
          </w:tcPr>
          <w:p w14:paraId="1D0EB681">
            <w:pPr>
              <w:keepNext/>
              <w:widowControl/>
              <w:adjustRightInd w:val="0"/>
              <w:snapToGrid w:val="0"/>
              <w:spacing w:before="0" w:after="0" w:line="240" w:lineRule="auto"/>
              <w:ind w:left="0" w:leftChars="0" w:right="0" w:rightChars="0" w:firstLine="0" w:firstLineChars="0"/>
              <w:jc w:val="center"/>
              <w:outlineLvl w:val="9"/>
              <w:rPr>
                <w:del w:id="3116" w:author="白日梦想家" w:date="2026-10-26T15:11:03Z"/>
              </w:rPr>
              <w:pPrChange w:id="3115" w:author="白日梦想家" w:date="2026-10-26T15:11:11Z">
                <w:pPr>
                  <w:keepNext/>
                  <w:snapToGrid w:val="0"/>
                  <w:spacing w:before="0" w:after="0" w:line="370" w:lineRule="exact"/>
                  <w:ind w:left="0" w:leftChars="0" w:right="0" w:rightChars="0" w:firstLine="0" w:firstLineChars="0"/>
                  <w:jc w:val="center"/>
                </w:pPr>
              </w:pPrChange>
            </w:pPr>
            <w:del w:id="3117" w:author="白日梦想家" w:date="2026-10-26T15:11:03Z">
              <w:r>
                <w:rPr>
                  <w:rFonts w:hint="default" w:ascii="Times New Roman" w:hAnsi="Times New Roman" w:eastAsia="方正仿宋_GBK" w:cs="Times New Roman"/>
                  <w:sz w:val="28"/>
                  <w:szCs w:val="28"/>
                  <w:rPrChange w:id="3118"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33F65EB5">
            <w:pPr>
              <w:keepNext/>
              <w:widowControl/>
              <w:adjustRightInd w:val="0"/>
              <w:snapToGrid w:val="0"/>
              <w:spacing w:before="0" w:after="0" w:line="240" w:lineRule="auto"/>
              <w:ind w:left="0" w:leftChars="0" w:right="0" w:rightChars="0" w:firstLine="0" w:firstLineChars="0"/>
              <w:jc w:val="center"/>
              <w:outlineLvl w:val="9"/>
              <w:rPr>
                <w:del w:id="3120" w:author="白日梦想家" w:date="2026-10-26T15:11:03Z"/>
              </w:rPr>
              <w:pPrChange w:id="3119" w:author="白日梦想家" w:date="2026-10-26T15:11:11Z">
                <w:pPr>
                  <w:keepNext/>
                  <w:snapToGrid w:val="0"/>
                  <w:spacing w:before="0" w:after="0" w:line="370" w:lineRule="exact"/>
                  <w:ind w:left="0" w:leftChars="0" w:right="0" w:rightChars="0" w:firstLine="0" w:firstLineChars="0"/>
                  <w:jc w:val="center"/>
                </w:pPr>
              </w:pPrChange>
            </w:pPr>
            <w:del w:id="3121" w:author="白日梦想家" w:date="2026-10-26T15:11:03Z">
              <w:r>
                <w:rPr>
                  <w:rFonts w:hint="default" w:ascii="Times New Roman" w:hAnsi="Times New Roman" w:eastAsia="方正仿宋_GBK" w:cs="Times New Roman"/>
                  <w:sz w:val="28"/>
                  <w:szCs w:val="28"/>
                  <w:rPrChange w:id="3122"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2084115C">
            <w:pPr>
              <w:keepNext/>
              <w:widowControl/>
              <w:adjustRightInd w:val="0"/>
              <w:snapToGrid w:val="0"/>
              <w:spacing w:before="0" w:after="0" w:line="240" w:lineRule="auto"/>
              <w:ind w:left="0" w:leftChars="0" w:right="0" w:rightChars="0" w:firstLine="0" w:firstLineChars="0"/>
              <w:jc w:val="center"/>
              <w:outlineLvl w:val="9"/>
              <w:rPr>
                <w:del w:id="3124" w:author="白日梦想家" w:date="2026-10-26T15:11:03Z"/>
              </w:rPr>
              <w:pPrChange w:id="3123" w:author="白日梦想家" w:date="2026-10-26T15:11:11Z">
                <w:pPr>
                  <w:keepNext/>
                  <w:snapToGrid w:val="0"/>
                  <w:spacing w:before="0" w:after="0" w:line="370" w:lineRule="exact"/>
                  <w:ind w:left="0" w:leftChars="0" w:right="0" w:rightChars="0" w:firstLine="0" w:firstLineChars="0"/>
                  <w:jc w:val="center"/>
                </w:pPr>
              </w:pPrChange>
            </w:pPr>
            <w:del w:id="3125" w:author="白日梦想家" w:date="2026-10-26T15:11:03Z">
              <w:r>
                <w:rPr>
                  <w:rFonts w:hint="default" w:ascii="Times New Roman" w:hAnsi="Times New Roman" w:eastAsia="方正仿宋_GBK" w:cs="Times New Roman"/>
                  <w:sz w:val="28"/>
                  <w:szCs w:val="28"/>
                  <w:rPrChange w:id="3126" w:author="xh" w:date="2026-10-26T09:32:43Z">
                    <w:rPr>
                      <w:rFonts w:hint="eastAsia" w:ascii="方正仿宋_GBK" w:hAnsi="方正仿宋_GBK" w:eastAsia="方正仿宋_GBK" w:cs="Times New Roman"/>
                      <w:sz w:val="24"/>
                      <w:szCs w:val="24"/>
                    </w:rPr>
                  </w:rPrChange>
                </w:rPr>
                <w:delText>2.05～2.15</w:delText>
              </w:r>
            </w:del>
          </w:p>
        </w:tc>
        <w:tc>
          <w:tcPr>
            <w:tcW w:w="1451" w:type="dxa"/>
            <w:vAlign w:val="center"/>
          </w:tcPr>
          <w:p w14:paraId="6A786B19">
            <w:pPr>
              <w:keepNext/>
              <w:widowControl/>
              <w:adjustRightInd w:val="0"/>
              <w:snapToGrid w:val="0"/>
              <w:spacing w:before="0" w:after="0" w:line="240" w:lineRule="auto"/>
              <w:ind w:left="0" w:leftChars="0" w:right="0" w:rightChars="0" w:firstLine="0" w:firstLineChars="0"/>
              <w:jc w:val="center"/>
              <w:outlineLvl w:val="9"/>
              <w:rPr>
                <w:del w:id="3128" w:author="白日梦想家" w:date="2026-10-26T15:11:03Z"/>
              </w:rPr>
              <w:pPrChange w:id="3127" w:author="白日梦想家" w:date="2026-10-26T15:11:11Z">
                <w:pPr>
                  <w:keepNext/>
                  <w:snapToGrid w:val="0"/>
                  <w:spacing w:before="0" w:after="0" w:line="370" w:lineRule="exact"/>
                  <w:ind w:left="0" w:leftChars="0" w:right="0" w:rightChars="0" w:firstLine="0" w:firstLineChars="0"/>
                  <w:jc w:val="center"/>
                </w:pPr>
              </w:pPrChange>
            </w:pPr>
            <w:del w:id="3129" w:author="白日梦想家" w:date="2026-10-26T15:11:03Z">
              <w:r>
                <w:rPr>
                  <w:rFonts w:hint="default" w:ascii="Times New Roman" w:hAnsi="Times New Roman" w:eastAsia="方正仿宋_GBK" w:cs="Times New Roman"/>
                  <w:sz w:val="28"/>
                  <w:szCs w:val="28"/>
                  <w:rPrChange w:id="3130" w:author="xh" w:date="2026-10-26T09:32:43Z">
                    <w:rPr>
                      <w:rFonts w:hint="eastAsia" w:ascii="方正仿宋_GBK" w:hAnsi="方正仿宋_GBK" w:eastAsia="方正仿宋_GBK" w:cs="Times New Roman"/>
                      <w:sz w:val="24"/>
                      <w:szCs w:val="24"/>
                    </w:rPr>
                  </w:rPrChange>
                </w:rPr>
                <w:delText>1.81～1.89</w:delText>
              </w:r>
            </w:del>
          </w:p>
        </w:tc>
        <w:tc>
          <w:tcPr>
            <w:tcW w:w="1451" w:type="dxa"/>
            <w:vAlign w:val="center"/>
          </w:tcPr>
          <w:p w14:paraId="7755C0F1">
            <w:pPr>
              <w:keepNext/>
              <w:widowControl/>
              <w:adjustRightInd w:val="0"/>
              <w:snapToGrid w:val="0"/>
              <w:spacing w:before="0" w:after="0" w:line="240" w:lineRule="auto"/>
              <w:ind w:left="0" w:leftChars="0" w:right="0" w:rightChars="0" w:firstLine="0" w:firstLineChars="0"/>
              <w:jc w:val="center"/>
              <w:outlineLvl w:val="9"/>
              <w:rPr>
                <w:del w:id="3132" w:author="白日梦想家" w:date="2026-10-26T15:11:03Z"/>
              </w:rPr>
              <w:pPrChange w:id="3131" w:author="白日梦想家" w:date="2026-10-26T15:11:11Z">
                <w:pPr>
                  <w:keepNext/>
                  <w:snapToGrid w:val="0"/>
                  <w:spacing w:before="0" w:after="0" w:line="370" w:lineRule="exact"/>
                  <w:ind w:left="0" w:leftChars="0" w:right="0" w:rightChars="0" w:firstLine="0" w:firstLineChars="0"/>
                  <w:jc w:val="center"/>
                </w:pPr>
              </w:pPrChange>
            </w:pPr>
            <w:del w:id="3133" w:author="白日梦想家" w:date="2026-10-26T15:11:03Z">
              <w:r>
                <w:rPr>
                  <w:rFonts w:hint="default" w:ascii="Times New Roman" w:hAnsi="Times New Roman" w:eastAsia="方正仿宋_GBK" w:cs="Times New Roman"/>
                  <w:sz w:val="28"/>
                  <w:szCs w:val="28"/>
                  <w:rPrChange w:id="3134" w:author="xh" w:date="2026-10-26T09:32:43Z">
                    <w:rPr>
                      <w:rFonts w:hint="eastAsia" w:ascii="方正仿宋_GBK" w:hAnsi="方正仿宋_GBK" w:eastAsia="方正仿宋_GBK" w:cs="Times New Roman"/>
                      <w:sz w:val="24"/>
                      <w:szCs w:val="24"/>
                    </w:rPr>
                  </w:rPrChange>
                </w:rPr>
                <w:delText>1.73～1.81</w:delText>
              </w:r>
            </w:del>
          </w:p>
        </w:tc>
        <w:tc>
          <w:tcPr>
            <w:tcW w:w="1453" w:type="dxa"/>
            <w:vAlign w:val="center"/>
          </w:tcPr>
          <w:p w14:paraId="4171F7ED">
            <w:pPr>
              <w:keepNext/>
              <w:widowControl/>
              <w:adjustRightInd w:val="0"/>
              <w:snapToGrid w:val="0"/>
              <w:spacing w:before="0" w:after="0" w:line="240" w:lineRule="auto"/>
              <w:ind w:left="0" w:leftChars="0" w:right="0" w:rightChars="0" w:firstLine="0" w:firstLineChars="0"/>
              <w:jc w:val="center"/>
              <w:outlineLvl w:val="9"/>
              <w:rPr>
                <w:del w:id="3136" w:author="白日梦想家" w:date="2026-10-26T15:11:03Z"/>
              </w:rPr>
              <w:pPrChange w:id="3135" w:author="白日梦想家" w:date="2026-10-26T15:11:11Z">
                <w:pPr>
                  <w:keepNext/>
                  <w:snapToGrid w:val="0"/>
                  <w:spacing w:before="0" w:after="0" w:line="370" w:lineRule="exact"/>
                  <w:ind w:left="0" w:leftChars="0" w:right="0" w:rightChars="0" w:firstLine="0" w:firstLineChars="0"/>
                  <w:jc w:val="center"/>
                </w:pPr>
              </w:pPrChange>
            </w:pPr>
            <w:del w:id="3137" w:author="白日梦想家" w:date="2026-10-26T15:11:03Z">
              <w:r>
                <w:rPr>
                  <w:rFonts w:hint="default" w:ascii="Times New Roman" w:hAnsi="Times New Roman" w:eastAsia="方正仿宋_GBK" w:cs="Times New Roman"/>
                  <w:sz w:val="28"/>
                  <w:szCs w:val="28"/>
                  <w:rPrChange w:id="3138" w:author="xh" w:date="2026-10-26T09:32:43Z">
                    <w:rPr>
                      <w:rFonts w:hint="eastAsia" w:ascii="方正仿宋_GBK" w:hAnsi="方正仿宋_GBK" w:eastAsia="方正仿宋_GBK" w:cs="Times New Roman"/>
                      <w:sz w:val="24"/>
                      <w:szCs w:val="24"/>
                    </w:rPr>
                  </w:rPrChange>
                </w:rPr>
                <w:delText>1.73～1.81</w:delText>
              </w:r>
            </w:del>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39" w:author="白日梦想家" w:date="2026-10-26T15:11:03Z"/>
        </w:trPr>
        <w:tc>
          <w:tcPr>
            <w:tcW w:w="1450" w:type="dxa"/>
            <w:vAlign w:val="center"/>
          </w:tcPr>
          <w:p w14:paraId="665D538D">
            <w:pPr>
              <w:keepNext/>
              <w:widowControl/>
              <w:adjustRightInd w:val="0"/>
              <w:snapToGrid w:val="0"/>
              <w:spacing w:before="0" w:after="0" w:line="240" w:lineRule="auto"/>
              <w:ind w:left="0" w:leftChars="0" w:right="0" w:rightChars="0" w:firstLine="0" w:firstLineChars="0"/>
              <w:jc w:val="center"/>
              <w:outlineLvl w:val="9"/>
              <w:rPr>
                <w:del w:id="3141" w:author="白日梦想家" w:date="2026-10-26T15:11:03Z"/>
              </w:rPr>
              <w:pPrChange w:id="3140" w:author="白日梦想家" w:date="2026-10-26T15:11:11Z">
                <w:pPr>
                  <w:keepNext/>
                  <w:snapToGrid w:val="0"/>
                  <w:spacing w:before="0" w:after="0" w:line="370" w:lineRule="exact"/>
                  <w:ind w:left="0" w:leftChars="0" w:right="0" w:rightChars="0" w:firstLine="0" w:firstLineChars="0"/>
                  <w:jc w:val="center"/>
                </w:pPr>
              </w:pPrChange>
            </w:pPr>
            <w:del w:id="3142" w:author="白日梦想家" w:date="2026-10-26T15:11:03Z">
              <w:r>
                <w:rPr>
                  <w:rFonts w:hint="default" w:ascii="Times New Roman" w:hAnsi="Times New Roman" w:eastAsia="方正仿宋_GBK" w:cs="Times New Roman"/>
                  <w:sz w:val="28"/>
                  <w:szCs w:val="28"/>
                  <w:rPrChange w:id="3143"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19E65FC3">
            <w:pPr>
              <w:keepNext/>
              <w:widowControl/>
              <w:adjustRightInd w:val="0"/>
              <w:snapToGrid w:val="0"/>
              <w:spacing w:before="0" w:after="0" w:line="240" w:lineRule="auto"/>
              <w:ind w:left="0" w:leftChars="0" w:right="0" w:rightChars="0" w:firstLine="0" w:firstLineChars="0"/>
              <w:jc w:val="center"/>
              <w:outlineLvl w:val="9"/>
              <w:rPr>
                <w:del w:id="3145" w:author="白日梦想家" w:date="2026-10-26T15:11:03Z"/>
              </w:rPr>
              <w:pPrChange w:id="3144" w:author="白日梦想家" w:date="2026-10-26T15:11:11Z">
                <w:pPr>
                  <w:keepNext/>
                  <w:snapToGrid w:val="0"/>
                  <w:spacing w:before="0" w:after="0" w:line="370" w:lineRule="exact"/>
                  <w:ind w:left="0" w:leftChars="0" w:right="0" w:rightChars="0" w:firstLine="0" w:firstLineChars="0"/>
                  <w:jc w:val="center"/>
                </w:pPr>
              </w:pPrChange>
            </w:pPr>
            <w:del w:id="3146" w:author="白日梦想家" w:date="2026-10-26T15:11:03Z">
              <w:r>
                <w:rPr>
                  <w:rFonts w:hint="default" w:ascii="Times New Roman" w:hAnsi="Times New Roman" w:eastAsia="方正仿宋_GBK" w:cs="Times New Roman"/>
                  <w:sz w:val="28"/>
                  <w:szCs w:val="28"/>
                  <w:rPrChange w:id="3147"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6F412C95">
            <w:pPr>
              <w:keepNext/>
              <w:widowControl/>
              <w:adjustRightInd w:val="0"/>
              <w:snapToGrid w:val="0"/>
              <w:spacing w:before="0" w:after="0" w:line="240" w:lineRule="auto"/>
              <w:ind w:left="0" w:leftChars="0" w:right="0" w:rightChars="0" w:firstLine="0" w:firstLineChars="0"/>
              <w:jc w:val="center"/>
              <w:outlineLvl w:val="9"/>
              <w:rPr>
                <w:del w:id="3149" w:author="白日梦想家" w:date="2026-10-26T15:11:03Z"/>
              </w:rPr>
              <w:pPrChange w:id="3148" w:author="白日梦想家" w:date="2026-10-26T15:11:11Z">
                <w:pPr>
                  <w:keepNext/>
                  <w:snapToGrid w:val="0"/>
                  <w:spacing w:before="0" w:after="0" w:line="370" w:lineRule="exact"/>
                  <w:ind w:left="0" w:leftChars="0" w:right="0" w:rightChars="0" w:firstLine="0" w:firstLineChars="0"/>
                  <w:jc w:val="center"/>
                </w:pPr>
              </w:pPrChange>
            </w:pPr>
            <w:del w:id="3150" w:author="白日梦想家" w:date="2026-10-26T15:11:03Z">
              <w:r>
                <w:rPr>
                  <w:rFonts w:hint="default" w:ascii="Times New Roman" w:hAnsi="Times New Roman" w:eastAsia="方正仿宋_GBK" w:cs="Times New Roman"/>
                  <w:sz w:val="28"/>
                  <w:szCs w:val="28"/>
                  <w:rPrChange w:id="3151"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41C00C95">
            <w:pPr>
              <w:keepNext/>
              <w:widowControl/>
              <w:adjustRightInd w:val="0"/>
              <w:snapToGrid w:val="0"/>
              <w:spacing w:before="0" w:after="0" w:line="240" w:lineRule="auto"/>
              <w:ind w:left="0" w:leftChars="0" w:right="0" w:rightChars="0" w:firstLine="0" w:firstLineChars="0"/>
              <w:jc w:val="center"/>
              <w:outlineLvl w:val="9"/>
              <w:rPr>
                <w:del w:id="3153" w:author="白日梦想家" w:date="2026-10-26T15:11:03Z"/>
              </w:rPr>
              <w:pPrChange w:id="3152" w:author="白日梦想家" w:date="2026-10-26T15:11:11Z">
                <w:pPr>
                  <w:keepNext/>
                  <w:snapToGrid w:val="0"/>
                  <w:spacing w:before="0" w:after="0" w:line="370" w:lineRule="exact"/>
                  <w:ind w:left="0" w:leftChars="0" w:right="0" w:rightChars="0" w:firstLine="0" w:firstLineChars="0"/>
                  <w:jc w:val="center"/>
                </w:pPr>
              </w:pPrChange>
            </w:pPr>
            <w:del w:id="3154" w:author="白日梦想家" w:date="2026-10-26T15:11:03Z">
              <w:r>
                <w:rPr>
                  <w:rFonts w:hint="default" w:ascii="Times New Roman" w:hAnsi="Times New Roman" w:eastAsia="方正仿宋_GBK" w:cs="Times New Roman"/>
                  <w:sz w:val="28"/>
                  <w:szCs w:val="28"/>
                  <w:rPrChange w:id="3155"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3C65C67A">
            <w:pPr>
              <w:keepNext/>
              <w:widowControl/>
              <w:adjustRightInd w:val="0"/>
              <w:snapToGrid w:val="0"/>
              <w:spacing w:before="0" w:after="0" w:line="240" w:lineRule="auto"/>
              <w:ind w:left="0" w:leftChars="0" w:right="0" w:rightChars="0" w:firstLine="0" w:firstLineChars="0"/>
              <w:jc w:val="center"/>
              <w:outlineLvl w:val="9"/>
              <w:rPr>
                <w:del w:id="3157" w:author="白日梦想家" w:date="2026-10-26T15:11:03Z"/>
              </w:rPr>
              <w:pPrChange w:id="3156" w:author="白日梦想家" w:date="2026-10-26T15:11:11Z">
                <w:pPr>
                  <w:keepNext/>
                  <w:snapToGrid w:val="0"/>
                  <w:spacing w:before="0" w:after="0" w:line="370" w:lineRule="exact"/>
                  <w:ind w:left="0" w:leftChars="0" w:right="0" w:rightChars="0" w:firstLine="0" w:firstLineChars="0"/>
                  <w:jc w:val="center"/>
                </w:pPr>
              </w:pPrChange>
            </w:pPr>
            <w:del w:id="3158" w:author="白日梦想家" w:date="2026-10-26T15:11:03Z">
              <w:r>
                <w:rPr>
                  <w:rFonts w:hint="default" w:ascii="Times New Roman" w:hAnsi="Times New Roman" w:eastAsia="方正仿宋_GBK" w:cs="Times New Roman"/>
                  <w:sz w:val="28"/>
                  <w:szCs w:val="28"/>
                  <w:rPrChange w:id="3159" w:author="xh" w:date="2026-10-26T09:32:43Z">
                    <w:rPr>
                      <w:rFonts w:hint="eastAsia" w:ascii="方正仿宋_GBK" w:hAnsi="方正仿宋_GBK" w:eastAsia="方正仿宋_GBK" w:cs="Times New Roman"/>
                      <w:sz w:val="24"/>
                      <w:szCs w:val="24"/>
                    </w:rPr>
                  </w:rPrChange>
                </w:rPr>
                <w:delText>2.25～2.35</w:delText>
              </w:r>
            </w:del>
          </w:p>
        </w:tc>
        <w:tc>
          <w:tcPr>
            <w:tcW w:w="1453" w:type="dxa"/>
            <w:vAlign w:val="center"/>
          </w:tcPr>
          <w:p w14:paraId="2E584AFA">
            <w:pPr>
              <w:keepNext/>
              <w:widowControl/>
              <w:adjustRightInd w:val="0"/>
              <w:snapToGrid w:val="0"/>
              <w:spacing w:before="0" w:after="0" w:line="240" w:lineRule="auto"/>
              <w:ind w:left="0" w:leftChars="0" w:right="0" w:rightChars="0" w:firstLine="0" w:firstLineChars="0"/>
              <w:jc w:val="center"/>
              <w:outlineLvl w:val="9"/>
              <w:rPr>
                <w:del w:id="3161" w:author="白日梦想家" w:date="2026-10-26T15:11:03Z"/>
              </w:rPr>
              <w:pPrChange w:id="3160" w:author="白日梦想家" w:date="2026-10-26T15:11:11Z">
                <w:pPr>
                  <w:keepNext/>
                  <w:snapToGrid w:val="0"/>
                  <w:spacing w:before="0" w:after="0" w:line="370" w:lineRule="exact"/>
                  <w:ind w:left="0" w:leftChars="0" w:right="0" w:rightChars="0" w:firstLine="0" w:firstLineChars="0"/>
                  <w:jc w:val="center"/>
                </w:pPr>
              </w:pPrChange>
            </w:pPr>
            <w:del w:id="3162" w:author="白日梦想家" w:date="2026-10-26T15:11:03Z">
              <w:r>
                <w:rPr>
                  <w:rFonts w:hint="default" w:ascii="Times New Roman" w:hAnsi="Times New Roman" w:eastAsia="方正仿宋_GBK" w:cs="Times New Roman"/>
                  <w:sz w:val="28"/>
                  <w:szCs w:val="28"/>
                  <w:rPrChange w:id="3163" w:author="xh" w:date="2026-10-26T09:32:43Z">
                    <w:rPr>
                      <w:rFonts w:hint="eastAsia" w:ascii="方正仿宋_GBK" w:hAnsi="方正仿宋_GBK" w:eastAsia="方正仿宋_GBK" w:cs="Times New Roman"/>
                      <w:sz w:val="24"/>
                      <w:szCs w:val="24"/>
                    </w:rPr>
                  </w:rPrChange>
                </w:rPr>
                <w:delText>2.15～2.25</w:delText>
              </w:r>
            </w:del>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64" w:author="白日梦想家" w:date="2026-10-26T15:11:03Z"/>
        </w:trPr>
        <w:tc>
          <w:tcPr>
            <w:tcW w:w="1450" w:type="dxa"/>
            <w:vAlign w:val="center"/>
          </w:tcPr>
          <w:p w14:paraId="2AB94324">
            <w:pPr>
              <w:keepNext/>
              <w:widowControl/>
              <w:adjustRightInd w:val="0"/>
              <w:snapToGrid w:val="0"/>
              <w:spacing w:before="0" w:after="0" w:line="240" w:lineRule="auto"/>
              <w:ind w:left="0" w:leftChars="0" w:right="0" w:rightChars="0" w:firstLine="0" w:firstLineChars="0"/>
              <w:jc w:val="center"/>
              <w:outlineLvl w:val="9"/>
              <w:rPr>
                <w:del w:id="3166" w:author="白日梦想家" w:date="2026-10-26T15:11:03Z"/>
              </w:rPr>
              <w:pPrChange w:id="3165" w:author="白日梦想家" w:date="2026-10-26T15:11:11Z">
                <w:pPr>
                  <w:keepNext/>
                  <w:snapToGrid w:val="0"/>
                  <w:spacing w:before="0" w:after="0" w:line="370" w:lineRule="exact"/>
                  <w:ind w:left="0" w:leftChars="0" w:right="0" w:rightChars="0" w:firstLine="0" w:firstLineChars="0"/>
                  <w:jc w:val="center"/>
                </w:pPr>
              </w:pPrChange>
            </w:pPr>
            <w:del w:id="3167" w:author="白日梦想家" w:date="2026-10-26T15:11:03Z">
              <w:r>
                <w:rPr>
                  <w:rFonts w:hint="default" w:ascii="Times New Roman" w:hAnsi="Times New Roman" w:eastAsia="方正仿宋_GBK" w:cs="Times New Roman"/>
                  <w:sz w:val="28"/>
                  <w:szCs w:val="28"/>
                  <w:rPrChange w:id="3168"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0A0901BD">
            <w:pPr>
              <w:keepNext/>
              <w:widowControl/>
              <w:adjustRightInd w:val="0"/>
              <w:snapToGrid w:val="0"/>
              <w:spacing w:before="0" w:after="0" w:line="240" w:lineRule="auto"/>
              <w:ind w:left="0" w:leftChars="0" w:right="0" w:rightChars="0" w:firstLine="0" w:firstLineChars="0"/>
              <w:jc w:val="center"/>
              <w:outlineLvl w:val="9"/>
              <w:rPr>
                <w:del w:id="3170" w:author="白日梦想家" w:date="2026-10-26T15:11:03Z"/>
              </w:rPr>
              <w:pPrChange w:id="3169" w:author="白日梦想家" w:date="2026-10-26T15:11:11Z">
                <w:pPr>
                  <w:keepNext/>
                  <w:snapToGrid w:val="0"/>
                  <w:spacing w:before="0" w:after="0" w:line="370" w:lineRule="exact"/>
                  <w:ind w:left="0" w:leftChars="0" w:right="0" w:rightChars="0" w:firstLine="0" w:firstLineChars="0"/>
                  <w:jc w:val="center"/>
                </w:pPr>
              </w:pPrChange>
            </w:pPr>
            <w:del w:id="3171" w:author="白日梦想家" w:date="2026-10-26T15:11:03Z">
              <w:r>
                <w:rPr>
                  <w:rFonts w:hint="default" w:ascii="Times New Roman" w:hAnsi="Times New Roman" w:eastAsia="方正仿宋_GBK" w:cs="Times New Roman"/>
                  <w:sz w:val="28"/>
                  <w:szCs w:val="28"/>
                  <w:rPrChange w:id="3172"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2A853479">
            <w:pPr>
              <w:keepNext/>
              <w:widowControl/>
              <w:adjustRightInd w:val="0"/>
              <w:snapToGrid w:val="0"/>
              <w:spacing w:before="0" w:after="0" w:line="240" w:lineRule="auto"/>
              <w:ind w:left="0" w:leftChars="0" w:right="0" w:rightChars="0" w:firstLine="0" w:firstLineChars="0"/>
              <w:jc w:val="center"/>
              <w:outlineLvl w:val="9"/>
              <w:rPr>
                <w:del w:id="3174" w:author="白日梦想家" w:date="2026-10-26T15:11:03Z"/>
              </w:rPr>
              <w:pPrChange w:id="3173" w:author="白日梦想家" w:date="2026-10-26T15:11:11Z">
                <w:pPr>
                  <w:keepNext/>
                  <w:snapToGrid w:val="0"/>
                  <w:spacing w:before="0" w:after="0" w:line="370" w:lineRule="exact"/>
                  <w:ind w:left="0" w:leftChars="0" w:right="0" w:rightChars="0" w:firstLine="0" w:firstLineChars="0"/>
                  <w:jc w:val="center"/>
                </w:pPr>
              </w:pPrChange>
            </w:pPr>
            <w:del w:id="3175" w:author="白日梦想家" w:date="2026-10-26T15:11:03Z">
              <w:r>
                <w:rPr>
                  <w:rFonts w:hint="default" w:ascii="Times New Roman" w:hAnsi="Times New Roman" w:eastAsia="方正仿宋_GBK" w:cs="Times New Roman"/>
                  <w:sz w:val="28"/>
                  <w:szCs w:val="28"/>
                  <w:rPrChange w:id="3176" w:author="xh" w:date="2026-10-26T09:32:43Z">
                    <w:rPr>
                      <w:rFonts w:hint="eastAsia" w:ascii="方正仿宋_GBK" w:hAnsi="方正仿宋_GBK" w:eastAsia="方正仿宋_GBK" w:cs="Times New Roman"/>
                      <w:sz w:val="24"/>
                      <w:szCs w:val="24"/>
                    </w:rPr>
                  </w:rPrChange>
                </w:rPr>
                <w:delText>1.88～1.97</w:delText>
              </w:r>
            </w:del>
          </w:p>
        </w:tc>
        <w:tc>
          <w:tcPr>
            <w:tcW w:w="1451" w:type="dxa"/>
            <w:vAlign w:val="center"/>
          </w:tcPr>
          <w:p w14:paraId="42561534">
            <w:pPr>
              <w:keepNext/>
              <w:widowControl/>
              <w:adjustRightInd w:val="0"/>
              <w:snapToGrid w:val="0"/>
              <w:spacing w:before="0" w:after="0" w:line="240" w:lineRule="auto"/>
              <w:ind w:left="0" w:leftChars="0" w:right="0" w:rightChars="0" w:firstLine="0" w:firstLineChars="0"/>
              <w:jc w:val="center"/>
              <w:outlineLvl w:val="9"/>
              <w:rPr>
                <w:del w:id="3178" w:author="白日梦想家" w:date="2026-10-26T15:11:03Z"/>
              </w:rPr>
              <w:pPrChange w:id="3177" w:author="白日梦想家" w:date="2026-10-26T15:11:11Z">
                <w:pPr>
                  <w:keepNext/>
                  <w:snapToGrid w:val="0"/>
                  <w:spacing w:before="0" w:after="0" w:line="370" w:lineRule="exact"/>
                  <w:ind w:left="0" w:leftChars="0" w:right="0" w:rightChars="0" w:firstLine="0" w:firstLineChars="0"/>
                  <w:jc w:val="center"/>
                </w:pPr>
              </w:pPrChange>
            </w:pPr>
            <w:del w:id="3179" w:author="白日梦想家" w:date="2026-10-26T15:11:03Z">
              <w:r>
                <w:rPr>
                  <w:rFonts w:hint="default" w:ascii="Times New Roman" w:hAnsi="Times New Roman" w:eastAsia="方正仿宋_GBK" w:cs="Times New Roman"/>
                  <w:sz w:val="28"/>
                  <w:szCs w:val="28"/>
                  <w:rPrChange w:id="3180" w:author="xh" w:date="2026-10-26T09:32:43Z">
                    <w:rPr>
                      <w:rFonts w:hint="eastAsia" w:ascii="方正仿宋_GBK" w:hAnsi="方正仿宋_GBK" w:eastAsia="方正仿宋_GBK" w:cs="Times New Roman"/>
                      <w:sz w:val="24"/>
                      <w:szCs w:val="24"/>
                    </w:rPr>
                  </w:rPrChange>
                </w:rPr>
                <w:delText>1.79～1.88</w:delText>
              </w:r>
            </w:del>
          </w:p>
        </w:tc>
        <w:tc>
          <w:tcPr>
            <w:tcW w:w="1451" w:type="dxa"/>
            <w:vAlign w:val="center"/>
          </w:tcPr>
          <w:p w14:paraId="1A8A70A5">
            <w:pPr>
              <w:keepNext/>
              <w:widowControl/>
              <w:adjustRightInd w:val="0"/>
              <w:snapToGrid w:val="0"/>
              <w:spacing w:before="0" w:after="0" w:line="240" w:lineRule="auto"/>
              <w:ind w:left="0" w:leftChars="0" w:right="0" w:rightChars="0" w:firstLine="0" w:firstLineChars="0"/>
              <w:jc w:val="center"/>
              <w:outlineLvl w:val="9"/>
              <w:rPr>
                <w:del w:id="3182" w:author="白日梦想家" w:date="2026-10-26T15:11:03Z"/>
              </w:rPr>
              <w:pPrChange w:id="3181" w:author="白日梦想家" w:date="2026-10-26T15:11:11Z">
                <w:pPr>
                  <w:keepNext/>
                  <w:snapToGrid w:val="0"/>
                  <w:spacing w:before="0" w:after="0" w:line="370" w:lineRule="exact"/>
                  <w:ind w:left="0" w:leftChars="0" w:right="0" w:rightChars="0" w:firstLine="0" w:firstLineChars="0"/>
                  <w:jc w:val="center"/>
                </w:pPr>
              </w:pPrChange>
            </w:pPr>
            <w:del w:id="3183" w:author="白日梦想家" w:date="2026-10-26T15:11:03Z">
              <w:r>
                <w:rPr>
                  <w:rFonts w:hint="default" w:ascii="Times New Roman" w:hAnsi="Times New Roman" w:eastAsia="方正仿宋_GBK" w:cs="Times New Roman"/>
                  <w:sz w:val="28"/>
                  <w:szCs w:val="28"/>
                  <w:rPrChange w:id="3184"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A5A184">
            <w:pPr>
              <w:keepNext/>
              <w:widowControl/>
              <w:adjustRightInd w:val="0"/>
              <w:snapToGrid w:val="0"/>
              <w:spacing w:before="0" w:after="0" w:line="240" w:lineRule="auto"/>
              <w:ind w:left="0" w:leftChars="0" w:right="0" w:rightChars="0" w:firstLine="0" w:firstLineChars="0"/>
              <w:jc w:val="center"/>
              <w:outlineLvl w:val="9"/>
              <w:rPr>
                <w:del w:id="3186" w:author="白日梦想家" w:date="2026-10-26T15:11:03Z"/>
              </w:rPr>
              <w:pPrChange w:id="3185" w:author="白日梦想家" w:date="2026-10-26T15:11:11Z">
                <w:pPr>
                  <w:keepNext/>
                  <w:snapToGrid w:val="0"/>
                  <w:spacing w:before="0" w:after="0" w:line="370" w:lineRule="exact"/>
                  <w:ind w:left="0" w:leftChars="0" w:right="0" w:rightChars="0" w:firstLine="0" w:firstLineChars="0"/>
                  <w:jc w:val="center"/>
                </w:pPr>
              </w:pPrChange>
            </w:pPr>
            <w:del w:id="3187" w:author="白日梦想家" w:date="2026-10-26T15:11:03Z">
              <w:r>
                <w:rPr>
                  <w:rFonts w:hint="default" w:ascii="Times New Roman" w:hAnsi="Times New Roman" w:eastAsia="方正仿宋_GBK" w:cs="Times New Roman"/>
                  <w:sz w:val="28"/>
                  <w:szCs w:val="28"/>
                  <w:rPrChange w:id="3188" w:author="xh" w:date="2026-10-26T09:32:43Z">
                    <w:rPr>
                      <w:rFonts w:hint="eastAsia" w:ascii="方正仿宋_GBK" w:hAnsi="方正仿宋_GBK" w:eastAsia="方正仿宋_GBK" w:cs="Times New Roman"/>
                      <w:sz w:val="24"/>
                      <w:szCs w:val="24"/>
                    </w:rPr>
                  </w:rPrChange>
                </w:rPr>
                <w:delText>1.43～1.53</w:delText>
              </w:r>
            </w:del>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89" w:author="白日梦想家" w:date="2026-10-26T15:11:03Z"/>
        </w:trPr>
        <w:tc>
          <w:tcPr>
            <w:tcW w:w="1450" w:type="dxa"/>
            <w:vAlign w:val="center"/>
          </w:tcPr>
          <w:p w14:paraId="75D29ACB">
            <w:pPr>
              <w:keepNext/>
              <w:widowControl/>
              <w:adjustRightInd w:val="0"/>
              <w:snapToGrid w:val="0"/>
              <w:spacing w:before="0" w:after="0" w:line="240" w:lineRule="auto"/>
              <w:ind w:left="0" w:leftChars="0" w:right="0" w:rightChars="0" w:firstLine="0" w:firstLineChars="0"/>
              <w:jc w:val="center"/>
              <w:outlineLvl w:val="9"/>
              <w:rPr>
                <w:del w:id="3191" w:author="白日梦想家" w:date="2026-10-26T15:11:03Z"/>
              </w:rPr>
              <w:pPrChange w:id="3190" w:author="白日梦想家" w:date="2026-10-26T15:11:11Z">
                <w:pPr>
                  <w:keepNext/>
                  <w:snapToGrid w:val="0"/>
                  <w:spacing w:before="0" w:after="0" w:line="370" w:lineRule="exact"/>
                  <w:ind w:left="0" w:leftChars="0" w:right="0" w:rightChars="0" w:firstLine="0" w:firstLineChars="0"/>
                  <w:jc w:val="center"/>
                </w:pPr>
              </w:pPrChange>
            </w:pPr>
            <w:del w:id="3192" w:author="白日梦想家" w:date="2026-10-26T15:11:03Z">
              <w:r>
                <w:rPr>
                  <w:rFonts w:hint="default" w:ascii="Times New Roman" w:hAnsi="Times New Roman" w:eastAsia="方正仿宋_GBK" w:cs="Times New Roman"/>
                  <w:sz w:val="28"/>
                  <w:szCs w:val="28"/>
                  <w:rPrChange w:id="3193"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474198E7">
            <w:pPr>
              <w:keepNext/>
              <w:widowControl/>
              <w:adjustRightInd w:val="0"/>
              <w:snapToGrid w:val="0"/>
              <w:spacing w:before="0" w:after="0" w:line="240" w:lineRule="auto"/>
              <w:ind w:left="0" w:leftChars="0" w:right="0" w:rightChars="0" w:firstLine="0" w:firstLineChars="0"/>
              <w:jc w:val="center"/>
              <w:outlineLvl w:val="9"/>
              <w:rPr>
                <w:del w:id="3195" w:author="白日梦想家" w:date="2026-10-26T15:11:03Z"/>
              </w:rPr>
              <w:pPrChange w:id="3194" w:author="白日梦想家" w:date="2026-10-26T15:11:11Z">
                <w:pPr>
                  <w:keepNext/>
                  <w:snapToGrid w:val="0"/>
                  <w:spacing w:before="0" w:after="0" w:line="370" w:lineRule="exact"/>
                  <w:ind w:left="0" w:leftChars="0" w:right="0" w:rightChars="0" w:firstLine="0" w:firstLineChars="0"/>
                  <w:jc w:val="center"/>
                </w:pPr>
              </w:pPrChange>
            </w:pPr>
            <w:del w:id="3196" w:author="白日梦想家" w:date="2026-10-26T15:11:03Z">
              <w:r>
                <w:rPr>
                  <w:rFonts w:hint="default" w:ascii="Times New Roman" w:hAnsi="Times New Roman" w:eastAsia="方正仿宋_GBK" w:cs="Times New Roman"/>
                  <w:sz w:val="28"/>
                  <w:szCs w:val="28"/>
                  <w:rPrChange w:id="3197"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1FA25B67">
            <w:pPr>
              <w:keepNext/>
              <w:widowControl/>
              <w:adjustRightInd w:val="0"/>
              <w:snapToGrid w:val="0"/>
              <w:spacing w:before="0" w:after="0" w:line="240" w:lineRule="auto"/>
              <w:ind w:left="0" w:leftChars="0" w:right="0" w:rightChars="0" w:firstLine="0" w:firstLineChars="0"/>
              <w:jc w:val="center"/>
              <w:outlineLvl w:val="9"/>
              <w:rPr>
                <w:del w:id="3199" w:author="白日梦想家" w:date="2026-10-26T15:11:03Z"/>
              </w:rPr>
              <w:pPrChange w:id="3198" w:author="白日梦想家" w:date="2026-10-26T15:11:11Z">
                <w:pPr>
                  <w:keepNext/>
                  <w:snapToGrid w:val="0"/>
                  <w:spacing w:before="0" w:after="0" w:line="370" w:lineRule="exact"/>
                  <w:ind w:left="0" w:leftChars="0" w:right="0" w:rightChars="0" w:firstLine="0" w:firstLineChars="0"/>
                  <w:jc w:val="center"/>
                </w:pPr>
              </w:pPrChange>
            </w:pPr>
            <w:del w:id="3200" w:author="白日梦想家" w:date="2026-10-26T15:11:03Z">
              <w:r>
                <w:rPr>
                  <w:rFonts w:hint="default" w:ascii="Times New Roman" w:hAnsi="Times New Roman" w:eastAsia="方正仿宋_GBK" w:cs="Times New Roman"/>
                  <w:sz w:val="28"/>
                  <w:szCs w:val="28"/>
                  <w:rPrChange w:id="3201" w:author="xh" w:date="2026-10-26T09:32:43Z">
                    <w:rPr>
                      <w:rFonts w:hint="eastAsia" w:ascii="方正仿宋_GBK" w:hAnsi="方正仿宋_GBK" w:eastAsia="方正仿宋_GBK" w:cs="Times New Roman"/>
                      <w:sz w:val="24"/>
                      <w:szCs w:val="24"/>
                    </w:rPr>
                  </w:rPrChange>
                </w:rPr>
                <w:delText>1.96～2.03</w:delText>
              </w:r>
            </w:del>
          </w:p>
        </w:tc>
        <w:tc>
          <w:tcPr>
            <w:tcW w:w="1451" w:type="dxa"/>
            <w:vAlign w:val="center"/>
          </w:tcPr>
          <w:p w14:paraId="2726FB84">
            <w:pPr>
              <w:keepNext/>
              <w:widowControl/>
              <w:adjustRightInd w:val="0"/>
              <w:snapToGrid w:val="0"/>
              <w:spacing w:before="0" w:after="0" w:line="240" w:lineRule="auto"/>
              <w:ind w:left="0" w:leftChars="0" w:right="0" w:rightChars="0" w:firstLine="0" w:firstLineChars="0"/>
              <w:jc w:val="center"/>
              <w:outlineLvl w:val="9"/>
              <w:rPr>
                <w:del w:id="3203" w:author="白日梦想家" w:date="2026-10-26T15:11:03Z"/>
              </w:rPr>
              <w:pPrChange w:id="3202" w:author="白日梦想家" w:date="2026-10-26T15:11:11Z">
                <w:pPr>
                  <w:keepNext/>
                  <w:snapToGrid w:val="0"/>
                  <w:spacing w:before="0" w:after="0" w:line="370" w:lineRule="exact"/>
                  <w:ind w:left="0" w:leftChars="0" w:right="0" w:rightChars="0" w:firstLine="0" w:firstLineChars="0"/>
                  <w:jc w:val="center"/>
                </w:pPr>
              </w:pPrChange>
            </w:pPr>
            <w:del w:id="3204" w:author="白日梦想家" w:date="2026-10-26T15:11:03Z">
              <w:r>
                <w:rPr>
                  <w:rFonts w:hint="default" w:ascii="Times New Roman" w:hAnsi="Times New Roman" w:eastAsia="方正仿宋_GBK" w:cs="Times New Roman"/>
                  <w:sz w:val="28"/>
                  <w:szCs w:val="28"/>
                  <w:rPrChange w:id="3205" w:author="xh" w:date="2026-10-26T09:32:43Z">
                    <w:rPr>
                      <w:rFonts w:hint="eastAsia" w:ascii="方正仿宋_GBK" w:hAnsi="方正仿宋_GBK" w:eastAsia="方正仿宋_GBK" w:cs="Times New Roman"/>
                      <w:sz w:val="24"/>
                      <w:szCs w:val="24"/>
                    </w:rPr>
                  </w:rPrChange>
                </w:rPr>
                <w:delText>1.89～1.96</w:delText>
              </w:r>
            </w:del>
          </w:p>
        </w:tc>
        <w:tc>
          <w:tcPr>
            <w:tcW w:w="1451" w:type="dxa"/>
            <w:vAlign w:val="center"/>
          </w:tcPr>
          <w:p w14:paraId="47326C0D">
            <w:pPr>
              <w:keepNext/>
              <w:widowControl/>
              <w:adjustRightInd w:val="0"/>
              <w:snapToGrid w:val="0"/>
              <w:spacing w:before="0" w:after="0" w:line="240" w:lineRule="auto"/>
              <w:ind w:left="0" w:leftChars="0" w:right="0" w:rightChars="0" w:firstLine="0" w:firstLineChars="0"/>
              <w:jc w:val="center"/>
              <w:outlineLvl w:val="9"/>
              <w:rPr>
                <w:del w:id="3207" w:author="白日梦想家" w:date="2026-10-26T15:11:03Z"/>
              </w:rPr>
              <w:pPrChange w:id="3206" w:author="白日梦想家" w:date="2026-10-26T15:11:11Z">
                <w:pPr>
                  <w:keepNext/>
                  <w:snapToGrid w:val="0"/>
                  <w:spacing w:before="0" w:after="0" w:line="370" w:lineRule="exact"/>
                  <w:ind w:left="0" w:leftChars="0" w:right="0" w:rightChars="0" w:firstLine="0" w:firstLineChars="0"/>
                  <w:jc w:val="center"/>
                </w:pPr>
              </w:pPrChange>
            </w:pPr>
            <w:del w:id="3208" w:author="白日梦想家" w:date="2026-10-26T15:11:03Z">
              <w:r>
                <w:rPr>
                  <w:rFonts w:hint="default" w:ascii="Times New Roman" w:hAnsi="Times New Roman" w:eastAsia="方正仿宋_GBK" w:cs="Times New Roman"/>
                  <w:sz w:val="28"/>
                  <w:szCs w:val="28"/>
                  <w:rPrChange w:id="3209" w:author="xh" w:date="2026-10-26T09:32:43Z">
                    <w:rPr>
                      <w:rFonts w:hint="eastAsia" w:ascii="方正仿宋_GBK" w:hAnsi="方正仿宋_GBK" w:eastAsia="方正仿宋_GBK" w:cs="Times New Roman"/>
                      <w:sz w:val="24"/>
                      <w:szCs w:val="24"/>
                    </w:rPr>
                  </w:rPrChange>
                </w:rPr>
                <w:delText>1.63～1.69</w:delText>
              </w:r>
            </w:del>
          </w:p>
        </w:tc>
        <w:tc>
          <w:tcPr>
            <w:tcW w:w="1453" w:type="dxa"/>
            <w:vAlign w:val="center"/>
          </w:tcPr>
          <w:p w14:paraId="7C76F06E">
            <w:pPr>
              <w:keepNext/>
              <w:widowControl/>
              <w:adjustRightInd w:val="0"/>
              <w:snapToGrid w:val="0"/>
              <w:spacing w:before="0" w:after="0" w:line="240" w:lineRule="auto"/>
              <w:ind w:left="0" w:leftChars="0" w:right="0" w:rightChars="0" w:firstLine="0" w:firstLineChars="0"/>
              <w:jc w:val="center"/>
              <w:outlineLvl w:val="9"/>
              <w:rPr>
                <w:del w:id="3211" w:author="白日梦想家" w:date="2026-10-26T15:11:03Z"/>
              </w:rPr>
              <w:pPrChange w:id="3210" w:author="白日梦想家" w:date="2026-10-26T15:11:11Z">
                <w:pPr>
                  <w:keepNext/>
                  <w:snapToGrid w:val="0"/>
                  <w:spacing w:before="0" w:after="0" w:line="370" w:lineRule="exact"/>
                  <w:ind w:left="0" w:leftChars="0" w:right="0" w:rightChars="0" w:firstLine="0" w:firstLineChars="0"/>
                  <w:jc w:val="center"/>
                </w:pPr>
              </w:pPrChange>
            </w:pPr>
            <w:del w:id="3212" w:author="白日梦想家" w:date="2026-10-26T15:11:03Z">
              <w:r>
                <w:rPr>
                  <w:rFonts w:hint="default" w:ascii="Times New Roman" w:hAnsi="Times New Roman" w:eastAsia="方正仿宋_GBK" w:cs="Times New Roman"/>
                  <w:sz w:val="28"/>
                  <w:szCs w:val="28"/>
                  <w:rPrChange w:id="3213" w:author="xh" w:date="2026-10-26T09:32:43Z">
                    <w:rPr>
                      <w:rFonts w:hint="eastAsia" w:ascii="方正仿宋_GBK" w:hAnsi="方正仿宋_GBK" w:eastAsia="方正仿宋_GBK" w:cs="Times New Roman"/>
                      <w:sz w:val="24"/>
                      <w:szCs w:val="24"/>
                    </w:rPr>
                  </w:rPrChange>
                </w:rPr>
                <w:delText>1.57～1.63</w:delText>
              </w:r>
            </w:del>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14" w:author="白日梦想家" w:date="2026-10-26T15:11:03Z"/>
        </w:trPr>
        <w:tc>
          <w:tcPr>
            <w:tcW w:w="1450" w:type="dxa"/>
            <w:vAlign w:val="center"/>
          </w:tcPr>
          <w:p w14:paraId="742C2B61">
            <w:pPr>
              <w:keepNext/>
              <w:widowControl/>
              <w:adjustRightInd w:val="0"/>
              <w:snapToGrid w:val="0"/>
              <w:spacing w:before="0" w:after="0" w:line="240" w:lineRule="auto"/>
              <w:ind w:left="0" w:leftChars="0" w:right="0" w:rightChars="0" w:firstLine="0" w:firstLineChars="0"/>
              <w:jc w:val="center"/>
              <w:outlineLvl w:val="9"/>
              <w:rPr>
                <w:del w:id="3216" w:author="白日梦想家" w:date="2026-10-26T15:11:03Z"/>
              </w:rPr>
              <w:pPrChange w:id="3215" w:author="白日梦想家" w:date="2026-10-26T15:11:11Z">
                <w:pPr>
                  <w:snapToGrid w:val="0"/>
                  <w:spacing w:before="0" w:after="0" w:line="370" w:lineRule="exact"/>
                  <w:ind w:left="0" w:leftChars="0" w:right="0" w:rightChars="0" w:firstLine="0" w:firstLineChars="0"/>
                  <w:jc w:val="center"/>
                </w:pPr>
              </w:pPrChange>
            </w:pPr>
            <w:del w:id="3217" w:author="白日梦想家" w:date="2026-10-26T15:11:03Z">
              <w:r>
                <w:rPr>
                  <w:rFonts w:hint="default" w:ascii="Times New Roman" w:hAnsi="Times New Roman" w:eastAsia="方正仿宋_GBK" w:cs="Times New Roman"/>
                  <w:sz w:val="28"/>
                  <w:szCs w:val="28"/>
                  <w:rPrChange w:id="3218"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19B4F36F">
            <w:pPr>
              <w:keepNext/>
              <w:widowControl/>
              <w:adjustRightInd w:val="0"/>
              <w:snapToGrid w:val="0"/>
              <w:spacing w:before="0" w:after="0" w:line="240" w:lineRule="auto"/>
              <w:ind w:left="0" w:leftChars="0" w:right="0" w:rightChars="0" w:firstLine="0" w:firstLineChars="0"/>
              <w:jc w:val="center"/>
              <w:outlineLvl w:val="9"/>
              <w:rPr>
                <w:del w:id="3220" w:author="白日梦想家" w:date="2026-10-26T15:11:03Z"/>
              </w:rPr>
              <w:pPrChange w:id="3219" w:author="白日梦想家" w:date="2026-10-26T15:11:11Z">
                <w:pPr>
                  <w:snapToGrid w:val="0"/>
                  <w:spacing w:before="0" w:after="0" w:line="370" w:lineRule="exact"/>
                  <w:ind w:left="0" w:leftChars="0" w:right="0" w:rightChars="0" w:firstLine="0" w:firstLineChars="0"/>
                  <w:jc w:val="center"/>
                </w:pPr>
              </w:pPrChange>
            </w:pPr>
            <w:del w:id="3221" w:author="白日梦想家" w:date="2026-10-26T15:11:03Z">
              <w:r>
                <w:rPr>
                  <w:rFonts w:hint="default" w:ascii="Times New Roman" w:hAnsi="Times New Roman" w:eastAsia="方正仿宋_GBK" w:cs="Times New Roman"/>
                  <w:sz w:val="28"/>
                  <w:szCs w:val="28"/>
                  <w:rPrChange w:id="3222"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412CA29C">
            <w:pPr>
              <w:keepNext/>
              <w:widowControl/>
              <w:adjustRightInd w:val="0"/>
              <w:snapToGrid w:val="0"/>
              <w:spacing w:before="0" w:after="0" w:line="240" w:lineRule="auto"/>
              <w:ind w:left="0" w:leftChars="0" w:right="0" w:rightChars="0" w:firstLine="0" w:firstLineChars="0"/>
              <w:jc w:val="center"/>
              <w:outlineLvl w:val="9"/>
              <w:rPr>
                <w:del w:id="3224" w:author="白日梦想家" w:date="2026-10-26T15:11:03Z"/>
              </w:rPr>
              <w:pPrChange w:id="3223" w:author="白日梦想家" w:date="2026-10-26T15:11:11Z">
                <w:pPr>
                  <w:snapToGrid w:val="0"/>
                  <w:spacing w:before="0" w:after="0" w:line="370" w:lineRule="exact"/>
                  <w:ind w:left="0" w:leftChars="0" w:right="0" w:rightChars="0" w:firstLine="0" w:firstLineChars="0"/>
                  <w:jc w:val="center"/>
                </w:pPr>
              </w:pPrChange>
            </w:pPr>
            <w:del w:id="3225" w:author="白日梦想家" w:date="2026-10-26T15:11:03Z">
              <w:r>
                <w:rPr>
                  <w:rFonts w:hint="default" w:ascii="Times New Roman" w:hAnsi="Times New Roman" w:eastAsia="方正仿宋_GBK" w:cs="Times New Roman"/>
                  <w:sz w:val="28"/>
                  <w:szCs w:val="28"/>
                  <w:rPrChange w:id="3226" w:author="xh" w:date="2026-10-26T09:32:43Z">
                    <w:rPr>
                      <w:rFonts w:hint="eastAsia" w:ascii="方正仿宋_GBK" w:hAnsi="方正仿宋_GBK" w:eastAsia="方正仿宋_GBK" w:cs="Times New Roman"/>
                      <w:sz w:val="24"/>
                      <w:szCs w:val="24"/>
                    </w:rPr>
                  </w:rPrChange>
                </w:rPr>
                <w:delText>2.41～2.47</w:delText>
              </w:r>
            </w:del>
          </w:p>
        </w:tc>
        <w:tc>
          <w:tcPr>
            <w:tcW w:w="1451" w:type="dxa"/>
            <w:vAlign w:val="center"/>
          </w:tcPr>
          <w:p w14:paraId="35227F4C">
            <w:pPr>
              <w:keepNext/>
              <w:widowControl/>
              <w:adjustRightInd w:val="0"/>
              <w:snapToGrid w:val="0"/>
              <w:spacing w:before="0" w:after="0" w:line="240" w:lineRule="auto"/>
              <w:ind w:left="0" w:leftChars="0" w:right="0" w:rightChars="0" w:firstLine="0" w:firstLineChars="0"/>
              <w:jc w:val="center"/>
              <w:outlineLvl w:val="9"/>
              <w:rPr>
                <w:del w:id="3228" w:author="白日梦想家" w:date="2026-10-26T15:11:03Z"/>
              </w:rPr>
              <w:pPrChange w:id="3227" w:author="白日梦想家" w:date="2026-10-26T15:11:11Z">
                <w:pPr>
                  <w:snapToGrid w:val="0"/>
                  <w:spacing w:before="0" w:after="0" w:line="370" w:lineRule="exact"/>
                  <w:ind w:left="0" w:leftChars="0" w:right="0" w:rightChars="0" w:firstLine="0" w:firstLineChars="0"/>
                  <w:jc w:val="center"/>
                </w:pPr>
              </w:pPrChange>
            </w:pPr>
            <w:del w:id="3229" w:author="白日梦想家" w:date="2026-10-26T15:11:03Z">
              <w:r>
                <w:rPr>
                  <w:rFonts w:hint="default" w:ascii="Times New Roman" w:hAnsi="Times New Roman" w:eastAsia="方正仿宋_GBK" w:cs="Times New Roman"/>
                  <w:sz w:val="28"/>
                  <w:szCs w:val="28"/>
                  <w:rPrChange w:id="3230" w:author="xh" w:date="2026-10-26T09:32:43Z">
                    <w:rPr>
                      <w:rFonts w:hint="eastAsia" w:ascii="方正仿宋_GBK" w:hAnsi="方正仿宋_GBK" w:eastAsia="方正仿宋_GBK" w:cs="Times New Roman"/>
                      <w:sz w:val="24"/>
                      <w:szCs w:val="24"/>
                    </w:rPr>
                  </w:rPrChange>
                </w:rPr>
                <w:delText>2.35～2.41</w:delText>
              </w:r>
            </w:del>
          </w:p>
        </w:tc>
        <w:tc>
          <w:tcPr>
            <w:tcW w:w="1451" w:type="dxa"/>
            <w:vAlign w:val="center"/>
          </w:tcPr>
          <w:p w14:paraId="4CFF57EF">
            <w:pPr>
              <w:keepNext/>
              <w:widowControl/>
              <w:adjustRightInd w:val="0"/>
              <w:snapToGrid w:val="0"/>
              <w:spacing w:before="0" w:after="0" w:line="240" w:lineRule="auto"/>
              <w:ind w:left="0" w:leftChars="0" w:right="0" w:rightChars="0" w:firstLine="0" w:firstLineChars="0"/>
              <w:jc w:val="center"/>
              <w:outlineLvl w:val="9"/>
              <w:rPr>
                <w:del w:id="3232" w:author="白日梦想家" w:date="2026-10-26T15:11:03Z"/>
              </w:rPr>
              <w:pPrChange w:id="3231" w:author="白日梦想家" w:date="2026-10-26T15:11:11Z">
                <w:pPr>
                  <w:snapToGrid w:val="0"/>
                  <w:spacing w:before="0" w:after="0" w:line="370" w:lineRule="exact"/>
                  <w:ind w:left="0" w:leftChars="0" w:right="0" w:rightChars="0" w:firstLine="0" w:firstLineChars="0"/>
                  <w:jc w:val="center"/>
                </w:pPr>
              </w:pPrChange>
            </w:pPr>
            <w:del w:id="3233" w:author="白日梦想家" w:date="2026-10-26T15:11:03Z">
              <w:r>
                <w:rPr>
                  <w:rFonts w:hint="default" w:ascii="Times New Roman" w:hAnsi="Times New Roman" w:eastAsia="方正仿宋_GBK" w:cs="Times New Roman"/>
                  <w:sz w:val="28"/>
                  <w:szCs w:val="28"/>
                  <w:rPrChange w:id="3234" w:author="xh" w:date="2026-10-26T09:32:43Z">
                    <w:rPr>
                      <w:rFonts w:hint="eastAsia" w:ascii="方正仿宋_GBK" w:hAnsi="方正仿宋_GBK" w:eastAsia="方正仿宋_GBK" w:cs="Times New Roman"/>
                      <w:sz w:val="24"/>
                      <w:szCs w:val="24"/>
                    </w:rPr>
                  </w:rPrChange>
                </w:rPr>
                <w:delText>2.19～2.29</w:delText>
              </w:r>
            </w:del>
          </w:p>
        </w:tc>
        <w:tc>
          <w:tcPr>
            <w:tcW w:w="1453" w:type="dxa"/>
            <w:vAlign w:val="center"/>
          </w:tcPr>
          <w:p w14:paraId="140769DF">
            <w:pPr>
              <w:keepNext/>
              <w:widowControl/>
              <w:adjustRightInd w:val="0"/>
              <w:snapToGrid w:val="0"/>
              <w:spacing w:before="0" w:after="0" w:line="240" w:lineRule="auto"/>
              <w:ind w:left="0" w:leftChars="0" w:right="0" w:rightChars="0" w:firstLine="0" w:firstLineChars="0"/>
              <w:jc w:val="center"/>
              <w:outlineLvl w:val="9"/>
              <w:rPr>
                <w:del w:id="3236" w:author="白日梦想家" w:date="2026-10-26T15:11:03Z"/>
              </w:rPr>
              <w:pPrChange w:id="3235" w:author="白日梦想家" w:date="2026-10-26T15:11:11Z">
                <w:pPr>
                  <w:snapToGrid w:val="0"/>
                  <w:spacing w:before="0" w:after="0" w:line="370" w:lineRule="exact"/>
                  <w:ind w:left="0" w:leftChars="0" w:right="0" w:rightChars="0" w:firstLine="0" w:firstLineChars="0"/>
                  <w:jc w:val="center"/>
                </w:pPr>
              </w:pPrChange>
            </w:pPr>
            <w:del w:id="3237" w:author="白日梦想家" w:date="2026-10-26T15:11:03Z">
              <w:r>
                <w:rPr>
                  <w:rFonts w:hint="default" w:ascii="Times New Roman" w:hAnsi="Times New Roman" w:eastAsia="方正仿宋_GBK" w:cs="Times New Roman"/>
                  <w:sz w:val="28"/>
                  <w:szCs w:val="28"/>
                  <w:rPrChange w:id="3238" w:author="xh" w:date="2026-10-26T09:32:43Z">
                    <w:rPr>
                      <w:rFonts w:hint="eastAsia" w:ascii="方正仿宋_GBK" w:hAnsi="方正仿宋_GBK" w:eastAsia="方正仿宋_GBK" w:cs="Times New Roman"/>
                      <w:sz w:val="24"/>
                      <w:szCs w:val="24"/>
                    </w:rPr>
                  </w:rPrChange>
                </w:rPr>
                <w:delText>2.09～2.19</w:delText>
              </w:r>
            </w:del>
          </w:p>
        </w:tc>
      </w:tr>
    </w:tbl>
    <w:p w14:paraId="2ABC9F73">
      <w:pPr>
        <w:keepNext/>
        <w:widowControl/>
        <w:adjustRightInd w:val="0"/>
        <w:snapToGrid w:val="0"/>
        <w:spacing w:line="240" w:lineRule="auto"/>
        <w:ind w:left="0" w:leftChars="0" w:right="0" w:rightChars="0" w:firstLine="0" w:firstLineChars="0"/>
        <w:jc w:val="center"/>
        <w:outlineLvl w:val="9"/>
        <w:rPr>
          <w:ins w:id="3240" w:author="xh" w:date="2026-10-26T09:32:43Z"/>
          <w:del w:id="3241" w:author="白日梦想家" w:date="2026-10-26T15:11:03Z"/>
          <w:rFonts w:hint="eastAsia" w:ascii="方正仿宋_GBK" w:hAnsi="方正仿宋_GBK" w:eastAsia="方正仿宋_GBK" w:cs="Times New Roman"/>
          <w:sz w:val="32"/>
          <w:szCs w:val="32"/>
          <w:highlight w:val="none"/>
          <w14:ligatures w14:val="standardContextual"/>
        </w:rPr>
        <w:pPrChange w:id="3239" w:author="白日梦想家" w:date="2026-10-26T15:11:11Z">
          <w:pPr>
            <w:widowControl/>
            <w:adjustRightInd w:val="0"/>
            <w:snapToGrid w:val="0"/>
            <w:spacing w:line="370" w:lineRule="exact"/>
            <w:ind w:left="0" w:leftChars="0" w:right="0" w:rightChars="0" w:firstLine="0" w:firstLineChars="0"/>
          </w:pPr>
        </w:pPrChange>
      </w:pPr>
      <w:ins w:id="3242" w:author="xh" w:date="2026-10-26T09:32:43Z">
        <w:del w:id="3243" w:author="白日梦想家" w:date="2026-10-26T15:11:03Z">
          <w:r>
            <w:rPr>
              <w:rFonts w:ascii="Times New Roman" w:hAnsi="Times New Roman" w:eastAsia="方正仿宋_GBK"/>
              <w:sz w:val="24"/>
            </w:rPr>
            <w:delText>表2条件：电缆长度占比≤10%，负荷分散系数≤1.15；表内四列百分比为初始转供率。</w:delText>
          </w:r>
        </w:del>
      </w:ins>
    </w:p>
    <w:p w14:paraId="3A526EA4">
      <w:pPr>
        <w:keepNext/>
        <w:widowControl/>
        <w:adjustRightInd w:val="0"/>
        <w:snapToGrid w:val="0"/>
        <w:ind w:left="0" w:leftChars="0" w:right="0" w:rightChars="0" w:firstLine="0" w:firstLineChars="0"/>
        <w:jc w:val="center"/>
        <w:outlineLvl w:val="9"/>
        <w:rPr>
          <w:del w:id="3244" w:author="白日梦想家" w:date="2026-10-26T15:11:03Z"/>
          <w:rFonts w:hint="eastAsia" w:ascii="方正仿宋_GBK" w:hAnsi="方正仿宋_GBK" w:eastAsia="方正仿宋_GBK" w:cs="Times New Roman"/>
          <w:sz w:val="32"/>
          <w:szCs w:val="32"/>
          <w:highlight w:val="none"/>
          <w14:ligatures w14:val="standardContextual"/>
        </w:rPr>
      </w:pPr>
      <w:del w:id="3245" w:author="白日梦想家" w:date="2026-10-26T15:11:03Z">
        <w:r>
          <w:rPr>
            <w:rFonts w:hint="eastAsia" w:ascii="方正仿宋_GBK" w:hAnsi="方正仿宋_GBK" w:eastAsia="方正仿宋_GBK" w:cs="Times New Roman"/>
            <w:sz w:val="32"/>
            <w:szCs w:val="32"/>
          </w:rPr>
          <w:delText>表9 容载比推荐（电缆占比≤10%、分散系数&gt;1.15）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246" w:author="白日梦想家" w:date="2026-10-26T15:11:03Z"/>
        </w:trPr>
        <w:tc>
          <w:tcPr>
            <w:tcW w:w="1450" w:type="dxa"/>
            <w:vAlign w:val="center"/>
          </w:tcPr>
          <w:p w14:paraId="3AB187AA">
            <w:pPr>
              <w:keepNext/>
              <w:widowControl/>
              <w:adjustRightInd w:val="0"/>
              <w:snapToGrid w:val="0"/>
              <w:spacing w:before="0" w:after="0" w:line="240" w:lineRule="auto"/>
              <w:ind w:left="0" w:leftChars="0" w:right="0" w:rightChars="0" w:firstLine="0" w:firstLineChars="0"/>
              <w:jc w:val="center"/>
              <w:outlineLvl w:val="9"/>
              <w:rPr>
                <w:del w:id="3248" w:author="白日梦想家" w:date="2026-10-26T15:11:03Z"/>
              </w:rPr>
              <w:pPrChange w:id="3247" w:author="白日梦想家" w:date="2026-10-26T15:11:11Z">
                <w:pPr>
                  <w:keepNext/>
                  <w:snapToGrid w:val="0"/>
                  <w:spacing w:before="0" w:after="0" w:line="370" w:lineRule="exact"/>
                  <w:ind w:left="0" w:leftChars="0" w:right="0" w:rightChars="0" w:firstLine="0" w:firstLineChars="0"/>
                  <w:jc w:val="center"/>
                </w:pPr>
              </w:pPrChange>
            </w:pPr>
            <w:del w:id="3249"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230F695">
            <w:pPr>
              <w:keepNext/>
              <w:widowControl/>
              <w:adjustRightInd w:val="0"/>
              <w:snapToGrid w:val="0"/>
              <w:spacing w:before="0" w:after="0" w:line="240" w:lineRule="auto"/>
              <w:ind w:left="0" w:leftChars="0" w:right="0" w:rightChars="0" w:firstLine="0" w:firstLineChars="0"/>
              <w:jc w:val="center"/>
              <w:outlineLvl w:val="9"/>
              <w:rPr>
                <w:del w:id="3251" w:author="白日梦想家" w:date="2026-10-26T15:11:03Z"/>
              </w:rPr>
              <w:pPrChange w:id="3250" w:author="白日梦想家" w:date="2026-10-26T15:11:11Z">
                <w:pPr>
                  <w:keepNext/>
                  <w:snapToGrid w:val="0"/>
                  <w:spacing w:before="0" w:after="0" w:line="370" w:lineRule="exact"/>
                  <w:ind w:left="0" w:leftChars="0" w:right="0" w:rightChars="0" w:firstLine="0" w:firstLineChars="0"/>
                  <w:jc w:val="center"/>
                </w:pPr>
              </w:pPrChange>
            </w:pPr>
            <w:del w:id="3252"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3D8ECF93">
            <w:pPr>
              <w:keepNext/>
              <w:widowControl/>
              <w:adjustRightInd w:val="0"/>
              <w:snapToGrid w:val="0"/>
              <w:spacing w:before="0" w:after="0" w:line="240" w:lineRule="auto"/>
              <w:ind w:left="0" w:leftChars="0" w:right="0" w:rightChars="0" w:firstLine="0" w:firstLineChars="0"/>
              <w:jc w:val="center"/>
              <w:outlineLvl w:val="9"/>
              <w:rPr>
                <w:del w:id="3254" w:author="白日梦想家" w:date="2026-10-26T15:11:03Z"/>
              </w:rPr>
              <w:pPrChange w:id="3253" w:author="白日梦想家" w:date="2026-10-26T15:11:11Z">
                <w:pPr>
                  <w:keepNext/>
                  <w:snapToGrid w:val="0"/>
                  <w:spacing w:before="0" w:after="0" w:line="370" w:lineRule="exact"/>
                  <w:ind w:left="0" w:leftChars="0" w:right="0" w:rightChars="0" w:firstLine="0" w:firstLineChars="0"/>
                  <w:jc w:val="center"/>
                </w:pPr>
              </w:pPrChange>
            </w:pPr>
            <w:del w:id="3255"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CC16E24">
            <w:pPr>
              <w:keepNext/>
              <w:widowControl/>
              <w:adjustRightInd w:val="0"/>
              <w:snapToGrid w:val="0"/>
              <w:spacing w:before="0" w:after="0" w:line="240" w:lineRule="auto"/>
              <w:ind w:left="0" w:leftChars="0" w:right="0" w:rightChars="0" w:firstLine="0" w:firstLineChars="0"/>
              <w:jc w:val="center"/>
              <w:outlineLvl w:val="9"/>
              <w:rPr>
                <w:del w:id="3257" w:author="白日梦想家" w:date="2026-10-26T15:11:03Z"/>
              </w:rPr>
              <w:pPrChange w:id="3256" w:author="白日梦想家" w:date="2026-10-26T15:11:11Z">
                <w:pPr>
                  <w:keepNext/>
                  <w:snapToGrid w:val="0"/>
                  <w:spacing w:before="0" w:after="0" w:line="370" w:lineRule="exact"/>
                  <w:ind w:left="0" w:leftChars="0" w:right="0" w:rightChars="0" w:firstLine="0" w:firstLineChars="0"/>
                  <w:jc w:val="center"/>
                </w:pPr>
              </w:pPrChange>
            </w:pPr>
            <w:del w:id="3258"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6936FD0">
            <w:pPr>
              <w:keepNext/>
              <w:widowControl/>
              <w:adjustRightInd w:val="0"/>
              <w:snapToGrid w:val="0"/>
              <w:spacing w:before="0" w:after="0" w:line="240" w:lineRule="auto"/>
              <w:ind w:left="0" w:leftChars="0" w:right="0" w:rightChars="0" w:firstLine="0" w:firstLineChars="0"/>
              <w:jc w:val="center"/>
              <w:outlineLvl w:val="9"/>
              <w:rPr>
                <w:del w:id="3260" w:author="白日梦想家" w:date="2026-10-26T15:11:03Z"/>
              </w:rPr>
              <w:pPrChange w:id="3259" w:author="白日梦想家" w:date="2026-10-26T15:11:11Z">
                <w:pPr>
                  <w:keepNext/>
                  <w:snapToGrid w:val="0"/>
                  <w:spacing w:before="0" w:after="0" w:line="370" w:lineRule="exact"/>
                  <w:ind w:left="0" w:leftChars="0" w:right="0" w:rightChars="0" w:firstLine="0" w:firstLineChars="0"/>
                  <w:jc w:val="center"/>
                </w:pPr>
              </w:pPrChange>
            </w:pPr>
            <w:del w:id="3261"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0FBDD1B">
            <w:pPr>
              <w:keepNext/>
              <w:widowControl/>
              <w:adjustRightInd w:val="0"/>
              <w:snapToGrid w:val="0"/>
              <w:spacing w:before="0" w:after="0" w:line="240" w:lineRule="auto"/>
              <w:ind w:left="0" w:leftChars="0" w:right="0" w:rightChars="0" w:firstLine="0" w:firstLineChars="0"/>
              <w:jc w:val="center"/>
              <w:outlineLvl w:val="9"/>
              <w:rPr>
                <w:del w:id="3263" w:author="白日梦想家" w:date="2026-10-26T15:11:03Z"/>
              </w:rPr>
              <w:pPrChange w:id="3262" w:author="白日梦想家" w:date="2026-10-26T15:11:11Z">
                <w:pPr>
                  <w:keepNext/>
                  <w:snapToGrid w:val="0"/>
                  <w:spacing w:before="0" w:after="0" w:line="370" w:lineRule="exact"/>
                  <w:ind w:left="0" w:leftChars="0" w:right="0" w:rightChars="0" w:firstLine="0" w:firstLineChars="0"/>
                  <w:jc w:val="center"/>
                </w:pPr>
              </w:pPrChange>
            </w:pPr>
            <w:del w:id="3264" w:author="白日梦想家" w:date="2026-10-26T15:11:03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65" w:author="白日梦想家" w:date="2026-10-26T15:11:03Z"/>
        </w:trPr>
        <w:tc>
          <w:tcPr>
            <w:tcW w:w="1450" w:type="dxa"/>
            <w:vAlign w:val="center"/>
          </w:tcPr>
          <w:p w14:paraId="5F59D72C">
            <w:pPr>
              <w:keepNext/>
              <w:widowControl/>
              <w:adjustRightInd w:val="0"/>
              <w:snapToGrid w:val="0"/>
              <w:spacing w:before="0" w:after="0" w:line="240" w:lineRule="auto"/>
              <w:ind w:left="0" w:leftChars="0" w:right="0" w:rightChars="0" w:firstLine="0" w:firstLineChars="0"/>
              <w:jc w:val="center"/>
              <w:outlineLvl w:val="9"/>
              <w:rPr>
                <w:del w:id="3267" w:author="白日梦想家" w:date="2026-10-26T15:11:03Z"/>
              </w:rPr>
              <w:pPrChange w:id="3266" w:author="白日梦想家" w:date="2026-10-26T15:11:11Z">
                <w:pPr>
                  <w:keepNext/>
                  <w:snapToGrid w:val="0"/>
                  <w:spacing w:before="0" w:after="0" w:line="370" w:lineRule="exact"/>
                  <w:ind w:left="0" w:leftChars="0" w:right="0" w:rightChars="0" w:firstLine="0" w:firstLineChars="0"/>
                  <w:jc w:val="center"/>
                </w:pPr>
              </w:pPrChange>
            </w:pPr>
            <w:del w:id="3268"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E771349">
            <w:pPr>
              <w:keepNext/>
              <w:widowControl/>
              <w:adjustRightInd w:val="0"/>
              <w:snapToGrid w:val="0"/>
              <w:spacing w:before="0" w:after="0" w:line="240" w:lineRule="auto"/>
              <w:ind w:left="0" w:leftChars="0" w:right="0" w:rightChars="0" w:firstLine="0" w:firstLineChars="0"/>
              <w:jc w:val="center"/>
              <w:outlineLvl w:val="9"/>
              <w:rPr>
                <w:del w:id="3270" w:author="白日梦想家" w:date="2026-10-26T15:11:03Z"/>
              </w:rPr>
              <w:pPrChange w:id="3269" w:author="白日梦想家" w:date="2026-10-26T15:11:11Z">
                <w:pPr>
                  <w:keepNext/>
                  <w:snapToGrid w:val="0"/>
                  <w:spacing w:before="0" w:after="0" w:line="370" w:lineRule="exact"/>
                  <w:ind w:left="0" w:leftChars="0" w:right="0" w:rightChars="0" w:firstLine="0" w:firstLineChars="0"/>
                  <w:jc w:val="center"/>
                </w:pPr>
              </w:pPrChange>
            </w:pPr>
            <w:del w:id="327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9A8C8D0">
            <w:pPr>
              <w:keepNext/>
              <w:widowControl/>
              <w:adjustRightInd w:val="0"/>
              <w:snapToGrid w:val="0"/>
              <w:spacing w:before="0" w:after="0" w:line="240" w:lineRule="auto"/>
              <w:ind w:left="0" w:leftChars="0" w:right="0" w:rightChars="0" w:firstLine="0" w:firstLineChars="0"/>
              <w:jc w:val="center"/>
              <w:outlineLvl w:val="9"/>
              <w:rPr>
                <w:del w:id="3273" w:author="白日梦想家" w:date="2026-10-26T15:11:03Z"/>
              </w:rPr>
              <w:pPrChange w:id="3272" w:author="白日梦想家" w:date="2026-10-26T15:11:11Z">
                <w:pPr>
                  <w:keepNext/>
                  <w:snapToGrid w:val="0"/>
                  <w:spacing w:before="0" w:after="0" w:line="370" w:lineRule="exact"/>
                  <w:ind w:left="0" w:leftChars="0" w:right="0" w:rightChars="0" w:firstLine="0" w:firstLineChars="0"/>
                  <w:jc w:val="center"/>
                </w:pPr>
              </w:pPrChange>
            </w:pPr>
            <w:del w:id="3274"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112134DB">
            <w:pPr>
              <w:keepNext/>
              <w:widowControl/>
              <w:adjustRightInd w:val="0"/>
              <w:snapToGrid w:val="0"/>
              <w:spacing w:before="0" w:after="0" w:line="240" w:lineRule="auto"/>
              <w:ind w:left="0" w:leftChars="0" w:right="0" w:rightChars="0" w:firstLine="0" w:firstLineChars="0"/>
              <w:jc w:val="center"/>
              <w:outlineLvl w:val="9"/>
              <w:rPr>
                <w:del w:id="3276" w:author="白日梦想家" w:date="2026-10-26T15:11:03Z"/>
              </w:rPr>
              <w:pPrChange w:id="3275" w:author="白日梦想家" w:date="2026-10-26T15:11:11Z">
                <w:pPr>
                  <w:keepNext/>
                  <w:snapToGrid w:val="0"/>
                  <w:spacing w:before="0" w:after="0" w:line="370" w:lineRule="exact"/>
                  <w:ind w:left="0" w:leftChars="0" w:right="0" w:rightChars="0" w:firstLine="0" w:firstLineChars="0"/>
                  <w:jc w:val="center"/>
                </w:pPr>
              </w:pPrChange>
            </w:pPr>
            <w:del w:id="3277"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71E15B47">
            <w:pPr>
              <w:keepNext/>
              <w:widowControl/>
              <w:adjustRightInd w:val="0"/>
              <w:snapToGrid w:val="0"/>
              <w:spacing w:before="0" w:after="0" w:line="240" w:lineRule="auto"/>
              <w:ind w:left="0" w:leftChars="0" w:right="0" w:rightChars="0" w:firstLine="0" w:firstLineChars="0"/>
              <w:jc w:val="center"/>
              <w:outlineLvl w:val="9"/>
              <w:rPr>
                <w:del w:id="3279" w:author="白日梦想家" w:date="2026-10-26T15:11:03Z"/>
              </w:rPr>
              <w:pPrChange w:id="3278" w:author="白日梦想家" w:date="2026-10-26T15:11:11Z">
                <w:pPr>
                  <w:keepNext/>
                  <w:snapToGrid w:val="0"/>
                  <w:spacing w:before="0" w:after="0" w:line="370" w:lineRule="exact"/>
                  <w:ind w:left="0" w:leftChars="0" w:right="0" w:rightChars="0" w:firstLine="0" w:firstLineChars="0"/>
                  <w:jc w:val="center"/>
                </w:pPr>
              </w:pPrChange>
            </w:pPr>
            <w:del w:id="3280"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5547ECD">
            <w:pPr>
              <w:keepNext/>
              <w:widowControl/>
              <w:adjustRightInd w:val="0"/>
              <w:snapToGrid w:val="0"/>
              <w:spacing w:before="0" w:after="0" w:line="240" w:lineRule="auto"/>
              <w:ind w:left="0" w:leftChars="0" w:right="0" w:rightChars="0" w:firstLine="0" w:firstLineChars="0"/>
              <w:jc w:val="center"/>
              <w:outlineLvl w:val="9"/>
              <w:rPr>
                <w:del w:id="3282" w:author="白日梦想家" w:date="2026-10-26T15:11:03Z"/>
              </w:rPr>
              <w:pPrChange w:id="3281" w:author="白日梦想家" w:date="2026-10-26T15:11:11Z">
                <w:pPr>
                  <w:keepNext/>
                  <w:snapToGrid w:val="0"/>
                  <w:spacing w:before="0" w:after="0" w:line="370" w:lineRule="exact"/>
                  <w:ind w:left="0" w:leftChars="0" w:right="0" w:rightChars="0" w:firstLine="0" w:firstLineChars="0"/>
                  <w:jc w:val="center"/>
                </w:pPr>
              </w:pPrChange>
            </w:pPr>
            <w:del w:id="3283" w:author="白日梦想家" w:date="2026-10-26T15:11:03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84" w:author="白日梦想家" w:date="2026-10-26T15:11:03Z"/>
        </w:trPr>
        <w:tc>
          <w:tcPr>
            <w:tcW w:w="1450" w:type="dxa"/>
            <w:vAlign w:val="center"/>
          </w:tcPr>
          <w:p w14:paraId="6F43E3D9">
            <w:pPr>
              <w:keepNext/>
              <w:widowControl/>
              <w:adjustRightInd w:val="0"/>
              <w:snapToGrid w:val="0"/>
              <w:spacing w:before="0" w:after="0" w:line="240" w:lineRule="auto"/>
              <w:ind w:left="0" w:leftChars="0" w:right="0" w:rightChars="0" w:firstLine="0" w:firstLineChars="0"/>
              <w:jc w:val="center"/>
              <w:outlineLvl w:val="9"/>
              <w:rPr>
                <w:del w:id="3286" w:author="白日梦想家" w:date="2026-10-26T15:11:03Z"/>
              </w:rPr>
              <w:pPrChange w:id="3285" w:author="白日梦想家" w:date="2026-10-26T15:11:11Z">
                <w:pPr>
                  <w:keepNext/>
                  <w:snapToGrid w:val="0"/>
                  <w:spacing w:before="0" w:after="0" w:line="370" w:lineRule="exact"/>
                  <w:ind w:left="0" w:leftChars="0" w:right="0" w:rightChars="0" w:firstLine="0" w:firstLineChars="0"/>
                  <w:jc w:val="center"/>
                </w:pPr>
              </w:pPrChange>
            </w:pPr>
            <w:del w:id="328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358D9EF">
            <w:pPr>
              <w:keepNext/>
              <w:widowControl/>
              <w:adjustRightInd w:val="0"/>
              <w:snapToGrid w:val="0"/>
              <w:spacing w:before="0" w:after="0" w:line="240" w:lineRule="auto"/>
              <w:ind w:left="0" w:leftChars="0" w:right="0" w:rightChars="0" w:firstLine="0" w:firstLineChars="0"/>
              <w:jc w:val="center"/>
              <w:outlineLvl w:val="9"/>
              <w:rPr>
                <w:del w:id="3289" w:author="白日梦想家" w:date="2026-10-26T15:11:03Z"/>
              </w:rPr>
              <w:pPrChange w:id="3288" w:author="白日梦想家" w:date="2026-10-26T15:11:11Z">
                <w:pPr>
                  <w:keepNext/>
                  <w:snapToGrid w:val="0"/>
                  <w:spacing w:before="0" w:after="0" w:line="370" w:lineRule="exact"/>
                  <w:ind w:left="0" w:leftChars="0" w:right="0" w:rightChars="0" w:firstLine="0" w:firstLineChars="0"/>
                  <w:jc w:val="center"/>
                </w:pPr>
              </w:pPrChange>
            </w:pPr>
            <w:del w:id="329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6E330323">
            <w:pPr>
              <w:keepNext/>
              <w:widowControl/>
              <w:adjustRightInd w:val="0"/>
              <w:snapToGrid w:val="0"/>
              <w:spacing w:before="0" w:after="0" w:line="240" w:lineRule="auto"/>
              <w:ind w:left="0" w:leftChars="0" w:right="0" w:rightChars="0" w:firstLine="0" w:firstLineChars="0"/>
              <w:jc w:val="center"/>
              <w:outlineLvl w:val="9"/>
              <w:rPr>
                <w:del w:id="3292" w:author="白日梦想家" w:date="2026-10-26T15:11:03Z"/>
              </w:rPr>
              <w:pPrChange w:id="3291" w:author="白日梦想家" w:date="2026-10-26T15:11:11Z">
                <w:pPr>
                  <w:keepNext/>
                  <w:snapToGrid w:val="0"/>
                  <w:spacing w:before="0" w:after="0" w:line="370" w:lineRule="exact"/>
                  <w:ind w:left="0" w:leftChars="0" w:right="0" w:rightChars="0" w:firstLine="0" w:firstLineChars="0"/>
                  <w:jc w:val="center"/>
                </w:pPr>
              </w:pPrChange>
            </w:pPr>
            <w:del w:id="3293"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F87DCCB">
            <w:pPr>
              <w:keepNext/>
              <w:widowControl/>
              <w:adjustRightInd w:val="0"/>
              <w:snapToGrid w:val="0"/>
              <w:spacing w:before="0" w:after="0" w:line="240" w:lineRule="auto"/>
              <w:ind w:left="0" w:leftChars="0" w:right="0" w:rightChars="0" w:firstLine="0" w:firstLineChars="0"/>
              <w:jc w:val="center"/>
              <w:outlineLvl w:val="9"/>
              <w:rPr>
                <w:del w:id="3295" w:author="白日梦想家" w:date="2026-10-26T15:11:03Z"/>
              </w:rPr>
              <w:pPrChange w:id="3294" w:author="白日梦想家" w:date="2026-10-26T15:11:11Z">
                <w:pPr>
                  <w:keepNext/>
                  <w:snapToGrid w:val="0"/>
                  <w:spacing w:before="0" w:after="0" w:line="370" w:lineRule="exact"/>
                  <w:ind w:left="0" w:leftChars="0" w:right="0" w:rightChars="0" w:firstLine="0" w:firstLineChars="0"/>
                  <w:jc w:val="center"/>
                </w:pPr>
              </w:pPrChange>
            </w:pPr>
            <w:del w:id="3296"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5C0D6663">
            <w:pPr>
              <w:keepNext/>
              <w:widowControl/>
              <w:adjustRightInd w:val="0"/>
              <w:snapToGrid w:val="0"/>
              <w:spacing w:before="0" w:after="0" w:line="240" w:lineRule="auto"/>
              <w:ind w:left="0" w:leftChars="0" w:right="0" w:rightChars="0" w:firstLine="0" w:firstLineChars="0"/>
              <w:jc w:val="center"/>
              <w:outlineLvl w:val="9"/>
              <w:rPr>
                <w:del w:id="3298" w:author="白日梦想家" w:date="2026-10-26T15:11:03Z"/>
              </w:rPr>
              <w:pPrChange w:id="3297" w:author="白日梦想家" w:date="2026-10-26T15:11:11Z">
                <w:pPr>
                  <w:keepNext/>
                  <w:snapToGrid w:val="0"/>
                  <w:spacing w:before="0" w:after="0" w:line="370" w:lineRule="exact"/>
                  <w:ind w:left="0" w:leftChars="0" w:right="0" w:rightChars="0" w:firstLine="0" w:firstLineChars="0"/>
                  <w:jc w:val="center"/>
                </w:pPr>
              </w:pPrChange>
            </w:pPr>
            <w:del w:id="3299"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B1CF431">
            <w:pPr>
              <w:keepNext/>
              <w:widowControl/>
              <w:adjustRightInd w:val="0"/>
              <w:snapToGrid w:val="0"/>
              <w:spacing w:before="0" w:after="0" w:line="240" w:lineRule="auto"/>
              <w:ind w:left="0" w:leftChars="0" w:right="0" w:rightChars="0" w:firstLine="0" w:firstLineChars="0"/>
              <w:jc w:val="center"/>
              <w:outlineLvl w:val="9"/>
              <w:rPr>
                <w:del w:id="3301" w:author="白日梦想家" w:date="2026-10-26T15:11:03Z"/>
              </w:rPr>
              <w:pPrChange w:id="3300" w:author="白日梦想家" w:date="2026-10-26T15:11:11Z">
                <w:pPr>
                  <w:keepNext/>
                  <w:snapToGrid w:val="0"/>
                  <w:spacing w:before="0" w:after="0" w:line="370" w:lineRule="exact"/>
                  <w:ind w:left="0" w:leftChars="0" w:right="0" w:rightChars="0" w:firstLine="0" w:firstLineChars="0"/>
                  <w:jc w:val="center"/>
                </w:pPr>
              </w:pPrChange>
            </w:pPr>
            <w:del w:id="3302" w:author="白日梦想家" w:date="2026-10-26T15:11:03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03" w:author="白日梦想家" w:date="2026-10-26T15:11:03Z"/>
        </w:trPr>
        <w:tc>
          <w:tcPr>
            <w:tcW w:w="1450" w:type="dxa"/>
            <w:vAlign w:val="center"/>
          </w:tcPr>
          <w:p w14:paraId="23584064">
            <w:pPr>
              <w:keepNext/>
              <w:widowControl/>
              <w:adjustRightInd w:val="0"/>
              <w:snapToGrid w:val="0"/>
              <w:spacing w:before="0" w:after="0" w:line="240" w:lineRule="auto"/>
              <w:ind w:left="0" w:leftChars="0" w:right="0" w:rightChars="0" w:firstLine="0" w:firstLineChars="0"/>
              <w:jc w:val="center"/>
              <w:outlineLvl w:val="9"/>
              <w:rPr>
                <w:del w:id="3305" w:author="白日梦想家" w:date="2026-10-26T15:11:03Z"/>
              </w:rPr>
              <w:pPrChange w:id="3304" w:author="白日梦想家" w:date="2026-10-26T15:11:11Z">
                <w:pPr>
                  <w:keepNext/>
                  <w:snapToGrid w:val="0"/>
                  <w:spacing w:before="0" w:after="0" w:line="370" w:lineRule="exact"/>
                  <w:ind w:left="0" w:leftChars="0" w:right="0" w:rightChars="0" w:firstLine="0" w:firstLineChars="0"/>
                  <w:jc w:val="center"/>
                </w:pPr>
              </w:pPrChange>
            </w:pPr>
            <w:del w:id="330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00C8E07">
            <w:pPr>
              <w:keepNext/>
              <w:widowControl/>
              <w:adjustRightInd w:val="0"/>
              <w:snapToGrid w:val="0"/>
              <w:spacing w:before="0" w:after="0" w:line="240" w:lineRule="auto"/>
              <w:ind w:left="0" w:leftChars="0" w:right="0" w:rightChars="0" w:firstLine="0" w:firstLineChars="0"/>
              <w:jc w:val="center"/>
              <w:outlineLvl w:val="9"/>
              <w:rPr>
                <w:del w:id="3308" w:author="白日梦想家" w:date="2026-10-26T15:11:03Z"/>
              </w:rPr>
              <w:pPrChange w:id="3307" w:author="白日梦想家" w:date="2026-10-26T15:11:11Z">
                <w:pPr>
                  <w:keepNext/>
                  <w:snapToGrid w:val="0"/>
                  <w:spacing w:before="0" w:after="0" w:line="370" w:lineRule="exact"/>
                  <w:ind w:left="0" w:leftChars="0" w:right="0" w:rightChars="0" w:firstLine="0" w:firstLineChars="0"/>
                  <w:jc w:val="center"/>
                </w:pPr>
              </w:pPrChange>
            </w:pPr>
            <w:del w:id="330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A84D674">
            <w:pPr>
              <w:keepNext/>
              <w:widowControl/>
              <w:adjustRightInd w:val="0"/>
              <w:snapToGrid w:val="0"/>
              <w:spacing w:before="0" w:after="0" w:line="240" w:lineRule="auto"/>
              <w:ind w:left="0" w:leftChars="0" w:right="0" w:rightChars="0" w:firstLine="0" w:firstLineChars="0"/>
              <w:jc w:val="center"/>
              <w:outlineLvl w:val="9"/>
              <w:rPr>
                <w:del w:id="3311" w:author="白日梦想家" w:date="2026-10-26T15:11:03Z"/>
              </w:rPr>
              <w:pPrChange w:id="3310" w:author="白日梦想家" w:date="2026-10-26T15:11:11Z">
                <w:pPr>
                  <w:keepNext/>
                  <w:snapToGrid w:val="0"/>
                  <w:spacing w:before="0" w:after="0" w:line="370" w:lineRule="exact"/>
                  <w:ind w:left="0" w:leftChars="0" w:right="0" w:rightChars="0" w:firstLine="0" w:firstLineChars="0"/>
                  <w:jc w:val="center"/>
                </w:pPr>
              </w:pPrChange>
            </w:pPr>
            <w:del w:id="3312"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0F90E254">
            <w:pPr>
              <w:keepNext/>
              <w:widowControl/>
              <w:adjustRightInd w:val="0"/>
              <w:snapToGrid w:val="0"/>
              <w:spacing w:before="0" w:after="0" w:line="240" w:lineRule="auto"/>
              <w:ind w:left="0" w:leftChars="0" w:right="0" w:rightChars="0" w:firstLine="0" w:firstLineChars="0"/>
              <w:jc w:val="center"/>
              <w:outlineLvl w:val="9"/>
              <w:rPr>
                <w:del w:id="3314" w:author="白日梦想家" w:date="2026-10-26T15:11:03Z"/>
              </w:rPr>
              <w:pPrChange w:id="3313" w:author="白日梦想家" w:date="2026-10-26T15:11:11Z">
                <w:pPr>
                  <w:keepNext/>
                  <w:snapToGrid w:val="0"/>
                  <w:spacing w:before="0" w:after="0" w:line="370" w:lineRule="exact"/>
                  <w:ind w:left="0" w:leftChars="0" w:right="0" w:rightChars="0" w:firstLine="0" w:firstLineChars="0"/>
                  <w:jc w:val="center"/>
                </w:pPr>
              </w:pPrChange>
            </w:pPr>
            <w:del w:id="3315"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7731152E">
            <w:pPr>
              <w:keepNext/>
              <w:widowControl/>
              <w:adjustRightInd w:val="0"/>
              <w:snapToGrid w:val="0"/>
              <w:spacing w:before="0" w:after="0" w:line="240" w:lineRule="auto"/>
              <w:ind w:left="0" w:leftChars="0" w:right="0" w:rightChars="0" w:firstLine="0" w:firstLineChars="0"/>
              <w:jc w:val="center"/>
              <w:outlineLvl w:val="9"/>
              <w:rPr>
                <w:del w:id="3317" w:author="白日梦想家" w:date="2026-10-26T15:11:03Z"/>
              </w:rPr>
              <w:pPrChange w:id="3316" w:author="白日梦想家" w:date="2026-10-26T15:11:11Z">
                <w:pPr>
                  <w:keepNext/>
                  <w:snapToGrid w:val="0"/>
                  <w:spacing w:before="0" w:after="0" w:line="370" w:lineRule="exact"/>
                  <w:ind w:left="0" w:leftChars="0" w:right="0" w:rightChars="0" w:firstLine="0" w:firstLineChars="0"/>
                  <w:jc w:val="center"/>
                </w:pPr>
              </w:pPrChange>
            </w:pPr>
            <w:del w:id="3318"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46B0B47A">
            <w:pPr>
              <w:keepNext/>
              <w:widowControl/>
              <w:adjustRightInd w:val="0"/>
              <w:snapToGrid w:val="0"/>
              <w:spacing w:before="0" w:after="0" w:line="240" w:lineRule="auto"/>
              <w:ind w:left="0" w:leftChars="0" w:right="0" w:rightChars="0" w:firstLine="0" w:firstLineChars="0"/>
              <w:jc w:val="center"/>
              <w:outlineLvl w:val="9"/>
              <w:rPr>
                <w:del w:id="3320" w:author="白日梦想家" w:date="2026-10-26T15:11:03Z"/>
              </w:rPr>
              <w:pPrChange w:id="3319" w:author="白日梦想家" w:date="2026-10-26T15:11:11Z">
                <w:pPr>
                  <w:keepNext/>
                  <w:snapToGrid w:val="0"/>
                  <w:spacing w:before="0" w:after="0" w:line="370" w:lineRule="exact"/>
                  <w:ind w:left="0" w:leftChars="0" w:right="0" w:rightChars="0" w:firstLine="0" w:firstLineChars="0"/>
                  <w:jc w:val="center"/>
                </w:pPr>
              </w:pPrChange>
            </w:pPr>
            <w:del w:id="3321" w:author="白日梦想家" w:date="2026-10-26T15:11:03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22" w:author="白日梦想家" w:date="2026-10-26T15:11:03Z"/>
        </w:trPr>
        <w:tc>
          <w:tcPr>
            <w:tcW w:w="1450" w:type="dxa"/>
            <w:vAlign w:val="center"/>
          </w:tcPr>
          <w:p w14:paraId="27706C36">
            <w:pPr>
              <w:keepNext/>
              <w:widowControl/>
              <w:adjustRightInd w:val="0"/>
              <w:snapToGrid w:val="0"/>
              <w:spacing w:before="0" w:after="0" w:line="240" w:lineRule="auto"/>
              <w:ind w:left="0" w:leftChars="0" w:right="0" w:rightChars="0" w:firstLine="0" w:firstLineChars="0"/>
              <w:jc w:val="center"/>
              <w:outlineLvl w:val="9"/>
              <w:rPr>
                <w:del w:id="3324" w:author="白日梦想家" w:date="2026-10-26T15:11:03Z"/>
              </w:rPr>
              <w:pPrChange w:id="3323" w:author="白日梦想家" w:date="2026-10-26T15:11:11Z">
                <w:pPr>
                  <w:keepNext/>
                  <w:snapToGrid w:val="0"/>
                  <w:spacing w:before="0" w:after="0" w:line="370" w:lineRule="exact"/>
                  <w:ind w:left="0" w:leftChars="0" w:right="0" w:rightChars="0" w:firstLine="0" w:firstLineChars="0"/>
                  <w:jc w:val="center"/>
                </w:pPr>
              </w:pPrChange>
            </w:pPr>
            <w:del w:id="3325"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1F8DBAE">
            <w:pPr>
              <w:keepNext/>
              <w:widowControl/>
              <w:adjustRightInd w:val="0"/>
              <w:snapToGrid w:val="0"/>
              <w:spacing w:before="0" w:after="0" w:line="240" w:lineRule="auto"/>
              <w:ind w:left="0" w:leftChars="0" w:right="0" w:rightChars="0" w:firstLine="0" w:firstLineChars="0"/>
              <w:jc w:val="center"/>
              <w:outlineLvl w:val="9"/>
              <w:rPr>
                <w:del w:id="3327" w:author="白日梦想家" w:date="2026-10-26T15:11:03Z"/>
              </w:rPr>
              <w:pPrChange w:id="3326" w:author="白日梦想家" w:date="2026-10-26T15:11:11Z">
                <w:pPr>
                  <w:keepNext/>
                  <w:snapToGrid w:val="0"/>
                  <w:spacing w:before="0" w:after="0" w:line="370" w:lineRule="exact"/>
                  <w:ind w:left="0" w:leftChars="0" w:right="0" w:rightChars="0" w:firstLine="0" w:firstLineChars="0"/>
                  <w:jc w:val="center"/>
                </w:pPr>
              </w:pPrChange>
            </w:pPr>
            <w:del w:id="332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D1F854E">
            <w:pPr>
              <w:keepNext/>
              <w:widowControl/>
              <w:adjustRightInd w:val="0"/>
              <w:snapToGrid w:val="0"/>
              <w:spacing w:before="0" w:after="0" w:line="240" w:lineRule="auto"/>
              <w:ind w:left="0" w:leftChars="0" w:right="0" w:rightChars="0" w:firstLine="0" w:firstLineChars="0"/>
              <w:jc w:val="center"/>
              <w:outlineLvl w:val="9"/>
              <w:rPr>
                <w:del w:id="3330" w:author="白日梦想家" w:date="2026-10-26T15:11:03Z"/>
              </w:rPr>
              <w:pPrChange w:id="3329" w:author="白日梦想家" w:date="2026-10-26T15:11:11Z">
                <w:pPr>
                  <w:keepNext/>
                  <w:snapToGrid w:val="0"/>
                  <w:spacing w:before="0" w:after="0" w:line="370" w:lineRule="exact"/>
                  <w:ind w:left="0" w:leftChars="0" w:right="0" w:rightChars="0" w:firstLine="0" w:firstLineChars="0"/>
                  <w:jc w:val="center"/>
                </w:pPr>
              </w:pPrChange>
            </w:pPr>
            <w:del w:id="3331"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089D652A">
            <w:pPr>
              <w:keepNext/>
              <w:widowControl/>
              <w:adjustRightInd w:val="0"/>
              <w:snapToGrid w:val="0"/>
              <w:spacing w:before="0" w:after="0" w:line="240" w:lineRule="auto"/>
              <w:ind w:left="0" w:leftChars="0" w:right="0" w:rightChars="0" w:firstLine="0" w:firstLineChars="0"/>
              <w:jc w:val="center"/>
              <w:outlineLvl w:val="9"/>
              <w:rPr>
                <w:del w:id="3333" w:author="白日梦想家" w:date="2026-10-26T15:11:03Z"/>
              </w:rPr>
              <w:pPrChange w:id="3332" w:author="白日梦想家" w:date="2026-10-26T15:11:11Z">
                <w:pPr>
                  <w:keepNext/>
                  <w:snapToGrid w:val="0"/>
                  <w:spacing w:before="0" w:after="0" w:line="370" w:lineRule="exact"/>
                  <w:ind w:left="0" w:leftChars="0" w:right="0" w:rightChars="0" w:firstLine="0" w:firstLineChars="0"/>
                  <w:jc w:val="center"/>
                </w:pPr>
              </w:pPrChange>
            </w:pPr>
            <w:del w:id="3334"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0C6E50F6">
            <w:pPr>
              <w:keepNext/>
              <w:widowControl/>
              <w:adjustRightInd w:val="0"/>
              <w:snapToGrid w:val="0"/>
              <w:spacing w:before="0" w:after="0" w:line="240" w:lineRule="auto"/>
              <w:ind w:left="0" w:leftChars="0" w:right="0" w:rightChars="0" w:firstLine="0" w:firstLineChars="0"/>
              <w:jc w:val="center"/>
              <w:outlineLvl w:val="9"/>
              <w:rPr>
                <w:del w:id="3336" w:author="白日梦想家" w:date="2026-10-26T15:11:03Z"/>
              </w:rPr>
              <w:pPrChange w:id="3335" w:author="白日梦想家" w:date="2026-10-26T15:11:11Z">
                <w:pPr>
                  <w:keepNext/>
                  <w:snapToGrid w:val="0"/>
                  <w:spacing w:before="0" w:after="0" w:line="370" w:lineRule="exact"/>
                  <w:ind w:left="0" w:leftChars="0" w:right="0" w:rightChars="0" w:firstLine="0" w:firstLineChars="0"/>
                  <w:jc w:val="center"/>
                </w:pPr>
              </w:pPrChange>
            </w:pPr>
            <w:del w:id="333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64B42EC2">
            <w:pPr>
              <w:keepNext/>
              <w:widowControl/>
              <w:adjustRightInd w:val="0"/>
              <w:snapToGrid w:val="0"/>
              <w:spacing w:before="0" w:after="0" w:line="240" w:lineRule="auto"/>
              <w:ind w:left="0" w:leftChars="0" w:right="0" w:rightChars="0" w:firstLine="0" w:firstLineChars="0"/>
              <w:jc w:val="center"/>
              <w:outlineLvl w:val="9"/>
              <w:rPr>
                <w:del w:id="3339" w:author="白日梦想家" w:date="2026-10-26T15:11:03Z"/>
              </w:rPr>
              <w:pPrChange w:id="3338" w:author="白日梦想家" w:date="2026-10-26T15:11:11Z">
                <w:pPr>
                  <w:keepNext/>
                  <w:snapToGrid w:val="0"/>
                  <w:spacing w:before="0" w:after="0" w:line="370" w:lineRule="exact"/>
                  <w:ind w:left="0" w:leftChars="0" w:right="0" w:rightChars="0" w:firstLine="0" w:firstLineChars="0"/>
                  <w:jc w:val="center"/>
                </w:pPr>
              </w:pPrChange>
            </w:pPr>
            <w:del w:id="3340" w:author="白日梦想家" w:date="2026-10-26T15:11:03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41" w:author="白日梦想家" w:date="2026-10-26T15:11:03Z"/>
        </w:trPr>
        <w:tc>
          <w:tcPr>
            <w:tcW w:w="1450" w:type="dxa"/>
            <w:vAlign w:val="center"/>
          </w:tcPr>
          <w:p w14:paraId="114F590E">
            <w:pPr>
              <w:keepNext/>
              <w:widowControl/>
              <w:adjustRightInd w:val="0"/>
              <w:snapToGrid w:val="0"/>
              <w:spacing w:before="0" w:after="0" w:line="240" w:lineRule="auto"/>
              <w:ind w:left="0" w:leftChars="0" w:right="0" w:rightChars="0" w:firstLine="0" w:firstLineChars="0"/>
              <w:jc w:val="center"/>
              <w:outlineLvl w:val="9"/>
              <w:rPr>
                <w:del w:id="3343" w:author="白日梦想家" w:date="2026-10-26T15:11:03Z"/>
              </w:rPr>
              <w:pPrChange w:id="3342" w:author="白日梦想家" w:date="2026-10-26T15:11:11Z">
                <w:pPr>
                  <w:keepNext/>
                  <w:snapToGrid w:val="0"/>
                  <w:spacing w:before="0" w:after="0" w:line="370" w:lineRule="exact"/>
                  <w:ind w:left="0" w:leftChars="0" w:right="0" w:rightChars="0" w:firstLine="0" w:firstLineChars="0"/>
                  <w:jc w:val="center"/>
                </w:pPr>
              </w:pPrChange>
            </w:pPr>
            <w:del w:id="334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6274FBE">
            <w:pPr>
              <w:keepNext/>
              <w:widowControl/>
              <w:adjustRightInd w:val="0"/>
              <w:snapToGrid w:val="0"/>
              <w:spacing w:before="0" w:after="0" w:line="240" w:lineRule="auto"/>
              <w:ind w:left="0" w:leftChars="0" w:right="0" w:rightChars="0" w:firstLine="0" w:firstLineChars="0"/>
              <w:jc w:val="center"/>
              <w:outlineLvl w:val="9"/>
              <w:rPr>
                <w:del w:id="3346" w:author="白日梦想家" w:date="2026-10-26T15:11:03Z"/>
              </w:rPr>
              <w:pPrChange w:id="3345" w:author="白日梦想家" w:date="2026-10-26T15:11:11Z">
                <w:pPr>
                  <w:keepNext/>
                  <w:snapToGrid w:val="0"/>
                  <w:spacing w:before="0" w:after="0" w:line="370" w:lineRule="exact"/>
                  <w:ind w:left="0" w:leftChars="0" w:right="0" w:rightChars="0" w:firstLine="0" w:firstLineChars="0"/>
                  <w:jc w:val="center"/>
                </w:pPr>
              </w:pPrChange>
            </w:pPr>
            <w:del w:id="334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75BD19">
            <w:pPr>
              <w:keepNext/>
              <w:widowControl/>
              <w:adjustRightInd w:val="0"/>
              <w:snapToGrid w:val="0"/>
              <w:spacing w:before="0" w:after="0" w:line="240" w:lineRule="auto"/>
              <w:ind w:left="0" w:leftChars="0" w:right="0" w:rightChars="0" w:firstLine="0" w:firstLineChars="0"/>
              <w:jc w:val="center"/>
              <w:outlineLvl w:val="9"/>
              <w:rPr>
                <w:del w:id="3349" w:author="白日梦想家" w:date="2026-10-26T15:11:03Z"/>
              </w:rPr>
              <w:pPrChange w:id="3348" w:author="白日梦想家" w:date="2026-10-26T15:11:11Z">
                <w:pPr>
                  <w:keepNext/>
                  <w:snapToGrid w:val="0"/>
                  <w:spacing w:before="0" w:after="0" w:line="370" w:lineRule="exact"/>
                  <w:ind w:left="0" w:leftChars="0" w:right="0" w:rightChars="0" w:firstLine="0" w:firstLineChars="0"/>
                  <w:jc w:val="center"/>
                </w:pPr>
              </w:pPrChange>
            </w:pPr>
            <w:del w:id="3350"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5CA7F993">
            <w:pPr>
              <w:keepNext/>
              <w:widowControl/>
              <w:adjustRightInd w:val="0"/>
              <w:snapToGrid w:val="0"/>
              <w:spacing w:before="0" w:after="0" w:line="240" w:lineRule="auto"/>
              <w:ind w:left="0" w:leftChars="0" w:right="0" w:rightChars="0" w:firstLine="0" w:firstLineChars="0"/>
              <w:jc w:val="center"/>
              <w:outlineLvl w:val="9"/>
              <w:rPr>
                <w:del w:id="3352" w:author="白日梦想家" w:date="2026-10-26T15:11:03Z"/>
              </w:rPr>
              <w:pPrChange w:id="3351" w:author="白日梦想家" w:date="2026-10-26T15:11:11Z">
                <w:pPr>
                  <w:keepNext/>
                  <w:snapToGrid w:val="0"/>
                  <w:spacing w:before="0" w:after="0" w:line="370" w:lineRule="exact"/>
                  <w:ind w:left="0" w:leftChars="0" w:right="0" w:rightChars="0" w:firstLine="0" w:firstLineChars="0"/>
                  <w:jc w:val="center"/>
                </w:pPr>
              </w:pPrChange>
            </w:pPr>
            <w:del w:id="3353"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5F7761DF">
            <w:pPr>
              <w:keepNext/>
              <w:widowControl/>
              <w:adjustRightInd w:val="0"/>
              <w:snapToGrid w:val="0"/>
              <w:spacing w:before="0" w:after="0" w:line="240" w:lineRule="auto"/>
              <w:ind w:left="0" w:leftChars="0" w:right="0" w:rightChars="0" w:firstLine="0" w:firstLineChars="0"/>
              <w:jc w:val="center"/>
              <w:outlineLvl w:val="9"/>
              <w:rPr>
                <w:del w:id="3355" w:author="白日梦想家" w:date="2026-10-26T15:11:03Z"/>
              </w:rPr>
              <w:pPrChange w:id="3354" w:author="白日梦想家" w:date="2026-10-26T15:11:11Z">
                <w:pPr>
                  <w:keepNext/>
                  <w:snapToGrid w:val="0"/>
                  <w:spacing w:before="0" w:after="0" w:line="370" w:lineRule="exact"/>
                  <w:ind w:left="0" w:leftChars="0" w:right="0" w:rightChars="0" w:firstLine="0" w:firstLineChars="0"/>
                  <w:jc w:val="center"/>
                </w:pPr>
              </w:pPrChange>
            </w:pPr>
            <w:del w:id="3356"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D10671B">
            <w:pPr>
              <w:keepNext/>
              <w:widowControl/>
              <w:adjustRightInd w:val="0"/>
              <w:snapToGrid w:val="0"/>
              <w:spacing w:before="0" w:after="0" w:line="240" w:lineRule="auto"/>
              <w:ind w:left="0" w:leftChars="0" w:right="0" w:rightChars="0" w:firstLine="0" w:firstLineChars="0"/>
              <w:jc w:val="center"/>
              <w:outlineLvl w:val="9"/>
              <w:rPr>
                <w:del w:id="3358" w:author="白日梦想家" w:date="2026-10-26T15:11:03Z"/>
              </w:rPr>
              <w:pPrChange w:id="3357" w:author="白日梦想家" w:date="2026-10-26T15:11:11Z">
                <w:pPr>
                  <w:keepNext/>
                  <w:snapToGrid w:val="0"/>
                  <w:spacing w:before="0" w:after="0" w:line="370" w:lineRule="exact"/>
                  <w:ind w:left="0" w:leftChars="0" w:right="0" w:rightChars="0" w:firstLine="0" w:firstLineChars="0"/>
                  <w:jc w:val="center"/>
                </w:pPr>
              </w:pPrChange>
            </w:pPr>
            <w:del w:id="3359" w:author="白日梦想家" w:date="2026-10-26T15:11:03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60" w:author="白日梦想家" w:date="2026-10-26T15:11:03Z"/>
        </w:trPr>
        <w:tc>
          <w:tcPr>
            <w:tcW w:w="1450" w:type="dxa"/>
            <w:vAlign w:val="center"/>
          </w:tcPr>
          <w:p w14:paraId="3002CA1E">
            <w:pPr>
              <w:keepNext/>
              <w:widowControl/>
              <w:adjustRightInd w:val="0"/>
              <w:snapToGrid w:val="0"/>
              <w:spacing w:before="0" w:after="0" w:line="240" w:lineRule="auto"/>
              <w:ind w:left="0" w:leftChars="0" w:right="0" w:rightChars="0" w:firstLine="0" w:firstLineChars="0"/>
              <w:jc w:val="center"/>
              <w:outlineLvl w:val="9"/>
              <w:rPr>
                <w:del w:id="3362" w:author="白日梦想家" w:date="2026-10-26T15:11:03Z"/>
              </w:rPr>
              <w:pPrChange w:id="3361" w:author="白日梦想家" w:date="2026-10-26T15:11:11Z">
                <w:pPr>
                  <w:keepNext/>
                  <w:snapToGrid w:val="0"/>
                  <w:spacing w:before="0" w:after="0" w:line="370" w:lineRule="exact"/>
                  <w:ind w:left="0" w:leftChars="0" w:right="0" w:rightChars="0" w:firstLine="0" w:firstLineChars="0"/>
                  <w:jc w:val="center"/>
                </w:pPr>
              </w:pPrChange>
            </w:pPr>
            <w:del w:id="336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03CE3AC9">
            <w:pPr>
              <w:keepNext/>
              <w:widowControl/>
              <w:adjustRightInd w:val="0"/>
              <w:snapToGrid w:val="0"/>
              <w:spacing w:before="0" w:after="0" w:line="240" w:lineRule="auto"/>
              <w:ind w:left="0" w:leftChars="0" w:right="0" w:rightChars="0" w:firstLine="0" w:firstLineChars="0"/>
              <w:jc w:val="center"/>
              <w:outlineLvl w:val="9"/>
              <w:rPr>
                <w:del w:id="3365" w:author="白日梦想家" w:date="2026-10-26T15:11:03Z"/>
              </w:rPr>
              <w:pPrChange w:id="3364" w:author="白日梦想家" w:date="2026-10-26T15:11:11Z">
                <w:pPr>
                  <w:keepNext/>
                  <w:snapToGrid w:val="0"/>
                  <w:spacing w:before="0" w:after="0" w:line="370" w:lineRule="exact"/>
                  <w:ind w:left="0" w:leftChars="0" w:right="0" w:rightChars="0" w:firstLine="0" w:firstLineChars="0"/>
                  <w:jc w:val="center"/>
                </w:pPr>
              </w:pPrChange>
            </w:pPr>
            <w:del w:id="336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5FB5FA3">
            <w:pPr>
              <w:keepNext/>
              <w:widowControl/>
              <w:adjustRightInd w:val="0"/>
              <w:snapToGrid w:val="0"/>
              <w:spacing w:before="0" w:after="0" w:line="240" w:lineRule="auto"/>
              <w:ind w:left="0" w:leftChars="0" w:right="0" w:rightChars="0" w:firstLine="0" w:firstLineChars="0"/>
              <w:jc w:val="center"/>
              <w:outlineLvl w:val="9"/>
              <w:rPr>
                <w:del w:id="3368" w:author="白日梦想家" w:date="2026-10-26T15:11:03Z"/>
              </w:rPr>
              <w:pPrChange w:id="3367" w:author="白日梦想家" w:date="2026-10-26T15:11:11Z">
                <w:pPr>
                  <w:keepNext/>
                  <w:snapToGrid w:val="0"/>
                  <w:spacing w:before="0" w:after="0" w:line="370" w:lineRule="exact"/>
                  <w:ind w:left="0" w:leftChars="0" w:right="0" w:rightChars="0" w:firstLine="0" w:firstLineChars="0"/>
                  <w:jc w:val="center"/>
                </w:pPr>
              </w:pPrChange>
            </w:pPr>
            <w:del w:id="3369"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2A74956C">
            <w:pPr>
              <w:keepNext/>
              <w:widowControl/>
              <w:adjustRightInd w:val="0"/>
              <w:snapToGrid w:val="0"/>
              <w:spacing w:before="0" w:after="0" w:line="240" w:lineRule="auto"/>
              <w:ind w:left="0" w:leftChars="0" w:right="0" w:rightChars="0" w:firstLine="0" w:firstLineChars="0"/>
              <w:jc w:val="center"/>
              <w:outlineLvl w:val="9"/>
              <w:rPr>
                <w:del w:id="3371" w:author="白日梦想家" w:date="2026-10-26T15:11:03Z"/>
              </w:rPr>
              <w:pPrChange w:id="3370" w:author="白日梦想家" w:date="2026-10-26T15:11:11Z">
                <w:pPr>
                  <w:keepNext/>
                  <w:snapToGrid w:val="0"/>
                  <w:spacing w:before="0" w:after="0" w:line="370" w:lineRule="exact"/>
                  <w:ind w:left="0" w:leftChars="0" w:right="0" w:rightChars="0" w:firstLine="0" w:firstLineChars="0"/>
                  <w:jc w:val="center"/>
                </w:pPr>
              </w:pPrChange>
            </w:pPr>
            <w:del w:id="3372"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4B988282">
            <w:pPr>
              <w:keepNext/>
              <w:widowControl/>
              <w:adjustRightInd w:val="0"/>
              <w:snapToGrid w:val="0"/>
              <w:spacing w:before="0" w:after="0" w:line="240" w:lineRule="auto"/>
              <w:ind w:left="0" w:leftChars="0" w:right="0" w:rightChars="0" w:firstLine="0" w:firstLineChars="0"/>
              <w:jc w:val="center"/>
              <w:outlineLvl w:val="9"/>
              <w:rPr>
                <w:del w:id="3374" w:author="白日梦想家" w:date="2026-10-26T15:11:03Z"/>
              </w:rPr>
              <w:pPrChange w:id="3373" w:author="白日梦想家" w:date="2026-10-26T15:11:11Z">
                <w:pPr>
                  <w:keepNext/>
                  <w:snapToGrid w:val="0"/>
                  <w:spacing w:before="0" w:after="0" w:line="370" w:lineRule="exact"/>
                  <w:ind w:left="0" w:leftChars="0" w:right="0" w:rightChars="0" w:firstLine="0" w:firstLineChars="0"/>
                  <w:jc w:val="center"/>
                </w:pPr>
              </w:pPrChange>
            </w:pPr>
            <w:del w:id="3375"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20D7B545">
            <w:pPr>
              <w:keepNext/>
              <w:widowControl/>
              <w:adjustRightInd w:val="0"/>
              <w:snapToGrid w:val="0"/>
              <w:spacing w:before="0" w:after="0" w:line="240" w:lineRule="auto"/>
              <w:ind w:left="0" w:leftChars="0" w:right="0" w:rightChars="0" w:firstLine="0" w:firstLineChars="0"/>
              <w:jc w:val="center"/>
              <w:outlineLvl w:val="9"/>
              <w:rPr>
                <w:del w:id="3377" w:author="白日梦想家" w:date="2026-10-26T15:11:03Z"/>
              </w:rPr>
              <w:pPrChange w:id="3376" w:author="白日梦想家" w:date="2026-10-26T15:11:11Z">
                <w:pPr>
                  <w:keepNext/>
                  <w:snapToGrid w:val="0"/>
                  <w:spacing w:before="0" w:after="0" w:line="370" w:lineRule="exact"/>
                  <w:ind w:left="0" w:leftChars="0" w:right="0" w:rightChars="0" w:firstLine="0" w:firstLineChars="0"/>
                  <w:jc w:val="center"/>
                </w:pPr>
              </w:pPrChange>
            </w:pPr>
            <w:del w:id="3378" w:author="白日梦想家" w:date="2026-10-26T15:11:03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79" w:author="白日梦想家" w:date="2026-10-26T15:11:03Z"/>
        </w:trPr>
        <w:tc>
          <w:tcPr>
            <w:tcW w:w="1450" w:type="dxa"/>
            <w:vAlign w:val="center"/>
          </w:tcPr>
          <w:p w14:paraId="576DE640">
            <w:pPr>
              <w:keepNext/>
              <w:widowControl/>
              <w:adjustRightInd w:val="0"/>
              <w:snapToGrid w:val="0"/>
              <w:spacing w:before="0" w:after="0" w:line="240" w:lineRule="auto"/>
              <w:ind w:left="0" w:leftChars="0" w:right="0" w:rightChars="0" w:firstLine="0" w:firstLineChars="0"/>
              <w:jc w:val="center"/>
              <w:outlineLvl w:val="9"/>
              <w:rPr>
                <w:del w:id="3381" w:author="白日梦想家" w:date="2026-10-26T15:11:03Z"/>
              </w:rPr>
              <w:pPrChange w:id="3380" w:author="白日梦想家" w:date="2026-10-26T15:11:11Z">
                <w:pPr>
                  <w:keepNext/>
                  <w:snapToGrid w:val="0"/>
                  <w:spacing w:before="0" w:after="0" w:line="370" w:lineRule="exact"/>
                  <w:ind w:left="0" w:leftChars="0" w:right="0" w:rightChars="0" w:firstLine="0" w:firstLineChars="0"/>
                  <w:jc w:val="center"/>
                </w:pPr>
              </w:pPrChange>
            </w:pPr>
            <w:del w:id="3382"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BF424EF">
            <w:pPr>
              <w:keepNext/>
              <w:widowControl/>
              <w:adjustRightInd w:val="0"/>
              <w:snapToGrid w:val="0"/>
              <w:spacing w:before="0" w:after="0" w:line="240" w:lineRule="auto"/>
              <w:ind w:left="0" w:leftChars="0" w:right="0" w:rightChars="0" w:firstLine="0" w:firstLineChars="0"/>
              <w:jc w:val="center"/>
              <w:outlineLvl w:val="9"/>
              <w:rPr>
                <w:del w:id="3384" w:author="白日梦想家" w:date="2026-10-26T15:11:03Z"/>
              </w:rPr>
              <w:pPrChange w:id="3383" w:author="白日梦想家" w:date="2026-10-26T15:11:11Z">
                <w:pPr>
                  <w:keepNext/>
                  <w:snapToGrid w:val="0"/>
                  <w:spacing w:before="0" w:after="0" w:line="370" w:lineRule="exact"/>
                  <w:ind w:left="0" w:leftChars="0" w:right="0" w:rightChars="0" w:firstLine="0" w:firstLineChars="0"/>
                  <w:jc w:val="center"/>
                </w:pPr>
              </w:pPrChange>
            </w:pPr>
            <w:del w:id="338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2065A5B">
            <w:pPr>
              <w:keepNext/>
              <w:widowControl/>
              <w:adjustRightInd w:val="0"/>
              <w:snapToGrid w:val="0"/>
              <w:spacing w:before="0" w:after="0" w:line="240" w:lineRule="auto"/>
              <w:ind w:left="0" w:leftChars="0" w:right="0" w:rightChars="0" w:firstLine="0" w:firstLineChars="0"/>
              <w:jc w:val="center"/>
              <w:outlineLvl w:val="9"/>
              <w:rPr>
                <w:del w:id="3387" w:author="白日梦想家" w:date="2026-10-26T15:11:03Z"/>
              </w:rPr>
              <w:pPrChange w:id="3386" w:author="白日梦想家" w:date="2026-10-26T15:11:11Z">
                <w:pPr>
                  <w:keepNext/>
                  <w:snapToGrid w:val="0"/>
                  <w:spacing w:before="0" w:after="0" w:line="370" w:lineRule="exact"/>
                  <w:ind w:left="0" w:leftChars="0" w:right="0" w:rightChars="0" w:firstLine="0" w:firstLineChars="0"/>
                  <w:jc w:val="center"/>
                </w:pPr>
              </w:pPrChange>
            </w:pPr>
            <w:del w:id="3388"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997CF5">
            <w:pPr>
              <w:keepNext/>
              <w:widowControl/>
              <w:adjustRightInd w:val="0"/>
              <w:snapToGrid w:val="0"/>
              <w:spacing w:before="0" w:after="0" w:line="240" w:lineRule="auto"/>
              <w:ind w:left="0" w:leftChars="0" w:right="0" w:rightChars="0" w:firstLine="0" w:firstLineChars="0"/>
              <w:jc w:val="center"/>
              <w:outlineLvl w:val="9"/>
              <w:rPr>
                <w:del w:id="3390" w:author="白日梦想家" w:date="2026-10-26T15:11:03Z"/>
              </w:rPr>
              <w:pPrChange w:id="3389" w:author="白日梦想家" w:date="2026-10-26T15:11:11Z">
                <w:pPr>
                  <w:keepNext/>
                  <w:snapToGrid w:val="0"/>
                  <w:spacing w:before="0" w:after="0" w:line="370" w:lineRule="exact"/>
                  <w:ind w:left="0" w:leftChars="0" w:right="0" w:rightChars="0" w:firstLine="0" w:firstLineChars="0"/>
                  <w:jc w:val="center"/>
                </w:pPr>
              </w:pPrChange>
            </w:pPr>
            <w:del w:id="3391"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7B98152D">
            <w:pPr>
              <w:keepNext/>
              <w:widowControl/>
              <w:adjustRightInd w:val="0"/>
              <w:snapToGrid w:val="0"/>
              <w:spacing w:before="0" w:after="0" w:line="240" w:lineRule="auto"/>
              <w:ind w:left="0" w:leftChars="0" w:right="0" w:rightChars="0" w:firstLine="0" w:firstLineChars="0"/>
              <w:jc w:val="center"/>
              <w:outlineLvl w:val="9"/>
              <w:rPr>
                <w:del w:id="3393" w:author="白日梦想家" w:date="2026-10-26T15:11:03Z"/>
              </w:rPr>
              <w:pPrChange w:id="3392" w:author="白日梦想家" w:date="2026-10-26T15:11:11Z">
                <w:pPr>
                  <w:keepNext/>
                  <w:snapToGrid w:val="0"/>
                  <w:spacing w:before="0" w:after="0" w:line="370" w:lineRule="exact"/>
                  <w:ind w:left="0" w:leftChars="0" w:right="0" w:rightChars="0" w:firstLine="0" w:firstLineChars="0"/>
                  <w:jc w:val="center"/>
                </w:pPr>
              </w:pPrChange>
            </w:pPr>
            <w:del w:id="339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CAE9EF8">
            <w:pPr>
              <w:keepNext/>
              <w:widowControl/>
              <w:adjustRightInd w:val="0"/>
              <w:snapToGrid w:val="0"/>
              <w:spacing w:before="0" w:after="0" w:line="240" w:lineRule="auto"/>
              <w:ind w:left="0" w:leftChars="0" w:right="0" w:rightChars="0" w:firstLine="0" w:firstLineChars="0"/>
              <w:jc w:val="center"/>
              <w:outlineLvl w:val="9"/>
              <w:rPr>
                <w:del w:id="3396" w:author="白日梦想家" w:date="2026-10-26T15:11:03Z"/>
              </w:rPr>
              <w:pPrChange w:id="3395" w:author="白日梦想家" w:date="2026-10-26T15:11:11Z">
                <w:pPr>
                  <w:keepNext/>
                  <w:snapToGrid w:val="0"/>
                  <w:spacing w:before="0" w:after="0" w:line="370" w:lineRule="exact"/>
                  <w:ind w:left="0" w:leftChars="0" w:right="0" w:rightChars="0" w:firstLine="0" w:firstLineChars="0"/>
                  <w:jc w:val="center"/>
                </w:pPr>
              </w:pPrChange>
            </w:pPr>
            <w:del w:id="3397" w:author="白日梦想家" w:date="2026-10-26T15:11:03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98" w:author="白日梦想家" w:date="2026-10-26T15:11:03Z"/>
        </w:trPr>
        <w:tc>
          <w:tcPr>
            <w:tcW w:w="1450" w:type="dxa"/>
            <w:vAlign w:val="center"/>
          </w:tcPr>
          <w:p w14:paraId="5139BC2A">
            <w:pPr>
              <w:keepNext/>
              <w:widowControl/>
              <w:adjustRightInd w:val="0"/>
              <w:snapToGrid w:val="0"/>
              <w:spacing w:before="0" w:after="0" w:line="240" w:lineRule="auto"/>
              <w:ind w:left="0" w:leftChars="0" w:right="0" w:rightChars="0" w:firstLine="0" w:firstLineChars="0"/>
              <w:jc w:val="center"/>
              <w:outlineLvl w:val="9"/>
              <w:rPr>
                <w:del w:id="3400" w:author="白日梦想家" w:date="2026-10-26T15:11:03Z"/>
              </w:rPr>
              <w:pPrChange w:id="3399" w:author="白日梦想家" w:date="2026-10-26T15:11:11Z">
                <w:pPr>
                  <w:keepNext/>
                  <w:snapToGrid w:val="0"/>
                  <w:spacing w:before="0" w:after="0" w:line="370" w:lineRule="exact"/>
                  <w:ind w:left="0" w:leftChars="0" w:right="0" w:rightChars="0" w:firstLine="0" w:firstLineChars="0"/>
                  <w:jc w:val="center"/>
                </w:pPr>
              </w:pPrChange>
            </w:pPr>
            <w:del w:id="340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1002377">
            <w:pPr>
              <w:keepNext/>
              <w:widowControl/>
              <w:adjustRightInd w:val="0"/>
              <w:snapToGrid w:val="0"/>
              <w:spacing w:before="0" w:after="0" w:line="240" w:lineRule="auto"/>
              <w:ind w:left="0" w:leftChars="0" w:right="0" w:rightChars="0" w:firstLine="0" w:firstLineChars="0"/>
              <w:jc w:val="center"/>
              <w:outlineLvl w:val="9"/>
              <w:rPr>
                <w:del w:id="3403" w:author="白日梦想家" w:date="2026-10-26T15:11:03Z"/>
              </w:rPr>
              <w:pPrChange w:id="3402" w:author="白日梦想家" w:date="2026-10-26T15:11:11Z">
                <w:pPr>
                  <w:keepNext/>
                  <w:snapToGrid w:val="0"/>
                  <w:spacing w:before="0" w:after="0" w:line="370" w:lineRule="exact"/>
                  <w:ind w:left="0" w:leftChars="0" w:right="0" w:rightChars="0" w:firstLine="0" w:firstLineChars="0"/>
                  <w:jc w:val="center"/>
                </w:pPr>
              </w:pPrChange>
            </w:pPr>
            <w:del w:id="340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20516CA">
            <w:pPr>
              <w:keepNext/>
              <w:widowControl/>
              <w:adjustRightInd w:val="0"/>
              <w:snapToGrid w:val="0"/>
              <w:spacing w:before="0" w:after="0" w:line="240" w:lineRule="auto"/>
              <w:ind w:left="0" w:leftChars="0" w:right="0" w:rightChars="0" w:firstLine="0" w:firstLineChars="0"/>
              <w:jc w:val="center"/>
              <w:outlineLvl w:val="9"/>
              <w:rPr>
                <w:del w:id="3406" w:author="白日梦想家" w:date="2026-10-26T15:11:03Z"/>
              </w:rPr>
              <w:pPrChange w:id="3405" w:author="白日梦想家" w:date="2026-10-26T15:11:11Z">
                <w:pPr>
                  <w:keepNext/>
                  <w:snapToGrid w:val="0"/>
                  <w:spacing w:before="0" w:after="0" w:line="370" w:lineRule="exact"/>
                  <w:ind w:left="0" w:leftChars="0" w:right="0" w:rightChars="0" w:firstLine="0" w:firstLineChars="0"/>
                  <w:jc w:val="center"/>
                </w:pPr>
              </w:pPrChange>
            </w:pPr>
            <w:del w:id="3407"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244729DC">
            <w:pPr>
              <w:keepNext/>
              <w:widowControl/>
              <w:adjustRightInd w:val="0"/>
              <w:snapToGrid w:val="0"/>
              <w:spacing w:before="0" w:after="0" w:line="240" w:lineRule="auto"/>
              <w:ind w:left="0" w:leftChars="0" w:right="0" w:rightChars="0" w:firstLine="0" w:firstLineChars="0"/>
              <w:jc w:val="center"/>
              <w:outlineLvl w:val="9"/>
              <w:rPr>
                <w:del w:id="3409" w:author="白日梦想家" w:date="2026-10-26T15:11:03Z"/>
              </w:rPr>
              <w:pPrChange w:id="3408" w:author="白日梦想家" w:date="2026-10-26T15:11:11Z">
                <w:pPr>
                  <w:keepNext/>
                  <w:snapToGrid w:val="0"/>
                  <w:spacing w:before="0" w:after="0" w:line="370" w:lineRule="exact"/>
                  <w:ind w:left="0" w:leftChars="0" w:right="0" w:rightChars="0" w:firstLine="0" w:firstLineChars="0"/>
                  <w:jc w:val="center"/>
                </w:pPr>
              </w:pPrChange>
            </w:pPr>
            <w:del w:id="3410"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ED69697">
            <w:pPr>
              <w:keepNext/>
              <w:widowControl/>
              <w:adjustRightInd w:val="0"/>
              <w:snapToGrid w:val="0"/>
              <w:spacing w:before="0" w:after="0" w:line="240" w:lineRule="auto"/>
              <w:ind w:left="0" w:leftChars="0" w:right="0" w:rightChars="0" w:firstLine="0" w:firstLineChars="0"/>
              <w:jc w:val="center"/>
              <w:outlineLvl w:val="9"/>
              <w:rPr>
                <w:del w:id="3412" w:author="白日梦想家" w:date="2026-10-26T15:11:03Z"/>
              </w:rPr>
              <w:pPrChange w:id="3411" w:author="白日梦想家" w:date="2026-10-26T15:11:11Z">
                <w:pPr>
                  <w:keepNext/>
                  <w:snapToGrid w:val="0"/>
                  <w:spacing w:before="0" w:after="0" w:line="370" w:lineRule="exact"/>
                  <w:ind w:left="0" w:leftChars="0" w:right="0" w:rightChars="0" w:firstLine="0" w:firstLineChars="0"/>
                  <w:jc w:val="center"/>
                </w:pPr>
              </w:pPrChange>
            </w:pPr>
            <w:del w:id="341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DD6C936">
            <w:pPr>
              <w:keepNext/>
              <w:widowControl/>
              <w:adjustRightInd w:val="0"/>
              <w:snapToGrid w:val="0"/>
              <w:spacing w:before="0" w:after="0" w:line="240" w:lineRule="auto"/>
              <w:ind w:left="0" w:leftChars="0" w:right="0" w:rightChars="0" w:firstLine="0" w:firstLineChars="0"/>
              <w:jc w:val="center"/>
              <w:outlineLvl w:val="9"/>
              <w:rPr>
                <w:del w:id="3415" w:author="白日梦想家" w:date="2026-10-26T15:11:03Z"/>
              </w:rPr>
              <w:pPrChange w:id="3414" w:author="白日梦想家" w:date="2026-10-26T15:11:11Z">
                <w:pPr>
                  <w:keepNext/>
                  <w:snapToGrid w:val="0"/>
                  <w:spacing w:before="0" w:after="0" w:line="370" w:lineRule="exact"/>
                  <w:ind w:left="0" w:leftChars="0" w:right="0" w:rightChars="0" w:firstLine="0" w:firstLineChars="0"/>
                  <w:jc w:val="center"/>
                </w:pPr>
              </w:pPrChange>
            </w:pPr>
            <w:del w:id="3416" w:author="白日梦想家" w:date="2026-10-26T15:11:03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17" w:author="白日梦想家" w:date="2026-10-26T15:11:03Z"/>
        </w:trPr>
        <w:tc>
          <w:tcPr>
            <w:tcW w:w="1450" w:type="dxa"/>
            <w:vAlign w:val="center"/>
          </w:tcPr>
          <w:p w14:paraId="423F016B">
            <w:pPr>
              <w:keepNext/>
              <w:widowControl/>
              <w:adjustRightInd w:val="0"/>
              <w:snapToGrid w:val="0"/>
              <w:spacing w:before="0" w:after="0" w:line="240" w:lineRule="auto"/>
              <w:ind w:left="0" w:leftChars="0" w:right="0" w:rightChars="0" w:firstLine="0" w:firstLineChars="0"/>
              <w:jc w:val="center"/>
              <w:outlineLvl w:val="9"/>
              <w:rPr>
                <w:del w:id="3419" w:author="白日梦想家" w:date="2026-10-26T15:11:03Z"/>
              </w:rPr>
              <w:pPrChange w:id="3418" w:author="白日梦想家" w:date="2026-10-26T15:11:11Z">
                <w:pPr>
                  <w:keepNext/>
                  <w:snapToGrid w:val="0"/>
                  <w:spacing w:before="0" w:after="0" w:line="370" w:lineRule="exact"/>
                  <w:ind w:left="0" w:leftChars="0" w:right="0" w:rightChars="0" w:firstLine="0" w:firstLineChars="0"/>
                  <w:jc w:val="center"/>
                </w:pPr>
              </w:pPrChange>
            </w:pPr>
            <w:del w:id="342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148EA31">
            <w:pPr>
              <w:keepNext/>
              <w:widowControl/>
              <w:adjustRightInd w:val="0"/>
              <w:snapToGrid w:val="0"/>
              <w:spacing w:before="0" w:after="0" w:line="240" w:lineRule="auto"/>
              <w:ind w:left="0" w:leftChars="0" w:right="0" w:rightChars="0" w:firstLine="0" w:firstLineChars="0"/>
              <w:jc w:val="center"/>
              <w:outlineLvl w:val="9"/>
              <w:rPr>
                <w:del w:id="3422" w:author="白日梦想家" w:date="2026-10-26T15:11:03Z"/>
              </w:rPr>
              <w:pPrChange w:id="3421" w:author="白日梦想家" w:date="2026-10-26T15:11:11Z">
                <w:pPr>
                  <w:keepNext/>
                  <w:snapToGrid w:val="0"/>
                  <w:spacing w:before="0" w:after="0" w:line="370" w:lineRule="exact"/>
                  <w:ind w:left="0" w:leftChars="0" w:right="0" w:rightChars="0" w:firstLine="0" w:firstLineChars="0"/>
                  <w:jc w:val="center"/>
                </w:pPr>
              </w:pPrChange>
            </w:pPr>
            <w:del w:id="342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51EF684">
            <w:pPr>
              <w:keepNext/>
              <w:widowControl/>
              <w:adjustRightInd w:val="0"/>
              <w:snapToGrid w:val="0"/>
              <w:spacing w:before="0" w:after="0" w:line="240" w:lineRule="auto"/>
              <w:ind w:left="0" w:leftChars="0" w:right="0" w:rightChars="0" w:firstLine="0" w:firstLineChars="0"/>
              <w:jc w:val="center"/>
              <w:outlineLvl w:val="9"/>
              <w:rPr>
                <w:del w:id="3425" w:author="白日梦想家" w:date="2026-10-26T15:11:03Z"/>
              </w:rPr>
              <w:pPrChange w:id="3424" w:author="白日梦想家" w:date="2026-10-26T15:11:11Z">
                <w:pPr>
                  <w:keepNext/>
                  <w:snapToGrid w:val="0"/>
                  <w:spacing w:before="0" w:after="0" w:line="370" w:lineRule="exact"/>
                  <w:ind w:left="0" w:leftChars="0" w:right="0" w:rightChars="0" w:firstLine="0" w:firstLineChars="0"/>
                  <w:jc w:val="center"/>
                </w:pPr>
              </w:pPrChange>
            </w:pPr>
            <w:del w:id="3426"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7D0B484F">
            <w:pPr>
              <w:keepNext/>
              <w:widowControl/>
              <w:adjustRightInd w:val="0"/>
              <w:snapToGrid w:val="0"/>
              <w:spacing w:before="0" w:after="0" w:line="240" w:lineRule="auto"/>
              <w:ind w:left="0" w:leftChars="0" w:right="0" w:rightChars="0" w:firstLine="0" w:firstLineChars="0"/>
              <w:jc w:val="center"/>
              <w:outlineLvl w:val="9"/>
              <w:rPr>
                <w:del w:id="3428" w:author="白日梦想家" w:date="2026-10-26T15:11:03Z"/>
              </w:rPr>
              <w:pPrChange w:id="3427" w:author="白日梦想家" w:date="2026-10-26T15:11:11Z">
                <w:pPr>
                  <w:keepNext/>
                  <w:snapToGrid w:val="0"/>
                  <w:spacing w:before="0" w:after="0" w:line="370" w:lineRule="exact"/>
                  <w:ind w:left="0" w:leftChars="0" w:right="0" w:rightChars="0" w:firstLine="0" w:firstLineChars="0"/>
                  <w:jc w:val="center"/>
                </w:pPr>
              </w:pPrChange>
            </w:pPr>
            <w:del w:id="3429"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47C0EC67">
            <w:pPr>
              <w:keepNext/>
              <w:widowControl/>
              <w:adjustRightInd w:val="0"/>
              <w:snapToGrid w:val="0"/>
              <w:spacing w:before="0" w:after="0" w:line="240" w:lineRule="auto"/>
              <w:ind w:left="0" w:leftChars="0" w:right="0" w:rightChars="0" w:firstLine="0" w:firstLineChars="0"/>
              <w:jc w:val="center"/>
              <w:outlineLvl w:val="9"/>
              <w:rPr>
                <w:del w:id="3431" w:author="白日梦想家" w:date="2026-10-26T15:11:03Z"/>
              </w:rPr>
              <w:pPrChange w:id="3430" w:author="白日梦想家" w:date="2026-10-26T15:11:11Z">
                <w:pPr>
                  <w:keepNext/>
                  <w:snapToGrid w:val="0"/>
                  <w:spacing w:before="0" w:after="0" w:line="370" w:lineRule="exact"/>
                  <w:ind w:left="0" w:leftChars="0" w:right="0" w:rightChars="0" w:firstLine="0" w:firstLineChars="0"/>
                  <w:jc w:val="center"/>
                </w:pPr>
              </w:pPrChange>
            </w:pPr>
            <w:del w:id="3432" w:author="白日梦想家" w:date="2026-10-26T15:11:03Z">
              <w:r>
                <w:rPr>
                  <w:rFonts w:hint="eastAsia" w:ascii="方正仿宋_GBK" w:hAnsi="方正仿宋_GBK" w:eastAsia="方正仿宋_GBK" w:cs="Times New Roman"/>
                  <w:sz w:val="24"/>
                  <w:szCs w:val="24"/>
                </w:rPr>
                <w:delText>2.33～2.43</w:delText>
              </w:r>
            </w:del>
          </w:p>
        </w:tc>
        <w:tc>
          <w:tcPr>
            <w:tcW w:w="1453" w:type="dxa"/>
            <w:vAlign w:val="center"/>
          </w:tcPr>
          <w:p w14:paraId="07C75EB0">
            <w:pPr>
              <w:keepNext/>
              <w:widowControl/>
              <w:adjustRightInd w:val="0"/>
              <w:snapToGrid w:val="0"/>
              <w:spacing w:before="0" w:after="0" w:line="240" w:lineRule="auto"/>
              <w:ind w:left="0" w:leftChars="0" w:right="0" w:rightChars="0" w:firstLine="0" w:firstLineChars="0"/>
              <w:jc w:val="center"/>
              <w:outlineLvl w:val="9"/>
              <w:rPr>
                <w:del w:id="3434" w:author="白日梦想家" w:date="2026-10-26T15:11:03Z"/>
              </w:rPr>
              <w:pPrChange w:id="3433" w:author="白日梦想家" w:date="2026-10-26T15:11:11Z">
                <w:pPr>
                  <w:keepNext/>
                  <w:snapToGrid w:val="0"/>
                  <w:spacing w:before="0" w:after="0" w:line="370" w:lineRule="exact"/>
                  <w:ind w:left="0" w:leftChars="0" w:right="0" w:rightChars="0" w:firstLine="0" w:firstLineChars="0"/>
                  <w:jc w:val="center"/>
                </w:pPr>
              </w:pPrChange>
            </w:pPr>
            <w:del w:id="3435" w:author="白日梦想家" w:date="2026-10-26T15:11:03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36" w:author="白日梦想家" w:date="2026-10-26T15:11:03Z"/>
        </w:trPr>
        <w:tc>
          <w:tcPr>
            <w:tcW w:w="1450" w:type="dxa"/>
            <w:vAlign w:val="center"/>
          </w:tcPr>
          <w:p w14:paraId="26757509">
            <w:pPr>
              <w:keepNext/>
              <w:widowControl/>
              <w:adjustRightInd w:val="0"/>
              <w:snapToGrid w:val="0"/>
              <w:spacing w:before="0" w:after="0" w:line="240" w:lineRule="auto"/>
              <w:ind w:left="0" w:leftChars="0" w:right="0" w:rightChars="0" w:firstLine="0" w:firstLineChars="0"/>
              <w:jc w:val="center"/>
              <w:outlineLvl w:val="9"/>
              <w:rPr>
                <w:del w:id="3438" w:author="白日梦想家" w:date="2026-10-26T15:11:03Z"/>
              </w:rPr>
              <w:pPrChange w:id="3437" w:author="白日梦想家" w:date="2026-10-26T15:11:11Z">
                <w:pPr>
                  <w:keepNext/>
                  <w:snapToGrid w:val="0"/>
                  <w:spacing w:before="0" w:after="0" w:line="370" w:lineRule="exact"/>
                  <w:ind w:left="0" w:leftChars="0" w:right="0" w:rightChars="0" w:firstLine="0" w:firstLineChars="0"/>
                  <w:jc w:val="center"/>
                </w:pPr>
              </w:pPrChange>
            </w:pPr>
            <w:del w:id="3439"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24155E5B">
            <w:pPr>
              <w:keepNext/>
              <w:widowControl/>
              <w:adjustRightInd w:val="0"/>
              <w:snapToGrid w:val="0"/>
              <w:spacing w:before="0" w:after="0" w:line="240" w:lineRule="auto"/>
              <w:ind w:left="0" w:leftChars="0" w:right="0" w:rightChars="0" w:firstLine="0" w:firstLineChars="0"/>
              <w:jc w:val="center"/>
              <w:outlineLvl w:val="9"/>
              <w:rPr>
                <w:del w:id="3441" w:author="白日梦想家" w:date="2026-10-26T15:11:03Z"/>
              </w:rPr>
              <w:pPrChange w:id="3440" w:author="白日梦想家" w:date="2026-10-26T15:11:11Z">
                <w:pPr>
                  <w:keepNext/>
                  <w:snapToGrid w:val="0"/>
                  <w:spacing w:before="0" w:after="0" w:line="370" w:lineRule="exact"/>
                  <w:ind w:left="0" w:leftChars="0" w:right="0" w:rightChars="0" w:firstLine="0" w:firstLineChars="0"/>
                  <w:jc w:val="center"/>
                </w:pPr>
              </w:pPrChange>
            </w:pPr>
            <w:del w:id="344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00C7FB1">
            <w:pPr>
              <w:keepNext/>
              <w:widowControl/>
              <w:adjustRightInd w:val="0"/>
              <w:snapToGrid w:val="0"/>
              <w:spacing w:before="0" w:after="0" w:line="240" w:lineRule="auto"/>
              <w:ind w:left="0" w:leftChars="0" w:right="0" w:rightChars="0" w:firstLine="0" w:firstLineChars="0"/>
              <w:jc w:val="center"/>
              <w:outlineLvl w:val="9"/>
              <w:rPr>
                <w:del w:id="3444" w:author="白日梦想家" w:date="2026-10-26T15:11:03Z"/>
              </w:rPr>
              <w:pPrChange w:id="3443" w:author="白日梦想家" w:date="2026-10-26T15:11:11Z">
                <w:pPr>
                  <w:keepNext/>
                  <w:snapToGrid w:val="0"/>
                  <w:spacing w:before="0" w:after="0" w:line="370" w:lineRule="exact"/>
                  <w:ind w:left="0" w:leftChars="0" w:right="0" w:rightChars="0" w:firstLine="0" w:firstLineChars="0"/>
                  <w:jc w:val="center"/>
                </w:pPr>
              </w:pPrChange>
            </w:pPr>
            <w:del w:id="3445"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630C49D3">
            <w:pPr>
              <w:keepNext/>
              <w:widowControl/>
              <w:adjustRightInd w:val="0"/>
              <w:snapToGrid w:val="0"/>
              <w:spacing w:before="0" w:after="0" w:line="240" w:lineRule="auto"/>
              <w:ind w:left="0" w:leftChars="0" w:right="0" w:rightChars="0" w:firstLine="0" w:firstLineChars="0"/>
              <w:jc w:val="center"/>
              <w:outlineLvl w:val="9"/>
              <w:rPr>
                <w:del w:id="3447" w:author="白日梦想家" w:date="2026-10-26T15:11:03Z"/>
              </w:rPr>
              <w:pPrChange w:id="3446" w:author="白日梦想家" w:date="2026-10-26T15:11:11Z">
                <w:pPr>
                  <w:keepNext/>
                  <w:snapToGrid w:val="0"/>
                  <w:spacing w:before="0" w:after="0" w:line="370" w:lineRule="exact"/>
                  <w:ind w:left="0" w:leftChars="0" w:right="0" w:rightChars="0" w:firstLine="0" w:firstLineChars="0"/>
                  <w:jc w:val="center"/>
                </w:pPr>
              </w:pPrChange>
            </w:pPr>
            <w:del w:id="3448"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26D1427A">
            <w:pPr>
              <w:keepNext/>
              <w:widowControl/>
              <w:adjustRightInd w:val="0"/>
              <w:snapToGrid w:val="0"/>
              <w:spacing w:before="0" w:after="0" w:line="240" w:lineRule="auto"/>
              <w:ind w:left="0" w:leftChars="0" w:right="0" w:rightChars="0" w:firstLine="0" w:firstLineChars="0"/>
              <w:jc w:val="center"/>
              <w:outlineLvl w:val="9"/>
              <w:rPr>
                <w:del w:id="3450" w:author="白日梦想家" w:date="2026-10-26T15:11:03Z"/>
              </w:rPr>
              <w:pPrChange w:id="3449" w:author="白日梦想家" w:date="2026-10-26T15:11:11Z">
                <w:pPr>
                  <w:keepNext/>
                  <w:snapToGrid w:val="0"/>
                  <w:spacing w:before="0" w:after="0" w:line="370" w:lineRule="exact"/>
                  <w:ind w:left="0" w:leftChars="0" w:right="0" w:rightChars="0" w:firstLine="0" w:firstLineChars="0"/>
                  <w:jc w:val="center"/>
                </w:pPr>
              </w:pPrChange>
            </w:pPr>
            <w:del w:id="345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4B0F874">
            <w:pPr>
              <w:keepNext/>
              <w:widowControl/>
              <w:adjustRightInd w:val="0"/>
              <w:snapToGrid w:val="0"/>
              <w:spacing w:before="0" w:after="0" w:line="240" w:lineRule="auto"/>
              <w:ind w:left="0" w:leftChars="0" w:right="0" w:rightChars="0" w:firstLine="0" w:firstLineChars="0"/>
              <w:jc w:val="center"/>
              <w:outlineLvl w:val="9"/>
              <w:rPr>
                <w:del w:id="3453" w:author="白日梦想家" w:date="2026-10-26T15:11:03Z"/>
              </w:rPr>
              <w:pPrChange w:id="3452" w:author="白日梦想家" w:date="2026-10-26T15:11:11Z">
                <w:pPr>
                  <w:keepNext/>
                  <w:snapToGrid w:val="0"/>
                  <w:spacing w:before="0" w:after="0" w:line="370" w:lineRule="exact"/>
                  <w:ind w:left="0" w:leftChars="0" w:right="0" w:rightChars="0" w:firstLine="0" w:firstLineChars="0"/>
                  <w:jc w:val="center"/>
                </w:pPr>
              </w:pPrChange>
            </w:pPr>
            <w:del w:id="3454" w:author="白日梦想家" w:date="2026-10-26T15:11:03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55" w:author="白日梦想家" w:date="2026-10-26T15:11:03Z"/>
        </w:trPr>
        <w:tc>
          <w:tcPr>
            <w:tcW w:w="1450" w:type="dxa"/>
            <w:vAlign w:val="center"/>
          </w:tcPr>
          <w:p w14:paraId="3DD004AE">
            <w:pPr>
              <w:keepNext/>
              <w:widowControl/>
              <w:adjustRightInd w:val="0"/>
              <w:snapToGrid w:val="0"/>
              <w:spacing w:before="0" w:after="0" w:line="240" w:lineRule="auto"/>
              <w:ind w:left="0" w:leftChars="0" w:right="0" w:rightChars="0" w:firstLine="0" w:firstLineChars="0"/>
              <w:jc w:val="center"/>
              <w:outlineLvl w:val="9"/>
              <w:rPr>
                <w:del w:id="3457" w:author="白日梦想家" w:date="2026-10-26T15:11:03Z"/>
              </w:rPr>
              <w:pPrChange w:id="3456" w:author="白日梦想家" w:date="2026-10-26T15:11:11Z">
                <w:pPr>
                  <w:keepNext/>
                  <w:snapToGrid w:val="0"/>
                  <w:spacing w:before="0" w:after="0" w:line="370" w:lineRule="exact"/>
                  <w:ind w:left="0" w:leftChars="0" w:right="0" w:rightChars="0" w:firstLine="0" w:firstLineChars="0"/>
                  <w:jc w:val="center"/>
                </w:pPr>
              </w:pPrChange>
            </w:pPr>
            <w:del w:id="345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551B91A">
            <w:pPr>
              <w:keepNext/>
              <w:widowControl/>
              <w:adjustRightInd w:val="0"/>
              <w:snapToGrid w:val="0"/>
              <w:spacing w:before="0" w:after="0" w:line="240" w:lineRule="auto"/>
              <w:ind w:left="0" w:leftChars="0" w:right="0" w:rightChars="0" w:firstLine="0" w:firstLineChars="0"/>
              <w:jc w:val="center"/>
              <w:outlineLvl w:val="9"/>
              <w:rPr>
                <w:del w:id="3460" w:author="白日梦想家" w:date="2026-10-26T15:11:03Z"/>
              </w:rPr>
              <w:pPrChange w:id="3459" w:author="白日梦想家" w:date="2026-10-26T15:11:11Z">
                <w:pPr>
                  <w:keepNext/>
                  <w:snapToGrid w:val="0"/>
                  <w:spacing w:before="0" w:after="0" w:line="370" w:lineRule="exact"/>
                  <w:ind w:left="0" w:leftChars="0" w:right="0" w:rightChars="0" w:firstLine="0" w:firstLineChars="0"/>
                  <w:jc w:val="center"/>
                </w:pPr>
              </w:pPrChange>
            </w:pPr>
            <w:del w:id="346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7CAEF4D">
            <w:pPr>
              <w:keepNext/>
              <w:widowControl/>
              <w:adjustRightInd w:val="0"/>
              <w:snapToGrid w:val="0"/>
              <w:spacing w:before="0" w:after="0" w:line="240" w:lineRule="auto"/>
              <w:ind w:left="0" w:leftChars="0" w:right="0" w:rightChars="0" w:firstLine="0" w:firstLineChars="0"/>
              <w:jc w:val="center"/>
              <w:outlineLvl w:val="9"/>
              <w:rPr>
                <w:del w:id="3463" w:author="白日梦想家" w:date="2026-10-26T15:11:03Z"/>
              </w:rPr>
              <w:pPrChange w:id="3462" w:author="白日梦想家" w:date="2026-10-26T15:11:11Z">
                <w:pPr>
                  <w:keepNext/>
                  <w:snapToGrid w:val="0"/>
                  <w:spacing w:before="0" w:after="0" w:line="370" w:lineRule="exact"/>
                  <w:ind w:left="0" w:leftChars="0" w:right="0" w:rightChars="0" w:firstLine="0" w:firstLineChars="0"/>
                  <w:jc w:val="center"/>
                </w:pPr>
              </w:pPrChange>
            </w:pPr>
            <w:del w:id="3464"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A7C61F7">
            <w:pPr>
              <w:keepNext/>
              <w:widowControl/>
              <w:adjustRightInd w:val="0"/>
              <w:snapToGrid w:val="0"/>
              <w:spacing w:before="0" w:after="0" w:line="240" w:lineRule="auto"/>
              <w:ind w:left="0" w:leftChars="0" w:right="0" w:rightChars="0" w:firstLine="0" w:firstLineChars="0"/>
              <w:jc w:val="center"/>
              <w:outlineLvl w:val="9"/>
              <w:rPr>
                <w:del w:id="3466" w:author="白日梦想家" w:date="2026-10-26T15:11:03Z"/>
              </w:rPr>
              <w:pPrChange w:id="3465" w:author="白日梦想家" w:date="2026-10-26T15:11:11Z">
                <w:pPr>
                  <w:keepNext/>
                  <w:snapToGrid w:val="0"/>
                  <w:spacing w:before="0" w:after="0" w:line="370" w:lineRule="exact"/>
                  <w:ind w:left="0" w:leftChars="0" w:right="0" w:rightChars="0" w:firstLine="0" w:firstLineChars="0"/>
                  <w:jc w:val="center"/>
                </w:pPr>
              </w:pPrChange>
            </w:pPr>
            <w:del w:id="3467"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567EAF85">
            <w:pPr>
              <w:keepNext/>
              <w:widowControl/>
              <w:adjustRightInd w:val="0"/>
              <w:snapToGrid w:val="0"/>
              <w:spacing w:before="0" w:after="0" w:line="240" w:lineRule="auto"/>
              <w:ind w:left="0" w:leftChars="0" w:right="0" w:rightChars="0" w:firstLine="0" w:firstLineChars="0"/>
              <w:jc w:val="center"/>
              <w:outlineLvl w:val="9"/>
              <w:rPr>
                <w:del w:id="3469" w:author="白日梦想家" w:date="2026-10-26T15:11:03Z"/>
              </w:rPr>
              <w:pPrChange w:id="3468" w:author="白日梦想家" w:date="2026-10-26T15:11:11Z">
                <w:pPr>
                  <w:keepNext/>
                  <w:snapToGrid w:val="0"/>
                  <w:spacing w:before="0" w:after="0" w:line="370" w:lineRule="exact"/>
                  <w:ind w:left="0" w:leftChars="0" w:right="0" w:rightChars="0" w:firstLine="0" w:firstLineChars="0"/>
                  <w:jc w:val="center"/>
                </w:pPr>
              </w:pPrChange>
            </w:pPr>
            <w:del w:id="3470" w:author="白日梦想家" w:date="2026-10-26T15:11:03Z">
              <w:r>
                <w:rPr>
                  <w:rFonts w:hint="eastAsia" w:ascii="方正仿宋_GBK" w:hAnsi="方正仿宋_GBK" w:eastAsia="方正仿宋_GBK" w:cs="Times New Roman"/>
                  <w:sz w:val="24"/>
                  <w:szCs w:val="24"/>
                </w:rPr>
                <w:delText>1.87～1.97</w:delText>
              </w:r>
            </w:del>
          </w:p>
        </w:tc>
        <w:tc>
          <w:tcPr>
            <w:tcW w:w="1453" w:type="dxa"/>
            <w:vAlign w:val="center"/>
          </w:tcPr>
          <w:p w14:paraId="7B2F6B65">
            <w:pPr>
              <w:keepNext/>
              <w:widowControl/>
              <w:adjustRightInd w:val="0"/>
              <w:snapToGrid w:val="0"/>
              <w:spacing w:before="0" w:after="0" w:line="240" w:lineRule="auto"/>
              <w:ind w:left="0" w:leftChars="0" w:right="0" w:rightChars="0" w:firstLine="0" w:firstLineChars="0"/>
              <w:jc w:val="center"/>
              <w:outlineLvl w:val="9"/>
              <w:rPr>
                <w:del w:id="3472" w:author="白日梦想家" w:date="2026-10-26T15:11:03Z"/>
              </w:rPr>
              <w:pPrChange w:id="3471" w:author="白日梦想家" w:date="2026-10-26T15:11:11Z">
                <w:pPr>
                  <w:keepNext/>
                  <w:snapToGrid w:val="0"/>
                  <w:spacing w:before="0" w:after="0" w:line="370" w:lineRule="exact"/>
                  <w:ind w:left="0" w:leftChars="0" w:right="0" w:rightChars="0" w:firstLine="0" w:firstLineChars="0"/>
                  <w:jc w:val="center"/>
                </w:pPr>
              </w:pPrChange>
            </w:pPr>
            <w:del w:id="3473" w:author="白日梦想家" w:date="2026-10-26T15:11:03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74" w:author="白日梦想家" w:date="2026-10-26T15:11:03Z"/>
        </w:trPr>
        <w:tc>
          <w:tcPr>
            <w:tcW w:w="1450" w:type="dxa"/>
            <w:vAlign w:val="center"/>
          </w:tcPr>
          <w:p w14:paraId="1F8C133C">
            <w:pPr>
              <w:keepNext/>
              <w:widowControl/>
              <w:adjustRightInd w:val="0"/>
              <w:snapToGrid w:val="0"/>
              <w:spacing w:before="0" w:after="0" w:line="240" w:lineRule="auto"/>
              <w:ind w:left="0" w:leftChars="0" w:right="0" w:rightChars="0" w:firstLine="0" w:firstLineChars="0"/>
              <w:jc w:val="center"/>
              <w:outlineLvl w:val="9"/>
              <w:rPr>
                <w:del w:id="3476" w:author="白日梦想家" w:date="2026-10-26T15:11:03Z"/>
              </w:rPr>
              <w:pPrChange w:id="3475" w:author="白日梦想家" w:date="2026-10-26T15:11:11Z">
                <w:pPr>
                  <w:snapToGrid w:val="0"/>
                  <w:spacing w:before="0" w:after="0" w:line="370" w:lineRule="exact"/>
                  <w:ind w:left="0" w:leftChars="0" w:right="0" w:rightChars="0" w:firstLine="0" w:firstLineChars="0"/>
                  <w:jc w:val="center"/>
                </w:pPr>
              </w:pPrChange>
            </w:pPr>
            <w:del w:id="347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646D01B">
            <w:pPr>
              <w:keepNext/>
              <w:widowControl/>
              <w:adjustRightInd w:val="0"/>
              <w:snapToGrid w:val="0"/>
              <w:spacing w:before="0" w:after="0" w:line="240" w:lineRule="auto"/>
              <w:ind w:left="0" w:leftChars="0" w:right="0" w:rightChars="0" w:firstLine="0" w:firstLineChars="0"/>
              <w:jc w:val="center"/>
              <w:outlineLvl w:val="9"/>
              <w:rPr>
                <w:del w:id="3479" w:author="白日梦想家" w:date="2026-10-26T15:11:03Z"/>
              </w:rPr>
              <w:pPrChange w:id="3478" w:author="白日梦想家" w:date="2026-10-26T15:11:11Z">
                <w:pPr>
                  <w:snapToGrid w:val="0"/>
                  <w:spacing w:before="0" w:after="0" w:line="370" w:lineRule="exact"/>
                  <w:ind w:left="0" w:leftChars="0" w:right="0" w:rightChars="0" w:firstLine="0" w:firstLineChars="0"/>
                  <w:jc w:val="center"/>
                </w:pPr>
              </w:pPrChange>
            </w:pPr>
            <w:del w:id="348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CFD0C58">
            <w:pPr>
              <w:keepNext/>
              <w:widowControl/>
              <w:adjustRightInd w:val="0"/>
              <w:snapToGrid w:val="0"/>
              <w:spacing w:before="0" w:after="0" w:line="240" w:lineRule="auto"/>
              <w:ind w:left="0" w:leftChars="0" w:right="0" w:rightChars="0" w:firstLine="0" w:firstLineChars="0"/>
              <w:jc w:val="center"/>
              <w:outlineLvl w:val="9"/>
              <w:rPr>
                <w:del w:id="3482" w:author="白日梦想家" w:date="2026-10-26T15:11:03Z"/>
              </w:rPr>
              <w:pPrChange w:id="3481" w:author="白日梦想家" w:date="2026-10-26T15:11:11Z">
                <w:pPr>
                  <w:snapToGrid w:val="0"/>
                  <w:spacing w:before="0" w:after="0" w:line="370" w:lineRule="exact"/>
                  <w:ind w:left="0" w:leftChars="0" w:right="0" w:rightChars="0" w:firstLine="0" w:firstLineChars="0"/>
                  <w:jc w:val="center"/>
                </w:pPr>
              </w:pPrChange>
            </w:pPr>
            <w:del w:id="3483"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54E0AABB">
            <w:pPr>
              <w:keepNext/>
              <w:widowControl/>
              <w:adjustRightInd w:val="0"/>
              <w:snapToGrid w:val="0"/>
              <w:spacing w:before="0" w:after="0" w:line="240" w:lineRule="auto"/>
              <w:ind w:left="0" w:leftChars="0" w:right="0" w:rightChars="0" w:firstLine="0" w:firstLineChars="0"/>
              <w:jc w:val="center"/>
              <w:outlineLvl w:val="9"/>
              <w:rPr>
                <w:del w:id="3485" w:author="白日梦想家" w:date="2026-10-26T15:11:03Z"/>
              </w:rPr>
              <w:pPrChange w:id="3484" w:author="白日梦想家" w:date="2026-10-26T15:11:11Z">
                <w:pPr>
                  <w:snapToGrid w:val="0"/>
                  <w:spacing w:before="0" w:after="0" w:line="370" w:lineRule="exact"/>
                  <w:ind w:left="0" w:leftChars="0" w:right="0" w:rightChars="0" w:firstLine="0" w:firstLineChars="0"/>
                  <w:jc w:val="center"/>
                </w:pPr>
              </w:pPrChange>
            </w:pPr>
            <w:del w:id="3486"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73AAA993">
            <w:pPr>
              <w:keepNext/>
              <w:widowControl/>
              <w:adjustRightInd w:val="0"/>
              <w:snapToGrid w:val="0"/>
              <w:spacing w:before="0" w:after="0" w:line="240" w:lineRule="auto"/>
              <w:ind w:left="0" w:leftChars="0" w:right="0" w:rightChars="0" w:firstLine="0" w:firstLineChars="0"/>
              <w:jc w:val="center"/>
              <w:outlineLvl w:val="9"/>
              <w:rPr>
                <w:del w:id="3488" w:author="白日梦想家" w:date="2026-10-26T15:11:03Z"/>
              </w:rPr>
              <w:pPrChange w:id="3487" w:author="白日梦想家" w:date="2026-10-26T15:11:11Z">
                <w:pPr>
                  <w:snapToGrid w:val="0"/>
                  <w:spacing w:before="0" w:after="0" w:line="370" w:lineRule="exact"/>
                  <w:ind w:left="0" w:leftChars="0" w:right="0" w:rightChars="0" w:firstLine="0" w:firstLineChars="0"/>
                  <w:jc w:val="center"/>
                </w:pPr>
              </w:pPrChange>
            </w:pPr>
            <w:del w:id="3489"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3CBB0EDC">
            <w:pPr>
              <w:keepNext/>
              <w:widowControl/>
              <w:adjustRightInd w:val="0"/>
              <w:snapToGrid w:val="0"/>
              <w:spacing w:before="0" w:after="0" w:line="240" w:lineRule="auto"/>
              <w:ind w:left="0" w:leftChars="0" w:right="0" w:rightChars="0" w:firstLine="0" w:firstLineChars="0"/>
              <w:jc w:val="center"/>
              <w:outlineLvl w:val="9"/>
              <w:rPr>
                <w:del w:id="3491" w:author="白日梦想家" w:date="2026-10-26T15:11:03Z"/>
              </w:rPr>
              <w:pPrChange w:id="3490" w:author="白日梦想家" w:date="2026-10-26T15:11:11Z">
                <w:pPr>
                  <w:snapToGrid w:val="0"/>
                  <w:spacing w:before="0" w:after="0" w:line="370" w:lineRule="exact"/>
                  <w:ind w:left="0" w:leftChars="0" w:right="0" w:rightChars="0" w:firstLine="0" w:firstLineChars="0"/>
                  <w:jc w:val="center"/>
                </w:pPr>
              </w:pPrChange>
            </w:pPr>
            <w:del w:id="3492" w:author="白日梦想家" w:date="2026-10-26T15:11:03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3493" w:author="白日梦想家" w:date="2026-10-26T15:11:03Z"/>
          <w:rFonts w:hint="eastAsia" w:ascii="方正仿宋_GBK" w:hAnsi="方正仿宋_GBK" w:eastAsia="方正仿宋_GBK" w:cs="Times New Roman"/>
          <w:sz w:val="32"/>
          <w:szCs w:val="32"/>
          <w:highlight w:val="none"/>
          <w14:ligatures w14:val="standardContextual"/>
        </w:rPr>
      </w:pPr>
      <w:del w:id="3494" w:author="白日梦想家" w:date="2026-10-26T15:11:03Z">
        <w:r>
          <w:rPr>
            <w:rFonts w:hint="eastAsia" w:ascii="方正仿宋_GBK" w:hAnsi="方正仿宋_GBK" w:eastAsia="方正仿宋_GBK" w:cs="Times New Roman"/>
            <w:sz w:val="32"/>
            <w:szCs w:val="32"/>
          </w:rPr>
          <w:delText>表10 容载比推荐（电缆占比(10%,30%]、分散系数≤1.15）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495" w:author="白日梦想家" w:date="2026-10-26T15:11:03Z"/>
        </w:trPr>
        <w:tc>
          <w:tcPr>
            <w:tcW w:w="1450" w:type="dxa"/>
            <w:vAlign w:val="center"/>
          </w:tcPr>
          <w:p w14:paraId="1C213563">
            <w:pPr>
              <w:keepNext/>
              <w:widowControl/>
              <w:adjustRightInd w:val="0"/>
              <w:snapToGrid w:val="0"/>
              <w:spacing w:before="0" w:after="0" w:line="240" w:lineRule="auto"/>
              <w:ind w:left="0" w:leftChars="0" w:right="0" w:rightChars="0" w:firstLine="0" w:firstLineChars="0"/>
              <w:jc w:val="center"/>
              <w:outlineLvl w:val="9"/>
              <w:rPr>
                <w:del w:id="3497" w:author="白日梦想家" w:date="2026-10-26T15:11:03Z"/>
              </w:rPr>
              <w:pPrChange w:id="3496" w:author="白日梦想家" w:date="2026-10-26T15:11:11Z">
                <w:pPr>
                  <w:keepNext/>
                  <w:snapToGrid w:val="0"/>
                  <w:spacing w:before="0" w:after="0" w:line="370" w:lineRule="exact"/>
                  <w:ind w:left="0" w:leftChars="0" w:right="0" w:rightChars="0" w:firstLine="0" w:firstLineChars="0"/>
                  <w:jc w:val="center"/>
                </w:pPr>
              </w:pPrChange>
            </w:pPr>
            <w:del w:id="3498"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19901219">
            <w:pPr>
              <w:keepNext/>
              <w:widowControl/>
              <w:adjustRightInd w:val="0"/>
              <w:snapToGrid w:val="0"/>
              <w:spacing w:before="0" w:after="0" w:line="240" w:lineRule="auto"/>
              <w:ind w:left="0" w:leftChars="0" w:right="0" w:rightChars="0" w:firstLine="0" w:firstLineChars="0"/>
              <w:jc w:val="center"/>
              <w:outlineLvl w:val="9"/>
              <w:rPr>
                <w:del w:id="3500" w:author="白日梦想家" w:date="2026-10-26T15:11:03Z"/>
              </w:rPr>
              <w:pPrChange w:id="3499" w:author="白日梦想家" w:date="2026-10-26T15:11:11Z">
                <w:pPr>
                  <w:keepNext/>
                  <w:snapToGrid w:val="0"/>
                  <w:spacing w:before="0" w:after="0" w:line="370" w:lineRule="exact"/>
                  <w:ind w:left="0" w:leftChars="0" w:right="0" w:rightChars="0" w:firstLine="0" w:firstLineChars="0"/>
                  <w:jc w:val="center"/>
                </w:pPr>
              </w:pPrChange>
            </w:pPr>
            <w:del w:id="3501"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CFD839E">
            <w:pPr>
              <w:keepNext/>
              <w:widowControl/>
              <w:adjustRightInd w:val="0"/>
              <w:snapToGrid w:val="0"/>
              <w:spacing w:before="0" w:after="0" w:line="240" w:lineRule="auto"/>
              <w:ind w:left="0" w:leftChars="0" w:right="0" w:rightChars="0" w:firstLine="0" w:firstLineChars="0"/>
              <w:jc w:val="center"/>
              <w:outlineLvl w:val="9"/>
              <w:rPr>
                <w:del w:id="3503" w:author="白日梦想家" w:date="2026-10-26T15:11:03Z"/>
              </w:rPr>
              <w:pPrChange w:id="3502" w:author="白日梦想家" w:date="2026-10-26T15:11:11Z">
                <w:pPr>
                  <w:keepNext/>
                  <w:snapToGrid w:val="0"/>
                  <w:spacing w:before="0" w:after="0" w:line="370" w:lineRule="exact"/>
                  <w:ind w:left="0" w:leftChars="0" w:right="0" w:rightChars="0" w:firstLine="0" w:firstLineChars="0"/>
                  <w:jc w:val="center"/>
                </w:pPr>
              </w:pPrChange>
            </w:pPr>
            <w:del w:id="3504"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A2BED80">
            <w:pPr>
              <w:keepNext/>
              <w:widowControl/>
              <w:adjustRightInd w:val="0"/>
              <w:snapToGrid w:val="0"/>
              <w:spacing w:before="0" w:after="0" w:line="240" w:lineRule="auto"/>
              <w:ind w:left="0" w:leftChars="0" w:right="0" w:rightChars="0" w:firstLine="0" w:firstLineChars="0"/>
              <w:jc w:val="center"/>
              <w:outlineLvl w:val="9"/>
              <w:rPr>
                <w:del w:id="3506" w:author="白日梦想家" w:date="2026-10-26T15:11:03Z"/>
              </w:rPr>
              <w:pPrChange w:id="3505" w:author="白日梦想家" w:date="2026-10-26T15:11:11Z">
                <w:pPr>
                  <w:keepNext/>
                  <w:snapToGrid w:val="0"/>
                  <w:spacing w:before="0" w:after="0" w:line="370" w:lineRule="exact"/>
                  <w:ind w:left="0" w:leftChars="0" w:right="0" w:rightChars="0" w:firstLine="0" w:firstLineChars="0"/>
                  <w:jc w:val="center"/>
                </w:pPr>
              </w:pPrChange>
            </w:pPr>
            <w:del w:id="3507"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1BE227ED">
            <w:pPr>
              <w:keepNext/>
              <w:widowControl/>
              <w:adjustRightInd w:val="0"/>
              <w:snapToGrid w:val="0"/>
              <w:spacing w:before="0" w:after="0" w:line="240" w:lineRule="auto"/>
              <w:ind w:left="0" w:leftChars="0" w:right="0" w:rightChars="0" w:firstLine="0" w:firstLineChars="0"/>
              <w:jc w:val="center"/>
              <w:outlineLvl w:val="9"/>
              <w:rPr>
                <w:del w:id="3509" w:author="白日梦想家" w:date="2026-10-26T15:11:03Z"/>
              </w:rPr>
              <w:pPrChange w:id="3508" w:author="白日梦想家" w:date="2026-10-26T15:11:11Z">
                <w:pPr>
                  <w:keepNext/>
                  <w:snapToGrid w:val="0"/>
                  <w:spacing w:before="0" w:after="0" w:line="370" w:lineRule="exact"/>
                  <w:ind w:left="0" w:leftChars="0" w:right="0" w:rightChars="0" w:firstLine="0" w:firstLineChars="0"/>
                  <w:jc w:val="center"/>
                </w:pPr>
              </w:pPrChange>
            </w:pPr>
            <w:del w:id="3510"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200A2B68">
            <w:pPr>
              <w:keepNext/>
              <w:widowControl/>
              <w:adjustRightInd w:val="0"/>
              <w:snapToGrid w:val="0"/>
              <w:spacing w:before="0" w:after="0" w:line="240" w:lineRule="auto"/>
              <w:ind w:left="0" w:leftChars="0" w:right="0" w:rightChars="0" w:firstLine="0" w:firstLineChars="0"/>
              <w:jc w:val="center"/>
              <w:outlineLvl w:val="9"/>
              <w:rPr>
                <w:del w:id="3512" w:author="白日梦想家" w:date="2026-10-26T15:11:03Z"/>
              </w:rPr>
              <w:pPrChange w:id="3511" w:author="白日梦想家" w:date="2026-10-26T15:11:11Z">
                <w:pPr>
                  <w:keepNext/>
                  <w:snapToGrid w:val="0"/>
                  <w:spacing w:before="0" w:after="0" w:line="370" w:lineRule="exact"/>
                  <w:ind w:left="0" w:leftChars="0" w:right="0" w:rightChars="0" w:firstLine="0" w:firstLineChars="0"/>
                  <w:jc w:val="center"/>
                </w:pPr>
              </w:pPrChange>
            </w:pPr>
            <w:del w:id="3513" w:author="白日梦想家" w:date="2026-10-26T15:11:03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14" w:author="白日梦想家" w:date="2026-10-26T15:11:03Z"/>
        </w:trPr>
        <w:tc>
          <w:tcPr>
            <w:tcW w:w="1450" w:type="dxa"/>
            <w:vAlign w:val="center"/>
          </w:tcPr>
          <w:p w14:paraId="154F02E2">
            <w:pPr>
              <w:keepNext/>
              <w:widowControl/>
              <w:adjustRightInd w:val="0"/>
              <w:snapToGrid w:val="0"/>
              <w:spacing w:before="0" w:after="0" w:line="240" w:lineRule="auto"/>
              <w:ind w:left="0" w:leftChars="0" w:right="0" w:rightChars="0" w:firstLine="0" w:firstLineChars="0"/>
              <w:jc w:val="center"/>
              <w:outlineLvl w:val="9"/>
              <w:rPr>
                <w:del w:id="3516" w:author="白日梦想家" w:date="2026-10-26T15:11:03Z"/>
              </w:rPr>
              <w:pPrChange w:id="3515" w:author="白日梦想家" w:date="2026-10-26T15:11:11Z">
                <w:pPr>
                  <w:keepNext/>
                  <w:snapToGrid w:val="0"/>
                  <w:spacing w:before="0" w:after="0" w:line="370" w:lineRule="exact"/>
                  <w:ind w:left="0" w:leftChars="0" w:right="0" w:rightChars="0" w:firstLine="0" w:firstLineChars="0"/>
                  <w:jc w:val="center"/>
                </w:pPr>
              </w:pPrChange>
            </w:pPr>
            <w:del w:id="351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DE84EF">
            <w:pPr>
              <w:keepNext/>
              <w:widowControl/>
              <w:adjustRightInd w:val="0"/>
              <w:snapToGrid w:val="0"/>
              <w:spacing w:before="0" w:after="0" w:line="240" w:lineRule="auto"/>
              <w:ind w:left="0" w:leftChars="0" w:right="0" w:rightChars="0" w:firstLine="0" w:firstLineChars="0"/>
              <w:jc w:val="center"/>
              <w:outlineLvl w:val="9"/>
              <w:rPr>
                <w:del w:id="3519" w:author="白日梦想家" w:date="2026-10-26T15:11:03Z"/>
              </w:rPr>
              <w:pPrChange w:id="3518" w:author="白日梦想家" w:date="2026-10-26T15:11:11Z">
                <w:pPr>
                  <w:keepNext/>
                  <w:snapToGrid w:val="0"/>
                  <w:spacing w:before="0" w:after="0" w:line="370" w:lineRule="exact"/>
                  <w:ind w:left="0" w:leftChars="0" w:right="0" w:rightChars="0" w:firstLine="0" w:firstLineChars="0"/>
                  <w:jc w:val="center"/>
                </w:pPr>
              </w:pPrChange>
            </w:pPr>
            <w:del w:id="352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04CDEAD">
            <w:pPr>
              <w:keepNext/>
              <w:widowControl/>
              <w:adjustRightInd w:val="0"/>
              <w:snapToGrid w:val="0"/>
              <w:spacing w:before="0" w:after="0" w:line="240" w:lineRule="auto"/>
              <w:ind w:left="0" w:leftChars="0" w:right="0" w:rightChars="0" w:firstLine="0" w:firstLineChars="0"/>
              <w:jc w:val="center"/>
              <w:outlineLvl w:val="9"/>
              <w:rPr>
                <w:del w:id="3522" w:author="白日梦想家" w:date="2026-10-26T15:11:03Z"/>
              </w:rPr>
              <w:pPrChange w:id="3521" w:author="白日梦想家" w:date="2026-10-26T15:11:11Z">
                <w:pPr>
                  <w:keepNext/>
                  <w:snapToGrid w:val="0"/>
                  <w:spacing w:before="0" w:after="0" w:line="370" w:lineRule="exact"/>
                  <w:ind w:left="0" w:leftChars="0" w:right="0" w:rightChars="0" w:firstLine="0" w:firstLineChars="0"/>
                  <w:jc w:val="center"/>
                </w:pPr>
              </w:pPrChange>
            </w:pPr>
            <w:del w:id="3523"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3D3E2B36">
            <w:pPr>
              <w:keepNext/>
              <w:widowControl/>
              <w:adjustRightInd w:val="0"/>
              <w:snapToGrid w:val="0"/>
              <w:spacing w:before="0" w:after="0" w:line="240" w:lineRule="auto"/>
              <w:ind w:left="0" w:leftChars="0" w:right="0" w:rightChars="0" w:firstLine="0" w:firstLineChars="0"/>
              <w:jc w:val="center"/>
              <w:outlineLvl w:val="9"/>
              <w:rPr>
                <w:del w:id="3525" w:author="白日梦想家" w:date="2026-10-26T15:11:03Z"/>
              </w:rPr>
              <w:pPrChange w:id="3524" w:author="白日梦想家" w:date="2026-10-26T15:11:11Z">
                <w:pPr>
                  <w:keepNext/>
                  <w:snapToGrid w:val="0"/>
                  <w:spacing w:before="0" w:after="0" w:line="370" w:lineRule="exact"/>
                  <w:ind w:left="0" w:leftChars="0" w:right="0" w:rightChars="0" w:firstLine="0" w:firstLineChars="0"/>
                  <w:jc w:val="center"/>
                </w:pPr>
              </w:pPrChange>
            </w:pPr>
            <w:del w:id="3526"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956B5B3">
            <w:pPr>
              <w:keepNext/>
              <w:widowControl/>
              <w:adjustRightInd w:val="0"/>
              <w:snapToGrid w:val="0"/>
              <w:spacing w:before="0" w:after="0" w:line="240" w:lineRule="auto"/>
              <w:ind w:left="0" w:leftChars="0" w:right="0" w:rightChars="0" w:firstLine="0" w:firstLineChars="0"/>
              <w:jc w:val="center"/>
              <w:outlineLvl w:val="9"/>
              <w:rPr>
                <w:del w:id="3528" w:author="白日梦想家" w:date="2026-10-26T15:11:03Z"/>
              </w:rPr>
              <w:pPrChange w:id="3527" w:author="白日梦想家" w:date="2026-10-26T15:11:11Z">
                <w:pPr>
                  <w:keepNext/>
                  <w:snapToGrid w:val="0"/>
                  <w:spacing w:before="0" w:after="0" w:line="370" w:lineRule="exact"/>
                  <w:ind w:left="0" w:leftChars="0" w:right="0" w:rightChars="0" w:firstLine="0" w:firstLineChars="0"/>
                  <w:jc w:val="center"/>
                </w:pPr>
              </w:pPrChange>
            </w:pPr>
            <w:del w:id="3529"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4877665C">
            <w:pPr>
              <w:keepNext/>
              <w:widowControl/>
              <w:adjustRightInd w:val="0"/>
              <w:snapToGrid w:val="0"/>
              <w:spacing w:before="0" w:after="0" w:line="240" w:lineRule="auto"/>
              <w:ind w:left="0" w:leftChars="0" w:right="0" w:rightChars="0" w:firstLine="0" w:firstLineChars="0"/>
              <w:jc w:val="center"/>
              <w:outlineLvl w:val="9"/>
              <w:rPr>
                <w:del w:id="3531" w:author="白日梦想家" w:date="2026-10-26T15:11:03Z"/>
              </w:rPr>
              <w:pPrChange w:id="3530" w:author="白日梦想家" w:date="2026-10-26T15:11:11Z">
                <w:pPr>
                  <w:keepNext/>
                  <w:snapToGrid w:val="0"/>
                  <w:spacing w:before="0" w:after="0" w:line="370" w:lineRule="exact"/>
                  <w:ind w:left="0" w:leftChars="0" w:right="0" w:rightChars="0" w:firstLine="0" w:firstLineChars="0"/>
                  <w:jc w:val="center"/>
                </w:pPr>
              </w:pPrChange>
            </w:pPr>
            <w:del w:id="3532" w:author="白日梦想家" w:date="2026-10-26T15:11:03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33" w:author="白日梦想家" w:date="2026-10-26T15:11:03Z"/>
        </w:trPr>
        <w:tc>
          <w:tcPr>
            <w:tcW w:w="1450" w:type="dxa"/>
            <w:vAlign w:val="center"/>
          </w:tcPr>
          <w:p w14:paraId="6EF31203">
            <w:pPr>
              <w:keepNext/>
              <w:widowControl/>
              <w:adjustRightInd w:val="0"/>
              <w:snapToGrid w:val="0"/>
              <w:spacing w:before="0" w:after="0" w:line="240" w:lineRule="auto"/>
              <w:ind w:left="0" w:leftChars="0" w:right="0" w:rightChars="0" w:firstLine="0" w:firstLineChars="0"/>
              <w:jc w:val="center"/>
              <w:outlineLvl w:val="9"/>
              <w:rPr>
                <w:del w:id="3535" w:author="白日梦想家" w:date="2026-10-26T15:11:03Z"/>
              </w:rPr>
              <w:pPrChange w:id="3534" w:author="白日梦想家" w:date="2026-10-26T15:11:11Z">
                <w:pPr>
                  <w:keepNext/>
                  <w:snapToGrid w:val="0"/>
                  <w:spacing w:before="0" w:after="0" w:line="370" w:lineRule="exact"/>
                  <w:ind w:left="0" w:leftChars="0" w:right="0" w:rightChars="0" w:firstLine="0" w:firstLineChars="0"/>
                  <w:jc w:val="center"/>
                </w:pPr>
              </w:pPrChange>
            </w:pPr>
            <w:del w:id="353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35282BB5">
            <w:pPr>
              <w:keepNext/>
              <w:widowControl/>
              <w:adjustRightInd w:val="0"/>
              <w:snapToGrid w:val="0"/>
              <w:spacing w:before="0" w:after="0" w:line="240" w:lineRule="auto"/>
              <w:ind w:left="0" w:leftChars="0" w:right="0" w:rightChars="0" w:firstLine="0" w:firstLineChars="0"/>
              <w:jc w:val="center"/>
              <w:outlineLvl w:val="9"/>
              <w:rPr>
                <w:del w:id="3538" w:author="白日梦想家" w:date="2026-10-26T15:11:03Z"/>
              </w:rPr>
              <w:pPrChange w:id="3537" w:author="白日梦想家" w:date="2026-10-26T15:11:11Z">
                <w:pPr>
                  <w:keepNext/>
                  <w:snapToGrid w:val="0"/>
                  <w:spacing w:before="0" w:after="0" w:line="370" w:lineRule="exact"/>
                  <w:ind w:left="0" w:leftChars="0" w:right="0" w:rightChars="0" w:firstLine="0" w:firstLineChars="0"/>
                  <w:jc w:val="center"/>
                </w:pPr>
              </w:pPrChange>
            </w:pPr>
            <w:del w:id="353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EB9C36E">
            <w:pPr>
              <w:keepNext/>
              <w:widowControl/>
              <w:adjustRightInd w:val="0"/>
              <w:snapToGrid w:val="0"/>
              <w:spacing w:before="0" w:after="0" w:line="240" w:lineRule="auto"/>
              <w:ind w:left="0" w:leftChars="0" w:right="0" w:rightChars="0" w:firstLine="0" w:firstLineChars="0"/>
              <w:jc w:val="center"/>
              <w:outlineLvl w:val="9"/>
              <w:rPr>
                <w:del w:id="3541" w:author="白日梦想家" w:date="2026-10-26T15:11:03Z"/>
              </w:rPr>
              <w:pPrChange w:id="3540" w:author="白日梦想家" w:date="2026-10-26T15:11:11Z">
                <w:pPr>
                  <w:keepNext/>
                  <w:snapToGrid w:val="0"/>
                  <w:spacing w:before="0" w:after="0" w:line="370" w:lineRule="exact"/>
                  <w:ind w:left="0" w:leftChars="0" w:right="0" w:rightChars="0" w:firstLine="0" w:firstLineChars="0"/>
                  <w:jc w:val="center"/>
                </w:pPr>
              </w:pPrChange>
            </w:pPr>
            <w:del w:id="3542"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2AF378F4">
            <w:pPr>
              <w:keepNext/>
              <w:widowControl/>
              <w:adjustRightInd w:val="0"/>
              <w:snapToGrid w:val="0"/>
              <w:spacing w:before="0" w:after="0" w:line="240" w:lineRule="auto"/>
              <w:ind w:left="0" w:leftChars="0" w:right="0" w:rightChars="0" w:firstLine="0" w:firstLineChars="0"/>
              <w:jc w:val="center"/>
              <w:outlineLvl w:val="9"/>
              <w:rPr>
                <w:del w:id="3544" w:author="白日梦想家" w:date="2026-10-26T15:11:03Z"/>
              </w:rPr>
              <w:pPrChange w:id="3543" w:author="白日梦想家" w:date="2026-10-26T15:11:11Z">
                <w:pPr>
                  <w:keepNext/>
                  <w:snapToGrid w:val="0"/>
                  <w:spacing w:before="0" w:after="0" w:line="370" w:lineRule="exact"/>
                  <w:ind w:left="0" w:leftChars="0" w:right="0" w:rightChars="0" w:firstLine="0" w:firstLineChars="0"/>
                  <w:jc w:val="center"/>
                </w:pPr>
              </w:pPrChange>
            </w:pPr>
            <w:del w:id="3545"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1043604F">
            <w:pPr>
              <w:keepNext/>
              <w:widowControl/>
              <w:adjustRightInd w:val="0"/>
              <w:snapToGrid w:val="0"/>
              <w:spacing w:before="0" w:after="0" w:line="240" w:lineRule="auto"/>
              <w:ind w:left="0" w:leftChars="0" w:right="0" w:rightChars="0" w:firstLine="0" w:firstLineChars="0"/>
              <w:jc w:val="center"/>
              <w:outlineLvl w:val="9"/>
              <w:rPr>
                <w:del w:id="3547" w:author="白日梦想家" w:date="2026-10-26T15:11:03Z"/>
              </w:rPr>
              <w:pPrChange w:id="3546" w:author="白日梦想家" w:date="2026-10-26T15:11:11Z">
                <w:pPr>
                  <w:keepNext/>
                  <w:snapToGrid w:val="0"/>
                  <w:spacing w:before="0" w:after="0" w:line="370" w:lineRule="exact"/>
                  <w:ind w:left="0" w:leftChars="0" w:right="0" w:rightChars="0" w:firstLine="0" w:firstLineChars="0"/>
                  <w:jc w:val="center"/>
                </w:pPr>
              </w:pPrChange>
            </w:pPr>
            <w:del w:id="3548"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708E9A7A">
            <w:pPr>
              <w:keepNext/>
              <w:widowControl/>
              <w:adjustRightInd w:val="0"/>
              <w:snapToGrid w:val="0"/>
              <w:spacing w:before="0" w:after="0" w:line="240" w:lineRule="auto"/>
              <w:ind w:left="0" w:leftChars="0" w:right="0" w:rightChars="0" w:firstLine="0" w:firstLineChars="0"/>
              <w:jc w:val="center"/>
              <w:outlineLvl w:val="9"/>
              <w:rPr>
                <w:del w:id="3550" w:author="白日梦想家" w:date="2026-10-26T15:11:03Z"/>
              </w:rPr>
              <w:pPrChange w:id="3549" w:author="白日梦想家" w:date="2026-10-26T15:11:11Z">
                <w:pPr>
                  <w:keepNext/>
                  <w:snapToGrid w:val="0"/>
                  <w:spacing w:before="0" w:after="0" w:line="370" w:lineRule="exact"/>
                  <w:ind w:left="0" w:leftChars="0" w:right="0" w:rightChars="0" w:firstLine="0" w:firstLineChars="0"/>
                  <w:jc w:val="center"/>
                </w:pPr>
              </w:pPrChange>
            </w:pPr>
            <w:del w:id="3551" w:author="白日梦想家" w:date="2026-10-26T15:11:03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52" w:author="白日梦想家" w:date="2026-10-26T15:11:03Z"/>
        </w:trPr>
        <w:tc>
          <w:tcPr>
            <w:tcW w:w="1450" w:type="dxa"/>
            <w:vAlign w:val="center"/>
          </w:tcPr>
          <w:p w14:paraId="3E448F48">
            <w:pPr>
              <w:keepNext/>
              <w:widowControl/>
              <w:adjustRightInd w:val="0"/>
              <w:snapToGrid w:val="0"/>
              <w:spacing w:before="0" w:after="0" w:line="240" w:lineRule="auto"/>
              <w:ind w:left="0" w:leftChars="0" w:right="0" w:rightChars="0" w:firstLine="0" w:firstLineChars="0"/>
              <w:jc w:val="center"/>
              <w:outlineLvl w:val="9"/>
              <w:rPr>
                <w:del w:id="3554" w:author="白日梦想家" w:date="2026-10-26T15:11:03Z"/>
              </w:rPr>
              <w:pPrChange w:id="3553" w:author="白日梦想家" w:date="2026-10-26T15:11:11Z">
                <w:pPr>
                  <w:keepNext/>
                  <w:snapToGrid w:val="0"/>
                  <w:spacing w:before="0" w:after="0" w:line="370" w:lineRule="exact"/>
                  <w:ind w:left="0" w:leftChars="0" w:right="0" w:rightChars="0" w:firstLine="0" w:firstLineChars="0"/>
                  <w:jc w:val="center"/>
                </w:pPr>
              </w:pPrChange>
            </w:pPr>
            <w:del w:id="355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954868C">
            <w:pPr>
              <w:keepNext/>
              <w:widowControl/>
              <w:adjustRightInd w:val="0"/>
              <w:snapToGrid w:val="0"/>
              <w:spacing w:before="0" w:after="0" w:line="240" w:lineRule="auto"/>
              <w:ind w:left="0" w:leftChars="0" w:right="0" w:rightChars="0" w:firstLine="0" w:firstLineChars="0"/>
              <w:jc w:val="center"/>
              <w:outlineLvl w:val="9"/>
              <w:rPr>
                <w:del w:id="3557" w:author="白日梦想家" w:date="2026-10-26T15:11:03Z"/>
              </w:rPr>
              <w:pPrChange w:id="3556" w:author="白日梦想家" w:date="2026-10-26T15:11:11Z">
                <w:pPr>
                  <w:keepNext/>
                  <w:snapToGrid w:val="0"/>
                  <w:spacing w:before="0" w:after="0" w:line="370" w:lineRule="exact"/>
                  <w:ind w:left="0" w:leftChars="0" w:right="0" w:rightChars="0" w:firstLine="0" w:firstLineChars="0"/>
                  <w:jc w:val="center"/>
                </w:pPr>
              </w:pPrChange>
            </w:pPr>
            <w:del w:id="355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599009DF">
            <w:pPr>
              <w:keepNext/>
              <w:widowControl/>
              <w:adjustRightInd w:val="0"/>
              <w:snapToGrid w:val="0"/>
              <w:spacing w:before="0" w:after="0" w:line="240" w:lineRule="auto"/>
              <w:ind w:left="0" w:leftChars="0" w:right="0" w:rightChars="0" w:firstLine="0" w:firstLineChars="0"/>
              <w:jc w:val="center"/>
              <w:outlineLvl w:val="9"/>
              <w:rPr>
                <w:del w:id="3560" w:author="白日梦想家" w:date="2026-10-26T15:11:03Z"/>
              </w:rPr>
              <w:pPrChange w:id="3559" w:author="白日梦想家" w:date="2026-10-26T15:11:11Z">
                <w:pPr>
                  <w:keepNext/>
                  <w:snapToGrid w:val="0"/>
                  <w:spacing w:before="0" w:after="0" w:line="370" w:lineRule="exact"/>
                  <w:ind w:left="0" w:leftChars="0" w:right="0" w:rightChars="0" w:firstLine="0" w:firstLineChars="0"/>
                  <w:jc w:val="center"/>
                </w:pPr>
              </w:pPrChange>
            </w:pPr>
            <w:del w:id="3561"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451CB103">
            <w:pPr>
              <w:keepNext/>
              <w:widowControl/>
              <w:adjustRightInd w:val="0"/>
              <w:snapToGrid w:val="0"/>
              <w:spacing w:before="0" w:after="0" w:line="240" w:lineRule="auto"/>
              <w:ind w:left="0" w:leftChars="0" w:right="0" w:rightChars="0" w:firstLine="0" w:firstLineChars="0"/>
              <w:jc w:val="center"/>
              <w:outlineLvl w:val="9"/>
              <w:rPr>
                <w:del w:id="3563" w:author="白日梦想家" w:date="2026-10-26T15:11:03Z"/>
              </w:rPr>
              <w:pPrChange w:id="3562" w:author="白日梦想家" w:date="2026-10-26T15:11:11Z">
                <w:pPr>
                  <w:keepNext/>
                  <w:snapToGrid w:val="0"/>
                  <w:spacing w:before="0" w:after="0" w:line="370" w:lineRule="exact"/>
                  <w:ind w:left="0" w:leftChars="0" w:right="0" w:rightChars="0" w:firstLine="0" w:firstLineChars="0"/>
                  <w:jc w:val="center"/>
                </w:pPr>
              </w:pPrChange>
            </w:pPr>
            <w:del w:id="3564"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703624A">
            <w:pPr>
              <w:keepNext/>
              <w:widowControl/>
              <w:adjustRightInd w:val="0"/>
              <w:snapToGrid w:val="0"/>
              <w:spacing w:before="0" w:after="0" w:line="240" w:lineRule="auto"/>
              <w:ind w:left="0" w:leftChars="0" w:right="0" w:rightChars="0" w:firstLine="0" w:firstLineChars="0"/>
              <w:jc w:val="center"/>
              <w:outlineLvl w:val="9"/>
              <w:rPr>
                <w:del w:id="3566" w:author="白日梦想家" w:date="2026-10-26T15:11:03Z"/>
              </w:rPr>
              <w:pPrChange w:id="3565" w:author="白日梦想家" w:date="2026-10-26T15:11:11Z">
                <w:pPr>
                  <w:keepNext/>
                  <w:snapToGrid w:val="0"/>
                  <w:spacing w:before="0" w:after="0" w:line="370" w:lineRule="exact"/>
                  <w:ind w:left="0" w:leftChars="0" w:right="0" w:rightChars="0" w:firstLine="0" w:firstLineChars="0"/>
                  <w:jc w:val="center"/>
                </w:pPr>
              </w:pPrChange>
            </w:pPr>
            <w:del w:id="3567"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6D0B15E5">
            <w:pPr>
              <w:keepNext/>
              <w:widowControl/>
              <w:adjustRightInd w:val="0"/>
              <w:snapToGrid w:val="0"/>
              <w:spacing w:before="0" w:after="0" w:line="240" w:lineRule="auto"/>
              <w:ind w:left="0" w:leftChars="0" w:right="0" w:rightChars="0" w:firstLine="0" w:firstLineChars="0"/>
              <w:jc w:val="center"/>
              <w:outlineLvl w:val="9"/>
              <w:rPr>
                <w:del w:id="3569" w:author="白日梦想家" w:date="2026-10-26T15:11:03Z"/>
              </w:rPr>
              <w:pPrChange w:id="3568" w:author="白日梦想家" w:date="2026-10-26T15:11:11Z">
                <w:pPr>
                  <w:keepNext/>
                  <w:snapToGrid w:val="0"/>
                  <w:spacing w:before="0" w:after="0" w:line="370" w:lineRule="exact"/>
                  <w:ind w:left="0" w:leftChars="0" w:right="0" w:rightChars="0" w:firstLine="0" w:firstLineChars="0"/>
                  <w:jc w:val="center"/>
                </w:pPr>
              </w:pPrChange>
            </w:pPr>
            <w:del w:id="3570" w:author="白日梦想家" w:date="2026-10-26T15:11:03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71" w:author="白日梦想家" w:date="2026-10-26T15:11:03Z"/>
        </w:trPr>
        <w:tc>
          <w:tcPr>
            <w:tcW w:w="1450" w:type="dxa"/>
            <w:vAlign w:val="center"/>
          </w:tcPr>
          <w:p w14:paraId="6C06BA7B">
            <w:pPr>
              <w:keepNext/>
              <w:widowControl/>
              <w:adjustRightInd w:val="0"/>
              <w:snapToGrid w:val="0"/>
              <w:spacing w:before="0" w:after="0" w:line="240" w:lineRule="auto"/>
              <w:ind w:left="0" w:leftChars="0" w:right="0" w:rightChars="0" w:firstLine="0" w:firstLineChars="0"/>
              <w:jc w:val="center"/>
              <w:outlineLvl w:val="9"/>
              <w:rPr>
                <w:del w:id="3573" w:author="白日梦想家" w:date="2026-10-26T15:11:03Z"/>
              </w:rPr>
              <w:pPrChange w:id="3572" w:author="白日梦想家" w:date="2026-10-26T15:11:11Z">
                <w:pPr>
                  <w:keepNext/>
                  <w:snapToGrid w:val="0"/>
                  <w:spacing w:before="0" w:after="0" w:line="370" w:lineRule="exact"/>
                  <w:ind w:left="0" w:leftChars="0" w:right="0" w:rightChars="0" w:firstLine="0" w:firstLineChars="0"/>
                  <w:jc w:val="center"/>
                </w:pPr>
              </w:pPrChange>
            </w:pPr>
            <w:del w:id="357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C1D0B83">
            <w:pPr>
              <w:keepNext/>
              <w:widowControl/>
              <w:adjustRightInd w:val="0"/>
              <w:snapToGrid w:val="0"/>
              <w:spacing w:before="0" w:after="0" w:line="240" w:lineRule="auto"/>
              <w:ind w:left="0" w:leftChars="0" w:right="0" w:rightChars="0" w:firstLine="0" w:firstLineChars="0"/>
              <w:jc w:val="center"/>
              <w:outlineLvl w:val="9"/>
              <w:rPr>
                <w:del w:id="3576" w:author="白日梦想家" w:date="2026-10-26T15:11:03Z"/>
              </w:rPr>
              <w:pPrChange w:id="3575" w:author="白日梦想家" w:date="2026-10-26T15:11:11Z">
                <w:pPr>
                  <w:keepNext/>
                  <w:snapToGrid w:val="0"/>
                  <w:spacing w:before="0" w:after="0" w:line="370" w:lineRule="exact"/>
                  <w:ind w:left="0" w:leftChars="0" w:right="0" w:rightChars="0" w:firstLine="0" w:firstLineChars="0"/>
                  <w:jc w:val="center"/>
                </w:pPr>
              </w:pPrChange>
            </w:pPr>
            <w:del w:id="357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4579104">
            <w:pPr>
              <w:keepNext/>
              <w:widowControl/>
              <w:adjustRightInd w:val="0"/>
              <w:snapToGrid w:val="0"/>
              <w:spacing w:before="0" w:after="0" w:line="240" w:lineRule="auto"/>
              <w:ind w:left="0" w:leftChars="0" w:right="0" w:rightChars="0" w:firstLine="0" w:firstLineChars="0"/>
              <w:jc w:val="center"/>
              <w:outlineLvl w:val="9"/>
              <w:rPr>
                <w:del w:id="3579" w:author="白日梦想家" w:date="2026-10-26T15:11:03Z"/>
              </w:rPr>
              <w:pPrChange w:id="3578" w:author="白日梦想家" w:date="2026-10-26T15:11:11Z">
                <w:pPr>
                  <w:keepNext/>
                  <w:snapToGrid w:val="0"/>
                  <w:spacing w:before="0" w:after="0" w:line="370" w:lineRule="exact"/>
                  <w:ind w:left="0" w:leftChars="0" w:right="0" w:rightChars="0" w:firstLine="0" w:firstLineChars="0"/>
                  <w:jc w:val="center"/>
                </w:pPr>
              </w:pPrChange>
            </w:pPr>
            <w:del w:id="3580"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015F926E">
            <w:pPr>
              <w:keepNext/>
              <w:widowControl/>
              <w:adjustRightInd w:val="0"/>
              <w:snapToGrid w:val="0"/>
              <w:spacing w:before="0" w:after="0" w:line="240" w:lineRule="auto"/>
              <w:ind w:left="0" w:leftChars="0" w:right="0" w:rightChars="0" w:firstLine="0" w:firstLineChars="0"/>
              <w:jc w:val="center"/>
              <w:outlineLvl w:val="9"/>
              <w:rPr>
                <w:del w:id="3582" w:author="白日梦想家" w:date="2026-10-26T15:11:03Z"/>
              </w:rPr>
              <w:pPrChange w:id="3581" w:author="白日梦想家" w:date="2026-10-26T15:11:11Z">
                <w:pPr>
                  <w:keepNext/>
                  <w:snapToGrid w:val="0"/>
                  <w:spacing w:before="0" w:after="0" w:line="370" w:lineRule="exact"/>
                  <w:ind w:left="0" w:leftChars="0" w:right="0" w:rightChars="0" w:firstLine="0" w:firstLineChars="0"/>
                  <w:jc w:val="center"/>
                </w:pPr>
              </w:pPrChange>
            </w:pPr>
            <w:del w:id="3583"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2A3AA394">
            <w:pPr>
              <w:keepNext/>
              <w:widowControl/>
              <w:adjustRightInd w:val="0"/>
              <w:snapToGrid w:val="0"/>
              <w:spacing w:before="0" w:after="0" w:line="240" w:lineRule="auto"/>
              <w:ind w:left="0" w:leftChars="0" w:right="0" w:rightChars="0" w:firstLine="0" w:firstLineChars="0"/>
              <w:jc w:val="center"/>
              <w:outlineLvl w:val="9"/>
              <w:rPr>
                <w:del w:id="3585" w:author="白日梦想家" w:date="2026-10-26T15:11:03Z"/>
              </w:rPr>
              <w:pPrChange w:id="3584" w:author="白日梦想家" w:date="2026-10-26T15:11:11Z">
                <w:pPr>
                  <w:keepNext/>
                  <w:snapToGrid w:val="0"/>
                  <w:spacing w:before="0" w:after="0" w:line="370" w:lineRule="exact"/>
                  <w:ind w:left="0" w:leftChars="0" w:right="0" w:rightChars="0" w:firstLine="0" w:firstLineChars="0"/>
                  <w:jc w:val="center"/>
                </w:pPr>
              </w:pPrChange>
            </w:pPr>
            <w:del w:id="358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41659C26">
            <w:pPr>
              <w:keepNext/>
              <w:widowControl/>
              <w:adjustRightInd w:val="0"/>
              <w:snapToGrid w:val="0"/>
              <w:spacing w:before="0" w:after="0" w:line="240" w:lineRule="auto"/>
              <w:ind w:left="0" w:leftChars="0" w:right="0" w:rightChars="0" w:firstLine="0" w:firstLineChars="0"/>
              <w:jc w:val="center"/>
              <w:outlineLvl w:val="9"/>
              <w:rPr>
                <w:del w:id="3588" w:author="白日梦想家" w:date="2026-10-26T15:11:03Z"/>
              </w:rPr>
              <w:pPrChange w:id="3587" w:author="白日梦想家" w:date="2026-10-26T15:11:11Z">
                <w:pPr>
                  <w:keepNext/>
                  <w:snapToGrid w:val="0"/>
                  <w:spacing w:before="0" w:after="0" w:line="370" w:lineRule="exact"/>
                  <w:ind w:left="0" w:leftChars="0" w:right="0" w:rightChars="0" w:firstLine="0" w:firstLineChars="0"/>
                  <w:jc w:val="center"/>
                </w:pPr>
              </w:pPrChange>
            </w:pPr>
            <w:del w:id="3589" w:author="白日梦想家" w:date="2026-10-26T15:11:03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90" w:author="白日梦想家" w:date="2026-10-26T15:11:03Z"/>
        </w:trPr>
        <w:tc>
          <w:tcPr>
            <w:tcW w:w="1450" w:type="dxa"/>
            <w:vAlign w:val="center"/>
          </w:tcPr>
          <w:p w14:paraId="04843651">
            <w:pPr>
              <w:keepNext/>
              <w:widowControl/>
              <w:adjustRightInd w:val="0"/>
              <w:snapToGrid w:val="0"/>
              <w:spacing w:before="0" w:after="0" w:line="240" w:lineRule="auto"/>
              <w:ind w:left="0" w:leftChars="0" w:right="0" w:rightChars="0" w:firstLine="0" w:firstLineChars="0"/>
              <w:jc w:val="center"/>
              <w:outlineLvl w:val="9"/>
              <w:rPr>
                <w:del w:id="3592" w:author="白日梦想家" w:date="2026-10-26T15:11:03Z"/>
              </w:rPr>
              <w:pPrChange w:id="3591" w:author="白日梦想家" w:date="2026-10-26T15:11:11Z">
                <w:pPr>
                  <w:keepNext/>
                  <w:snapToGrid w:val="0"/>
                  <w:spacing w:before="0" w:after="0" w:line="370" w:lineRule="exact"/>
                  <w:ind w:left="0" w:leftChars="0" w:right="0" w:rightChars="0" w:firstLine="0" w:firstLineChars="0"/>
                  <w:jc w:val="center"/>
                </w:pPr>
              </w:pPrChange>
            </w:pPr>
            <w:del w:id="359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69E50ADA">
            <w:pPr>
              <w:keepNext/>
              <w:widowControl/>
              <w:adjustRightInd w:val="0"/>
              <w:snapToGrid w:val="0"/>
              <w:spacing w:before="0" w:after="0" w:line="240" w:lineRule="auto"/>
              <w:ind w:left="0" w:leftChars="0" w:right="0" w:rightChars="0" w:firstLine="0" w:firstLineChars="0"/>
              <w:jc w:val="center"/>
              <w:outlineLvl w:val="9"/>
              <w:rPr>
                <w:del w:id="3595" w:author="白日梦想家" w:date="2026-10-26T15:11:03Z"/>
              </w:rPr>
              <w:pPrChange w:id="3594" w:author="白日梦想家" w:date="2026-10-26T15:11:11Z">
                <w:pPr>
                  <w:keepNext/>
                  <w:snapToGrid w:val="0"/>
                  <w:spacing w:before="0" w:after="0" w:line="370" w:lineRule="exact"/>
                  <w:ind w:left="0" w:leftChars="0" w:right="0" w:rightChars="0" w:firstLine="0" w:firstLineChars="0"/>
                  <w:jc w:val="center"/>
                </w:pPr>
              </w:pPrChange>
            </w:pPr>
            <w:del w:id="359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18E7135">
            <w:pPr>
              <w:keepNext/>
              <w:widowControl/>
              <w:adjustRightInd w:val="0"/>
              <w:snapToGrid w:val="0"/>
              <w:spacing w:before="0" w:after="0" w:line="240" w:lineRule="auto"/>
              <w:ind w:left="0" w:leftChars="0" w:right="0" w:rightChars="0" w:firstLine="0" w:firstLineChars="0"/>
              <w:jc w:val="center"/>
              <w:outlineLvl w:val="9"/>
              <w:rPr>
                <w:del w:id="3598" w:author="白日梦想家" w:date="2026-10-26T15:11:03Z"/>
              </w:rPr>
              <w:pPrChange w:id="3597" w:author="白日梦想家" w:date="2026-10-26T15:11:11Z">
                <w:pPr>
                  <w:keepNext/>
                  <w:snapToGrid w:val="0"/>
                  <w:spacing w:before="0" w:after="0" w:line="370" w:lineRule="exact"/>
                  <w:ind w:left="0" w:leftChars="0" w:right="0" w:rightChars="0" w:firstLine="0" w:firstLineChars="0"/>
                  <w:jc w:val="center"/>
                </w:pPr>
              </w:pPrChange>
            </w:pPr>
            <w:del w:id="3599"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5D0FCCD3">
            <w:pPr>
              <w:keepNext/>
              <w:widowControl/>
              <w:adjustRightInd w:val="0"/>
              <w:snapToGrid w:val="0"/>
              <w:spacing w:before="0" w:after="0" w:line="240" w:lineRule="auto"/>
              <w:ind w:left="0" w:leftChars="0" w:right="0" w:rightChars="0" w:firstLine="0" w:firstLineChars="0"/>
              <w:jc w:val="center"/>
              <w:outlineLvl w:val="9"/>
              <w:rPr>
                <w:del w:id="3601" w:author="白日梦想家" w:date="2026-10-26T15:11:03Z"/>
              </w:rPr>
              <w:pPrChange w:id="3600" w:author="白日梦想家" w:date="2026-10-26T15:11:11Z">
                <w:pPr>
                  <w:keepNext/>
                  <w:snapToGrid w:val="0"/>
                  <w:spacing w:before="0" w:after="0" w:line="370" w:lineRule="exact"/>
                  <w:ind w:left="0" w:leftChars="0" w:right="0" w:rightChars="0" w:firstLine="0" w:firstLineChars="0"/>
                  <w:jc w:val="center"/>
                </w:pPr>
              </w:pPrChange>
            </w:pPr>
            <w:del w:id="3602"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0DB37A7D">
            <w:pPr>
              <w:keepNext/>
              <w:widowControl/>
              <w:adjustRightInd w:val="0"/>
              <w:snapToGrid w:val="0"/>
              <w:spacing w:before="0" w:after="0" w:line="240" w:lineRule="auto"/>
              <w:ind w:left="0" w:leftChars="0" w:right="0" w:rightChars="0" w:firstLine="0" w:firstLineChars="0"/>
              <w:jc w:val="center"/>
              <w:outlineLvl w:val="9"/>
              <w:rPr>
                <w:del w:id="3604" w:author="白日梦想家" w:date="2026-10-26T15:11:03Z"/>
              </w:rPr>
              <w:pPrChange w:id="3603" w:author="白日梦想家" w:date="2026-10-26T15:11:11Z">
                <w:pPr>
                  <w:keepNext/>
                  <w:snapToGrid w:val="0"/>
                  <w:spacing w:before="0" w:after="0" w:line="370" w:lineRule="exact"/>
                  <w:ind w:left="0" w:leftChars="0" w:right="0" w:rightChars="0" w:firstLine="0" w:firstLineChars="0"/>
                  <w:jc w:val="center"/>
                </w:pPr>
              </w:pPrChange>
            </w:pPr>
            <w:del w:id="3605"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C1A996F">
            <w:pPr>
              <w:keepNext/>
              <w:widowControl/>
              <w:adjustRightInd w:val="0"/>
              <w:snapToGrid w:val="0"/>
              <w:spacing w:before="0" w:after="0" w:line="240" w:lineRule="auto"/>
              <w:ind w:left="0" w:leftChars="0" w:right="0" w:rightChars="0" w:firstLine="0" w:firstLineChars="0"/>
              <w:jc w:val="center"/>
              <w:outlineLvl w:val="9"/>
              <w:rPr>
                <w:del w:id="3607" w:author="白日梦想家" w:date="2026-10-26T15:11:03Z"/>
              </w:rPr>
              <w:pPrChange w:id="3606" w:author="白日梦想家" w:date="2026-10-26T15:11:11Z">
                <w:pPr>
                  <w:keepNext/>
                  <w:snapToGrid w:val="0"/>
                  <w:spacing w:before="0" w:after="0" w:line="370" w:lineRule="exact"/>
                  <w:ind w:left="0" w:leftChars="0" w:right="0" w:rightChars="0" w:firstLine="0" w:firstLineChars="0"/>
                  <w:jc w:val="center"/>
                </w:pPr>
              </w:pPrChange>
            </w:pPr>
            <w:del w:id="3608" w:author="白日梦想家" w:date="2026-10-26T15:11:03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09" w:author="白日梦想家" w:date="2026-10-26T15:11:03Z"/>
        </w:trPr>
        <w:tc>
          <w:tcPr>
            <w:tcW w:w="1450" w:type="dxa"/>
            <w:vAlign w:val="center"/>
          </w:tcPr>
          <w:p w14:paraId="13765F3F">
            <w:pPr>
              <w:keepNext/>
              <w:widowControl/>
              <w:adjustRightInd w:val="0"/>
              <w:snapToGrid w:val="0"/>
              <w:spacing w:before="0" w:after="0" w:line="240" w:lineRule="auto"/>
              <w:ind w:left="0" w:leftChars="0" w:right="0" w:rightChars="0" w:firstLine="0" w:firstLineChars="0"/>
              <w:jc w:val="center"/>
              <w:outlineLvl w:val="9"/>
              <w:rPr>
                <w:del w:id="3611" w:author="白日梦想家" w:date="2026-10-26T15:11:03Z"/>
              </w:rPr>
              <w:pPrChange w:id="3610" w:author="白日梦想家" w:date="2026-10-26T15:11:11Z">
                <w:pPr>
                  <w:keepNext/>
                  <w:snapToGrid w:val="0"/>
                  <w:spacing w:before="0" w:after="0" w:line="370" w:lineRule="exact"/>
                  <w:ind w:left="0" w:leftChars="0" w:right="0" w:rightChars="0" w:firstLine="0" w:firstLineChars="0"/>
                  <w:jc w:val="center"/>
                </w:pPr>
              </w:pPrChange>
            </w:pPr>
            <w:del w:id="361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D279F7F">
            <w:pPr>
              <w:keepNext/>
              <w:widowControl/>
              <w:adjustRightInd w:val="0"/>
              <w:snapToGrid w:val="0"/>
              <w:spacing w:before="0" w:after="0" w:line="240" w:lineRule="auto"/>
              <w:ind w:left="0" w:leftChars="0" w:right="0" w:rightChars="0" w:firstLine="0" w:firstLineChars="0"/>
              <w:jc w:val="center"/>
              <w:outlineLvl w:val="9"/>
              <w:rPr>
                <w:del w:id="3614" w:author="白日梦想家" w:date="2026-10-26T15:11:03Z"/>
              </w:rPr>
              <w:pPrChange w:id="3613" w:author="白日梦想家" w:date="2026-10-26T15:11:11Z">
                <w:pPr>
                  <w:keepNext/>
                  <w:snapToGrid w:val="0"/>
                  <w:spacing w:before="0" w:after="0" w:line="370" w:lineRule="exact"/>
                  <w:ind w:left="0" w:leftChars="0" w:right="0" w:rightChars="0" w:firstLine="0" w:firstLineChars="0"/>
                  <w:jc w:val="center"/>
                </w:pPr>
              </w:pPrChange>
            </w:pPr>
            <w:del w:id="361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8DC4044">
            <w:pPr>
              <w:keepNext/>
              <w:widowControl/>
              <w:adjustRightInd w:val="0"/>
              <w:snapToGrid w:val="0"/>
              <w:spacing w:before="0" w:after="0" w:line="240" w:lineRule="auto"/>
              <w:ind w:left="0" w:leftChars="0" w:right="0" w:rightChars="0" w:firstLine="0" w:firstLineChars="0"/>
              <w:jc w:val="center"/>
              <w:outlineLvl w:val="9"/>
              <w:rPr>
                <w:del w:id="3617" w:author="白日梦想家" w:date="2026-10-26T15:11:03Z"/>
              </w:rPr>
              <w:pPrChange w:id="3616" w:author="白日梦想家" w:date="2026-10-26T15:11:11Z">
                <w:pPr>
                  <w:keepNext/>
                  <w:snapToGrid w:val="0"/>
                  <w:spacing w:before="0" w:after="0" w:line="370" w:lineRule="exact"/>
                  <w:ind w:left="0" w:leftChars="0" w:right="0" w:rightChars="0" w:firstLine="0" w:firstLineChars="0"/>
                  <w:jc w:val="center"/>
                </w:pPr>
              </w:pPrChange>
            </w:pPr>
            <w:del w:id="3618"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1578380B">
            <w:pPr>
              <w:keepNext/>
              <w:widowControl/>
              <w:adjustRightInd w:val="0"/>
              <w:snapToGrid w:val="0"/>
              <w:spacing w:before="0" w:after="0" w:line="240" w:lineRule="auto"/>
              <w:ind w:left="0" w:leftChars="0" w:right="0" w:rightChars="0" w:firstLine="0" w:firstLineChars="0"/>
              <w:jc w:val="center"/>
              <w:outlineLvl w:val="9"/>
              <w:rPr>
                <w:del w:id="3620" w:author="白日梦想家" w:date="2026-10-26T15:11:03Z"/>
              </w:rPr>
              <w:pPrChange w:id="3619" w:author="白日梦想家" w:date="2026-10-26T15:11:11Z">
                <w:pPr>
                  <w:keepNext/>
                  <w:snapToGrid w:val="0"/>
                  <w:spacing w:before="0" w:after="0" w:line="370" w:lineRule="exact"/>
                  <w:ind w:left="0" w:leftChars="0" w:right="0" w:rightChars="0" w:firstLine="0" w:firstLineChars="0"/>
                  <w:jc w:val="center"/>
                </w:pPr>
              </w:pPrChange>
            </w:pPr>
            <w:del w:id="3621"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1C3C5661">
            <w:pPr>
              <w:keepNext/>
              <w:widowControl/>
              <w:adjustRightInd w:val="0"/>
              <w:snapToGrid w:val="0"/>
              <w:spacing w:before="0" w:after="0" w:line="240" w:lineRule="auto"/>
              <w:ind w:left="0" w:leftChars="0" w:right="0" w:rightChars="0" w:firstLine="0" w:firstLineChars="0"/>
              <w:jc w:val="center"/>
              <w:outlineLvl w:val="9"/>
              <w:rPr>
                <w:del w:id="3623" w:author="白日梦想家" w:date="2026-10-26T15:11:03Z"/>
              </w:rPr>
              <w:pPrChange w:id="3622" w:author="白日梦想家" w:date="2026-10-26T15:11:11Z">
                <w:pPr>
                  <w:keepNext/>
                  <w:snapToGrid w:val="0"/>
                  <w:spacing w:before="0" w:after="0" w:line="370" w:lineRule="exact"/>
                  <w:ind w:left="0" w:leftChars="0" w:right="0" w:rightChars="0" w:firstLine="0" w:firstLineChars="0"/>
                  <w:jc w:val="center"/>
                </w:pPr>
              </w:pPrChange>
            </w:pPr>
            <w:del w:id="3624"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6BA11487">
            <w:pPr>
              <w:keepNext/>
              <w:widowControl/>
              <w:adjustRightInd w:val="0"/>
              <w:snapToGrid w:val="0"/>
              <w:spacing w:before="0" w:after="0" w:line="240" w:lineRule="auto"/>
              <w:ind w:left="0" w:leftChars="0" w:right="0" w:rightChars="0" w:firstLine="0" w:firstLineChars="0"/>
              <w:jc w:val="center"/>
              <w:outlineLvl w:val="9"/>
              <w:rPr>
                <w:del w:id="3626" w:author="白日梦想家" w:date="2026-10-26T15:11:03Z"/>
              </w:rPr>
              <w:pPrChange w:id="3625" w:author="白日梦想家" w:date="2026-10-26T15:11:11Z">
                <w:pPr>
                  <w:keepNext/>
                  <w:snapToGrid w:val="0"/>
                  <w:spacing w:before="0" w:after="0" w:line="370" w:lineRule="exact"/>
                  <w:ind w:left="0" w:leftChars="0" w:right="0" w:rightChars="0" w:firstLine="0" w:firstLineChars="0"/>
                  <w:jc w:val="center"/>
                </w:pPr>
              </w:pPrChange>
            </w:pPr>
            <w:del w:id="3627" w:author="白日梦想家" w:date="2026-10-26T15:11:03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28" w:author="白日梦想家" w:date="2026-10-26T15:11:03Z"/>
        </w:trPr>
        <w:tc>
          <w:tcPr>
            <w:tcW w:w="1450" w:type="dxa"/>
            <w:vAlign w:val="center"/>
          </w:tcPr>
          <w:p w14:paraId="7FAFA4FA">
            <w:pPr>
              <w:keepNext/>
              <w:widowControl/>
              <w:adjustRightInd w:val="0"/>
              <w:snapToGrid w:val="0"/>
              <w:spacing w:before="0" w:after="0" w:line="240" w:lineRule="auto"/>
              <w:ind w:left="0" w:leftChars="0" w:right="0" w:rightChars="0" w:firstLine="0" w:firstLineChars="0"/>
              <w:jc w:val="center"/>
              <w:outlineLvl w:val="9"/>
              <w:rPr>
                <w:del w:id="3630" w:author="白日梦想家" w:date="2026-10-26T15:11:03Z"/>
              </w:rPr>
              <w:pPrChange w:id="3629" w:author="白日梦想家" w:date="2026-10-26T15:11:11Z">
                <w:pPr>
                  <w:keepNext/>
                  <w:snapToGrid w:val="0"/>
                  <w:spacing w:before="0" w:after="0" w:line="370" w:lineRule="exact"/>
                  <w:ind w:left="0" w:leftChars="0" w:right="0" w:rightChars="0" w:firstLine="0" w:firstLineChars="0"/>
                  <w:jc w:val="center"/>
                </w:pPr>
              </w:pPrChange>
            </w:pPr>
            <w:del w:id="363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28B34">
            <w:pPr>
              <w:keepNext/>
              <w:widowControl/>
              <w:adjustRightInd w:val="0"/>
              <w:snapToGrid w:val="0"/>
              <w:spacing w:before="0" w:after="0" w:line="240" w:lineRule="auto"/>
              <w:ind w:left="0" w:leftChars="0" w:right="0" w:rightChars="0" w:firstLine="0" w:firstLineChars="0"/>
              <w:jc w:val="center"/>
              <w:outlineLvl w:val="9"/>
              <w:rPr>
                <w:del w:id="3633" w:author="白日梦想家" w:date="2026-10-26T15:11:03Z"/>
              </w:rPr>
              <w:pPrChange w:id="3632" w:author="白日梦想家" w:date="2026-10-26T15:11:11Z">
                <w:pPr>
                  <w:keepNext/>
                  <w:snapToGrid w:val="0"/>
                  <w:spacing w:before="0" w:after="0" w:line="370" w:lineRule="exact"/>
                  <w:ind w:left="0" w:leftChars="0" w:right="0" w:rightChars="0" w:firstLine="0" w:firstLineChars="0"/>
                  <w:jc w:val="center"/>
                </w:pPr>
              </w:pPrChange>
            </w:pPr>
            <w:del w:id="363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A7C3A0A">
            <w:pPr>
              <w:keepNext/>
              <w:widowControl/>
              <w:adjustRightInd w:val="0"/>
              <w:snapToGrid w:val="0"/>
              <w:spacing w:before="0" w:after="0" w:line="240" w:lineRule="auto"/>
              <w:ind w:left="0" w:leftChars="0" w:right="0" w:rightChars="0" w:firstLine="0" w:firstLineChars="0"/>
              <w:jc w:val="center"/>
              <w:outlineLvl w:val="9"/>
              <w:rPr>
                <w:del w:id="3636" w:author="白日梦想家" w:date="2026-10-26T15:11:03Z"/>
              </w:rPr>
              <w:pPrChange w:id="3635" w:author="白日梦想家" w:date="2026-10-26T15:11:11Z">
                <w:pPr>
                  <w:keepNext/>
                  <w:snapToGrid w:val="0"/>
                  <w:spacing w:before="0" w:after="0" w:line="370" w:lineRule="exact"/>
                  <w:ind w:left="0" w:leftChars="0" w:right="0" w:rightChars="0" w:firstLine="0" w:firstLineChars="0"/>
                  <w:jc w:val="center"/>
                </w:pPr>
              </w:pPrChange>
            </w:pPr>
            <w:del w:id="3637"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4899D1E">
            <w:pPr>
              <w:keepNext/>
              <w:widowControl/>
              <w:adjustRightInd w:val="0"/>
              <w:snapToGrid w:val="0"/>
              <w:spacing w:before="0" w:after="0" w:line="240" w:lineRule="auto"/>
              <w:ind w:left="0" w:leftChars="0" w:right="0" w:rightChars="0" w:firstLine="0" w:firstLineChars="0"/>
              <w:jc w:val="center"/>
              <w:outlineLvl w:val="9"/>
              <w:rPr>
                <w:del w:id="3639" w:author="白日梦想家" w:date="2026-10-26T15:11:03Z"/>
              </w:rPr>
              <w:pPrChange w:id="3638" w:author="白日梦想家" w:date="2026-10-26T15:11:11Z">
                <w:pPr>
                  <w:keepNext/>
                  <w:snapToGrid w:val="0"/>
                  <w:spacing w:before="0" w:after="0" w:line="370" w:lineRule="exact"/>
                  <w:ind w:left="0" w:leftChars="0" w:right="0" w:rightChars="0" w:firstLine="0" w:firstLineChars="0"/>
                  <w:jc w:val="center"/>
                </w:pPr>
              </w:pPrChange>
            </w:pPr>
            <w:del w:id="3640"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419F4A73">
            <w:pPr>
              <w:keepNext/>
              <w:widowControl/>
              <w:adjustRightInd w:val="0"/>
              <w:snapToGrid w:val="0"/>
              <w:spacing w:before="0" w:after="0" w:line="240" w:lineRule="auto"/>
              <w:ind w:left="0" w:leftChars="0" w:right="0" w:rightChars="0" w:firstLine="0" w:firstLineChars="0"/>
              <w:jc w:val="center"/>
              <w:outlineLvl w:val="9"/>
              <w:rPr>
                <w:del w:id="3642" w:author="白日梦想家" w:date="2026-10-26T15:11:03Z"/>
              </w:rPr>
              <w:pPrChange w:id="3641" w:author="白日梦想家" w:date="2026-10-26T15:11:11Z">
                <w:pPr>
                  <w:keepNext/>
                  <w:snapToGrid w:val="0"/>
                  <w:spacing w:before="0" w:after="0" w:line="370" w:lineRule="exact"/>
                  <w:ind w:left="0" w:leftChars="0" w:right="0" w:rightChars="0" w:firstLine="0" w:firstLineChars="0"/>
                  <w:jc w:val="center"/>
                </w:pPr>
              </w:pPrChange>
            </w:pPr>
            <w:del w:id="3643"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0A3F880E">
            <w:pPr>
              <w:keepNext/>
              <w:widowControl/>
              <w:adjustRightInd w:val="0"/>
              <w:snapToGrid w:val="0"/>
              <w:spacing w:before="0" w:after="0" w:line="240" w:lineRule="auto"/>
              <w:ind w:left="0" w:leftChars="0" w:right="0" w:rightChars="0" w:firstLine="0" w:firstLineChars="0"/>
              <w:jc w:val="center"/>
              <w:outlineLvl w:val="9"/>
              <w:rPr>
                <w:del w:id="3645" w:author="白日梦想家" w:date="2026-10-26T15:11:03Z"/>
              </w:rPr>
              <w:pPrChange w:id="3644" w:author="白日梦想家" w:date="2026-10-26T15:11:11Z">
                <w:pPr>
                  <w:keepNext/>
                  <w:snapToGrid w:val="0"/>
                  <w:spacing w:before="0" w:after="0" w:line="370" w:lineRule="exact"/>
                  <w:ind w:left="0" w:leftChars="0" w:right="0" w:rightChars="0" w:firstLine="0" w:firstLineChars="0"/>
                  <w:jc w:val="center"/>
                </w:pPr>
              </w:pPrChange>
            </w:pPr>
            <w:del w:id="3646" w:author="白日梦想家" w:date="2026-10-26T15:11:03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47" w:author="白日梦想家" w:date="2026-10-26T15:11:03Z"/>
        </w:trPr>
        <w:tc>
          <w:tcPr>
            <w:tcW w:w="1450" w:type="dxa"/>
            <w:vAlign w:val="center"/>
          </w:tcPr>
          <w:p w14:paraId="515A3E9F">
            <w:pPr>
              <w:keepNext/>
              <w:widowControl/>
              <w:adjustRightInd w:val="0"/>
              <w:snapToGrid w:val="0"/>
              <w:spacing w:before="0" w:after="0" w:line="240" w:lineRule="auto"/>
              <w:ind w:left="0" w:leftChars="0" w:right="0" w:rightChars="0" w:firstLine="0" w:firstLineChars="0"/>
              <w:jc w:val="center"/>
              <w:outlineLvl w:val="9"/>
              <w:rPr>
                <w:del w:id="3649" w:author="白日梦想家" w:date="2026-10-26T15:11:03Z"/>
              </w:rPr>
              <w:pPrChange w:id="3648" w:author="白日梦想家" w:date="2026-10-26T15:11:11Z">
                <w:pPr>
                  <w:keepNext/>
                  <w:snapToGrid w:val="0"/>
                  <w:spacing w:before="0" w:after="0" w:line="370" w:lineRule="exact"/>
                  <w:ind w:left="0" w:leftChars="0" w:right="0" w:rightChars="0" w:firstLine="0" w:firstLineChars="0"/>
                  <w:jc w:val="center"/>
                </w:pPr>
              </w:pPrChange>
            </w:pPr>
            <w:del w:id="365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E13F549">
            <w:pPr>
              <w:keepNext/>
              <w:widowControl/>
              <w:adjustRightInd w:val="0"/>
              <w:snapToGrid w:val="0"/>
              <w:spacing w:before="0" w:after="0" w:line="240" w:lineRule="auto"/>
              <w:ind w:left="0" w:leftChars="0" w:right="0" w:rightChars="0" w:firstLine="0" w:firstLineChars="0"/>
              <w:jc w:val="center"/>
              <w:outlineLvl w:val="9"/>
              <w:rPr>
                <w:del w:id="3652" w:author="白日梦想家" w:date="2026-10-26T15:11:03Z"/>
              </w:rPr>
              <w:pPrChange w:id="3651" w:author="白日梦想家" w:date="2026-10-26T15:11:11Z">
                <w:pPr>
                  <w:keepNext/>
                  <w:snapToGrid w:val="0"/>
                  <w:spacing w:before="0" w:after="0" w:line="370" w:lineRule="exact"/>
                  <w:ind w:left="0" w:leftChars="0" w:right="0" w:rightChars="0" w:firstLine="0" w:firstLineChars="0"/>
                  <w:jc w:val="center"/>
                </w:pPr>
              </w:pPrChange>
            </w:pPr>
            <w:del w:id="365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7777CDD">
            <w:pPr>
              <w:keepNext/>
              <w:widowControl/>
              <w:adjustRightInd w:val="0"/>
              <w:snapToGrid w:val="0"/>
              <w:spacing w:before="0" w:after="0" w:line="240" w:lineRule="auto"/>
              <w:ind w:left="0" w:leftChars="0" w:right="0" w:rightChars="0" w:firstLine="0" w:firstLineChars="0"/>
              <w:jc w:val="center"/>
              <w:outlineLvl w:val="9"/>
              <w:rPr>
                <w:del w:id="3655" w:author="白日梦想家" w:date="2026-10-26T15:11:03Z"/>
              </w:rPr>
              <w:pPrChange w:id="3654" w:author="白日梦想家" w:date="2026-10-26T15:11:11Z">
                <w:pPr>
                  <w:keepNext/>
                  <w:snapToGrid w:val="0"/>
                  <w:spacing w:before="0" w:after="0" w:line="370" w:lineRule="exact"/>
                  <w:ind w:left="0" w:leftChars="0" w:right="0" w:rightChars="0" w:firstLine="0" w:firstLineChars="0"/>
                  <w:jc w:val="center"/>
                </w:pPr>
              </w:pPrChange>
            </w:pPr>
            <w:del w:id="3656"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733314E7">
            <w:pPr>
              <w:keepNext/>
              <w:widowControl/>
              <w:adjustRightInd w:val="0"/>
              <w:snapToGrid w:val="0"/>
              <w:spacing w:before="0" w:after="0" w:line="240" w:lineRule="auto"/>
              <w:ind w:left="0" w:leftChars="0" w:right="0" w:rightChars="0" w:firstLine="0" w:firstLineChars="0"/>
              <w:jc w:val="center"/>
              <w:outlineLvl w:val="9"/>
              <w:rPr>
                <w:del w:id="3658" w:author="白日梦想家" w:date="2026-10-26T15:11:03Z"/>
              </w:rPr>
              <w:pPrChange w:id="3657" w:author="白日梦想家" w:date="2026-10-26T15:11:11Z">
                <w:pPr>
                  <w:keepNext/>
                  <w:snapToGrid w:val="0"/>
                  <w:spacing w:before="0" w:after="0" w:line="370" w:lineRule="exact"/>
                  <w:ind w:left="0" w:leftChars="0" w:right="0" w:rightChars="0" w:firstLine="0" w:firstLineChars="0"/>
                  <w:jc w:val="center"/>
                </w:pPr>
              </w:pPrChange>
            </w:pPr>
            <w:del w:id="3659" w:author="白日梦想家" w:date="2026-10-26T15:11:03Z">
              <w:r>
                <w:rPr>
                  <w:rFonts w:hint="eastAsia" w:ascii="方正仿宋_GBK" w:hAnsi="方正仿宋_GBK" w:eastAsia="方正仿宋_GBK" w:cs="Times New Roman"/>
                  <w:sz w:val="24"/>
                  <w:szCs w:val="24"/>
                </w:rPr>
                <w:delText>1.81～1.89</w:delText>
              </w:r>
            </w:del>
          </w:p>
        </w:tc>
        <w:tc>
          <w:tcPr>
            <w:tcW w:w="1451" w:type="dxa"/>
            <w:vAlign w:val="center"/>
          </w:tcPr>
          <w:p w14:paraId="69AB86F6">
            <w:pPr>
              <w:keepNext/>
              <w:widowControl/>
              <w:adjustRightInd w:val="0"/>
              <w:snapToGrid w:val="0"/>
              <w:spacing w:before="0" w:after="0" w:line="240" w:lineRule="auto"/>
              <w:ind w:left="0" w:leftChars="0" w:right="0" w:rightChars="0" w:firstLine="0" w:firstLineChars="0"/>
              <w:jc w:val="center"/>
              <w:outlineLvl w:val="9"/>
              <w:rPr>
                <w:del w:id="3661" w:author="白日梦想家" w:date="2026-10-26T15:11:03Z"/>
              </w:rPr>
              <w:pPrChange w:id="3660" w:author="白日梦想家" w:date="2026-10-26T15:11:11Z">
                <w:pPr>
                  <w:keepNext/>
                  <w:snapToGrid w:val="0"/>
                  <w:spacing w:before="0" w:after="0" w:line="370" w:lineRule="exact"/>
                  <w:ind w:left="0" w:leftChars="0" w:right="0" w:rightChars="0" w:firstLine="0" w:firstLineChars="0"/>
                  <w:jc w:val="center"/>
                </w:pPr>
              </w:pPrChange>
            </w:pPr>
            <w:del w:id="3662" w:author="白日梦想家" w:date="2026-10-26T15:11:03Z">
              <w:r>
                <w:rPr>
                  <w:rFonts w:hint="eastAsia" w:ascii="方正仿宋_GBK" w:hAnsi="方正仿宋_GBK" w:eastAsia="方正仿宋_GBK" w:cs="Times New Roman"/>
                  <w:sz w:val="24"/>
                  <w:szCs w:val="24"/>
                </w:rPr>
                <w:delText>1.73～1.81</w:delText>
              </w:r>
            </w:del>
          </w:p>
        </w:tc>
        <w:tc>
          <w:tcPr>
            <w:tcW w:w="1453" w:type="dxa"/>
            <w:vAlign w:val="center"/>
          </w:tcPr>
          <w:p w14:paraId="4ECD479D">
            <w:pPr>
              <w:keepNext/>
              <w:widowControl/>
              <w:adjustRightInd w:val="0"/>
              <w:snapToGrid w:val="0"/>
              <w:spacing w:before="0" w:after="0" w:line="240" w:lineRule="auto"/>
              <w:ind w:left="0" w:leftChars="0" w:right="0" w:rightChars="0" w:firstLine="0" w:firstLineChars="0"/>
              <w:jc w:val="center"/>
              <w:outlineLvl w:val="9"/>
              <w:rPr>
                <w:del w:id="3664" w:author="白日梦想家" w:date="2026-10-26T15:11:03Z"/>
              </w:rPr>
              <w:pPrChange w:id="3663" w:author="白日梦想家" w:date="2026-10-26T15:11:11Z">
                <w:pPr>
                  <w:keepNext/>
                  <w:snapToGrid w:val="0"/>
                  <w:spacing w:before="0" w:after="0" w:line="370" w:lineRule="exact"/>
                  <w:ind w:left="0" w:leftChars="0" w:right="0" w:rightChars="0" w:firstLine="0" w:firstLineChars="0"/>
                  <w:jc w:val="center"/>
                </w:pPr>
              </w:pPrChange>
            </w:pPr>
            <w:del w:id="3665" w:author="白日梦想家" w:date="2026-10-26T15:11:03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66" w:author="白日梦想家" w:date="2026-10-26T15:11:03Z"/>
        </w:trPr>
        <w:tc>
          <w:tcPr>
            <w:tcW w:w="1450" w:type="dxa"/>
            <w:vAlign w:val="center"/>
          </w:tcPr>
          <w:p w14:paraId="2F9BD49B">
            <w:pPr>
              <w:keepNext/>
              <w:widowControl/>
              <w:adjustRightInd w:val="0"/>
              <w:snapToGrid w:val="0"/>
              <w:spacing w:before="0" w:after="0" w:line="240" w:lineRule="auto"/>
              <w:ind w:left="0" w:leftChars="0" w:right="0" w:rightChars="0" w:firstLine="0" w:firstLineChars="0"/>
              <w:jc w:val="center"/>
              <w:outlineLvl w:val="9"/>
              <w:rPr>
                <w:del w:id="3668" w:author="白日梦想家" w:date="2026-10-26T15:11:03Z"/>
              </w:rPr>
              <w:pPrChange w:id="3667" w:author="白日梦想家" w:date="2026-10-26T15:11:11Z">
                <w:pPr>
                  <w:keepNext/>
                  <w:snapToGrid w:val="0"/>
                  <w:spacing w:before="0" w:after="0" w:line="370" w:lineRule="exact"/>
                  <w:ind w:left="0" w:leftChars="0" w:right="0" w:rightChars="0" w:firstLine="0" w:firstLineChars="0"/>
                  <w:jc w:val="center"/>
                </w:pPr>
              </w:pPrChange>
            </w:pPr>
            <w:del w:id="366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059BD454">
            <w:pPr>
              <w:keepNext/>
              <w:widowControl/>
              <w:adjustRightInd w:val="0"/>
              <w:snapToGrid w:val="0"/>
              <w:spacing w:before="0" w:after="0" w:line="240" w:lineRule="auto"/>
              <w:ind w:left="0" w:leftChars="0" w:right="0" w:rightChars="0" w:firstLine="0" w:firstLineChars="0"/>
              <w:jc w:val="center"/>
              <w:outlineLvl w:val="9"/>
              <w:rPr>
                <w:del w:id="3671" w:author="白日梦想家" w:date="2026-10-26T15:11:03Z"/>
              </w:rPr>
              <w:pPrChange w:id="3670" w:author="白日梦想家" w:date="2026-10-26T15:11:11Z">
                <w:pPr>
                  <w:keepNext/>
                  <w:snapToGrid w:val="0"/>
                  <w:spacing w:before="0" w:after="0" w:line="370" w:lineRule="exact"/>
                  <w:ind w:left="0" w:leftChars="0" w:right="0" w:rightChars="0" w:firstLine="0" w:firstLineChars="0"/>
                  <w:jc w:val="center"/>
                </w:pPr>
              </w:pPrChange>
            </w:pPr>
            <w:del w:id="367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3BDB832">
            <w:pPr>
              <w:keepNext/>
              <w:widowControl/>
              <w:adjustRightInd w:val="0"/>
              <w:snapToGrid w:val="0"/>
              <w:spacing w:before="0" w:after="0" w:line="240" w:lineRule="auto"/>
              <w:ind w:left="0" w:leftChars="0" w:right="0" w:rightChars="0" w:firstLine="0" w:firstLineChars="0"/>
              <w:jc w:val="center"/>
              <w:outlineLvl w:val="9"/>
              <w:rPr>
                <w:del w:id="3674" w:author="白日梦想家" w:date="2026-10-26T15:11:03Z"/>
              </w:rPr>
              <w:pPrChange w:id="3673" w:author="白日梦想家" w:date="2026-10-26T15:11:11Z">
                <w:pPr>
                  <w:keepNext/>
                  <w:snapToGrid w:val="0"/>
                  <w:spacing w:before="0" w:after="0" w:line="370" w:lineRule="exact"/>
                  <w:ind w:left="0" w:leftChars="0" w:right="0" w:rightChars="0" w:firstLine="0" w:firstLineChars="0"/>
                  <w:jc w:val="center"/>
                </w:pPr>
              </w:pPrChange>
            </w:pPr>
            <w:del w:id="3675"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1618C40">
            <w:pPr>
              <w:keepNext/>
              <w:widowControl/>
              <w:adjustRightInd w:val="0"/>
              <w:snapToGrid w:val="0"/>
              <w:spacing w:before="0" w:after="0" w:line="240" w:lineRule="auto"/>
              <w:ind w:left="0" w:leftChars="0" w:right="0" w:rightChars="0" w:firstLine="0" w:firstLineChars="0"/>
              <w:jc w:val="center"/>
              <w:outlineLvl w:val="9"/>
              <w:rPr>
                <w:del w:id="3677" w:author="白日梦想家" w:date="2026-10-26T15:11:03Z"/>
              </w:rPr>
              <w:pPrChange w:id="3676" w:author="白日梦想家" w:date="2026-10-26T15:11:11Z">
                <w:pPr>
                  <w:keepNext/>
                  <w:snapToGrid w:val="0"/>
                  <w:spacing w:before="0" w:after="0" w:line="370" w:lineRule="exact"/>
                  <w:ind w:left="0" w:leftChars="0" w:right="0" w:rightChars="0" w:firstLine="0" w:firstLineChars="0"/>
                  <w:jc w:val="center"/>
                </w:pPr>
              </w:pPrChange>
            </w:pPr>
            <w:del w:id="3678"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6A91285B">
            <w:pPr>
              <w:keepNext/>
              <w:widowControl/>
              <w:adjustRightInd w:val="0"/>
              <w:snapToGrid w:val="0"/>
              <w:spacing w:before="0" w:after="0" w:line="240" w:lineRule="auto"/>
              <w:ind w:left="0" w:leftChars="0" w:right="0" w:rightChars="0" w:firstLine="0" w:firstLineChars="0"/>
              <w:jc w:val="center"/>
              <w:outlineLvl w:val="9"/>
              <w:rPr>
                <w:del w:id="3680" w:author="白日梦想家" w:date="2026-10-26T15:11:03Z"/>
              </w:rPr>
              <w:pPrChange w:id="3679" w:author="白日梦想家" w:date="2026-10-26T15:11:11Z">
                <w:pPr>
                  <w:keepNext/>
                  <w:snapToGrid w:val="0"/>
                  <w:spacing w:before="0" w:after="0" w:line="370" w:lineRule="exact"/>
                  <w:ind w:left="0" w:leftChars="0" w:right="0" w:rightChars="0" w:firstLine="0" w:firstLineChars="0"/>
                  <w:jc w:val="center"/>
                </w:pPr>
              </w:pPrChange>
            </w:pPr>
            <w:del w:id="3681"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6709AF82">
            <w:pPr>
              <w:keepNext/>
              <w:widowControl/>
              <w:adjustRightInd w:val="0"/>
              <w:snapToGrid w:val="0"/>
              <w:spacing w:before="0" w:after="0" w:line="240" w:lineRule="auto"/>
              <w:ind w:left="0" w:leftChars="0" w:right="0" w:rightChars="0" w:firstLine="0" w:firstLineChars="0"/>
              <w:jc w:val="center"/>
              <w:outlineLvl w:val="9"/>
              <w:rPr>
                <w:del w:id="3683" w:author="白日梦想家" w:date="2026-10-26T15:11:03Z"/>
              </w:rPr>
              <w:pPrChange w:id="3682" w:author="白日梦想家" w:date="2026-10-26T15:11:11Z">
                <w:pPr>
                  <w:keepNext/>
                  <w:snapToGrid w:val="0"/>
                  <w:spacing w:before="0" w:after="0" w:line="370" w:lineRule="exact"/>
                  <w:ind w:left="0" w:leftChars="0" w:right="0" w:rightChars="0" w:firstLine="0" w:firstLineChars="0"/>
                  <w:jc w:val="center"/>
                </w:pPr>
              </w:pPrChange>
            </w:pPr>
            <w:del w:id="3684" w:author="白日梦想家" w:date="2026-10-26T15:11:03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85" w:author="白日梦想家" w:date="2026-10-26T15:11:03Z"/>
        </w:trPr>
        <w:tc>
          <w:tcPr>
            <w:tcW w:w="1450" w:type="dxa"/>
            <w:vAlign w:val="center"/>
          </w:tcPr>
          <w:p w14:paraId="4289196F">
            <w:pPr>
              <w:keepNext/>
              <w:widowControl/>
              <w:adjustRightInd w:val="0"/>
              <w:snapToGrid w:val="0"/>
              <w:spacing w:before="0" w:after="0" w:line="240" w:lineRule="auto"/>
              <w:ind w:left="0" w:leftChars="0" w:right="0" w:rightChars="0" w:firstLine="0" w:firstLineChars="0"/>
              <w:jc w:val="center"/>
              <w:outlineLvl w:val="9"/>
              <w:rPr>
                <w:del w:id="3687" w:author="白日梦想家" w:date="2026-10-26T15:11:03Z"/>
              </w:rPr>
              <w:pPrChange w:id="3686" w:author="白日梦想家" w:date="2026-10-26T15:11:11Z">
                <w:pPr>
                  <w:keepNext/>
                  <w:snapToGrid w:val="0"/>
                  <w:spacing w:before="0" w:after="0" w:line="370" w:lineRule="exact"/>
                  <w:ind w:left="0" w:leftChars="0" w:right="0" w:rightChars="0" w:firstLine="0" w:firstLineChars="0"/>
                  <w:jc w:val="center"/>
                </w:pPr>
              </w:pPrChange>
            </w:pPr>
            <w:del w:id="368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37C3897">
            <w:pPr>
              <w:keepNext/>
              <w:widowControl/>
              <w:adjustRightInd w:val="0"/>
              <w:snapToGrid w:val="0"/>
              <w:spacing w:before="0" w:after="0" w:line="240" w:lineRule="auto"/>
              <w:ind w:left="0" w:leftChars="0" w:right="0" w:rightChars="0" w:firstLine="0" w:firstLineChars="0"/>
              <w:jc w:val="center"/>
              <w:outlineLvl w:val="9"/>
              <w:rPr>
                <w:del w:id="3690" w:author="白日梦想家" w:date="2026-10-26T15:11:03Z"/>
              </w:rPr>
              <w:pPrChange w:id="3689" w:author="白日梦想家" w:date="2026-10-26T15:11:11Z">
                <w:pPr>
                  <w:keepNext/>
                  <w:snapToGrid w:val="0"/>
                  <w:spacing w:before="0" w:after="0" w:line="370" w:lineRule="exact"/>
                  <w:ind w:left="0" w:leftChars="0" w:right="0" w:rightChars="0" w:firstLine="0" w:firstLineChars="0"/>
                  <w:jc w:val="center"/>
                </w:pPr>
              </w:pPrChange>
            </w:pPr>
            <w:del w:id="369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E63896A">
            <w:pPr>
              <w:keepNext/>
              <w:widowControl/>
              <w:adjustRightInd w:val="0"/>
              <w:snapToGrid w:val="0"/>
              <w:spacing w:before="0" w:after="0" w:line="240" w:lineRule="auto"/>
              <w:ind w:left="0" w:leftChars="0" w:right="0" w:rightChars="0" w:firstLine="0" w:firstLineChars="0"/>
              <w:jc w:val="center"/>
              <w:outlineLvl w:val="9"/>
              <w:rPr>
                <w:del w:id="3693" w:author="白日梦想家" w:date="2026-10-26T15:11:03Z"/>
              </w:rPr>
              <w:pPrChange w:id="3692" w:author="白日梦想家" w:date="2026-10-26T15:11:11Z">
                <w:pPr>
                  <w:keepNext/>
                  <w:snapToGrid w:val="0"/>
                  <w:spacing w:before="0" w:after="0" w:line="370" w:lineRule="exact"/>
                  <w:ind w:left="0" w:leftChars="0" w:right="0" w:rightChars="0" w:firstLine="0" w:firstLineChars="0"/>
                  <w:jc w:val="center"/>
                </w:pPr>
              </w:pPrChange>
            </w:pPr>
            <w:del w:id="3694"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516CF55F">
            <w:pPr>
              <w:keepNext/>
              <w:widowControl/>
              <w:adjustRightInd w:val="0"/>
              <w:snapToGrid w:val="0"/>
              <w:spacing w:before="0" w:after="0" w:line="240" w:lineRule="auto"/>
              <w:ind w:left="0" w:leftChars="0" w:right="0" w:rightChars="0" w:firstLine="0" w:firstLineChars="0"/>
              <w:jc w:val="center"/>
              <w:outlineLvl w:val="9"/>
              <w:rPr>
                <w:del w:id="3696" w:author="白日梦想家" w:date="2026-10-26T15:11:03Z"/>
              </w:rPr>
              <w:pPrChange w:id="3695" w:author="白日梦想家" w:date="2026-10-26T15:11:11Z">
                <w:pPr>
                  <w:keepNext/>
                  <w:snapToGrid w:val="0"/>
                  <w:spacing w:before="0" w:after="0" w:line="370" w:lineRule="exact"/>
                  <w:ind w:left="0" w:leftChars="0" w:right="0" w:rightChars="0" w:firstLine="0" w:firstLineChars="0"/>
                  <w:jc w:val="center"/>
                </w:pPr>
              </w:pPrChange>
            </w:pPr>
            <w:del w:id="3697"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7E5077FF">
            <w:pPr>
              <w:keepNext/>
              <w:widowControl/>
              <w:adjustRightInd w:val="0"/>
              <w:snapToGrid w:val="0"/>
              <w:spacing w:before="0" w:after="0" w:line="240" w:lineRule="auto"/>
              <w:ind w:left="0" w:leftChars="0" w:right="0" w:rightChars="0" w:firstLine="0" w:firstLineChars="0"/>
              <w:jc w:val="center"/>
              <w:outlineLvl w:val="9"/>
              <w:rPr>
                <w:del w:id="3699" w:author="白日梦想家" w:date="2026-10-26T15:11:03Z"/>
              </w:rPr>
              <w:pPrChange w:id="3698" w:author="白日梦想家" w:date="2026-10-26T15:11:11Z">
                <w:pPr>
                  <w:keepNext/>
                  <w:snapToGrid w:val="0"/>
                  <w:spacing w:before="0" w:after="0" w:line="370" w:lineRule="exact"/>
                  <w:ind w:left="0" w:leftChars="0" w:right="0" w:rightChars="0" w:firstLine="0" w:firstLineChars="0"/>
                  <w:jc w:val="center"/>
                </w:pPr>
              </w:pPrChange>
            </w:pPr>
            <w:del w:id="3700"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7268C97">
            <w:pPr>
              <w:keepNext/>
              <w:widowControl/>
              <w:adjustRightInd w:val="0"/>
              <w:snapToGrid w:val="0"/>
              <w:spacing w:before="0" w:after="0" w:line="240" w:lineRule="auto"/>
              <w:ind w:left="0" w:leftChars="0" w:right="0" w:rightChars="0" w:firstLine="0" w:firstLineChars="0"/>
              <w:jc w:val="center"/>
              <w:outlineLvl w:val="9"/>
              <w:rPr>
                <w:del w:id="3702" w:author="白日梦想家" w:date="2026-10-26T15:11:03Z"/>
              </w:rPr>
              <w:pPrChange w:id="3701" w:author="白日梦想家" w:date="2026-10-26T15:11:11Z">
                <w:pPr>
                  <w:keepNext/>
                  <w:snapToGrid w:val="0"/>
                  <w:spacing w:before="0" w:after="0" w:line="370" w:lineRule="exact"/>
                  <w:ind w:left="0" w:leftChars="0" w:right="0" w:rightChars="0" w:firstLine="0" w:firstLineChars="0"/>
                  <w:jc w:val="center"/>
                </w:pPr>
              </w:pPrChange>
            </w:pPr>
            <w:del w:id="3703" w:author="白日梦想家" w:date="2026-10-26T15:11:03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04" w:author="白日梦想家" w:date="2026-10-26T15:11:03Z"/>
        </w:trPr>
        <w:tc>
          <w:tcPr>
            <w:tcW w:w="1450" w:type="dxa"/>
            <w:vAlign w:val="center"/>
          </w:tcPr>
          <w:p w14:paraId="0F9D9D50">
            <w:pPr>
              <w:keepNext/>
              <w:widowControl/>
              <w:adjustRightInd w:val="0"/>
              <w:snapToGrid w:val="0"/>
              <w:spacing w:before="0" w:after="0" w:line="240" w:lineRule="auto"/>
              <w:ind w:left="0" w:leftChars="0" w:right="0" w:rightChars="0" w:firstLine="0" w:firstLineChars="0"/>
              <w:jc w:val="center"/>
              <w:outlineLvl w:val="9"/>
              <w:rPr>
                <w:del w:id="3706" w:author="白日梦想家" w:date="2026-10-26T15:11:03Z"/>
              </w:rPr>
              <w:pPrChange w:id="3705" w:author="白日梦想家" w:date="2026-10-26T15:11:11Z">
                <w:pPr>
                  <w:keepNext/>
                  <w:snapToGrid w:val="0"/>
                  <w:spacing w:before="0" w:after="0" w:line="370" w:lineRule="exact"/>
                  <w:ind w:left="0" w:leftChars="0" w:right="0" w:rightChars="0" w:firstLine="0" w:firstLineChars="0"/>
                  <w:jc w:val="center"/>
                </w:pPr>
              </w:pPrChange>
            </w:pPr>
            <w:del w:id="370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1A4C206C">
            <w:pPr>
              <w:keepNext/>
              <w:widowControl/>
              <w:adjustRightInd w:val="0"/>
              <w:snapToGrid w:val="0"/>
              <w:spacing w:before="0" w:after="0" w:line="240" w:lineRule="auto"/>
              <w:ind w:left="0" w:leftChars="0" w:right="0" w:rightChars="0" w:firstLine="0" w:firstLineChars="0"/>
              <w:jc w:val="center"/>
              <w:outlineLvl w:val="9"/>
              <w:rPr>
                <w:del w:id="3709" w:author="白日梦想家" w:date="2026-10-26T15:11:03Z"/>
              </w:rPr>
              <w:pPrChange w:id="3708" w:author="白日梦想家" w:date="2026-10-26T15:11:11Z">
                <w:pPr>
                  <w:keepNext/>
                  <w:snapToGrid w:val="0"/>
                  <w:spacing w:before="0" w:after="0" w:line="370" w:lineRule="exact"/>
                  <w:ind w:left="0" w:leftChars="0" w:right="0" w:rightChars="0" w:firstLine="0" w:firstLineChars="0"/>
                  <w:jc w:val="center"/>
                </w:pPr>
              </w:pPrChange>
            </w:pPr>
            <w:del w:id="371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A607162">
            <w:pPr>
              <w:keepNext/>
              <w:widowControl/>
              <w:adjustRightInd w:val="0"/>
              <w:snapToGrid w:val="0"/>
              <w:spacing w:before="0" w:after="0" w:line="240" w:lineRule="auto"/>
              <w:ind w:left="0" w:leftChars="0" w:right="0" w:rightChars="0" w:firstLine="0" w:firstLineChars="0"/>
              <w:jc w:val="center"/>
              <w:outlineLvl w:val="9"/>
              <w:rPr>
                <w:del w:id="3712" w:author="白日梦想家" w:date="2026-10-26T15:11:03Z"/>
              </w:rPr>
              <w:pPrChange w:id="3711" w:author="白日梦想家" w:date="2026-10-26T15:11:11Z">
                <w:pPr>
                  <w:keepNext/>
                  <w:snapToGrid w:val="0"/>
                  <w:spacing w:before="0" w:after="0" w:line="370" w:lineRule="exact"/>
                  <w:ind w:left="0" w:leftChars="0" w:right="0" w:rightChars="0" w:firstLine="0" w:firstLineChars="0"/>
                  <w:jc w:val="center"/>
                </w:pPr>
              </w:pPrChange>
            </w:pPr>
            <w:del w:id="3713"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17F31084">
            <w:pPr>
              <w:keepNext/>
              <w:widowControl/>
              <w:adjustRightInd w:val="0"/>
              <w:snapToGrid w:val="0"/>
              <w:spacing w:before="0" w:after="0" w:line="240" w:lineRule="auto"/>
              <w:ind w:left="0" w:leftChars="0" w:right="0" w:rightChars="0" w:firstLine="0" w:firstLineChars="0"/>
              <w:jc w:val="center"/>
              <w:outlineLvl w:val="9"/>
              <w:rPr>
                <w:del w:id="3715" w:author="白日梦想家" w:date="2026-10-26T15:11:03Z"/>
              </w:rPr>
              <w:pPrChange w:id="3714" w:author="白日梦想家" w:date="2026-10-26T15:11:11Z">
                <w:pPr>
                  <w:keepNext/>
                  <w:snapToGrid w:val="0"/>
                  <w:spacing w:before="0" w:after="0" w:line="370" w:lineRule="exact"/>
                  <w:ind w:left="0" w:leftChars="0" w:right="0" w:rightChars="0" w:firstLine="0" w:firstLineChars="0"/>
                  <w:jc w:val="center"/>
                </w:pPr>
              </w:pPrChange>
            </w:pPr>
            <w:del w:id="3716"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4B20DF3C">
            <w:pPr>
              <w:keepNext/>
              <w:widowControl/>
              <w:adjustRightInd w:val="0"/>
              <w:snapToGrid w:val="0"/>
              <w:spacing w:before="0" w:after="0" w:line="240" w:lineRule="auto"/>
              <w:ind w:left="0" w:leftChars="0" w:right="0" w:rightChars="0" w:firstLine="0" w:firstLineChars="0"/>
              <w:jc w:val="center"/>
              <w:outlineLvl w:val="9"/>
              <w:rPr>
                <w:del w:id="3718" w:author="白日梦想家" w:date="2026-10-26T15:11:03Z"/>
              </w:rPr>
              <w:pPrChange w:id="3717" w:author="白日梦想家" w:date="2026-10-26T15:11:11Z">
                <w:pPr>
                  <w:keepNext/>
                  <w:snapToGrid w:val="0"/>
                  <w:spacing w:before="0" w:after="0" w:line="370" w:lineRule="exact"/>
                  <w:ind w:left="0" w:leftChars="0" w:right="0" w:rightChars="0" w:firstLine="0" w:firstLineChars="0"/>
                  <w:jc w:val="center"/>
                </w:pPr>
              </w:pPrChange>
            </w:pPr>
            <w:del w:id="3719" w:author="白日梦想家" w:date="2026-10-26T15:11:03Z">
              <w:r>
                <w:rPr>
                  <w:rFonts w:hint="eastAsia" w:ascii="方正仿宋_GBK" w:hAnsi="方正仿宋_GBK" w:eastAsia="方正仿宋_GBK" w:cs="Times New Roman"/>
                  <w:sz w:val="24"/>
                  <w:szCs w:val="24"/>
                </w:rPr>
                <w:delText>1.63～1.69</w:delText>
              </w:r>
            </w:del>
          </w:p>
        </w:tc>
        <w:tc>
          <w:tcPr>
            <w:tcW w:w="1453" w:type="dxa"/>
            <w:vAlign w:val="center"/>
          </w:tcPr>
          <w:p w14:paraId="782B3B29">
            <w:pPr>
              <w:keepNext/>
              <w:widowControl/>
              <w:adjustRightInd w:val="0"/>
              <w:snapToGrid w:val="0"/>
              <w:spacing w:before="0" w:after="0" w:line="240" w:lineRule="auto"/>
              <w:ind w:left="0" w:leftChars="0" w:right="0" w:rightChars="0" w:firstLine="0" w:firstLineChars="0"/>
              <w:jc w:val="center"/>
              <w:outlineLvl w:val="9"/>
              <w:rPr>
                <w:del w:id="3721" w:author="白日梦想家" w:date="2026-10-26T15:11:03Z"/>
              </w:rPr>
              <w:pPrChange w:id="3720" w:author="白日梦想家" w:date="2026-10-26T15:11:11Z">
                <w:pPr>
                  <w:keepNext/>
                  <w:snapToGrid w:val="0"/>
                  <w:spacing w:before="0" w:after="0" w:line="370" w:lineRule="exact"/>
                  <w:ind w:left="0" w:leftChars="0" w:right="0" w:rightChars="0" w:firstLine="0" w:firstLineChars="0"/>
                  <w:jc w:val="center"/>
                </w:pPr>
              </w:pPrChange>
            </w:pPr>
            <w:del w:id="3722" w:author="白日梦想家" w:date="2026-10-26T15:11:03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23" w:author="白日梦想家" w:date="2026-10-26T15:11:03Z"/>
        </w:trPr>
        <w:tc>
          <w:tcPr>
            <w:tcW w:w="1450" w:type="dxa"/>
            <w:vAlign w:val="center"/>
          </w:tcPr>
          <w:p w14:paraId="31EB0767">
            <w:pPr>
              <w:keepNext/>
              <w:widowControl/>
              <w:adjustRightInd w:val="0"/>
              <w:snapToGrid w:val="0"/>
              <w:spacing w:before="0" w:after="0" w:line="240" w:lineRule="auto"/>
              <w:ind w:left="0" w:leftChars="0" w:right="0" w:rightChars="0" w:firstLine="0" w:firstLineChars="0"/>
              <w:jc w:val="center"/>
              <w:outlineLvl w:val="9"/>
              <w:rPr>
                <w:del w:id="3725" w:author="白日梦想家" w:date="2026-10-26T15:11:03Z"/>
              </w:rPr>
              <w:pPrChange w:id="3724" w:author="白日梦想家" w:date="2026-10-26T15:11:11Z">
                <w:pPr>
                  <w:snapToGrid w:val="0"/>
                  <w:spacing w:before="0" w:after="0" w:line="370" w:lineRule="exact"/>
                  <w:ind w:left="0" w:leftChars="0" w:right="0" w:rightChars="0" w:firstLine="0" w:firstLineChars="0"/>
                  <w:jc w:val="center"/>
                </w:pPr>
              </w:pPrChange>
            </w:pPr>
            <w:del w:id="372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B7B4BF2">
            <w:pPr>
              <w:keepNext/>
              <w:widowControl/>
              <w:adjustRightInd w:val="0"/>
              <w:snapToGrid w:val="0"/>
              <w:spacing w:before="0" w:after="0" w:line="240" w:lineRule="auto"/>
              <w:ind w:left="0" w:leftChars="0" w:right="0" w:rightChars="0" w:firstLine="0" w:firstLineChars="0"/>
              <w:jc w:val="center"/>
              <w:outlineLvl w:val="9"/>
              <w:rPr>
                <w:del w:id="3728" w:author="白日梦想家" w:date="2026-10-26T15:11:03Z"/>
              </w:rPr>
              <w:pPrChange w:id="3727" w:author="白日梦想家" w:date="2026-10-26T15:11:11Z">
                <w:pPr>
                  <w:snapToGrid w:val="0"/>
                  <w:spacing w:before="0" w:after="0" w:line="370" w:lineRule="exact"/>
                  <w:ind w:left="0" w:leftChars="0" w:right="0" w:rightChars="0" w:firstLine="0" w:firstLineChars="0"/>
                  <w:jc w:val="center"/>
                </w:pPr>
              </w:pPrChange>
            </w:pPr>
            <w:del w:id="372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7953AC0">
            <w:pPr>
              <w:keepNext/>
              <w:widowControl/>
              <w:adjustRightInd w:val="0"/>
              <w:snapToGrid w:val="0"/>
              <w:spacing w:before="0" w:after="0" w:line="240" w:lineRule="auto"/>
              <w:ind w:left="0" w:leftChars="0" w:right="0" w:rightChars="0" w:firstLine="0" w:firstLineChars="0"/>
              <w:jc w:val="center"/>
              <w:outlineLvl w:val="9"/>
              <w:rPr>
                <w:del w:id="3731" w:author="白日梦想家" w:date="2026-10-26T15:11:03Z"/>
              </w:rPr>
              <w:pPrChange w:id="3730" w:author="白日梦想家" w:date="2026-10-26T15:11:11Z">
                <w:pPr>
                  <w:snapToGrid w:val="0"/>
                  <w:spacing w:before="0" w:after="0" w:line="370" w:lineRule="exact"/>
                  <w:ind w:left="0" w:leftChars="0" w:right="0" w:rightChars="0" w:firstLine="0" w:firstLineChars="0"/>
                  <w:jc w:val="center"/>
                </w:pPr>
              </w:pPrChange>
            </w:pPr>
            <w:del w:id="3732"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2385E40D">
            <w:pPr>
              <w:keepNext/>
              <w:widowControl/>
              <w:adjustRightInd w:val="0"/>
              <w:snapToGrid w:val="0"/>
              <w:spacing w:before="0" w:after="0" w:line="240" w:lineRule="auto"/>
              <w:ind w:left="0" w:leftChars="0" w:right="0" w:rightChars="0" w:firstLine="0" w:firstLineChars="0"/>
              <w:jc w:val="center"/>
              <w:outlineLvl w:val="9"/>
              <w:rPr>
                <w:del w:id="3734" w:author="白日梦想家" w:date="2026-10-26T15:11:03Z"/>
              </w:rPr>
              <w:pPrChange w:id="3733" w:author="白日梦想家" w:date="2026-10-26T15:11:11Z">
                <w:pPr>
                  <w:snapToGrid w:val="0"/>
                  <w:spacing w:before="0" w:after="0" w:line="370" w:lineRule="exact"/>
                  <w:ind w:left="0" w:leftChars="0" w:right="0" w:rightChars="0" w:firstLine="0" w:firstLineChars="0"/>
                  <w:jc w:val="center"/>
                </w:pPr>
              </w:pPrChange>
            </w:pPr>
            <w:del w:id="3735"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20D4AE8B">
            <w:pPr>
              <w:keepNext/>
              <w:widowControl/>
              <w:adjustRightInd w:val="0"/>
              <w:snapToGrid w:val="0"/>
              <w:spacing w:before="0" w:after="0" w:line="240" w:lineRule="auto"/>
              <w:ind w:left="0" w:leftChars="0" w:right="0" w:rightChars="0" w:firstLine="0" w:firstLineChars="0"/>
              <w:jc w:val="center"/>
              <w:outlineLvl w:val="9"/>
              <w:rPr>
                <w:del w:id="3737" w:author="白日梦想家" w:date="2026-10-26T15:11:03Z"/>
              </w:rPr>
              <w:pPrChange w:id="3736" w:author="白日梦想家" w:date="2026-10-26T15:11:11Z">
                <w:pPr>
                  <w:snapToGrid w:val="0"/>
                  <w:spacing w:before="0" w:after="0" w:line="370" w:lineRule="exact"/>
                  <w:ind w:left="0" w:leftChars="0" w:right="0" w:rightChars="0" w:firstLine="0" w:firstLineChars="0"/>
                  <w:jc w:val="center"/>
                </w:pPr>
              </w:pPrChange>
            </w:pPr>
            <w:del w:id="3738"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E12A258">
            <w:pPr>
              <w:keepNext/>
              <w:widowControl/>
              <w:adjustRightInd w:val="0"/>
              <w:snapToGrid w:val="0"/>
              <w:spacing w:before="0" w:after="0" w:line="240" w:lineRule="auto"/>
              <w:ind w:left="0" w:leftChars="0" w:right="0" w:rightChars="0" w:firstLine="0" w:firstLineChars="0"/>
              <w:jc w:val="center"/>
              <w:outlineLvl w:val="9"/>
              <w:rPr>
                <w:del w:id="3740" w:author="白日梦想家" w:date="2026-10-26T15:11:03Z"/>
              </w:rPr>
              <w:pPrChange w:id="3739" w:author="白日梦想家" w:date="2026-10-26T15:11:11Z">
                <w:pPr>
                  <w:snapToGrid w:val="0"/>
                  <w:spacing w:before="0" w:after="0" w:line="370" w:lineRule="exact"/>
                  <w:ind w:left="0" w:leftChars="0" w:right="0" w:rightChars="0" w:firstLine="0" w:firstLineChars="0"/>
                  <w:jc w:val="center"/>
                </w:pPr>
              </w:pPrChange>
            </w:pPr>
            <w:del w:id="3741" w:author="白日梦想家" w:date="2026-10-26T15:11:03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3742" w:author="白日梦想家" w:date="2026-10-26T15:11:03Z"/>
          <w:rFonts w:hint="eastAsia" w:ascii="方正仿宋_GBK" w:hAnsi="方正仿宋_GBK" w:eastAsia="方正仿宋_GBK" w:cs="Times New Roman"/>
          <w:sz w:val="32"/>
          <w:szCs w:val="32"/>
          <w:highlight w:val="none"/>
          <w14:ligatures w14:val="standardContextual"/>
        </w:rPr>
      </w:pPr>
      <w:del w:id="3743" w:author="白日梦想家" w:date="2026-10-26T15:11:03Z">
        <w:r>
          <w:rPr>
            <w:rFonts w:hint="eastAsia" w:ascii="方正仿宋_GBK" w:hAnsi="方正仿宋_GBK" w:eastAsia="方正仿宋_GBK" w:cs="Times New Roman"/>
            <w:sz w:val="32"/>
            <w:szCs w:val="32"/>
          </w:rPr>
          <w:delText>表11 容载比推荐（电缆占比(10%,30%]、分散系数&gt;1.15）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744" w:author="白日梦想家" w:date="2026-10-26T15:11:03Z"/>
        </w:trPr>
        <w:tc>
          <w:tcPr>
            <w:tcW w:w="1450" w:type="dxa"/>
            <w:vAlign w:val="center"/>
          </w:tcPr>
          <w:p w14:paraId="120EA800">
            <w:pPr>
              <w:keepNext/>
              <w:widowControl/>
              <w:adjustRightInd w:val="0"/>
              <w:snapToGrid w:val="0"/>
              <w:spacing w:before="0" w:after="0" w:line="240" w:lineRule="auto"/>
              <w:ind w:left="0" w:leftChars="0" w:right="0" w:rightChars="0" w:firstLine="0" w:firstLineChars="0"/>
              <w:jc w:val="center"/>
              <w:outlineLvl w:val="9"/>
              <w:rPr>
                <w:del w:id="3746" w:author="白日梦想家" w:date="2026-10-26T15:11:03Z"/>
              </w:rPr>
              <w:pPrChange w:id="3745" w:author="白日梦想家" w:date="2026-10-26T15:11:11Z">
                <w:pPr>
                  <w:keepNext/>
                  <w:snapToGrid w:val="0"/>
                  <w:spacing w:before="0" w:after="0" w:line="370" w:lineRule="exact"/>
                  <w:ind w:left="0" w:leftChars="0" w:right="0" w:rightChars="0" w:firstLine="0" w:firstLineChars="0"/>
                  <w:jc w:val="center"/>
                </w:pPr>
              </w:pPrChange>
            </w:pPr>
            <w:del w:id="374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015D6E0">
            <w:pPr>
              <w:keepNext/>
              <w:widowControl/>
              <w:adjustRightInd w:val="0"/>
              <w:snapToGrid w:val="0"/>
              <w:spacing w:before="0" w:after="0" w:line="240" w:lineRule="auto"/>
              <w:ind w:left="0" w:leftChars="0" w:right="0" w:rightChars="0" w:firstLine="0" w:firstLineChars="0"/>
              <w:jc w:val="center"/>
              <w:outlineLvl w:val="9"/>
              <w:rPr>
                <w:del w:id="3749" w:author="白日梦想家" w:date="2026-10-26T15:11:03Z"/>
              </w:rPr>
              <w:pPrChange w:id="3748" w:author="白日梦想家" w:date="2026-10-26T15:11:11Z">
                <w:pPr>
                  <w:keepNext/>
                  <w:snapToGrid w:val="0"/>
                  <w:spacing w:before="0" w:after="0" w:line="370" w:lineRule="exact"/>
                  <w:ind w:left="0" w:leftChars="0" w:right="0" w:rightChars="0" w:firstLine="0" w:firstLineChars="0"/>
                  <w:jc w:val="center"/>
                </w:pPr>
              </w:pPrChange>
            </w:pPr>
            <w:del w:id="3750"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78627E3">
            <w:pPr>
              <w:keepNext/>
              <w:widowControl/>
              <w:adjustRightInd w:val="0"/>
              <w:snapToGrid w:val="0"/>
              <w:spacing w:before="0" w:after="0" w:line="240" w:lineRule="auto"/>
              <w:ind w:left="0" w:leftChars="0" w:right="0" w:rightChars="0" w:firstLine="0" w:firstLineChars="0"/>
              <w:jc w:val="center"/>
              <w:outlineLvl w:val="9"/>
              <w:rPr>
                <w:del w:id="3752" w:author="白日梦想家" w:date="2026-10-26T15:11:03Z"/>
              </w:rPr>
              <w:pPrChange w:id="3751" w:author="白日梦想家" w:date="2026-10-26T15:11:11Z">
                <w:pPr>
                  <w:keepNext/>
                  <w:snapToGrid w:val="0"/>
                  <w:spacing w:before="0" w:after="0" w:line="370" w:lineRule="exact"/>
                  <w:ind w:left="0" w:leftChars="0" w:right="0" w:rightChars="0" w:firstLine="0" w:firstLineChars="0"/>
                  <w:jc w:val="center"/>
                </w:pPr>
              </w:pPrChange>
            </w:pPr>
            <w:del w:id="3753"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835AEB1">
            <w:pPr>
              <w:keepNext/>
              <w:widowControl/>
              <w:adjustRightInd w:val="0"/>
              <w:snapToGrid w:val="0"/>
              <w:spacing w:before="0" w:after="0" w:line="240" w:lineRule="auto"/>
              <w:ind w:left="0" w:leftChars="0" w:right="0" w:rightChars="0" w:firstLine="0" w:firstLineChars="0"/>
              <w:jc w:val="center"/>
              <w:outlineLvl w:val="9"/>
              <w:rPr>
                <w:del w:id="3755" w:author="白日梦想家" w:date="2026-10-26T15:11:03Z"/>
              </w:rPr>
              <w:pPrChange w:id="3754" w:author="白日梦想家" w:date="2026-10-26T15:11:11Z">
                <w:pPr>
                  <w:keepNext/>
                  <w:snapToGrid w:val="0"/>
                  <w:spacing w:before="0" w:after="0" w:line="370" w:lineRule="exact"/>
                  <w:ind w:left="0" w:leftChars="0" w:right="0" w:rightChars="0" w:firstLine="0" w:firstLineChars="0"/>
                  <w:jc w:val="center"/>
                </w:pPr>
              </w:pPrChange>
            </w:pPr>
            <w:del w:id="3756"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D7CDC43">
            <w:pPr>
              <w:keepNext/>
              <w:widowControl/>
              <w:adjustRightInd w:val="0"/>
              <w:snapToGrid w:val="0"/>
              <w:spacing w:before="0" w:after="0" w:line="240" w:lineRule="auto"/>
              <w:ind w:left="0" w:leftChars="0" w:right="0" w:rightChars="0" w:firstLine="0" w:firstLineChars="0"/>
              <w:jc w:val="center"/>
              <w:outlineLvl w:val="9"/>
              <w:rPr>
                <w:del w:id="3758" w:author="白日梦想家" w:date="2026-10-26T15:11:03Z"/>
              </w:rPr>
              <w:pPrChange w:id="3757" w:author="白日梦想家" w:date="2026-10-26T15:11:11Z">
                <w:pPr>
                  <w:keepNext/>
                  <w:snapToGrid w:val="0"/>
                  <w:spacing w:before="0" w:after="0" w:line="370" w:lineRule="exact"/>
                  <w:ind w:left="0" w:leftChars="0" w:right="0" w:rightChars="0" w:firstLine="0" w:firstLineChars="0"/>
                  <w:jc w:val="center"/>
                </w:pPr>
              </w:pPrChange>
            </w:pPr>
            <w:del w:id="3759"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0ED19FEC">
            <w:pPr>
              <w:keepNext/>
              <w:widowControl/>
              <w:adjustRightInd w:val="0"/>
              <w:snapToGrid w:val="0"/>
              <w:spacing w:before="0" w:after="0" w:line="240" w:lineRule="auto"/>
              <w:ind w:left="0" w:leftChars="0" w:right="0" w:rightChars="0" w:firstLine="0" w:firstLineChars="0"/>
              <w:jc w:val="center"/>
              <w:outlineLvl w:val="9"/>
              <w:rPr>
                <w:del w:id="3761" w:author="白日梦想家" w:date="2026-10-26T15:11:03Z"/>
              </w:rPr>
              <w:pPrChange w:id="3760" w:author="白日梦想家" w:date="2026-10-26T15:11:11Z">
                <w:pPr>
                  <w:keepNext/>
                  <w:snapToGrid w:val="0"/>
                  <w:spacing w:before="0" w:after="0" w:line="370" w:lineRule="exact"/>
                  <w:ind w:left="0" w:leftChars="0" w:right="0" w:rightChars="0" w:firstLine="0" w:firstLineChars="0"/>
                  <w:jc w:val="center"/>
                </w:pPr>
              </w:pPrChange>
            </w:pPr>
            <w:del w:id="3762" w:author="白日梦想家" w:date="2026-10-26T15:11:03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63" w:author="白日梦想家" w:date="2026-10-26T15:11:03Z"/>
        </w:trPr>
        <w:tc>
          <w:tcPr>
            <w:tcW w:w="1450" w:type="dxa"/>
            <w:vAlign w:val="center"/>
          </w:tcPr>
          <w:p w14:paraId="0D7D65E3">
            <w:pPr>
              <w:keepNext/>
              <w:widowControl/>
              <w:adjustRightInd w:val="0"/>
              <w:snapToGrid w:val="0"/>
              <w:spacing w:before="0" w:after="0" w:line="240" w:lineRule="auto"/>
              <w:ind w:left="0" w:leftChars="0" w:right="0" w:rightChars="0" w:firstLine="0" w:firstLineChars="0"/>
              <w:jc w:val="center"/>
              <w:outlineLvl w:val="9"/>
              <w:rPr>
                <w:del w:id="3765" w:author="白日梦想家" w:date="2026-10-26T15:11:03Z"/>
              </w:rPr>
              <w:pPrChange w:id="3764" w:author="白日梦想家" w:date="2026-10-26T15:11:11Z">
                <w:pPr>
                  <w:keepNext/>
                  <w:snapToGrid w:val="0"/>
                  <w:spacing w:before="0" w:after="0" w:line="370" w:lineRule="exact"/>
                  <w:ind w:left="0" w:leftChars="0" w:right="0" w:rightChars="0" w:firstLine="0" w:firstLineChars="0"/>
                  <w:jc w:val="center"/>
                </w:pPr>
              </w:pPrChange>
            </w:pPr>
            <w:del w:id="376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62EB726">
            <w:pPr>
              <w:keepNext/>
              <w:widowControl/>
              <w:adjustRightInd w:val="0"/>
              <w:snapToGrid w:val="0"/>
              <w:spacing w:before="0" w:after="0" w:line="240" w:lineRule="auto"/>
              <w:ind w:left="0" w:leftChars="0" w:right="0" w:rightChars="0" w:firstLine="0" w:firstLineChars="0"/>
              <w:jc w:val="center"/>
              <w:outlineLvl w:val="9"/>
              <w:rPr>
                <w:del w:id="3768" w:author="白日梦想家" w:date="2026-10-26T15:11:03Z"/>
              </w:rPr>
              <w:pPrChange w:id="3767" w:author="白日梦想家" w:date="2026-10-26T15:11:11Z">
                <w:pPr>
                  <w:keepNext/>
                  <w:snapToGrid w:val="0"/>
                  <w:spacing w:before="0" w:after="0" w:line="370" w:lineRule="exact"/>
                  <w:ind w:left="0" w:leftChars="0" w:right="0" w:rightChars="0" w:firstLine="0" w:firstLineChars="0"/>
                  <w:jc w:val="center"/>
                </w:pPr>
              </w:pPrChange>
            </w:pPr>
            <w:del w:id="376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AFD5C9E">
            <w:pPr>
              <w:keepNext/>
              <w:widowControl/>
              <w:adjustRightInd w:val="0"/>
              <w:snapToGrid w:val="0"/>
              <w:spacing w:before="0" w:after="0" w:line="240" w:lineRule="auto"/>
              <w:ind w:left="0" w:leftChars="0" w:right="0" w:rightChars="0" w:firstLine="0" w:firstLineChars="0"/>
              <w:jc w:val="center"/>
              <w:outlineLvl w:val="9"/>
              <w:rPr>
                <w:del w:id="3771" w:author="白日梦想家" w:date="2026-10-26T15:11:03Z"/>
              </w:rPr>
              <w:pPrChange w:id="3770" w:author="白日梦想家" w:date="2026-10-26T15:11:11Z">
                <w:pPr>
                  <w:keepNext/>
                  <w:snapToGrid w:val="0"/>
                  <w:spacing w:before="0" w:after="0" w:line="370" w:lineRule="exact"/>
                  <w:ind w:left="0" w:leftChars="0" w:right="0" w:rightChars="0" w:firstLine="0" w:firstLineChars="0"/>
                  <w:jc w:val="center"/>
                </w:pPr>
              </w:pPrChange>
            </w:pPr>
            <w:del w:id="3772"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438008F3">
            <w:pPr>
              <w:keepNext/>
              <w:widowControl/>
              <w:adjustRightInd w:val="0"/>
              <w:snapToGrid w:val="0"/>
              <w:spacing w:before="0" w:after="0" w:line="240" w:lineRule="auto"/>
              <w:ind w:left="0" w:leftChars="0" w:right="0" w:rightChars="0" w:firstLine="0" w:firstLineChars="0"/>
              <w:jc w:val="center"/>
              <w:outlineLvl w:val="9"/>
              <w:rPr>
                <w:del w:id="3774" w:author="白日梦想家" w:date="2026-10-26T15:11:03Z"/>
              </w:rPr>
              <w:pPrChange w:id="3773" w:author="白日梦想家" w:date="2026-10-26T15:11:11Z">
                <w:pPr>
                  <w:keepNext/>
                  <w:snapToGrid w:val="0"/>
                  <w:spacing w:before="0" w:after="0" w:line="370" w:lineRule="exact"/>
                  <w:ind w:left="0" w:leftChars="0" w:right="0" w:rightChars="0" w:firstLine="0" w:firstLineChars="0"/>
                  <w:jc w:val="center"/>
                </w:pPr>
              </w:pPrChange>
            </w:pPr>
            <w:del w:id="3775"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117344C5">
            <w:pPr>
              <w:keepNext/>
              <w:widowControl/>
              <w:adjustRightInd w:val="0"/>
              <w:snapToGrid w:val="0"/>
              <w:spacing w:before="0" w:after="0" w:line="240" w:lineRule="auto"/>
              <w:ind w:left="0" w:leftChars="0" w:right="0" w:rightChars="0" w:firstLine="0" w:firstLineChars="0"/>
              <w:jc w:val="center"/>
              <w:outlineLvl w:val="9"/>
              <w:rPr>
                <w:del w:id="3777" w:author="白日梦想家" w:date="2026-10-26T15:11:03Z"/>
              </w:rPr>
              <w:pPrChange w:id="3776" w:author="白日梦想家" w:date="2026-10-26T15:11:11Z">
                <w:pPr>
                  <w:keepNext/>
                  <w:snapToGrid w:val="0"/>
                  <w:spacing w:before="0" w:after="0" w:line="370" w:lineRule="exact"/>
                  <w:ind w:left="0" w:leftChars="0" w:right="0" w:rightChars="0" w:firstLine="0" w:firstLineChars="0"/>
                  <w:jc w:val="center"/>
                </w:pPr>
              </w:pPrChange>
            </w:pPr>
            <w:del w:id="3778"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FF29B25">
            <w:pPr>
              <w:keepNext/>
              <w:widowControl/>
              <w:adjustRightInd w:val="0"/>
              <w:snapToGrid w:val="0"/>
              <w:spacing w:before="0" w:after="0" w:line="240" w:lineRule="auto"/>
              <w:ind w:left="0" w:leftChars="0" w:right="0" w:rightChars="0" w:firstLine="0" w:firstLineChars="0"/>
              <w:jc w:val="center"/>
              <w:outlineLvl w:val="9"/>
              <w:rPr>
                <w:del w:id="3780" w:author="白日梦想家" w:date="2026-10-26T15:11:03Z"/>
              </w:rPr>
              <w:pPrChange w:id="3779" w:author="白日梦想家" w:date="2026-10-26T15:11:11Z">
                <w:pPr>
                  <w:keepNext/>
                  <w:snapToGrid w:val="0"/>
                  <w:spacing w:before="0" w:after="0" w:line="370" w:lineRule="exact"/>
                  <w:ind w:left="0" w:leftChars="0" w:right="0" w:rightChars="0" w:firstLine="0" w:firstLineChars="0"/>
                  <w:jc w:val="center"/>
                </w:pPr>
              </w:pPrChange>
            </w:pPr>
            <w:del w:id="3781" w:author="白日梦想家" w:date="2026-10-26T15:11:03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82" w:author="白日梦想家" w:date="2026-10-26T15:11:03Z"/>
        </w:trPr>
        <w:tc>
          <w:tcPr>
            <w:tcW w:w="1450" w:type="dxa"/>
            <w:vAlign w:val="center"/>
          </w:tcPr>
          <w:p w14:paraId="56908F1F">
            <w:pPr>
              <w:keepNext/>
              <w:widowControl/>
              <w:adjustRightInd w:val="0"/>
              <w:snapToGrid w:val="0"/>
              <w:spacing w:before="0" w:after="0" w:line="240" w:lineRule="auto"/>
              <w:ind w:left="0" w:leftChars="0" w:right="0" w:rightChars="0" w:firstLine="0" w:firstLineChars="0"/>
              <w:jc w:val="center"/>
              <w:outlineLvl w:val="9"/>
              <w:rPr>
                <w:del w:id="3784" w:author="白日梦想家" w:date="2026-10-26T15:11:03Z"/>
              </w:rPr>
              <w:pPrChange w:id="3783" w:author="白日梦想家" w:date="2026-10-26T15:11:11Z">
                <w:pPr>
                  <w:keepNext/>
                  <w:snapToGrid w:val="0"/>
                  <w:spacing w:before="0" w:after="0" w:line="370" w:lineRule="exact"/>
                  <w:ind w:left="0" w:leftChars="0" w:right="0" w:rightChars="0" w:firstLine="0" w:firstLineChars="0"/>
                  <w:jc w:val="center"/>
                </w:pPr>
              </w:pPrChange>
            </w:pPr>
            <w:del w:id="378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7926214A">
            <w:pPr>
              <w:keepNext/>
              <w:widowControl/>
              <w:adjustRightInd w:val="0"/>
              <w:snapToGrid w:val="0"/>
              <w:spacing w:before="0" w:after="0" w:line="240" w:lineRule="auto"/>
              <w:ind w:left="0" w:leftChars="0" w:right="0" w:rightChars="0" w:firstLine="0" w:firstLineChars="0"/>
              <w:jc w:val="center"/>
              <w:outlineLvl w:val="9"/>
              <w:rPr>
                <w:del w:id="3787" w:author="白日梦想家" w:date="2026-10-26T15:11:03Z"/>
              </w:rPr>
              <w:pPrChange w:id="3786" w:author="白日梦想家" w:date="2026-10-26T15:11:11Z">
                <w:pPr>
                  <w:keepNext/>
                  <w:snapToGrid w:val="0"/>
                  <w:spacing w:before="0" w:after="0" w:line="370" w:lineRule="exact"/>
                  <w:ind w:left="0" w:leftChars="0" w:right="0" w:rightChars="0" w:firstLine="0" w:firstLineChars="0"/>
                  <w:jc w:val="center"/>
                </w:pPr>
              </w:pPrChange>
            </w:pPr>
            <w:del w:id="378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4B348C06">
            <w:pPr>
              <w:keepNext/>
              <w:widowControl/>
              <w:adjustRightInd w:val="0"/>
              <w:snapToGrid w:val="0"/>
              <w:spacing w:before="0" w:after="0" w:line="240" w:lineRule="auto"/>
              <w:ind w:left="0" w:leftChars="0" w:right="0" w:rightChars="0" w:firstLine="0" w:firstLineChars="0"/>
              <w:jc w:val="center"/>
              <w:outlineLvl w:val="9"/>
              <w:rPr>
                <w:del w:id="3790" w:author="白日梦想家" w:date="2026-10-26T15:11:03Z"/>
              </w:rPr>
              <w:pPrChange w:id="3789" w:author="白日梦想家" w:date="2026-10-26T15:11:11Z">
                <w:pPr>
                  <w:keepNext/>
                  <w:snapToGrid w:val="0"/>
                  <w:spacing w:before="0" w:after="0" w:line="370" w:lineRule="exact"/>
                  <w:ind w:left="0" w:leftChars="0" w:right="0" w:rightChars="0" w:firstLine="0" w:firstLineChars="0"/>
                  <w:jc w:val="center"/>
                </w:pPr>
              </w:pPrChange>
            </w:pPr>
            <w:del w:id="3791"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8C40EA7">
            <w:pPr>
              <w:keepNext/>
              <w:widowControl/>
              <w:adjustRightInd w:val="0"/>
              <w:snapToGrid w:val="0"/>
              <w:spacing w:before="0" w:after="0" w:line="240" w:lineRule="auto"/>
              <w:ind w:left="0" w:leftChars="0" w:right="0" w:rightChars="0" w:firstLine="0" w:firstLineChars="0"/>
              <w:jc w:val="center"/>
              <w:outlineLvl w:val="9"/>
              <w:rPr>
                <w:del w:id="3793" w:author="白日梦想家" w:date="2026-10-26T15:11:03Z"/>
              </w:rPr>
              <w:pPrChange w:id="3792" w:author="白日梦想家" w:date="2026-10-26T15:11:11Z">
                <w:pPr>
                  <w:keepNext/>
                  <w:snapToGrid w:val="0"/>
                  <w:spacing w:before="0" w:after="0" w:line="370" w:lineRule="exact"/>
                  <w:ind w:left="0" w:leftChars="0" w:right="0" w:rightChars="0" w:firstLine="0" w:firstLineChars="0"/>
                  <w:jc w:val="center"/>
                </w:pPr>
              </w:pPrChange>
            </w:pPr>
            <w:del w:id="3794"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041EFAEF">
            <w:pPr>
              <w:keepNext/>
              <w:widowControl/>
              <w:adjustRightInd w:val="0"/>
              <w:snapToGrid w:val="0"/>
              <w:spacing w:before="0" w:after="0" w:line="240" w:lineRule="auto"/>
              <w:ind w:left="0" w:leftChars="0" w:right="0" w:rightChars="0" w:firstLine="0" w:firstLineChars="0"/>
              <w:jc w:val="center"/>
              <w:outlineLvl w:val="9"/>
              <w:rPr>
                <w:del w:id="3796" w:author="白日梦想家" w:date="2026-10-26T15:11:03Z"/>
              </w:rPr>
              <w:pPrChange w:id="3795" w:author="白日梦想家" w:date="2026-10-26T15:11:11Z">
                <w:pPr>
                  <w:keepNext/>
                  <w:snapToGrid w:val="0"/>
                  <w:spacing w:before="0" w:after="0" w:line="370" w:lineRule="exact"/>
                  <w:ind w:left="0" w:leftChars="0" w:right="0" w:rightChars="0" w:firstLine="0" w:firstLineChars="0"/>
                  <w:jc w:val="center"/>
                </w:pPr>
              </w:pPrChange>
            </w:pPr>
            <w:del w:id="3797"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C7B9C20">
            <w:pPr>
              <w:keepNext/>
              <w:widowControl/>
              <w:adjustRightInd w:val="0"/>
              <w:snapToGrid w:val="0"/>
              <w:spacing w:before="0" w:after="0" w:line="240" w:lineRule="auto"/>
              <w:ind w:left="0" w:leftChars="0" w:right="0" w:rightChars="0" w:firstLine="0" w:firstLineChars="0"/>
              <w:jc w:val="center"/>
              <w:outlineLvl w:val="9"/>
              <w:rPr>
                <w:del w:id="3799" w:author="白日梦想家" w:date="2026-10-26T15:11:03Z"/>
              </w:rPr>
              <w:pPrChange w:id="3798" w:author="白日梦想家" w:date="2026-10-26T15:11:11Z">
                <w:pPr>
                  <w:keepNext/>
                  <w:snapToGrid w:val="0"/>
                  <w:spacing w:before="0" w:after="0" w:line="370" w:lineRule="exact"/>
                  <w:ind w:left="0" w:leftChars="0" w:right="0" w:rightChars="0" w:firstLine="0" w:firstLineChars="0"/>
                  <w:jc w:val="center"/>
                </w:pPr>
              </w:pPrChange>
            </w:pPr>
            <w:del w:id="3800" w:author="白日梦想家" w:date="2026-10-26T15:11:03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01" w:author="白日梦想家" w:date="2026-10-26T15:11:03Z"/>
        </w:trPr>
        <w:tc>
          <w:tcPr>
            <w:tcW w:w="1450" w:type="dxa"/>
            <w:vAlign w:val="center"/>
          </w:tcPr>
          <w:p w14:paraId="6A003D88">
            <w:pPr>
              <w:keepNext/>
              <w:widowControl/>
              <w:adjustRightInd w:val="0"/>
              <w:snapToGrid w:val="0"/>
              <w:spacing w:before="0" w:after="0" w:line="240" w:lineRule="auto"/>
              <w:ind w:left="0" w:leftChars="0" w:right="0" w:rightChars="0" w:firstLine="0" w:firstLineChars="0"/>
              <w:jc w:val="center"/>
              <w:outlineLvl w:val="9"/>
              <w:rPr>
                <w:del w:id="3803" w:author="白日梦想家" w:date="2026-10-26T15:11:03Z"/>
              </w:rPr>
              <w:pPrChange w:id="3802" w:author="白日梦想家" w:date="2026-10-26T15:11:11Z">
                <w:pPr>
                  <w:keepNext/>
                  <w:snapToGrid w:val="0"/>
                  <w:spacing w:before="0" w:after="0" w:line="370" w:lineRule="exact"/>
                  <w:ind w:left="0" w:leftChars="0" w:right="0" w:rightChars="0" w:firstLine="0" w:firstLineChars="0"/>
                  <w:jc w:val="center"/>
                </w:pPr>
              </w:pPrChange>
            </w:pPr>
            <w:del w:id="380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C40F869">
            <w:pPr>
              <w:keepNext/>
              <w:widowControl/>
              <w:adjustRightInd w:val="0"/>
              <w:snapToGrid w:val="0"/>
              <w:spacing w:before="0" w:after="0" w:line="240" w:lineRule="auto"/>
              <w:ind w:left="0" w:leftChars="0" w:right="0" w:rightChars="0" w:firstLine="0" w:firstLineChars="0"/>
              <w:jc w:val="center"/>
              <w:outlineLvl w:val="9"/>
              <w:rPr>
                <w:del w:id="3806" w:author="白日梦想家" w:date="2026-10-26T15:11:03Z"/>
              </w:rPr>
              <w:pPrChange w:id="3805" w:author="白日梦想家" w:date="2026-10-26T15:11:11Z">
                <w:pPr>
                  <w:keepNext/>
                  <w:snapToGrid w:val="0"/>
                  <w:spacing w:before="0" w:after="0" w:line="370" w:lineRule="exact"/>
                  <w:ind w:left="0" w:leftChars="0" w:right="0" w:rightChars="0" w:firstLine="0" w:firstLineChars="0"/>
                  <w:jc w:val="center"/>
                </w:pPr>
              </w:pPrChange>
            </w:pPr>
            <w:del w:id="380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3BF0D07">
            <w:pPr>
              <w:keepNext/>
              <w:widowControl/>
              <w:adjustRightInd w:val="0"/>
              <w:snapToGrid w:val="0"/>
              <w:spacing w:before="0" w:after="0" w:line="240" w:lineRule="auto"/>
              <w:ind w:left="0" w:leftChars="0" w:right="0" w:rightChars="0" w:firstLine="0" w:firstLineChars="0"/>
              <w:jc w:val="center"/>
              <w:outlineLvl w:val="9"/>
              <w:rPr>
                <w:del w:id="3809" w:author="白日梦想家" w:date="2026-10-26T15:11:03Z"/>
              </w:rPr>
              <w:pPrChange w:id="3808" w:author="白日梦想家" w:date="2026-10-26T15:11:11Z">
                <w:pPr>
                  <w:keepNext/>
                  <w:snapToGrid w:val="0"/>
                  <w:spacing w:before="0" w:after="0" w:line="370" w:lineRule="exact"/>
                  <w:ind w:left="0" w:leftChars="0" w:right="0" w:rightChars="0" w:firstLine="0" w:firstLineChars="0"/>
                  <w:jc w:val="center"/>
                </w:pPr>
              </w:pPrChange>
            </w:pPr>
            <w:del w:id="3810"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246BCBBA">
            <w:pPr>
              <w:keepNext/>
              <w:widowControl/>
              <w:adjustRightInd w:val="0"/>
              <w:snapToGrid w:val="0"/>
              <w:spacing w:before="0" w:after="0" w:line="240" w:lineRule="auto"/>
              <w:ind w:left="0" w:leftChars="0" w:right="0" w:rightChars="0" w:firstLine="0" w:firstLineChars="0"/>
              <w:jc w:val="center"/>
              <w:outlineLvl w:val="9"/>
              <w:rPr>
                <w:del w:id="3812" w:author="白日梦想家" w:date="2026-10-26T15:11:03Z"/>
              </w:rPr>
              <w:pPrChange w:id="3811" w:author="白日梦想家" w:date="2026-10-26T15:11:11Z">
                <w:pPr>
                  <w:keepNext/>
                  <w:snapToGrid w:val="0"/>
                  <w:spacing w:before="0" w:after="0" w:line="370" w:lineRule="exact"/>
                  <w:ind w:left="0" w:leftChars="0" w:right="0" w:rightChars="0" w:firstLine="0" w:firstLineChars="0"/>
                  <w:jc w:val="center"/>
                </w:pPr>
              </w:pPrChange>
            </w:pPr>
            <w:del w:id="3813"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D2770FE">
            <w:pPr>
              <w:keepNext/>
              <w:widowControl/>
              <w:adjustRightInd w:val="0"/>
              <w:snapToGrid w:val="0"/>
              <w:spacing w:before="0" w:after="0" w:line="240" w:lineRule="auto"/>
              <w:ind w:left="0" w:leftChars="0" w:right="0" w:rightChars="0" w:firstLine="0" w:firstLineChars="0"/>
              <w:jc w:val="center"/>
              <w:outlineLvl w:val="9"/>
              <w:rPr>
                <w:del w:id="3815" w:author="白日梦想家" w:date="2026-10-26T15:11:03Z"/>
              </w:rPr>
              <w:pPrChange w:id="3814" w:author="白日梦想家" w:date="2026-10-26T15:11:11Z">
                <w:pPr>
                  <w:keepNext/>
                  <w:snapToGrid w:val="0"/>
                  <w:spacing w:before="0" w:after="0" w:line="370" w:lineRule="exact"/>
                  <w:ind w:left="0" w:leftChars="0" w:right="0" w:rightChars="0" w:firstLine="0" w:firstLineChars="0"/>
                  <w:jc w:val="center"/>
                </w:pPr>
              </w:pPrChange>
            </w:pPr>
            <w:del w:id="3816"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0CFEAD67">
            <w:pPr>
              <w:keepNext/>
              <w:widowControl/>
              <w:adjustRightInd w:val="0"/>
              <w:snapToGrid w:val="0"/>
              <w:spacing w:before="0" w:after="0" w:line="240" w:lineRule="auto"/>
              <w:ind w:left="0" w:leftChars="0" w:right="0" w:rightChars="0" w:firstLine="0" w:firstLineChars="0"/>
              <w:jc w:val="center"/>
              <w:outlineLvl w:val="9"/>
              <w:rPr>
                <w:del w:id="3818" w:author="白日梦想家" w:date="2026-10-26T15:11:03Z"/>
              </w:rPr>
              <w:pPrChange w:id="3817" w:author="白日梦想家" w:date="2026-10-26T15:11:11Z">
                <w:pPr>
                  <w:keepNext/>
                  <w:snapToGrid w:val="0"/>
                  <w:spacing w:before="0" w:after="0" w:line="370" w:lineRule="exact"/>
                  <w:ind w:left="0" w:leftChars="0" w:right="0" w:rightChars="0" w:firstLine="0" w:firstLineChars="0"/>
                  <w:jc w:val="center"/>
                </w:pPr>
              </w:pPrChange>
            </w:pPr>
            <w:del w:id="3819" w:author="白日梦想家" w:date="2026-10-26T15:11:03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20" w:author="白日梦想家" w:date="2026-10-26T15:11:03Z"/>
        </w:trPr>
        <w:tc>
          <w:tcPr>
            <w:tcW w:w="1450" w:type="dxa"/>
            <w:vAlign w:val="center"/>
          </w:tcPr>
          <w:p w14:paraId="15E28933">
            <w:pPr>
              <w:keepNext/>
              <w:widowControl/>
              <w:adjustRightInd w:val="0"/>
              <w:snapToGrid w:val="0"/>
              <w:spacing w:before="0" w:after="0" w:line="240" w:lineRule="auto"/>
              <w:ind w:left="0" w:leftChars="0" w:right="0" w:rightChars="0" w:firstLine="0" w:firstLineChars="0"/>
              <w:jc w:val="center"/>
              <w:outlineLvl w:val="9"/>
              <w:rPr>
                <w:del w:id="3822" w:author="白日梦想家" w:date="2026-10-26T15:11:03Z"/>
              </w:rPr>
              <w:pPrChange w:id="3821" w:author="白日梦想家" w:date="2026-10-26T15:11:11Z">
                <w:pPr>
                  <w:keepNext/>
                  <w:snapToGrid w:val="0"/>
                  <w:spacing w:before="0" w:after="0" w:line="370" w:lineRule="exact"/>
                  <w:ind w:left="0" w:leftChars="0" w:right="0" w:rightChars="0" w:firstLine="0" w:firstLineChars="0"/>
                  <w:jc w:val="center"/>
                </w:pPr>
              </w:pPrChange>
            </w:pPr>
            <w:del w:id="382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4CE969A9">
            <w:pPr>
              <w:keepNext/>
              <w:widowControl/>
              <w:adjustRightInd w:val="0"/>
              <w:snapToGrid w:val="0"/>
              <w:spacing w:before="0" w:after="0" w:line="240" w:lineRule="auto"/>
              <w:ind w:left="0" w:leftChars="0" w:right="0" w:rightChars="0" w:firstLine="0" w:firstLineChars="0"/>
              <w:jc w:val="center"/>
              <w:outlineLvl w:val="9"/>
              <w:rPr>
                <w:del w:id="3825" w:author="白日梦想家" w:date="2026-10-26T15:11:03Z"/>
              </w:rPr>
              <w:pPrChange w:id="3824" w:author="白日梦想家" w:date="2026-10-26T15:11:11Z">
                <w:pPr>
                  <w:keepNext/>
                  <w:snapToGrid w:val="0"/>
                  <w:spacing w:before="0" w:after="0" w:line="370" w:lineRule="exact"/>
                  <w:ind w:left="0" w:leftChars="0" w:right="0" w:rightChars="0" w:firstLine="0" w:firstLineChars="0"/>
                  <w:jc w:val="center"/>
                </w:pPr>
              </w:pPrChange>
            </w:pPr>
            <w:del w:id="3826"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28E9B8EB">
            <w:pPr>
              <w:keepNext/>
              <w:widowControl/>
              <w:adjustRightInd w:val="0"/>
              <w:snapToGrid w:val="0"/>
              <w:spacing w:before="0" w:after="0" w:line="240" w:lineRule="auto"/>
              <w:ind w:left="0" w:leftChars="0" w:right="0" w:rightChars="0" w:firstLine="0" w:firstLineChars="0"/>
              <w:jc w:val="center"/>
              <w:outlineLvl w:val="9"/>
              <w:rPr>
                <w:del w:id="3828" w:author="白日梦想家" w:date="2026-10-26T15:11:03Z"/>
              </w:rPr>
              <w:pPrChange w:id="3827" w:author="白日梦想家" w:date="2026-10-26T15:11:11Z">
                <w:pPr>
                  <w:keepNext/>
                  <w:snapToGrid w:val="0"/>
                  <w:spacing w:before="0" w:after="0" w:line="370" w:lineRule="exact"/>
                  <w:ind w:left="0" w:leftChars="0" w:right="0" w:rightChars="0" w:firstLine="0" w:firstLineChars="0"/>
                  <w:jc w:val="center"/>
                </w:pPr>
              </w:pPrChange>
            </w:pPr>
            <w:del w:id="3829"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62213ACF">
            <w:pPr>
              <w:keepNext/>
              <w:widowControl/>
              <w:adjustRightInd w:val="0"/>
              <w:snapToGrid w:val="0"/>
              <w:spacing w:before="0" w:after="0" w:line="240" w:lineRule="auto"/>
              <w:ind w:left="0" w:leftChars="0" w:right="0" w:rightChars="0" w:firstLine="0" w:firstLineChars="0"/>
              <w:jc w:val="center"/>
              <w:outlineLvl w:val="9"/>
              <w:rPr>
                <w:del w:id="3831" w:author="白日梦想家" w:date="2026-10-26T15:11:03Z"/>
              </w:rPr>
              <w:pPrChange w:id="3830" w:author="白日梦想家" w:date="2026-10-26T15:11:11Z">
                <w:pPr>
                  <w:keepNext/>
                  <w:snapToGrid w:val="0"/>
                  <w:spacing w:before="0" w:after="0" w:line="370" w:lineRule="exact"/>
                  <w:ind w:left="0" w:leftChars="0" w:right="0" w:rightChars="0" w:firstLine="0" w:firstLineChars="0"/>
                  <w:jc w:val="center"/>
                </w:pPr>
              </w:pPrChange>
            </w:pPr>
            <w:del w:id="3832"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4D33953B">
            <w:pPr>
              <w:keepNext/>
              <w:widowControl/>
              <w:adjustRightInd w:val="0"/>
              <w:snapToGrid w:val="0"/>
              <w:spacing w:before="0" w:after="0" w:line="240" w:lineRule="auto"/>
              <w:ind w:left="0" w:leftChars="0" w:right="0" w:rightChars="0" w:firstLine="0" w:firstLineChars="0"/>
              <w:jc w:val="center"/>
              <w:outlineLvl w:val="9"/>
              <w:rPr>
                <w:del w:id="3834" w:author="白日梦想家" w:date="2026-10-26T15:11:03Z"/>
              </w:rPr>
              <w:pPrChange w:id="3833" w:author="白日梦想家" w:date="2026-10-26T15:11:11Z">
                <w:pPr>
                  <w:keepNext/>
                  <w:snapToGrid w:val="0"/>
                  <w:spacing w:before="0" w:after="0" w:line="370" w:lineRule="exact"/>
                  <w:ind w:left="0" w:leftChars="0" w:right="0" w:rightChars="0" w:firstLine="0" w:firstLineChars="0"/>
                  <w:jc w:val="center"/>
                </w:pPr>
              </w:pPrChange>
            </w:pPr>
            <w:del w:id="3835"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69CF7C3">
            <w:pPr>
              <w:keepNext/>
              <w:widowControl/>
              <w:adjustRightInd w:val="0"/>
              <w:snapToGrid w:val="0"/>
              <w:spacing w:before="0" w:after="0" w:line="240" w:lineRule="auto"/>
              <w:ind w:left="0" w:leftChars="0" w:right="0" w:rightChars="0" w:firstLine="0" w:firstLineChars="0"/>
              <w:jc w:val="center"/>
              <w:outlineLvl w:val="9"/>
              <w:rPr>
                <w:del w:id="3837" w:author="白日梦想家" w:date="2026-10-26T15:11:03Z"/>
              </w:rPr>
              <w:pPrChange w:id="3836" w:author="白日梦想家" w:date="2026-10-26T15:11:11Z">
                <w:pPr>
                  <w:keepNext/>
                  <w:snapToGrid w:val="0"/>
                  <w:spacing w:before="0" w:after="0" w:line="370" w:lineRule="exact"/>
                  <w:ind w:left="0" w:leftChars="0" w:right="0" w:rightChars="0" w:firstLine="0" w:firstLineChars="0"/>
                  <w:jc w:val="center"/>
                </w:pPr>
              </w:pPrChange>
            </w:pPr>
            <w:del w:id="3838" w:author="白日梦想家" w:date="2026-10-26T15:11:03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39" w:author="白日梦想家" w:date="2026-10-26T15:11:03Z"/>
        </w:trPr>
        <w:tc>
          <w:tcPr>
            <w:tcW w:w="1450" w:type="dxa"/>
            <w:vAlign w:val="center"/>
          </w:tcPr>
          <w:p w14:paraId="664C6F22">
            <w:pPr>
              <w:keepNext/>
              <w:widowControl/>
              <w:adjustRightInd w:val="0"/>
              <w:snapToGrid w:val="0"/>
              <w:spacing w:before="0" w:after="0" w:line="240" w:lineRule="auto"/>
              <w:ind w:left="0" w:leftChars="0" w:right="0" w:rightChars="0" w:firstLine="0" w:firstLineChars="0"/>
              <w:jc w:val="center"/>
              <w:outlineLvl w:val="9"/>
              <w:rPr>
                <w:del w:id="3841" w:author="白日梦想家" w:date="2026-10-26T15:11:03Z"/>
              </w:rPr>
              <w:pPrChange w:id="3840" w:author="白日梦想家" w:date="2026-10-26T15:11:11Z">
                <w:pPr>
                  <w:keepNext/>
                  <w:snapToGrid w:val="0"/>
                  <w:spacing w:before="0" w:after="0" w:line="370" w:lineRule="exact"/>
                  <w:ind w:left="0" w:leftChars="0" w:right="0" w:rightChars="0" w:firstLine="0" w:firstLineChars="0"/>
                  <w:jc w:val="center"/>
                </w:pPr>
              </w:pPrChange>
            </w:pPr>
            <w:del w:id="384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AB4A323">
            <w:pPr>
              <w:keepNext/>
              <w:widowControl/>
              <w:adjustRightInd w:val="0"/>
              <w:snapToGrid w:val="0"/>
              <w:spacing w:before="0" w:after="0" w:line="240" w:lineRule="auto"/>
              <w:ind w:left="0" w:leftChars="0" w:right="0" w:rightChars="0" w:firstLine="0" w:firstLineChars="0"/>
              <w:jc w:val="center"/>
              <w:outlineLvl w:val="9"/>
              <w:rPr>
                <w:del w:id="3844" w:author="白日梦想家" w:date="2026-10-26T15:11:03Z"/>
              </w:rPr>
              <w:pPrChange w:id="3843" w:author="白日梦想家" w:date="2026-10-26T15:11:11Z">
                <w:pPr>
                  <w:keepNext/>
                  <w:snapToGrid w:val="0"/>
                  <w:spacing w:before="0" w:after="0" w:line="370" w:lineRule="exact"/>
                  <w:ind w:left="0" w:leftChars="0" w:right="0" w:rightChars="0" w:firstLine="0" w:firstLineChars="0"/>
                  <w:jc w:val="center"/>
                </w:pPr>
              </w:pPrChange>
            </w:pPr>
            <w:del w:id="3845"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3AB58B8">
            <w:pPr>
              <w:keepNext/>
              <w:widowControl/>
              <w:adjustRightInd w:val="0"/>
              <w:snapToGrid w:val="0"/>
              <w:spacing w:before="0" w:after="0" w:line="240" w:lineRule="auto"/>
              <w:ind w:left="0" w:leftChars="0" w:right="0" w:rightChars="0" w:firstLine="0" w:firstLineChars="0"/>
              <w:jc w:val="center"/>
              <w:outlineLvl w:val="9"/>
              <w:rPr>
                <w:del w:id="3847" w:author="白日梦想家" w:date="2026-10-26T15:11:03Z"/>
              </w:rPr>
              <w:pPrChange w:id="3846" w:author="白日梦想家" w:date="2026-10-26T15:11:11Z">
                <w:pPr>
                  <w:keepNext/>
                  <w:snapToGrid w:val="0"/>
                  <w:spacing w:before="0" w:after="0" w:line="370" w:lineRule="exact"/>
                  <w:ind w:left="0" w:leftChars="0" w:right="0" w:rightChars="0" w:firstLine="0" w:firstLineChars="0"/>
                  <w:jc w:val="center"/>
                </w:pPr>
              </w:pPrChange>
            </w:pPr>
            <w:del w:id="3848"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76CA742B">
            <w:pPr>
              <w:keepNext/>
              <w:widowControl/>
              <w:adjustRightInd w:val="0"/>
              <w:snapToGrid w:val="0"/>
              <w:spacing w:before="0" w:after="0" w:line="240" w:lineRule="auto"/>
              <w:ind w:left="0" w:leftChars="0" w:right="0" w:rightChars="0" w:firstLine="0" w:firstLineChars="0"/>
              <w:jc w:val="center"/>
              <w:outlineLvl w:val="9"/>
              <w:rPr>
                <w:del w:id="3850" w:author="白日梦想家" w:date="2026-10-26T15:11:03Z"/>
              </w:rPr>
              <w:pPrChange w:id="3849" w:author="白日梦想家" w:date="2026-10-26T15:11:11Z">
                <w:pPr>
                  <w:keepNext/>
                  <w:snapToGrid w:val="0"/>
                  <w:spacing w:before="0" w:after="0" w:line="370" w:lineRule="exact"/>
                  <w:ind w:left="0" w:leftChars="0" w:right="0" w:rightChars="0" w:firstLine="0" w:firstLineChars="0"/>
                  <w:jc w:val="center"/>
                </w:pPr>
              </w:pPrChange>
            </w:pPr>
            <w:del w:id="3851"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24E6A1B3">
            <w:pPr>
              <w:keepNext/>
              <w:widowControl/>
              <w:adjustRightInd w:val="0"/>
              <w:snapToGrid w:val="0"/>
              <w:spacing w:before="0" w:after="0" w:line="240" w:lineRule="auto"/>
              <w:ind w:left="0" w:leftChars="0" w:right="0" w:rightChars="0" w:firstLine="0" w:firstLineChars="0"/>
              <w:jc w:val="center"/>
              <w:outlineLvl w:val="9"/>
              <w:rPr>
                <w:del w:id="3853" w:author="白日梦想家" w:date="2026-10-26T15:11:03Z"/>
              </w:rPr>
              <w:pPrChange w:id="3852" w:author="白日梦想家" w:date="2026-10-26T15:11:11Z">
                <w:pPr>
                  <w:keepNext/>
                  <w:snapToGrid w:val="0"/>
                  <w:spacing w:before="0" w:after="0" w:line="370" w:lineRule="exact"/>
                  <w:ind w:left="0" w:leftChars="0" w:right="0" w:rightChars="0" w:firstLine="0" w:firstLineChars="0"/>
                  <w:jc w:val="center"/>
                </w:pPr>
              </w:pPrChange>
            </w:pPr>
            <w:del w:id="3854" w:author="白日梦想家" w:date="2026-10-26T15:11:03Z">
              <w:r>
                <w:rPr>
                  <w:rFonts w:hint="eastAsia" w:ascii="方正仿宋_GBK" w:hAnsi="方正仿宋_GBK" w:eastAsia="方正仿宋_GBK" w:cs="Times New Roman"/>
                  <w:sz w:val="24"/>
                  <w:szCs w:val="24"/>
                </w:rPr>
                <w:delText>1.83～1.93</w:delText>
              </w:r>
            </w:del>
          </w:p>
        </w:tc>
        <w:tc>
          <w:tcPr>
            <w:tcW w:w="1453" w:type="dxa"/>
            <w:vAlign w:val="center"/>
          </w:tcPr>
          <w:p w14:paraId="49F8DDEB">
            <w:pPr>
              <w:keepNext/>
              <w:widowControl/>
              <w:adjustRightInd w:val="0"/>
              <w:snapToGrid w:val="0"/>
              <w:spacing w:before="0" w:after="0" w:line="240" w:lineRule="auto"/>
              <w:ind w:left="0" w:leftChars="0" w:right="0" w:rightChars="0" w:firstLine="0" w:firstLineChars="0"/>
              <w:jc w:val="center"/>
              <w:outlineLvl w:val="9"/>
              <w:rPr>
                <w:del w:id="3856" w:author="白日梦想家" w:date="2026-10-26T15:11:03Z"/>
              </w:rPr>
              <w:pPrChange w:id="3855" w:author="白日梦想家" w:date="2026-10-26T15:11:11Z">
                <w:pPr>
                  <w:keepNext/>
                  <w:snapToGrid w:val="0"/>
                  <w:spacing w:before="0" w:after="0" w:line="370" w:lineRule="exact"/>
                  <w:ind w:left="0" w:leftChars="0" w:right="0" w:rightChars="0" w:firstLine="0" w:firstLineChars="0"/>
                  <w:jc w:val="center"/>
                </w:pPr>
              </w:pPrChange>
            </w:pPr>
            <w:del w:id="3857" w:author="白日梦想家" w:date="2026-10-26T15:11:03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58" w:author="白日梦想家" w:date="2026-10-26T15:11:03Z"/>
        </w:trPr>
        <w:tc>
          <w:tcPr>
            <w:tcW w:w="1450" w:type="dxa"/>
            <w:vAlign w:val="center"/>
          </w:tcPr>
          <w:p w14:paraId="70D2316F">
            <w:pPr>
              <w:keepNext/>
              <w:widowControl/>
              <w:adjustRightInd w:val="0"/>
              <w:snapToGrid w:val="0"/>
              <w:spacing w:before="0" w:after="0" w:line="240" w:lineRule="auto"/>
              <w:ind w:left="0" w:leftChars="0" w:right="0" w:rightChars="0" w:firstLine="0" w:firstLineChars="0"/>
              <w:jc w:val="center"/>
              <w:outlineLvl w:val="9"/>
              <w:rPr>
                <w:del w:id="3860" w:author="白日梦想家" w:date="2026-10-26T15:11:03Z"/>
              </w:rPr>
              <w:pPrChange w:id="3859" w:author="白日梦想家" w:date="2026-10-26T15:11:11Z">
                <w:pPr>
                  <w:keepNext/>
                  <w:snapToGrid w:val="0"/>
                  <w:spacing w:before="0" w:after="0" w:line="370" w:lineRule="exact"/>
                  <w:ind w:left="0" w:leftChars="0" w:right="0" w:rightChars="0" w:firstLine="0" w:firstLineChars="0"/>
                  <w:jc w:val="center"/>
                </w:pPr>
              </w:pPrChange>
            </w:pPr>
            <w:del w:id="386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BD19A80">
            <w:pPr>
              <w:keepNext/>
              <w:widowControl/>
              <w:adjustRightInd w:val="0"/>
              <w:snapToGrid w:val="0"/>
              <w:spacing w:before="0" w:after="0" w:line="240" w:lineRule="auto"/>
              <w:ind w:left="0" w:leftChars="0" w:right="0" w:rightChars="0" w:firstLine="0" w:firstLineChars="0"/>
              <w:jc w:val="center"/>
              <w:outlineLvl w:val="9"/>
              <w:rPr>
                <w:del w:id="3863" w:author="白日梦想家" w:date="2026-10-26T15:11:03Z"/>
              </w:rPr>
              <w:pPrChange w:id="3862" w:author="白日梦想家" w:date="2026-10-26T15:11:11Z">
                <w:pPr>
                  <w:keepNext/>
                  <w:snapToGrid w:val="0"/>
                  <w:spacing w:before="0" w:after="0" w:line="370" w:lineRule="exact"/>
                  <w:ind w:left="0" w:leftChars="0" w:right="0" w:rightChars="0" w:firstLine="0" w:firstLineChars="0"/>
                  <w:jc w:val="center"/>
                </w:pPr>
              </w:pPrChange>
            </w:pPr>
            <w:del w:id="3864"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64F27CD9">
            <w:pPr>
              <w:keepNext/>
              <w:widowControl/>
              <w:adjustRightInd w:val="0"/>
              <w:snapToGrid w:val="0"/>
              <w:spacing w:before="0" w:after="0" w:line="240" w:lineRule="auto"/>
              <w:ind w:left="0" w:leftChars="0" w:right="0" w:rightChars="0" w:firstLine="0" w:firstLineChars="0"/>
              <w:jc w:val="center"/>
              <w:outlineLvl w:val="9"/>
              <w:rPr>
                <w:del w:id="3866" w:author="白日梦想家" w:date="2026-10-26T15:11:03Z"/>
              </w:rPr>
              <w:pPrChange w:id="3865" w:author="白日梦想家" w:date="2026-10-26T15:11:11Z">
                <w:pPr>
                  <w:keepNext/>
                  <w:snapToGrid w:val="0"/>
                  <w:spacing w:before="0" w:after="0" w:line="370" w:lineRule="exact"/>
                  <w:ind w:left="0" w:leftChars="0" w:right="0" w:rightChars="0" w:firstLine="0" w:firstLineChars="0"/>
                  <w:jc w:val="center"/>
                </w:pPr>
              </w:pPrChange>
            </w:pPr>
            <w:del w:id="3867"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7FCF5E51">
            <w:pPr>
              <w:keepNext/>
              <w:widowControl/>
              <w:adjustRightInd w:val="0"/>
              <w:snapToGrid w:val="0"/>
              <w:spacing w:before="0" w:after="0" w:line="240" w:lineRule="auto"/>
              <w:ind w:left="0" w:leftChars="0" w:right="0" w:rightChars="0" w:firstLine="0" w:firstLineChars="0"/>
              <w:jc w:val="center"/>
              <w:outlineLvl w:val="9"/>
              <w:rPr>
                <w:del w:id="3869" w:author="白日梦想家" w:date="2026-10-26T15:11:03Z"/>
              </w:rPr>
              <w:pPrChange w:id="3868" w:author="白日梦想家" w:date="2026-10-26T15:11:11Z">
                <w:pPr>
                  <w:keepNext/>
                  <w:snapToGrid w:val="0"/>
                  <w:spacing w:before="0" w:after="0" w:line="370" w:lineRule="exact"/>
                  <w:ind w:left="0" w:leftChars="0" w:right="0" w:rightChars="0" w:firstLine="0" w:firstLineChars="0"/>
                  <w:jc w:val="center"/>
                </w:pPr>
              </w:pPrChange>
            </w:pPr>
            <w:del w:id="3870"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532DA3C3">
            <w:pPr>
              <w:keepNext/>
              <w:widowControl/>
              <w:adjustRightInd w:val="0"/>
              <w:snapToGrid w:val="0"/>
              <w:spacing w:before="0" w:after="0" w:line="240" w:lineRule="auto"/>
              <w:ind w:left="0" w:leftChars="0" w:right="0" w:rightChars="0" w:firstLine="0" w:firstLineChars="0"/>
              <w:jc w:val="center"/>
              <w:outlineLvl w:val="9"/>
              <w:rPr>
                <w:del w:id="3872" w:author="白日梦想家" w:date="2026-10-26T15:11:03Z"/>
              </w:rPr>
              <w:pPrChange w:id="3871" w:author="白日梦想家" w:date="2026-10-26T15:11:11Z">
                <w:pPr>
                  <w:keepNext/>
                  <w:snapToGrid w:val="0"/>
                  <w:spacing w:before="0" w:after="0" w:line="370" w:lineRule="exact"/>
                  <w:ind w:left="0" w:leftChars="0" w:right="0" w:rightChars="0" w:firstLine="0" w:firstLineChars="0"/>
                  <w:jc w:val="center"/>
                </w:pPr>
              </w:pPrChange>
            </w:pPr>
            <w:del w:id="3873"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A8F9630">
            <w:pPr>
              <w:keepNext/>
              <w:widowControl/>
              <w:adjustRightInd w:val="0"/>
              <w:snapToGrid w:val="0"/>
              <w:spacing w:before="0" w:after="0" w:line="240" w:lineRule="auto"/>
              <w:ind w:left="0" w:leftChars="0" w:right="0" w:rightChars="0" w:firstLine="0" w:firstLineChars="0"/>
              <w:jc w:val="center"/>
              <w:outlineLvl w:val="9"/>
              <w:rPr>
                <w:del w:id="3875" w:author="白日梦想家" w:date="2026-10-26T15:11:03Z"/>
              </w:rPr>
              <w:pPrChange w:id="3874" w:author="白日梦想家" w:date="2026-10-26T15:11:11Z">
                <w:pPr>
                  <w:keepNext/>
                  <w:snapToGrid w:val="0"/>
                  <w:spacing w:before="0" w:after="0" w:line="370" w:lineRule="exact"/>
                  <w:ind w:left="0" w:leftChars="0" w:right="0" w:rightChars="0" w:firstLine="0" w:firstLineChars="0"/>
                  <w:jc w:val="center"/>
                </w:pPr>
              </w:pPrChange>
            </w:pPr>
            <w:del w:id="3876" w:author="白日梦想家" w:date="2026-10-26T15:11:03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77" w:author="白日梦想家" w:date="2026-10-26T15:11:03Z"/>
        </w:trPr>
        <w:tc>
          <w:tcPr>
            <w:tcW w:w="1450" w:type="dxa"/>
            <w:vAlign w:val="center"/>
          </w:tcPr>
          <w:p w14:paraId="0DCE417D">
            <w:pPr>
              <w:keepNext/>
              <w:widowControl/>
              <w:adjustRightInd w:val="0"/>
              <w:snapToGrid w:val="0"/>
              <w:spacing w:before="0" w:after="0" w:line="240" w:lineRule="auto"/>
              <w:ind w:left="0" w:leftChars="0" w:right="0" w:rightChars="0" w:firstLine="0" w:firstLineChars="0"/>
              <w:jc w:val="center"/>
              <w:outlineLvl w:val="9"/>
              <w:rPr>
                <w:del w:id="3879" w:author="白日梦想家" w:date="2026-10-26T15:11:03Z"/>
              </w:rPr>
              <w:pPrChange w:id="3878" w:author="白日梦想家" w:date="2026-10-26T15:11:11Z">
                <w:pPr>
                  <w:keepNext/>
                  <w:snapToGrid w:val="0"/>
                  <w:spacing w:before="0" w:after="0" w:line="370" w:lineRule="exact"/>
                  <w:ind w:left="0" w:leftChars="0" w:right="0" w:rightChars="0" w:firstLine="0" w:firstLineChars="0"/>
                  <w:jc w:val="center"/>
                </w:pPr>
              </w:pPrChange>
            </w:pPr>
            <w:del w:id="388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65DB5B6">
            <w:pPr>
              <w:keepNext/>
              <w:widowControl/>
              <w:adjustRightInd w:val="0"/>
              <w:snapToGrid w:val="0"/>
              <w:spacing w:before="0" w:after="0" w:line="240" w:lineRule="auto"/>
              <w:ind w:left="0" w:leftChars="0" w:right="0" w:rightChars="0" w:firstLine="0" w:firstLineChars="0"/>
              <w:jc w:val="center"/>
              <w:outlineLvl w:val="9"/>
              <w:rPr>
                <w:del w:id="3882" w:author="白日梦想家" w:date="2026-10-26T15:11:03Z"/>
              </w:rPr>
              <w:pPrChange w:id="3881" w:author="白日梦想家" w:date="2026-10-26T15:11:11Z">
                <w:pPr>
                  <w:keepNext/>
                  <w:snapToGrid w:val="0"/>
                  <w:spacing w:before="0" w:after="0" w:line="370" w:lineRule="exact"/>
                  <w:ind w:left="0" w:leftChars="0" w:right="0" w:rightChars="0" w:firstLine="0" w:firstLineChars="0"/>
                  <w:jc w:val="center"/>
                </w:pPr>
              </w:pPrChange>
            </w:pPr>
            <w:del w:id="388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0FCDE28D">
            <w:pPr>
              <w:keepNext/>
              <w:widowControl/>
              <w:adjustRightInd w:val="0"/>
              <w:snapToGrid w:val="0"/>
              <w:spacing w:before="0" w:after="0" w:line="240" w:lineRule="auto"/>
              <w:ind w:left="0" w:leftChars="0" w:right="0" w:rightChars="0" w:firstLine="0" w:firstLineChars="0"/>
              <w:jc w:val="center"/>
              <w:outlineLvl w:val="9"/>
              <w:rPr>
                <w:del w:id="3885" w:author="白日梦想家" w:date="2026-10-26T15:11:03Z"/>
              </w:rPr>
              <w:pPrChange w:id="3884" w:author="白日梦想家" w:date="2026-10-26T15:11:11Z">
                <w:pPr>
                  <w:keepNext/>
                  <w:snapToGrid w:val="0"/>
                  <w:spacing w:before="0" w:after="0" w:line="370" w:lineRule="exact"/>
                  <w:ind w:left="0" w:leftChars="0" w:right="0" w:rightChars="0" w:firstLine="0" w:firstLineChars="0"/>
                  <w:jc w:val="center"/>
                </w:pPr>
              </w:pPrChange>
            </w:pPr>
            <w:del w:id="3886"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ED9727">
            <w:pPr>
              <w:keepNext/>
              <w:widowControl/>
              <w:adjustRightInd w:val="0"/>
              <w:snapToGrid w:val="0"/>
              <w:spacing w:before="0" w:after="0" w:line="240" w:lineRule="auto"/>
              <w:ind w:left="0" w:leftChars="0" w:right="0" w:rightChars="0" w:firstLine="0" w:firstLineChars="0"/>
              <w:jc w:val="center"/>
              <w:outlineLvl w:val="9"/>
              <w:rPr>
                <w:del w:id="3888" w:author="白日梦想家" w:date="2026-10-26T15:11:03Z"/>
              </w:rPr>
              <w:pPrChange w:id="3887" w:author="白日梦想家" w:date="2026-10-26T15:11:11Z">
                <w:pPr>
                  <w:keepNext/>
                  <w:snapToGrid w:val="0"/>
                  <w:spacing w:before="0" w:after="0" w:line="370" w:lineRule="exact"/>
                  <w:ind w:left="0" w:leftChars="0" w:right="0" w:rightChars="0" w:firstLine="0" w:firstLineChars="0"/>
                  <w:jc w:val="center"/>
                </w:pPr>
              </w:pPrChange>
            </w:pPr>
            <w:del w:id="3889"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360F068">
            <w:pPr>
              <w:keepNext/>
              <w:widowControl/>
              <w:adjustRightInd w:val="0"/>
              <w:snapToGrid w:val="0"/>
              <w:spacing w:before="0" w:after="0" w:line="240" w:lineRule="auto"/>
              <w:ind w:left="0" w:leftChars="0" w:right="0" w:rightChars="0" w:firstLine="0" w:firstLineChars="0"/>
              <w:jc w:val="center"/>
              <w:outlineLvl w:val="9"/>
              <w:rPr>
                <w:del w:id="3891" w:author="白日梦想家" w:date="2026-10-26T15:11:03Z"/>
              </w:rPr>
              <w:pPrChange w:id="3890" w:author="白日梦想家" w:date="2026-10-26T15:11:11Z">
                <w:pPr>
                  <w:keepNext/>
                  <w:snapToGrid w:val="0"/>
                  <w:spacing w:before="0" w:after="0" w:line="370" w:lineRule="exact"/>
                  <w:ind w:left="0" w:leftChars="0" w:right="0" w:rightChars="0" w:firstLine="0" w:firstLineChars="0"/>
                  <w:jc w:val="center"/>
                </w:pPr>
              </w:pPrChange>
            </w:pPr>
            <w:del w:id="3892"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8FB5829">
            <w:pPr>
              <w:keepNext/>
              <w:widowControl/>
              <w:adjustRightInd w:val="0"/>
              <w:snapToGrid w:val="0"/>
              <w:spacing w:before="0" w:after="0" w:line="240" w:lineRule="auto"/>
              <w:ind w:left="0" w:leftChars="0" w:right="0" w:rightChars="0" w:firstLine="0" w:firstLineChars="0"/>
              <w:jc w:val="center"/>
              <w:outlineLvl w:val="9"/>
              <w:rPr>
                <w:del w:id="3894" w:author="白日梦想家" w:date="2026-10-26T15:11:03Z"/>
              </w:rPr>
              <w:pPrChange w:id="3893" w:author="白日梦想家" w:date="2026-10-26T15:11:11Z">
                <w:pPr>
                  <w:keepNext/>
                  <w:snapToGrid w:val="0"/>
                  <w:spacing w:before="0" w:after="0" w:line="370" w:lineRule="exact"/>
                  <w:ind w:left="0" w:leftChars="0" w:right="0" w:rightChars="0" w:firstLine="0" w:firstLineChars="0"/>
                  <w:jc w:val="center"/>
                </w:pPr>
              </w:pPrChange>
            </w:pPr>
            <w:del w:id="3895" w:author="白日梦想家" w:date="2026-10-26T15:11:03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96" w:author="白日梦想家" w:date="2026-10-26T15:11:03Z"/>
        </w:trPr>
        <w:tc>
          <w:tcPr>
            <w:tcW w:w="1450" w:type="dxa"/>
            <w:vAlign w:val="center"/>
          </w:tcPr>
          <w:p w14:paraId="62C7F118">
            <w:pPr>
              <w:keepNext/>
              <w:widowControl/>
              <w:adjustRightInd w:val="0"/>
              <w:snapToGrid w:val="0"/>
              <w:spacing w:before="0" w:after="0" w:line="240" w:lineRule="auto"/>
              <w:ind w:left="0" w:leftChars="0" w:right="0" w:rightChars="0" w:firstLine="0" w:firstLineChars="0"/>
              <w:jc w:val="center"/>
              <w:outlineLvl w:val="9"/>
              <w:rPr>
                <w:del w:id="3898" w:author="白日梦想家" w:date="2026-10-26T15:11:03Z"/>
              </w:rPr>
              <w:pPrChange w:id="3897" w:author="白日梦想家" w:date="2026-10-26T15:11:11Z">
                <w:pPr>
                  <w:keepNext/>
                  <w:snapToGrid w:val="0"/>
                  <w:spacing w:before="0" w:after="0" w:line="370" w:lineRule="exact"/>
                  <w:ind w:left="0" w:leftChars="0" w:right="0" w:rightChars="0" w:firstLine="0" w:firstLineChars="0"/>
                  <w:jc w:val="center"/>
                </w:pPr>
              </w:pPrChange>
            </w:pPr>
            <w:del w:id="389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C5451">
            <w:pPr>
              <w:keepNext/>
              <w:widowControl/>
              <w:adjustRightInd w:val="0"/>
              <w:snapToGrid w:val="0"/>
              <w:spacing w:before="0" w:after="0" w:line="240" w:lineRule="auto"/>
              <w:ind w:left="0" w:leftChars="0" w:right="0" w:rightChars="0" w:firstLine="0" w:firstLineChars="0"/>
              <w:jc w:val="center"/>
              <w:outlineLvl w:val="9"/>
              <w:rPr>
                <w:del w:id="3901" w:author="白日梦想家" w:date="2026-10-26T15:11:03Z"/>
              </w:rPr>
              <w:pPrChange w:id="3900" w:author="白日梦想家" w:date="2026-10-26T15:11:11Z">
                <w:pPr>
                  <w:keepNext/>
                  <w:snapToGrid w:val="0"/>
                  <w:spacing w:before="0" w:after="0" w:line="370" w:lineRule="exact"/>
                  <w:ind w:left="0" w:leftChars="0" w:right="0" w:rightChars="0" w:firstLine="0" w:firstLineChars="0"/>
                  <w:jc w:val="center"/>
                </w:pPr>
              </w:pPrChange>
            </w:pPr>
            <w:del w:id="390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BD0970B">
            <w:pPr>
              <w:keepNext/>
              <w:widowControl/>
              <w:adjustRightInd w:val="0"/>
              <w:snapToGrid w:val="0"/>
              <w:spacing w:before="0" w:after="0" w:line="240" w:lineRule="auto"/>
              <w:ind w:left="0" w:leftChars="0" w:right="0" w:rightChars="0" w:firstLine="0" w:firstLineChars="0"/>
              <w:jc w:val="center"/>
              <w:outlineLvl w:val="9"/>
              <w:rPr>
                <w:del w:id="3904" w:author="白日梦想家" w:date="2026-10-26T15:11:03Z"/>
              </w:rPr>
              <w:pPrChange w:id="3903" w:author="白日梦想家" w:date="2026-10-26T15:11:11Z">
                <w:pPr>
                  <w:keepNext/>
                  <w:snapToGrid w:val="0"/>
                  <w:spacing w:before="0" w:after="0" w:line="370" w:lineRule="exact"/>
                  <w:ind w:left="0" w:leftChars="0" w:right="0" w:rightChars="0" w:firstLine="0" w:firstLineChars="0"/>
                  <w:jc w:val="center"/>
                </w:pPr>
              </w:pPrChange>
            </w:pPr>
            <w:del w:id="3905"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4DAEAD5A">
            <w:pPr>
              <w:keepNext/>
              <w:widowControl/>
              <w:adjustRightInd w:val="0"/>
              <w:snapToGrid w:val="0"/>
              <w:spacing w:before="0" w:after="0" w:line="240" w:lineRule="auto"/>
              <w:ind w:left="0" w:leftChars="0" w:right="0" w:rightChars="0" w:firstLine="0" w:firstLineChars="0"/>
              <w:jc w:val="center"/>
              <w:outlineLvl w:val="9"/>
              <w:rPr>
                <w:del w:id="3907" w:author="白日梦想家" w:date="2026-10-26T15:11:03Z"/>
              </w:rPr>
              <w:pPrChange w:id="3906" w:author="白日梦想家" w:date="2026-10-26T15:11:11Z">
                <w:pPr>
                  <w:keepNext/>
                  <w:snapToGrid w:val="0"/>
                  <w:spacing w:before="0" w:after="0" w:line="370" w:lineRule="exact"/>
                  <w:ind w:left="0" w:leftChars="0" w:right="0" w:rightChars="0" w:firstLine="0" w:firstLineChars="0"/>
                  <w:jc w:val="center"/>
                </w:pPr>
              </w:pPrChange>
            </w:pPr>
            <w:del w:id="3908"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1B4F419F">
            <w:pPr>
              <w:keepNext/>
              <w:widowControl/>
              <w:adjustRightInd w:val="0"/>
              <w:snapToGrid w:val="0"/>
              <w:spacing w:before="0" w:after="0" w:line="240" w:lineRule="auto"/>
              <w:ind w:left="0" w:leftChars="0" w:right="0" w:rightChars="0" w:firstLine="0" w:firstLineChars="0"/>
              <w:jc w:val="center"/>
              <w:outlineLvl w:val="9"/>
              <w:rPr>
                <w:del w:id="3910" w:author="白日梦想家" w:date="2026-10-26T15:11:03Z"/>
              </w:rPr>
              <w:pPrChange w:id="3909" w:author="白日梦想家" w:date="2026-10-26T15:11:11Z">
                <w:pPr>
                  <w:keepNext/>
                  <w:snapToGrid w:val="0"/>
                  <w:spacing w:before="0" w:after="0" w:line="370" w:lineRule="exact"/>
                  <w:ind w:left="0" w:leftChars="0" w:right="0" w:rightChars="0" w:firstLine="0" w:firstLineChars="0"/>
                  <w:jc w:val="center"/>
                </w:pPr>
              </w:pPrChange>
            </w:pPr>
            <w:del w:id="391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C960336">
            <w:pPr>
              <w:keepNext/>
              <w:widowControl/>
              <w:adjustRightInd w:val="0"/>
              <w:snapToGrid w:val="0"/>
              <w:spacing w:before="0" w:after="0" w:line="240" w:lineRule="auto"/>
              <w:ind w:left="0" w:leftChars="0" w:right="0" w:rightChars="0" w:firstLine="0" w:firstLineChars="0"/>
              <w:jc w:val="center"/>
              <w:outlineLvl w:val="9"/>
              <w:rPr>
                <w:del w:id="3913" w:author="白日梦想家" w:date="2026-10-26T15:11:03Z"/>
              </w:rPr>
              <w:pPrChange w:id="3912" w:author="白日梦想家" w:date="2026-10-26T15:11:11Z">
                <w:pPr>
                  <w:keepNext/>
                  <w:snapToGrid w:val="0"/>
                  <w:spacing w:before="0" w:after="0" w:line="370" w:lineRule="exact"/>
                  <w:ind w:left="0" w:leftChars="0" w:right="0" w:rightChars="0" w:firstLine="0" w:firstLineChars="0"/>
                  <w:jc w:val="center"/>
                </w:pPr>
              </w:pPrChange>
            </w:pPr>
            <w:del w:id="3914" w:author="白日梦想家" w:date="2026-10-26T15:11:03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15" w:author="白日梦想家" w:date="2026-10-26T15:11:03Z"/>
        </w:trPr>
        <w:tc>
          <w:tcPr>
            <w:tcW w:w="1450" w:type="dxa"/>
            <w:vAlign w:val="center"/>
          </w:tcPr>
          <w:p w14:paraId="7A544D53">
            <w:pPr>
              <w:keepNext/>
              <w:widowControl/>
              <w:adjustRightInd w:val="0"/>
              <w:snapToGrid w:val="0"/>
              <w:spacing w:before="0" w:after="0" w:line="240" w:lineRule="auto"/>
              <w:ind w:left="0" w:leftChars="0" w:right="0" w:rightChars="0" w:firstLine="0" w:firstLineChars="0"/>
              <w:jc w:val="center"/>
              <w:outlineLvl w:val="9"/>
              <w:rPr>
                <w:del w:id="3917" w:author="白日梦想家" w:date="2026-10-26T15:11:03Z"/>
              </w:rPr>
              <w:pPrChange w:id="3916" w:author="白日梦想家" w:date="2026-10-26T15:11:11Z">
                <w:pPr>
                  <w:keepNext/>
                  <w:snapToGrid w:val="0"/>
                  <w:spacing w:before="0" w:after="0" w:line="370" w:lineRule="exact"/>
                  <w:ind w:left="0" w:leftChars="0" w:right="0" w:rightChars="0" w:firstLine="0" w:firstLineChars="0"/>
                  <w:jc w:val="center"/>
                </w:pPr>
              </w:pPrChange>
            </w:pPr>
            <w:del w:id="391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3CBBC9AA">
            <w:pPr>
              <w:keepNext/>
              <w:widowControl/>
              <w:adjustRightInd w:val="0"/>
              <w:snapToGrid w:val="0"/>
              <w:spacing w:before="0" w:after="0" w:line="240" w:lineRule="auto"/>
              <w:ind w:left="0" w:leftChars="0" w:right="0" w:rightChars="0" w:firstLine="0" w:firstLineChars="0"/>
              <w:jc w:val="center"/>
              <w:outlineLvl w:val="9"/>
              <w:rPr>
                <w:del w:id="3920" w:author="白日梦想家" w:date="2026-10-26T15:11:03Z"/>
              </w:rPr>
              <w:pPrChange w:id="3919" w:author="白日梦想家" w:date="2026-10-26T15:11:11Z">
                <w:pPr>
                  <w:keepNext/>
                  <w:snapToGrid w:val="0"/>
                  <w:spacing w:before="0" w:after="0" w:line="370" w:lineRule="exact"/>
                  <w:ind w:left="0" w:leftChars="0" w:right="0" w:rightChars="0" w:firstLine="0" w:firstLineChars="0"/>
                  <w:jc w:val="center"/>
                </w:pPr>
              </w:pPrChange>
            </w:pPr>
            <w:del w:id="392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55F68A0">
            <w:pPr>
              <w:keepNext/>
              <w:widowControl/>
              <w:adjustRightInd w:val="0"/>
              <w:snapToGrid w:val="0"/>
              <w:spacing w:before="0" w:after="0" w:line="240" w:lineRule="auto"/>
              <w:ind w:left="0" w:leftChars="0" w:right="0" w:rightChars="0" w:firstLine="0" w:firstLineChars="0"/>
              <w:jc w:val="center"/>
              <w:outlineLvl w:val="9"/>
              <w:rPr>
                <w:del w:id="3923" w:author="白日梦想家" w:date="2026-10-26T15:11:03Z"/>
              </w:rPr>
              <w:pPrChange w:id="3922" w:author="白日梦想家" w:date="2026-10-26T15:11:11Z">
                <w:pPr>
                  <w:keepNext/>
                  <w:snapToGrid w:val="0"/>
                  <w:spacing w:before="0" w:after="0" w:line="370" w:lineRule="exact"/>
                  <w:ind w:left="0" w:leftChars="0" w:right="0" w:rightChars="0" w:firstLine="0" w:firstLineChars="0"/>
                  <w:jc w:val="center"/>
                </w:pPr>
              </w:pPrChange>
            </w:pPr>
            <w:del w:id="3924"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2285C98C">
            <w:pPr>
              <w:keepNext/>
              <w:widowControl/>
              <w:adjustRightInd w:val="0"/>
              <w:snapToGrid w:val="0"/>
              <w:spacing w:before="0" w:after="0" w:line="240" w:lineRule="auto"/>
              <w:ind w:left="0" w:leftChars="0" w:right="0" w:rightChars="0" w:firstLine="0" w:firstLineChars="0"/>
              <w:jc w:val="center"/>
              <w:outlineLvl w:val="9"/>
              <w:rPr>
                <w:del w:id="3926" w:author="白日梦想家" w:date="2026-10-26T15:11:03Z"/>
              </w:rPr>
              <w:pPrChange w:id="3925" w:author="白日梦想家" w:date="2026-10-26T15:11:11Z">
                <w:pPr>
                  <w:keepNext/>
                  <w:snapToGrid w:val="0"/>
                  <w:spacing w:before="0" w:after="0" w:line="370" w:lineRule="exact"/>
                  <w:ind w:left="0" w:leftChars="0" w:right="0" w:rightChars="0" w:firstLine="0" w:firstLineChars="0"/>
                  <w:jc w:val="center"/>
                </w:pPr>
              </w:pPrChange>
            </w:pPr>
            <w:del w:id="3927"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1E4B54C1">
            <w:pPr>
              <w:keepNext/>
              <w:widowControl/>
              <w:adjustRightInd w:val="0"/>
              <w:snapToGrid w:val="0"/>
              <w:spacing w:before="0" w:after="0" w:line="240" w:lineRule="auto"/>
              <w:ind w:left="0" w:leftChars="0" w:right="0" w:rightChars="0" w:firstLine="0" w:firstLineChars="0"/>
              <w:jc w:val="center"/>
              <w:outlineLvl w:val="9"/>
              <w:rPr>
                <w:del w:id="3929" w:author="白日梦想家" w:date="2026-10-26T15:11:03Z"/>
              </w:rPr>
              <w:pPrChange w:id="3928" w:author="白日梦想家" w:date="2026-10-26T15:11:11Z">
                <w:pPr>
                  <w:keepNext/>
                  <w:snapToGrid w:val="0"/>
                  <w:spacing w:before="0" w:after="0" w:line="370" w:lineRule="exact"/>
                  <w:ind w:left="0" w:leftChars="0" w:right="0" w:rightChars="0" w:firstLine="0" w:firstLineChars="0"/>
                  <w:jc w:val="center"/>
                </w:pPr>
              </w:pPrChange>
            </w:pPr>
            <w:del w:id="3930" w:author="白日梦想家" w:date="2026-10-26T15:11:03Z">
              <w:r>
                <w:rPr>
                  <w:rFonts w:hint="eastAsia" w:ascii="方正仿宋_GBK" w:hAnsi="方正仿宋_GBK" w:eastAsia="方正仿宋_GBK" w:cs="Times New Roman"/>
                  <w:sz w:val="24"/>
                  <w:szCs w:val="24"/>
                </w:rPr>
                <w:delText>2.34～2.43</w:delText>
              </w:r>
            </w:del>
          </w:p>
        </w:tc>
        <w:tc>
          <w:tcPr>
            <w:tcW w:w="1453" w:type="dxa"/>
            <w:vAlign w:val="center"/>
          </w:tcPr>
          <w:p w14:paraId="45BC30D7">
            <w:pPr>
              <w:keepNext/>
              <w:widowControl/>
              <w:adjustRightInd w:val="0"/>
              <w:snapToGrid w:val="0"/>
              <w:spacing w:before="0" w:after="0" w:line="240" w:lineRule="auto"/>
              <w:ind w:left="0" w:leftChars="0" w:right="0" w:rightChars="0" w:firstLine="0" w:firstLineChars="0"/>
              <w:jc w:val="center"/>
              <w:outlineLvl w:val="9"/>
              <w:rPr>
                <w:del w:id="3932" w:author="白日梦想家" w:date="2026-10-26T15:11:03Z"/>
              </w:rPr>
              <w:pPrChange w:id="3931" w:author="白日梦想家" w:date="2026-10-26T15:11:11Z">
                <w:pPr>
                  <w:keepNext/>
                  <w:snapToGrid w:val="0"/>
                  <w:spacing w:before="0" w:after="0" w:line="370" w:lineRule="exact"/>
                  <w:ind w:left="0" w:leftChars="0" w:right="0" w:rightChars="0" w:firstLine="0" w:firstLineChars="0"/>
                  <w:jc w:val="center"/>
                </w:pPr>
              </w:pPrChange>
            </w:pPr>
            <w:del w:id="3933" w:author="白日梦想家" w:date="2026-10-26T15:11:03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34" w:author="白日梦想家" w:date="2026-10-26T15:11:03Z"/>
        </w:trPr>
        <w:tc>
          <w:tcPr>
            <w:tcW w:w="1450" w:type="dxa"/>
            <w:vAlign w:val="center"/>
          </w:tcPr>
          <w:p w14:paraId="405EDD18">
            <w:pPr>
              <w:keepNext/>
              <w:widowControl/>
              <w:adjustRightInd w:val="0"/>
              <w:snapToGrid w:val="0"/>
              <w:spacing w:before="0" w:after="0" w:line="240" w:lineRule="auto"/>
              <w:ind w:left="0" w:leftChars="0" w:right="0" w:rightChars="0" w:firstLine="0" w:firstLineChars="0"/>
              <w:jc w:val="center"/>
              <w:outlineLvl w:val="9"/>
              <w:rPr>
                <w:del w:id="3936" w:author="白日梦想家" w:date="2026-10-26T15:11:03Z"/>
              </w:rPr>
              <w:pPrChange w:id="3935" w:author="白日梦想家" w:date="2026-10-26T15:11:11Z">
                <w:pPr>
                  <w:keepNext/>
                  <w:snapToGrid w:val="0"/>
                  <w:spacing w:before="0" w:after="0" w:line="370" w:lineRule="exact"/>
                  <w:ind w:left="0" w:leftChars="0" w:right="0" w:rightChars="0" w:firstLine="0" w:firstLineChars="0"/>
                  <w:jc w:val="center"/>
                </w:pPr>
              </w:pPrChange>
            </w:pPr>
            <w:del w:id="393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F85317B">
            <w:pPr>
              <w:keepNext/>
              <w:widowControl/>
              <w:adjustRightInd w:val="0"/>
              <w:snapToGrid w:val="0"/>
              <w:spacing w:before="0" w:after="0" w:line="240" w:lineRule="auto"/>
              <w:ind w:left="0" w:leftChars="0" w:right="0" w:rightChars="0" w:firstLine="0" w:firstLineChars="0"/>
              <w:jc w:val="center"/>
              <w:outlineLvl w:val="9"/>
              <w:rPr>
                <w:del w:id="3939" w:author="白日梦想家" w:date="2026-10-26T15:11:03Z"/>
              </w:rPr>
              <w:pPrChange w:id="3938" w:author="白日梦想家" w:date="2026-10-26T15:11:11Z">
                <w:pPr>
                  <w:keepNext/>
                  <w:snapToGrid w:val="0"/>
                  <w:spacing w:before="0" w:after="0" w:line="370" w:lineRule="exact"/>
                  <w:ind w:left="0" w:leftChars="0" w:right="0" w:rightChars="0" w:firstLine="0" w:firstLineChars="0"/>
                  <w:jc w:val="center"/>
                </w:pPr>
              </w:pPrChange>
            </w:pPr>
            <w:del w:id="394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17FDC6C">
            <w:pPr>
              <w:keepNext/>
              <w:widowControl/>
              <w:adjustRightInd w:val="0"/>
              <w:snapToGrid w:val="0"/>
              <w:spacing w:before="0" w:after="0" w:line="240" w:lineRule="auto"/>
              <w:ind w:left="0" w:leftChars="0" w:right="0" w:rightChars="0" w:firstLine="0" w:firstLineChars="0"/>
              <w:jc w:val="center"/>
              <w:outlineLvl w:val="9"/>
              <w:rPr>
                <w:del w:id="3942" w:author="白日梦想家" w:date="2026-10-26T15:11:03Z"/>
              </w:rPr>
              <w:pPrChange w:id="3941" w:author="白日梦想家" w:date="2026-10-26T15:11:11Z">
                <w:pPr>
                  <w:keepNext/>
                  <w:snapToGrid w:val="0"/>
                  <w:spacing w:before="0" w:after="0" w:line="370" w:lineRule="exact"/>
                  <w:ind w:left="0" w:leftChars="0" w:right="0" w:rightChars="0" w:firstLine="0" w:firstLineChars="0"/>
                  <w:jc w:val="center"/>
                </w:pPr>
              </w:pPrChange>
            </w:pPr>
            <w:del w:id="3943"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41242846">
            <w:pPr>
              <w:keepNext/>
              <w:widowControl/>
              <w:adjustRightInd w:val="0"/>
              <w:snapToGrid w:val="0"/>
              <w:spacing w:before="0" w:after="0" w:line="240" w:lineRule="auto"/>
              <w:ind w:left="0" w:leftChars="0" w:right="0" w:rightChars="0" w:firstLine="0" w:firstLineChars="0"/>
              <w:jc w:val="center"/>
              <w:outlineLvl w:val="9"/>
              <w:rPr>
                <w:del w:id="3945" w:author="白日梦想家" w:date="2026-10-26T15:11:03Z"/>
              </w:rPr>
              <w:pPrChange w:id="3944" w:author="白日梦想家" w:date="2026-10-26T15:11:11Z">
                <w:pPr>
                  <w:keepNext/>
                  <w:snapToGrid w:val="0"/>
                  <w:spacing w:before="0" w:after="0" w:line="370" w:lineRule="exact"/>
                  <w:ind w:left="0" w:leftChars="0" w:right="0" w:rightChars="0" w:firstLine="0" w:firstLineChars="0"/>
                  <w:jc w:val="center"/>
                </w:pPr>
              </w:pPrChange>
            </w:pPr>
            <w:del w:id="3946"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37CDE4F6">
            <w:pPr>
              <w:keepNext/>
              <w:widowControl/>
              <w:adjustRightInd w:val="0"/>
              <w:snapToGrid w:val="0"/>
              <w:spacing w:before="0" w:after="0" w:line="240" w:lineRule="auto"/>
              <w:ind w:left="0" w:leftChars="0" w:right="0" w:rightChars="0" w:firstLine="0" w:firstLineChars="0"/>
              <w:jc w:val="center"/>
              <w:outlineLvl w:val="9"/>
              <w:rPr>
                <w:del w:id="3948" w:author="白日梦想家" w:date="2026-10-26T15:11:03Z"/>
              </w:rPr>
              <w:pPrChange w:id="3947" w:author="白日梦想家" w:date="2026-10-26T15:11:11Z">
                <w:pPr>
                  <w:keepNext/>
                  <w:snapToGrid w:val="0"/>
                  <w:spacing w:before="0" w:after="0" w:line="370" w:lineRule="exact"/>
                  <w:ind w:left="0" w:leftChars="0" w:right="0" w:rightChars="0" w:firstLine="0" w:firstLineChars="0"/>
                  <w:jc w:val="center"/>
                </w:pPr>
              </w:pPrChange>
            </w:pPr>
            <w:del w:id="394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593A6F8">
            <w:pPr>
              <w:keepNext/>
              <w:widowControl/>
              <w:adjustRightInd w:val="0"/>
              <w:snapToGrid w:val="0"/>
              <w:spacing w:before="0" w:after="0" w:line="240" w:lineRule="auto"/>
              <w:ind w:left="0" w:leftChars="0" w:right="0" w:rightChars="0" w:firstLine="0" w:firstLineChars="0"/>
              <w:jc w:val="center"/>
              <w:outlineLvl w:val="9"/>
              <w:rPr>
                <w:del w:id="3951" w:author="白日梦想家" w:date="2026-10-26T15:11:03Z"/>
              </w:rPr>
              <w:pPrChange w:id="3950" w:author="白日梦想家" w:date="2026-10-26T15:11:11Z">
                <w:pPr>
                  <w:keepNext/>
                  <w:snapToGrid w:val="0"/>
                  <w:spacing w:before="0" w:after="0" w:line="370" w:lineRule="exact"/>
                  <w:ind w:left="0" w:leftChars="0" w:right="0" w:rightChars="0" w:firstLine="0" w:firstLineChars="0"/>
                  <w:jc w:val="center"/>
                </w:pPr>
              </w:pPrChange>
            </w:pPr>
            <w:del w:id="3952" w:author="白日梦想家" w:date="2026-10-26T15:11:03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53" w:author="白日梦想家" w:date="2026-10-26T15:11:03Z"/>
        </w:trPr>
        <w:tc>
          <w:tcPr>
            <w:tcW w:w="1450" w:type="dxa"/>
            <w:vAlign w:val="center"/>
          </w:tcPr>
          <w:p w14:paraId="6275FC61">
            <w:pPr>
              <w:keepNext/>
              <w:widowControl/>
              <w:adjustRightInd w:val="0"/>
              <w:snapToGrid w:val="0"/>
              <w:spacing w:before="0" w:after="0" w:line="240" w:lineRule="auto"/>
              <w:ind w:left="0" w:leftChars="0" w:right="0" w:rightChars="0" w:firstLine="0" w:firstLineChars="0"/>
              <w:jc w:val="center"/>
              <w:outlineLvl w:val="9"/>
              <w:rPr>
                <w:del w:id="3955" w:author="白日梦想家" w:date="2026-10-26T15:11:03Z"/>
              </w:rPr>
              <w:pPrChange w:id="3954" w:author="白日梦想家" w:date="2026-10-26T15:11:11Z">
                <w:pPr>
                  <w:keepNext/>
                  <w:snapToGrid w:val="0"/>
                  <w:spacing w:before="0" w:after="0" w:line="370" w:lineRule="exact"/>
                  <w:ind w:left="0" w:leftChars="0" w:right="0" w:rightChars="0" w:firstLine="0" w:firstLineChars="0"/>
                  <w:jc w:val="center"/>
                </w:pPr>
              </w:pPrChange>
            </w:pPr>
            <w:del w:id="395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7E60DD51">
            <w:pPr>
              <w:keepNext/>
              <w:widowControl/>
              <w:adjustRightInd w:val="0"/>
              <w:snapToGrid w:val="0"/>
              <w:spacing w:before="0" w:after="0" w:line="240" w:lineRule="auto"/>
              <w:ind w:left="0" w:leftChars="0" w:right="0" w:rightChars="0" w:firstLine="0" w:firstLineChars="0"/>
              <w:jc w:val="center"/>
              <w:outlineLvl w:val="9"/>
              <w:rPr>
                <w:del w:id="3958" w:author="白日梦想家" w:date="2026-10-26T15:11:03Z"/>
              </w:rPr>
              <w:pPrChange w:id="3957" w:author="白日梦想家" w:date="2026-10-26T15:11:11Z">
                <w:pPr>
                  <w:keepNext/>
                  <w:snapToGrid w:val="0"/>
                  <w:spacing w:before="0" w:after="0" w:line="370" w:lineRule="exact"/>
                  <w:ind w:left="0" w:leftChars="0" w:right="0" w:rightChars="0" w:firstLine="0" w:firstLineChars="0"/>
                  <w:jc w:val="center"/>
                </w:pPr>
              </w:pPrChange>
            </w:pPr>
            <w:del w:id="395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5F8854FD">
            <w:pPr>
              <w:keepNext/>
              <w:widowControl/>
              <w:adjustRightInd w:val="0"/>
              <w:snapToGrid w:val="0"/>
              <w:spacing w:before="0" w:after="0" w:line="240" w:lineRule="auto"/>
              <w:ind w:left="0" w:leftChars="0" w:right="0" w:rightChars="0" w:firstLine="0" w:firstLineChars="0"/>
              <w:jc w:val="center"/>
              <w:outlineLvl w:val="9"/>
              <w:rPr>
                <w:del w:id="3961" w:author="白日梦想家" w:date="2026-10-26T15:11:03Z"/>
              </w:rPr>
              <w:pPrChange w:id="3960" w:author="白日梦想家" w:date="2026-10-26T15:11:11Z">
                <w:pPr>
                  <w:keepNext/>
                  <w:snapToGrid w:val="0"/>
                  <w:spacing w:before="0" w:after="0" w:line="370" w:lineRule="exact"/>
                  <w:ind w:left="0" w:leftChars="0" w:right="0" w:rightChars="0" w:firstLine="0" w:firstLineChars="0"/>
                  <w:jc w:val="center"/>
                </w:pPr>
              </w:pPrChange>
            </w:pPr>
            <w:del w:id="3962"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85981DF">
            <w:pPr>
              <w:keepNext/>
              <w:widowControl/>
              <w:adjustRightInd w:val="0"/>
              <w:snapToGrid w:val="0"/>
              <w:spacing w:before="0" w:after="0" w:line="240" w:lineRule="auto"/>
              <w:ind w:left="0" w:leftChars="0" w:right="0" w:rightChars="0" w:firstLine="0" w:firstLineChars="0"/>
              <w:jc w:val="center"/>
              <w:outlineLvl w:val="9"/>
              <w:rPr>
                <w:del w:id="3964" w:author="白日梦想家" w:date="2026-10-26T15:11:03Z"/>
              </w:rPr>
              <w:pPrChange w:id="3963" w:author="白日梦想家" w:date="2026-10-26T15:11:11Z">
                <w:pPr>
                  <w:keepNext/>
                  <w:snapToGrid w:val="0"/>
                  <w:spacing w:before="0" w:after="0" w:line="370" w:lineRule="exact"/>
                  <w:ind w:left="0" w:leftChars="0" w:right="0" w:rightChars="0" w:firstLine="0" w:firstLineChars="0"/>
                  <w:jc w:val="center"/>
                </w:pPr>
              </w:pPrChange>
            </w:pPr>
            <w:del w:id="3965"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0B24741D">
            <w:pPr>
              <w:keepNext/>
              <w:widowControl/>
              <w:adjustRightInd w:val="0"/>
              <w:snapToGrid w:val="0"/>
              <w:spacing w:before="0" w:after="0" w:line="240" w:lineRule="auto"/>
              <w:ind w:left="0" w:leftChars="0" w:right="0" w:rightChars="0" w:firstLine="0" w:firstLineChars="0"/>
              <w:jc w:val="center"/>
              <w:outlineLvl w:val="9"/>
              <w:rPr>
                <w:del w:id="3967" w:author="白日梦想家" w:date="2026-10-26T15:11:03Z"/>
              </w:rPr>
              <w:pPrChange w:id="3966" w:author="白日梦想家" w:date="2026-10-26T15:11:11Z">
                <w:pPr>
                  <w:keepNext/>
                  <w:snapToGrid w:val="0"/>
                  <w:spacing w:before="0" w:after="0" w:line="370" w:lineRule="exact"/>
                  <w:ind w:left="0" w:leftChars="0" w:right="0" w:rightChars="0" w:firstLine="0" w:firstLineChars="0"/>
                  <w:jc w:val="center"/>
                </w:pPr>
              </w:pPrChange>
            </w:pPr>
            <w:del w:id="3968" w:author="白日梦想家" w:date="2026-10-26T15:11:03Z">
              <w:r>
                <w:rPr>
                  <w:rFonts w:hint="eastAsia" w:ascii="方正仿宋_GBK" w:hAnsi="方正仿宋_GBK" w:eastAsia="方正仿宋_GBK" w:cs="Times New Roman"/>
                  <w:sz w:val="24"/>
                  <w:szCs w:val="24"/>
                </w:rPr>
                <w:delText>1.89～1.99</w:delText>
              </w:r>
            </w:del>
          </w:p>
        </w:tc>
        <w:tc>
          <w:tcPr>
            <w:tcW w:w="1453" w:type="dxa"/>
            <w:vAlign w:val="center"/>
          </w:tcPr>
          <w:p w14:paraId="6FADD1C4">
            <w:pPr>
              <w:keepNext/>
              <w:widowControl/>
              <w:adjustRightInd w:val="0"/>
              <w:snapToGrid w:val="0"/>
              <w:spacing w:before="0" w:after="0" w:line="240" w:lineRule="auto"/>
              <w:ind w:left="0" w:leftChars="0" w:right="0" w:rightChars="0" w:firstLine="0" w:firstLineChars="0"/>
              <w:jc w:val="center"/>
              <w:outlineLvl w:val="9"/>
              <w:rPr>
                <w:del w:id="3970" w:author="白日梦想家" w:date="2026-10-26T15:11:03Z"/>
              </w:rPr>
              <w:pPrChange w:id="3969" w:author="白日梦想家" w:date="2026-10-26T15:11:11Z">
                <w:pPr>
                  <w:keepNext/>
                  <w:snapToGrid w:val="0"/>
                  <w:spacing w:before="0" w:after="0" w:line="370" w:lineRule="exact"/>
                  <w:ind w:left="0" w:leftChars="0" w:right="0" w:rightChars="0" w:firstLine="0" w:firstLineChars="0"/>
                  <w:jc w:val="center"/>
                </w:pPr>
              </w:pPrChange>
            </w:pPr>
            <w:del w:id="3971" w:author="白日梦想家" w:date="2026-10-26T15:11:03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72" w:author="白日梦想家" w:date="2026-10-26T15:11:03Z"/>
        </w:trPr>
        <w:tc>
          <w:tcPr>
            <w:tcW w:w="1450" w:type="dxa"/>
            <w:vAlign w:val="center"/>
          </w:tcPr>
          <w:p w14:paraId="21CE1260">
            <w:pPr>
              <w:keepNext/>
              <w:widowControl/>
              <w:adjustRightInd w:val="0"/>
              <w:snapToGrid w:val="0"/>
              <w:spacing w:before="0" w:after="0" w:line="240" w:lineRule="auto"/>
              <w:ind w:left="0" w:leftChars="0" w:right="0" w:rightChars="0" w:firstLine="0" w:firstLineChars="0"/>
              <w:jc w:val="center"/>
              <w:outlineLvl w:val="9"/>
              <w:rPr>
                <w:del w:id="3974" w:author="白日梦想家" w:date="2026-10-26T15:11:03Z"/>
              </w:rPr>
              <w:pPrChange w:id="3973" w:author="白日梦想家" w:date="2026-10-26T15:11:11Z">
                <w:pPr>
                  <w:snapToGrid w:val="0"/>
                  <w:spacing w:before="0" w:after="0" w:line="370" w:lineRule="exact"/>
                  <w:ind w:left="0" w:leftChars="0" w:right="0" w:rightChars="0" w:firstLine="0" w:firstLineChars="0"/>
                  <w:jc w:val="center"/>
                </w:pPr>
              </w:pPrChange>
            </w:pPr>
            <w:del w:id="397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F936A47">
            <w:pPr>
              <w:keepNext/>
              <w:widowControl/>
              <w:adjustRightInd w:val="0"/>
              <w:snapToGrid w:val="0"/>
              <w:spacing w:before="0" w:after="0" w:line="240" w:lineRule="auto"/>
              <w:ind w:left="0" w:leftChars="0" w:right="0" w:rightChars="0" w:firstLine="0" w:firstLineChars="0"/>
              <w:jc w:val="center"/>
              <w:outlineLvl w:val="9"/>
              <w:rPr>
                <w:del w:id="3977" w:author="白日梦想家" w:date="2026-10-26T15:11:03Z"/>
              </w:rPr>
              <w:pPrChange w:id="3976" w:author="白日梦想家" w:date="2026-10-26T15:11:11Z">
                <w:pPr>
                  <w:snapToGrid w:val="0"/>
                  <w:spacing w:before="0" w:after="0" w:line="370" w:lineRule="exact"/>
                  <w:ind w:left="0" w:leftChars="0" w:right="0" w:rightChars="0" w:firstLine="0" w:firstLineChars="0"/>
                  <w:jc w:val="center"/>
                </w:pPr>
              </w:pPrChange>
            </w:pPr>
            <w:del w:id="397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BB2C806">
            <w:pPr>
              <w:keepNext/>
              <w:widowControl/>
              <w:adjustRightInd w:val="0"/>
              <w:snapToGrid w:val="0"/>
              <w:spacing w:before="0" w:after="0" w:line="240" w:lineRule="auto"/>
              <w:ind w:left="0" w:leftChars="0" w:right="0" w:rightChars="0" w:firstLine="0" w:firstLineChars="0"/>
              <w:jc w:val="center"/>
              <w:outlineLvl w:val="9"/>
              <w:rPr>
                <w:del w:id="3980" w:author="白日梦想家" w:date="2026-10-26T15:11:03Z"/>
              </w:rPr>
              <w:pPrChange w:id="3979" w:author="白日梦想家" w:date="2026-10-26T15:11:11Z">
                <w:pPr>
                  <w:snapToGrid w:val="0"/>
                  <w:spacing w:before="0" w:after="0" w:line="370" w:lineRule="exact"/>
                  <w:ind w:left="0" w:leftChars="0" w:right="0" w:rightChars="0" w:firstLine="0" w:firstLineChars="0"/>
                  <w:jc w:val="center"/>
                </w:pPr>
              </w:pPrChange>
            </w:pPr>
            <w:del w:id="3981"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6E1FF324">
            <w:pPr>
              <w:keepNext/>
              <w:widowControl/>
              <w:adjustRightInd w:val="0"/>
              <w:snapToGrid w:val="0"/>
              <w:spacing w:before="0" w:after="0" w:line="240" w:lineRule="auto"/>
              <w:ind w:left="0" w:leftChars="0" w:right="0" w:rightChars="0" w:firstLine="0" w:firstLineChars="0"/>
              <w:jc w:val="center"/>
              <w:outlineLvl w:val="9"/>
              <w:rPr>
                <w:del w:id="3983" w:author="白日梦想家" w:date="2026-10-26T15:11:03Z"/>
              </w:rPr>
              <w:pPrChange w:id="3982" w:author="白日梦想家" w:date="2026-10-26T15:11:11Z">
                <w:pPr>
                  <w:snapToGrid w:val="0"/>
                  <w:spacing w:before="0" w:after="0" w:line="370" w:lineRule="exact"/>
                  <w:ind w:left="0" w:leftChars="0" w:right="0" w:rightChars="0" w:firstLine="0" w:firstLineChars="0"/>
                  <w:jc w:val="center"/>
                </w:pPr>
              </w:pPrChange>
            </w:pPr>
            <w:del w:id="3984"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4B7E4ECF">
            <w:pPr>
              <w:keepNext/>
              <w:widowControl/>
              <w:adjustRightInd w:val="0"/>
              <w:snapToGrid w:val="0"/>
              <w:spacing w:before="0" w:after="0" w:line="240" w:lineRule="auto"/>
              <w:ind w:left="0" w:leftChars="0" w:right="0" w:rightChars="0" w:firstLine="0" w:firstLineChars="0"/>
              <w:jc w:val="center"/>
              <w:outlineLvl w:val="9"/>
              <w:rPr>
                <w:del w:id="3986" w:author="白日梦想家" w:date="2026-10-26T15:11:03Z"/>
              </w:rPr>
              <w:pPrChange w:id="3985" w:author="白日梦想家" w:date="2026-10-26T15:11:11Z">
                <w:pPr>
                  <w:snapToGrid w:val="0"/>
                  <w:spacing w:before="0" w:after="0" w:line="370" w:lineRule="exact"/>
                  <w:ind w:left="0" w:leftChars="0" w:right="0" w:rightChars="0" w:firstLine="0" w:firstLineChars="0"/>
                  <w:jc w:val="center"/>
                </w:pPr>
              </w:pPrChange>
            </w:pPr>
            <w:del w:id="3987"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5D69D60C">
            <w:pPr>
              <w:keepNext/>
              <w:widowControl/>
              <w:adjustRightInd w:val="0"/>
              <w:snapToGrid w:val="0"/>
              <w:spacing w:before="0" w:after="0" w:line="240" w:lineRule="auto"/>
              <w:ind w:left="0" w:leftChars="0" w:right="0" w:rightChars="0" w:firstLine="0" w:firstLineChars="0"/>
              <w:jc w:val="center"/>
              <w:outlineLvl w:val="9"/>
              <w:rPr>
                <w:del w:id="3989" w:author="白日梦想家" w:date="2026-10-26T15:11:03Z"/>
              </w:rPr>
              <w:pPrChange w:id="3988" w:author="白日梦想家" w:date="2026-10-26T15:11:11Z">
                <w:pPr>
                  <w:snapToGrid w:val="0"/>
                  <w:spacing w:before="0" w:after="0" w:line="370" w:lineRule="exact"/>
                  <w:ind w:left="0" w:leftChars="0" w:right="0" w:rightChars="0" w:firstLine="0" w:firstLineChars="0"/>
                  <w:jc w:val="center"/>
                </w:pPr>
              </w:pPrChange>
            </w:pPr>
            <w:del w:id="3990" w:author="白日梦想家" w:date="2026-10-26T15:11:03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3991" w:author="白日梦想家" w:date="2026-10-26T15:11:03Z"/>
          <w:rFonts w:hint="eastAsia" w:ascii="方正仿宋_GBK" w:hAnsi="方正仿宋_GBK" w:eastAsia="方正仿宋_GBK" w:cs="Times New Roman"/>
          <w:sz w:val="32"/>
          <w:szCs w:val="32"/>
          <w:highlight w:val="none"/>
          <w14:ligatures w14:val="standardContextual"/>
        </w:rPr>
      </w:pPr>
      <w:del w:id="3992" w:author="白日梦想家" w:date="2026-10-26T15:11:03Z">
        <w:r>
          <w:rPr>
            <w:rFonts w:hint="eastAsia" w:ascii="方正仿宋_GBK" w:hAnsi="方正仿宋_GBK" w:eastAsia="方正仿宋_GBK" w:cs="Times New Roman"/>
            <w:sz w:val="32"/>
            <w:szCs w:val="32"/>
          </w:rPr>
          <w:delText>表12 容载比推荐（电缆占比&gt;30%、分散系数≤1.15）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993" w:author="白日梦想家" w:date="2026-10-26T15:11:03Z"/>
        </w:trPr>
        <w:tc>
          <w:tcPr>
            <w:tcW w:w="1450" w:type="dxa"/>
            <w:vAlign w:val="center"/>
          </w:tcPr>
          <w:p w14:paraId="7D087A72">
            <w:pPr>
              <w:keepNext/>
              <w:widowControl/>
              <w:adjustRightInd w:val="0"/>
              <w:snapToGrid w:val="0"/>
              <w:spacing w:before="0" w:after="0" w:line="240" w:lineRule="auto"/>
              <w:ind w:left="0" w:leftChars="0" w:right="0" w:rightChars="0" w:firstLine="0" w:firstLineChars="0"/>
              <w:jc w:val="center"/>
              <w:outlineLvl w:val="9"/>
              <w:rPr>
                <w:del w:id="3995" w:author="白日梦想家" w:date="2026-10-26T15:11:03Z"/>
              </w:rPr>
              <w:pPrChange w:id="3994" w:author="白日梦想家" w:date="2026-10-26T15:11:11Z">
                <w:pPr>
                  <w:keepNext/>
                  <w:snapToGrid w:val="0"/>
                  <w:spacing w:before="0" w:after="0" w:line="370" w:lineRule="exact"/>
                  <w:ind w:left="0" w:leftChars="0" w:right="0" w:rightChars="0" w:firstLine="0" w:firstLineChars="0"/>
                  <w:jc w:val="center"/>
                </w:pPr>
              </w:pPrChange>
            </w:pPr>
            <w:del w:id="399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9CE5DE8">
            <w:pPr>
              <w:keepNext/>
              <w:widowControl/>
              <w:adjustRightInd w:val="0"/>
              <w:snapToGrid w:val="0"/>
              <w:spacing w:before="0" w:after="0" w:line="240" w:lineRule="auto"/>
              <w:ind w:left="0" w:leftChars="0" w:right="0" w:rightChars="0" w:firstLine="0" w:firstLineChars="0"/>
              <w:jc w:val="center"/>
              <w:outlineLvl w:val="9"/>
              <w:rPr>
                <w:del w:id="3998" w:author="白日梦想家" w:date="2026-10-26T15:11:03Z"/>
              </w:rPr>
              <w:pPrChange w:id="3997" w:author="白日梦想家" w:date="2026-10-26T15:11:11Z">
                <w:pPr>
                  <w:keepNext/>
                  <w:snapToGrid w:val="0"/>
                  <w:spacing w:before="0" w:after="0" w:line="370" w:lineRule="exact"/>
                  <w:ind w:left="0" w:leftChars="0" w:right="0" w:rightChars="0" w:firstLine="0" w:firstLineChars="0"/>
                  <w:jc w:val="center"/>
                </w:pPr>
              </w:pPrChange>
            </w:pPr>
            <w:del w:id="3999"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5251D804">
            <w:pPr>
              <w:keepNext/>
              <w:widowControl/>
              <w:adjustRightInd w:val="0"/>
              <w:snapToGrid w:val="0"/>
              <w:spacing w:before="0" w:after="0" w:line="240" w:lineRule="auto"/>
              <w:ind w:left="0" w:leftChars="0" w:right="0" w:rightChars="0" w:firstLine="0" w:firstLineChars="0"/>
              <w:jc w:val="center"/>
              <w:outlineLvl w:val="9"/>
              <w:rPr>
                <w:del w:id="4001" w:author="白日梦想家" w:date="2026-10-26T15:11:03Z"/>
              </w:rPr>
              <w:pPrChange w:id="4000" w:author="白日梦想家" w:date="2026-10-26T15:11:11Z">
                <w:pPr>
                  <w:keepNext/>
                  <w:snapToGrid w:val="0"/>
                  <w:spacing w:before="0" w:after="0" w:line="370" w:lineRule="exact"/>
                  <w:ind w:left="0" w:leftChars="0" w:right="0" w:rightChars="0" w:firstLine="0" w:firstLineChars="0"/>
                  <w:jc w:val="center"/>
                </w:pPr>
              </w:pPrChange>
            </w:pPr>
            <w:del w:id="4002"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4DC50AA8">
            <w:pPr>
              <w:keepNext/>
              <w:widowControl/>
              <w:adjustRightInd w:val="0"/>
              <w:snapToGrid w:val="0"/>
              <w:spacing w:before="0" w:after="0" w:line="240" w:lineRule="auto"/>
              <w:ind w:left="0" w:leftChars="0" w:right="0" w:rightChars="0" w:firstLine="0" w:firstLineChars="0"/>
              <w:jc w:val="center"/>
              <w:outlineLvl w:val="9"/>
              <w:rPr>
                <w:del w:id="4004" w:author="白日梦想家" w:date="2026-10-26T15:11:03Z"/>
              </w:rPr>
              <w:pPrChange w:id="4003" w:author="白日梦想家" w:date="2026-10-26T15:11:11Z">
                <w:pPr>
                  <w:keepNext/>
                  <w:snapToGrid w:val="0"/>
                  <w:spacing w:before="0" w:after="0" w:line="370" w:lineRule="exact"/>
                  <w:ind w:left="0" w:leftChars="0" w:right="0" w:rightChars="0" w:firstLine="0" w:firstLineChars="0"/>
                  <w:jc w:val="center"/>
                </w:pPr>
              </w:pPrChange>
            </w:pPr>
            <w:del w:id="4005"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3BEC7C4B">
            <w:pPr>
              <w:keepNext/>
              <w:widowControl/>
              <w:adjustRightInd w:val="0"/>
              <w:snapToGrid w:val="0"/>
              <w:spacing w:before="0" w:after="0" w:line="240" w:lineRule="auto"/>
              <w:ind w:left="0" w:leftChars="0" w:right="0" w:rightChars="0" w:firstLine="0" w:firstLineChars="0"/>
              <w:jc w:val="center"/>
              <w:outlineLvl w:val="9"/>
              <w:rPr>
                <w:del w:id="4007" w:author="白日梦想家" w:date="2026-10-26T15:11:03Z"/>
              </w:rPr>
              <w:pPrChange w:id="4006" w:author="白日梦想家" w:date="2026-10-26T15:11:11Z">
                <w:pPr>
                  <w:keepNext/>
                  <w:snapToGrid w:val="0"/>
                  <w:spacing w:before="0" w:after="0" w:line="370" w:lineRule="exact"/>
                  <w:ind w:left="0" w:leftChars="0" w:right="0" w:rightChars="0" w:firstLine="0" w:firstLineChars="0"/>
                  <w:jc w:val="center"/>
                </w:pPr>
              </w:pPrChange>
            </w:pPr>
            <w:del w:id="4008"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A322A67">
            <w:pPr>
              <w:keepNext/>
              <w:widowControl/>
              <w:adjustRightInd w:val="0"/>
              <w:snapToGrid w:val="0"/>
              <w:spacing w:before="0" w:after="0" w:line="240" w:lineRule="auto"/>
              <w:ind w:left="0" w:leftChars="0" w:right="0" w:rightChars="0" w:firstLine="0" w:firstLineChars="0"/>
              <w:jc w:val="center"/>
              <w:outlineLvl w:val="9"/>
              <w:rPr>
                <w:del w:id="4010" w:author="白日梦想家" w:date="2026-10-26T15:11:03Z"/>
              </w:rPr>
              <w:pPrChange w:id="4009" w:author="白日梦想家" w:date="2026-10-26T15:11:11Z">
                <w:pPr>
                  <w:keepNext/>
                  <w:snapToGrid w:val="0"/>
                  <w:spacing w:before="0" w:after="0" w:line="370" w:lineRule="exact"/>
                  <w:ind w:left="0" w:leftChars="0" w:right="0" w:rightChars="0" w:firstLine="0" w:firstLineChars="0"/>
                  <w:jc w:val="center"/>
                </w:pPr>
              </w:pPrChange>
            </w:pPr>
            <w:del w:id="4011" w:author="白日梦想家" w:date="2026-10-26T15:11:03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12" w:author="白日梦想家" w:date="2026-10-26T15:11:03Z"/>
        </w:trPr>
        <w:tc>
          <w:tcPr>
            <w:tcW w:w="1450" w:type="dxa"/>
            <w:vAlign w:val="center"/>
          </w:tcPr>
          <w:p w14:paraId="15DED71A">
            <w:pPr>
              <w:keepNext/>
              <w:widowControl/>
              <w:adjustRightInd w:val="0"/>
              <w:snapToGrid w:val="0"/>
              <w:spacing w:before="0" w:after="0" w:line="240" w:lineRule="auto"/>
              <w:ind w:left="0" w:leftChars="0" w:right="0" w:rightChars="0" w:firstLine="0" w:firstLineChars="0"/>
              <w:jc w:val="center"/>
              <w:outlineLvl w:val="9"/>
              <w:rPr>
                <w:del w:id="4014" w:author="白日梦想家" w:date="2026-10-26T15:11:03Z"/>
              </w:rPr>
              <w:pPrChange w:id="4013" w:author="白日梦想家" w:date="2026-10-26T15:11:11Z">
                <w:pPr>
                  <w:keepNext/>
                  <w:snapToGrid w:val="0"/>
                  <w:spacing w:before="0" w:after="0" w:line="370" w:lineRule="exact"/>
                  <w:ind w:left="0" w:leftChars="0" w:right="0" w:rightChars="0" w:firstLine="0" w:firstLineChars="0"/>
                  <w:jc w:val="center"/>
                </w:pPr>
              </w:pPrChange>
            </w:pPr>
            <w:del w:id="401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FEF2F37">
            <w:pPr>
              <w:keepNext/>
              <w:widowControl/>
              <w:adjustRightInd w:val="0"/>
              <w:snapToGrid w:val="0"/>
              <w:spacing w:before="0" w:after="0" w:line="240" w:lineRule="auto"/>
              <w:ind w:left="0" w:leftChars="0" w:right="0" w:rightChars="0" w:firstLine="0" w:firstLineChars="0"/>
              <w:jc w:val="center"/>
              <w:outlineLvl w:val="9"/>
              <w:rPr>
                <w:del w:id="4017" w:author="白日梦想家" w:date="2026-10-26T15:11:03Z"/>
              </w:rPr>
              <w:pPrChange w:id="4016" w:author="白日梦想家" w:date="2026-10-26T15:11:11Z">
                <w:pPr>
                  <w:keepNext/>
                  <w:snapToGrid w:val="0"/>
                  <w:spacing w:before="0" w:after="0" w:line="370" w:lineRule="exact"/>
                  <w:ind w:left="0" w:leftChars="0" w:right="0" w:rightChars="0" w:firstLine="0" w:firstLineChars="0"/>
                  <w:jc w:val="center"/>
                </w:pPr>
              </w:pPrChange>
            </w:pPr>
            <w:del w:id="401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8CF80D8">
            <w:pPr>
              <w:keepNext/>
              <w:widowControl/>
              <w:adjustRightInd w:val="0"/>
              <w:snapToGrid w:val="0"/>
              <w:spacing w:before="0" w:after="0" w:line="240" w:lineRule="auto"/>
              <w:ind w:left="0" w:leftChars="0" w:right="0" w:rightChars="0" w:firstLine="0" w:firstLineChars="0"/>
              <w:jc w:val="center"/>
              <w:outlineLvl w:val="9"/>
              <w:rPr>
                <w:del w:id="4020" w:author="白日梦想家" w:date="2026-10-26T15:11:03Z"/>
              </w:rPr>
              <w:pPrChange w:id="4019" w:author="白日梦想家" w:date="2026-10-26T15:11:11Z">
                <w:pPr>
                  <w:keepNext/>
                  <w:snapToGrid w:val="0"/>
                  <w:spacing w:before="0" w:after="0" w:line="370" w:lineRule="exact"/>
                  <w:ind w:left="0" w:leftChars="0" w:right="0" w:rightChars="0" w:firstLine="0" w:firstLineChars="0"/>
                  <w:jc w:val="center"/>
                </w:pPr>
              </w:pPrChange>
            </w:pPr>
            <w:del w:id="4021"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0DE4A6E5">
            <w:pPr>
              <w:keepNext/>
              <w:widowControl/>
              <w:adjustRightInd w:val="0"/>
              <w:snapToGrid w:val="0"/>
              <w:spacing w:before="0" w:after="0" w:line="240" w:lineRule="auto"/>
              <w:ind w:left="0" w:leftChars="0" w:right="0" w:rightChars="0" w:firstLine="0" w:firstLineChars="0"/>
              <w:jc w:val="center"/>
              <w:outlineLvl w:val="9"/>
              <w:rPr>
                <w:del w:id="4023" w:author="白日梦想家" w:date="2026-10-26T15:11:03Z"/>
              </w:rPr>
              <w:pPrChange w:id="4022" w:author="白日梦想家" w:date="2026-10-26T15:11:11Z">
                <w:pPr>
                  <w:keepNext/>
                  <w:snapToGrid w:val="0"/>
                  <w:spacing w:before="0" w:after="0" w:line="370" w:lineRule="exact"/>
                  <w:ind w:left="0" w:leftChars="0" w:right="0" w:rightChars="0" w:firstLine="0" w:firstLineChars="0"/>
                  <w:jc w:val="center"/>
                </w:pPr>
              </w:pPrChange>
            </w:pPr>
            <w:del w:id="4024"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F5507D8">
            <w:pPr>
              <w:keepNext/>
              <w:widowControl/>
              <w:adjustRightInd w:val="0"/>
              <w:snapToGrid w:val="0"/>
              <w:spacing w:before="0" w:after="0" w:line="240" w:lineRule="auto"/>
              <w:ind w:left="0" w:leftChars="0" w:right="0" w:rightChars="0" w:firstLine="0" w:firstLineChars="0"/>
              <w:jc w:val="center"/>
              <w:outlineLvl w:val="9"/>
              <w:rPr>
                <w:del w:id="4026" w:author="白日梦想家" w:date="2026-10-26T15:11:03Z"/>
              </w:rPr>
              <w:pPrChange w:id="4025" w:author="白日梦想家" w:date="2026-10-26T15:11:11Z">
                <w:pPr>
                  <w:keepNext/>
                  <w:snapToGrid w:val="0"/>
                  <w:spacing w:before="0" w:after="0" w:line="370" w:lineRule="exact"/>
                  <w:ind w:left="0" w:leftChars="0" w:right="0" w:rightChars="0" w:firstLine="0" w:firstLineChars="0"/>
                  <w:jc w:val="center"/>
                </w:pPr>
              </w:pPrChange>
            </w:pPr>
            <w:del w:id="4027"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08FDC30E">
            <w:pPr>
              <w:keepNext/>
              <w:widowControl/>
              <w:adjustRightInd w:val="0"/>
              <w:snapToGrid w:val="0"/>
              <w:spacing w:before="0" w:after="0" w:line="240" w:lineRule="auto"/>
              <w:ind w:left="0" w:leftChars="0" w:right="0" w:rightChars="0" w:firstLine="0" w:firstLineChars="0"/>
              <w:jc w:val="center"/>
              <w:outlineLvl w:val="9"/>
              <w:rPr>
                <w:del w:id="4029" w:author="白日梦想家" w:date="2026-10-26T15:11:03Z"/>
              </w:rPr>
              <w:pPrChange w:id="4028" w:author="白日梦想家" w:date="2026-10-26T15:11:11Z">
                <w:pPr>
                  <w:keepNext/>
                  <w:snapToGrid w:val="0"/>
                  <w:spacing w:before="0" w:after="0" w:line="370" w:lineRule="exact"/>
                  <w:ind w:left="0" w:leftChars="0" w:right="0" w:rightChars="0" w:firstLine="0" w:firstLineChars="0"/>
                  <w:jc w:val="center"/>
                </w:pPr>
              </w:pPrChange>
            </w:pPr>
            <w:del w:id="4030" w:author="白日梦想家" w:date="2026-10-26T15:11:03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31" w:author="白日梦想家" w:date="2026-10-26T15:11:03Z"/>
        </w:trPr>
        <w:tc>
          <w:tcPr>
            <w:tcW w:w="1450" w:type="dxa"/>
            <w:vAlign w:val="center"/>
          </w:tcPr>
          <w:p w14:paraId="66D80EBA">
            <w:pPr>
              <w:keepNext/>
              <w:widowControl/>
              <w:adjustRightInd w:val="0"/>
              <w:snapToGrid w:val="0"/>
              <w:spacing w:before="0" w:after="0" w:line="240" w:lineRule="auto"/>
              <w:ind w:left="0" w:leftChars="0" w:right="0" w:rightChars="0" w:firstLine="0" w:firstLineChars="0"/>
              <w:jc w:val="center"/>
              <w:outlineLvl w:val="9"/>
              <w:rPr>
                <w:del w:id="4033" w:author="白日梦想家" w:date="2026-10-26T15:11:03Z"/>
              </w:rPr>
              <w:pPrChange w:id="4032" w:author="白日梦想家" w:date="2026-10-26T15:11:11Z">
                <w:pPr>
                  <w:keepNext/>
                  <w:snapToGrid w:val="0"/>
                  <w:spacing w:before="0" w:after="0" w:line="370" w:lineRule="exact"/>
                  <w:ind w:left="0" w:leftChars="0" w:right="0" w:rightChars="0" w:firstLine="0" w:firstLineChars="0"/>
                  <w:jc w:val="center"/>
                </w:pPr>
              </w:pPrChange>
            </w:pPr>
            <w:del w:id="403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1B1A6F6D">
            <w:pPr>
              <w:keepNext/>
              <w:widowControl/>
              <w:adjustRightInd w:val="0"/>
              <w:snapToGrid w:val="0"/>
              <w:spacing w:before="0" w:after="0" w:line="240" w:lineRule="auto"/>
              <w:ind w:left="0" w:leftChars="0" w:right="0" w:rightChars="0" w:firstLine="0" w:firstLineChars="0"/>
              <w:jc w:val="center"/>
              <w:outlineLvl w:val="9"/>
              <w:rPr>
                <w:del w:id="4036" w:author="白日梦想家" w:date="2026-10-26T15:11:03Z"/>
              </w:rPr>
              <w:pPrChange w:id="4035" w:author="白日梦想家" w:date="2026-10-26T15:11:11Z">
                <w:pPr>
                  <w:keepNext/>
                  <w:snapToGrid w:val="0"/>
                  <w:spacing w:before="0" w:after="0" w:line="370" w:lineRule="exact"/>
                  <w:ind w:left="0" w:leftChars="0" w:right="0" w:rightChars="0" w:firstLine="0" w:firstLineChars="0"/>
                  <w:jc w:val="center"/>
                </w:pPr>
              </w:pPrChange>
            </w:pPr>
            <w:del w:id="403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D2AC9F2">
            <w:pPr>
              <w:keepNext/>
              <w:widowControl/>
              <w:adjustRightInd w:val="0"/>
              <w:snapToGrid w:val="0"/>
              <w:spacing w:before="0" w:after="0" w:line="240" w:lineRule="auto"/>
              <w:ind w:left="0" w:leftChars="0" w:right="0" w:rightChars="0" w:firstLine="0" w:firstLineChars="0"/>
              <w:jc w:val="center"/>
              <w:outlineLvl w:val="9"/>
              <w:rPr>
                <w:del w:id="4039" w:author="白日梦想家" w:date="2026-10-26T15:11:03Z"/>
              </w:rPr>
              <w:pPrChange w:id="4038" w:author="白日梦想家" w:date="2026-10-26T15:11:11Z">
                <w:pPr>
                  <w:keepNext/>
                  <w:snapToGrid w:val="0"/>
                  <w:spacing w:before="0" w:after="0" w:line="370" w:lineRule="exact"/>
                  <w:ind w:left="0" w:leftChars="0" w:right="0" w:rightChars="0" w:firstLine="0" w:firstLineChars="0"/>
                  <w:jc w:val="center"/>
                </w:pPr>
              </w:pPrChange>
            </w:pPr>
            <w:del w:id="4040"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7F2E0993">
            <w:pPr>
              <w:keepNext/>
              <w:widowControl/>
              <w:adjustRightInd w:val="0"/>
              <w:snapToGrid w:val="0"/>
              <w:spacing w:before="0" w:after="0" w:line="240" w:lineRule="auto"/>
              <w:ind w:left="0" w:leftChars="0" w:right="0" w:rightChars="0" w:firstLine="0" w:firstLineChars="0"/>
              <w:jc w:val="center"/>
              <w:outlineLvl w:val="9"/>
              <w:rPr>
                <w:del w:id="4042" w:author="白日梦想家" w:date="2026-10-26T15:11:03Z"/>
              </w:rPr>
              <w:pPrChange w:id="4041" w:author="白日梦想家" w:date="2026-10-26T15:11:11Z">
                <w:pPr>
                  <w:keepNext/>
                  <w:snapToGrid w:val="0"/>
                  <w:spacing w:before="0" w:after="0" w:line="370" w:lineRule="exact"/>
                  <w:ind w:left="0" w:leftChars="0" w:right="0" w:rightChars="0" w:firstLine="0" w:firstLineChars="0"/>
                  <w:jc w:val="center"/>
                </w:pPr>
              </w:pPrChange>
            </w:pPr>
            <w:del w:id="4043"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20680F54">
            <w:pPr>
              <w:keepNext/>
              <w:widowControl/>
              <w:adjustRightInd w:val="0"/>
              <w:snapToGrid w:val="0"/>
              <w:spacing w:before="0" w:after="0" w:line="240" w:lineRule="auto"/>
              <w:ind w:left="0" w:leftChars="0" w:right="0" w:rightChars="0" w:firstLine="0" w:firstLineChars="0"/>
              <w:jc w:val="center"/>
              <w:outlineLvl w:val="9"/>
              <w:rPr>
                <w:del w:id="4045" w:author="白日梦想家" w:date="2026-10-26T15:11:03Z"/>
              </w:rPr>
              <w:pPrChange w:id="4044" w:author="白日梦想家" w:date="2026-10-26T15:11:11Z">
                <w:pPr>
                  <w:keepNext/>
                  <w:snapToGrid w:val="0"/>
                  <w:spacing w:before="0" w:after="0" w:line="370" w:lineRule="exact"/>
                  <w:ind w:left="0" w:leftChars="0" w:right="0" w:rightChars="0" w:firstLine="0" w:firstLineChars="0"/>
                  <w:jc w:val="center"/>
                </w:pPr>
              </w:pPrChange>
            </w:pPr>
            <w:del w:id="4046"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083A19FA">
            <w:pPr>
              <w:keepNext/>
              <w:widowControl/>
              <w:adjustRightInd w:val="0"/>
              <w:snapToGrid w:val="0"/>
              <w:spacing w:before="0" w:after="0" w:line="240" w:lineRule="auto"/>
              <w:ind w:left="0" w:leftChars="0" w:right="0" w:rightChars="0" w:firstLine="0" w:firstLineChars="0"/>
              <w:jc w:val="center"/>
              <w:outlineLvl w:val="9"/>
              <w:rPr>
                <w:del w:id="4048" w:author="白日梦想家" w:date="2026-10-26T15:11:03Z"/>
              </w:rPr>
              <w:pPrChange w:id="4047" w:author="白日梦想家" w:date="2026-10-26T15:11:11Z">
                <w:pPr>
                  <w:keepNext/>
                  <w:snapToGrid w:val="0"/>
                  <w:spacing w:before="0" w:after="0" w:line="370" w:lineRule="exact"/>
                  <w:ind w:left="0" w:leftChars="0" w:right="0" w:rightChars="0" w:firstLine="0" w:firstLineChars="0"/>
                  <w:jc w:val="center"/>
                </w:pPr>
              </w:pPrChange>
            </w:pPr>
            <w:del w:id="4049" w:author="白日梦想家" w:date="2026-10-26T15:11:03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50" w:author="白日梦想家" w:date="2026-10-26T15:11:03Z"/>
        </w:trPr>
        <w:tc>
          <w:tcPr>
            <w:tcW w:w="1450" w:type="dxa"/>
            <w:vAlign w:val="center"/>
          </w:tcPr>
          <w:p w14:paraId="469D3DE1">
            <w:pPr>
              <w:keepNext/>
              <w:widowControl/>
              <w:adjustRightInd w:val="0"/>
              <w:snapToGrid w:val="0"/>
              <w:spacing w:before="0" w:after="0" w:line="240" w:lineRule="auto"/>
              <w:ind w:left="0" w:leftChars="0" w:right="0" w:rightChars="0" w:firstLine="0" w:firstLineChars="0"/>
              <w:jc w:val="center"/>
              <w:outlineLvl w:val="9"/>
              <w:rPr>
                <w:del w:id="4052" w:author="白日梦想家" w:date="2026-10-26T15:11:03Z"/>
              </w:rPr>
              <w:pPrChange w:id="4051" w:author="白日梦想家" w:date="2026-10-26T15:11:11Z">
                <w:pPr>
                  <w:keepNext/>
                  <w:snapToGrid w:val="0"/>
                  <w:spacing w:before="0" w:after="0" w:line="370" w:lineRule="exact"/>
                  <w:ind w:left="0" w:leftChars="0" w:right="0" w:rightChars="0" w:firstLine="0" w:firstLineChars="0"/>
                  <w:jc w:val="center"/>
                </w:pPr>
              </w:pPrChange>
            </w:pPr>
            <w:del w:id="405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299D6E">
            <w:pPr>
              <w:keepNext/>
              <w:widowControl/>
              <w:adjustRightInd w:val="0"/>
              <w:snapToGrid w:val="0"/>
              <w:spacing w:before="0" w:after="0" w:line="240" w:lineRule="auto"/>
              <w:ind w:left="0" w:leftChars="0" w:right="0" w:rightChars="0" w:firstLine="0" w:firstLineChars="0"/>
              <w:jc w:val="center"/>
              <w:outlineLvl w:val="9"/>
              <w:rPr>
                <w:del w:id="4055" w:author="白日梦想家" w:date="2026-10-26T15:11:03Z"/>
              </w:rPr>
              <w:pPrChange w:id="4054" w:author="白日梦想家" w:date="2026-10-26T15:11:11Z">
                <w:pPr>
                  <w:keepNext/>
                  <w:snapToGrid w:val="0"/>
                  <w:spacing w:before="0" w:after="0" w:line="370" w:lineRule="exact"/>
                  <w:ind w:left="0" w:leftChars="0" w:right="0" w:rightChars="0" w:firstLine="0" w:firstLineChars="0"/>
                  <w:jc w:val="center"/>
                </w:pPr>
              </w:pPrChange>
            </w:pPr>
            <w:del w:id="405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7CD3EC0">
            <w:pPr>
              <w:keepNext/>
              <w:widowControl/>
              <w:adjustRightInd w:val="0"/>
              <w:snapToGrid w:val="0"/>
              <w:spacing w:before="0" w:after="0" w:line="240" w:lineRule="auto"/>
              <w:ind w:left="0" w:leftChars="0" w:right="0" w:rightChars="0" w:firstLine="0" w:firstLineChars="0"/>
              <w:jc w:val="center"/>
              <w:outlineLvl w:val="9"/>
              <w:rPr>
                <w:del w:id="4058" w:author="白日梦想家" w:date="2026-10-26T15:11:03Z"/>
              </w:rPr>
              <w:pPrChange w:id="4057" w:author="白日梦想家" w:date="2026-10-26T15:11:11Z">
                <w:pPr>
                  <w:keepNext/>
                  <w:snapToGrid w:val="0"/>
                  <w:spacing w:before="0" w:after="0" w:line="370" w:lineRule="exact"/>
                  <w:ind w:left="0" w:leftChars="0" w:right="0" w:rightChars="0" w:firstLine="0" w:firstLineChars="0"/>
                  <w:jc w:val="center"/>
                </w:pPr>
              </w:pPrChange>
            </w:pPr>
            <w:del w:id="4059"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1F0727EA">
            <w:pPr>
              <w:keepNext/>
              <w:widowControl/>
              <w:adjustRightInd w:val="0"/>
              <w:snapToGrid w:val="0"/>
              <w:spacing w:before="0" w:after="0" w:line="240" w:lineRule="auto"/>
              <w:ind w:left="0" w:leftChars="0" w:right="0" w:rightChars="0" w:firstLine="0" w:firstLineChars="0"/>
              <w:jc w:val="center"/>
              <w:outlineLvl w:val="9"/>
              <w:rPr>
                <w:del w:id="4061" w:author="白日梦想家" w:date="2026-10-26T15:11:03Z"/>
              </w:rPr>
              <w:pPrChange w:id="4060" w:author="白日梦想家" w:date="2026-10-26T15:11:11Z">
                <w:pPr>
                  <w:keepNext/>
                  <w:snapToGrid w:val="0"/>
                  <w:spacing w:before="0" w:after="0" w:line="370" w:lineRule="exact"/>
                  <w:ind w:left="0" w:leftChars="0" w:right="0" w:rightChars="0" w:firstLine="0" w:firstLineChars="0"/>
                  <w:jc w:val="center"/>
                </w:pPr>
              </w:pPrChange>
            </w:pPr>
            <w:del w:id="4062"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3709BC59">
            <w:pPr>
              <w:keepNext/>
              <w:widowControl/>
              <w:adjustRightInd w:val="0"/>
              <w:snapToGrid w:val="0"/>
              <w:spacing w:before="0" w:after="0" w:line="240" w:lineRule="auto"/>
              <w:ind w:left="0" w:leftChars="0" w:right="0" w:rightChars="0" w:firstLine="0" w:firstLineChars="0"/>
              <w:jc w:val="center"/>
              <w:outlineLvl w:val="9"/>
              <w:rPr>
                <w:del w:id="4064" w:author="白日梦想家" w:date="2026-10-26T15:11:03Z"/>
              </w:rPr>
              <w:pPrChange w:id="4063" w:author="白日梦想家" w:date="2026-10-26T15:11:11Z">
                <w:pPr>
                  <w:keepNext/>
                  <w:snapToGrid w:val="0"/>
                  <w:spacing w:before="0" w:after="0" w:line="370" w:lineRule="exact"/>
                  <w:ind w:left="0" w:leftChars="0" w:right="0" w:rightChars="0" w:firstLine="0" w:firstLineChars="0"/>
                  <w:jc w:val="center"/>
                </w:pPr>
              </w:pPrChange>
            </w:pPr>
            <w:del w:id="4065"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57DA8C90">
            <w:pPr>
              <w:keepNext/>
              <w:widowControl/>
              <w:adjustRightInd w:val="0"/>
              <w:snapToGrid w:val="0"/>
              <w:spacing w:before="0" w:after="0" w:line="240" w:lineRule="auto"/>
              <w:ind w:left="0" w:leftChars="0" w:right="0" w:rightChars="0" w:firstLine="0" w:firstLineChars="0"/>
              <w:jc w:val="center"/>
              <w:outlineLvl w:val="9"/>
              <w:rPr>
                <w:del w:id="4067" w:author="白日梦想家" w:date="2026-10-26T15:11:03Z"/>
              </w:rPr>
              <w:pPrChange w:id="4066" w:author="白日梦想家" w:date="2026-10-26T15:11:11Z">
                <w:pPr>
                  <w:keepNext/>
                  <w:snapToGrid w:val="0"/>
                  <w:spacing w:before="0" w:after="0" w:line="370" w:lineRule="exact"/>
                  <w:ind w:left="0" w:leftChars="0" w:right="0" w:rightChars="0" w:firstLine="0" w:firstLineChars="0"/>
                  <w:jc w:val="center"/>
                </w:pPr>
              </w:pPrChange>
            </w:pPr>
            <w:del w:id="4068" w:author="白日梦想家" w:date="2026-10-26T15:11:03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69" w:author="白日梦想家" w:date="2026-10-26T15:11:03Z"/>
        </w:trPr>
        <w:tc>
          <w:tcPr>
            <w:tcW w:w="1450" w:type="dxa"/>
            <w:vAlign w:val="center"/>
          </w:tcPr>
          <w:p w14:paraId="537401D4">
            <w:pPr>
              <w:keepNext/>
              <w:widowControl/>
              <w:adjustRightInd w:val="0"/>
              <w:snapToGrid w:val="0"/>
              <w:spacing w:before="0" w:after="0" w:line="240" w:lineRule="auto"/>
              <w:ind w:left="0" w:leftChars="0" w:right="0" w:rightChars="0" w:firstLine="0" w:firstLineChars="0"/>
              <w:jc w:val="center"/>
              <w:outlineLvl w:val="9"/>
              <w:rPr>
                <w:del w:id="4071" w:author="白日梦想家" w:date="2026-10-26T15:11:03Z"/>
              </w:rPr>
              <w:pPrChange w:id="4070" w:author="白日梦想家" w:date="2026-10-26T15:11:11Z">
                <w:pPr>
                  <w:keepNext/>
                  <w:snapToGrid w:val="0"/>
                  <w:spacing w:before="0" w:after="0" w:line="370" w:lineRule="exact"/>
                  <w:ind w:left="0" w:leftChars="0" w:right="0" w:rightChars="0" w:firstLine="0" w:firstLineChars="0"/>
                  <w:jc w:val="center"/>
                </w:pPr>
              </w:pPrChange>
            </w:pPr>
            <w:del w:id="407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759C796">
            <w:pPr>
              <w:keepNext/>
              <w:widowControl/>
              <w:adjustRightInd w:val="0"/>
              <w:snapToGrid w:val="0"/>
              <w:spacing w:before="0" w:after="0" w:line="240" w:lineRule="auto"/>
              <w:ind w:left="0" w:leftChars="0" w:right="0" w:rightChars="0" w:firstLine="0" w:firstLineChars="0"/>
              <w:jc w:val="center"/>
              <w:outlineLvl w:val="9"/>
              <w:rPr>
                <w:del w:id="4074" w:author="白日梦想家" w:date="2026-10-26T15:11:03Z"/>
              </w:rPr>
              <w:pPrChange w:id="4073" w:author="白日梦想家" w:date="2026-10-26T15:11:11Z">
                <w:pPr>
                  <w:keepNext/>
                  <w:snapToGrid w:val="0"/>
                  <w:spacing w:before="0" w:after="0" w:line="370" w:lineRule="exact"/>
                  <w:ind w:left="0" w:leftChars="0" w:right="0" w:rightChars="0" w:firstLine="0" w:firstLineChars="0"/>
                  <w:jc w:val="center"/>
                </w:pPr>
              </w:pPrChange>
            </w:pPr>
            <w:del w:id="407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B1D3D01">
            <w:pPr>
              <w:keepNext/>
              <w:widowControl/>
              <w:adjustRightInd w:val="0"/>
              <w:snapToGrid w:val="0"/>
              <w:spacing w:before="0" w:after="0" w:line="240" w:lineRule="auto"/>
              <w:ind w:left="0" w:leftChars="0" w:right="0" w:rightChars="0" w:firstLine="0" w:firstLineChars="0"/>
              <w:jc w:val="center"/>
              <w:outlineLvl w:val="9"/>
              <w:rPr>
                <w:del w:id="4077" w:author="白日梦想家" w:date="2026-10-26T15:11:03Z"/>
              </w:rPr>
              <w:pPrChange w:id="4076" w:author="白日梦想家" w:date="2026-10-26T15:11:11Z">
                <w:pPr>
                  <w:keepNext/>
                  <w:snapToGrid w:val="0"/>
                  <w:spacing w:before="0" w:after="0" w:line="370" w:lineRule="exact"/>
                  <w:ind w:left="0" w:leftChars="0" w:right="0" w:rightChars="0" w:firstLine="0" w:firstLineChars="0"/>
                  <w:jc w:val="center"/>
                </w:pPr>
              </w:pPrChange>
            </w:pPr>
            <w:del w:id="4078"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47959F6A">
            <w:pPr>
              <w:keepNext/>
              <w:widowControl/>
              <w:adjustRightInd w:val="0"/>
              <w:snapToGrid w:val="0"/>
              <w:spacing w:before="0" w:after="0" w:line="240" w:lineRule="auto"/>
              <w:ind w:left="0" w:leftChars="0" w:right="0" w:rightChars="0" w:firstLine="0" w:firstLineChars="0"/>
              <w:jc w:val="center"/>
              <w:outlineLvl w:val="9"/>
              <w:rPr>
                <w:del w:id="4080" w:author="白日梦想家" w:date="2026-10-26T15:11:03Z"/>
              </w:rPr>
              <w:pPrChange w:id="4079" w:author="白日梦想家" w:date="2026-10-26T15:11:11Z">
                <w:pPr>
                  <w:keepNext/>
                  <w:snapToGrid w:val="0"/>
                  <w:spacing w:before="0" w:after="0" w:line="370" w:lineRule="exact"/>
                  <w:ind w:left="0" w:leftChars="0" w:right="0" w:rightChars="0" w:firstLine="0" w:firstLineChars="0"/>
                  <w:jc w:val="center"/>
                </w:pPr>
              </w:pPrChange>
            </w:pPr>
            <w:del w:id="4081" w:author="白日梦想家" w:date="2026-10-26T15:11:03Z">
              <w:r>
                <w:rPr>
                  <w:rFonts w:hint="eastAsia" w:ascii="方正仿宋_GBK" w:hAnsi="方正仿宋_GBK" w:eastAsia="方正仿宋_GBK" w:cs="Times New Roman"/>
                  <w:sz w:val="24"/>
                  <w:szCs w:val="24"/>
                </w:rPr>
                <w:delText>1.83～1.93</w:delText>
              </w:r>
            </w:del>
          </w:p>
        </w:tc>
        <w:tc>
          <w:tcPr>
            <w:tcW w:w="1451" w:type="dxa"/>
            <w:vAlign w:val="center"/>
          </w:tcPr>
          <w:p w14:paraId="0BBF8C40">
            <w:pPr>
              <w:keepNext/>
              <w:widowControl/>
              <w:adjustRightInd w:val="0"/>
              <w:snapToGrid w:val="0"/>
              <w:spacing w:before="0" w:after="0" w:line="240" w:lineRule="auto"/>
              <w:ind w:left="0" w:leftChars="0" w:right="0" w:rightChars="0" w:firstLine="0" w:firstLineChars="0"/>
              <w:jc w:val="center"/>
              <w:outlineLvl w:val="9"/>
              <w:rPr>
                <w:del w:id="4083" w:author="白日梦想家" w:date="2026-10-26T15:11:03Z"/>
              </w:rPr>
              <w:pPrChange w:id="4082" w:author="白日梦想家" w:date="2026-10-26T15:11:11Z">
                <w:pPr>
                  <w:keepNext/>
                  <w:snapToGrid w:val="0"/>
                  <w:spacing w:before="0" w:after="0" w:line="370" w:lineRule="exact"/>
                  <w:ind w:left="0" w:leftChars="0" w:right="0" w:rightChars="0" w:firstLine="0" w:firstLineChars="0"/>
                  <w:jc w:val="center"/>
                </w:pPr>
              </w:pPrChange>
            </w:pPr>
            <w:del w:id="408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B9539F6">
            <w:pPr>
              <w:keepNext/>
              <w:widowControl/>
              <w:adjustRightInd w:val="0"/>
              <w:snapToGrid w:val="0"/>
              <w:spacing w:before="0" w:after="0" w:line="240" w:lineRule="auto"/>
              <w:ind w:left="0" w:leftChars="0" w:right="0" w:rightChars="0" w:firstLine="0" w:firstLineChars="0"/>
              <w:jc w:val="center"/>
              <w:outlineLvl w:val="9"/>
              <w:rPr>
                <w:del w:id="4086" w:author="白日梦想家" w:date="2026-10-26T15:11:03Z"/>
              </w:rPr>
              <w:pPrChange w:id="4085" w:author="白日梦想家" w:date="2026-10-26T15:11:11Z">
                <w:pPr>
                  <w:keepNext/>
                  <w:snapToGrid w:val="0"/>
                  <w:spacing w:before="0" w:after="0" w:line="370" w:lineRule="exact"/>
                  <w:ind w:left="0" w:leftChars="0" w:right="0" w:rightChars="0" w:firstLine="0" w:firstLineChars="0"/>
                  <w:jc w:val="center"/>
                </w:pPr>
              </w:pPrChange>
            </w:pPr>
            <w:del w:id="4087" w:author="白日梦想家" w:date="2026-10-26T15:11:03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88" w:author="白日梦想家" w:date="2026-10-26T15:11:03Z"/>
        </w:trPr>
        <w:tc>
          <w:tcPr>
            <w:tcW w:w="1450" w:type="dxa"/>
            <w:vAlign w:val="center"/>
          </w:tcPr>
          <w:p w14:paraId="2AFDA82F">
            <w:pPr>
              <w:keepNext/>
              <w:widowControl/>
              <w:adjustRightInd w:val="0"/>
              <w:snapToGrid w:val="0"/>
              <w:spacing w:before="0" w:after="0" w:line="240" w:lineRule="auto"/>
              <w:ind w:left="0" w:leftChars="0" w:right="0" w:rightChars="0" w:firstLine="0" w:firstLineChars="0"/>
              <w:jc w:val="center"/>
              <w:outlineLvl w:val="9"/>
              <w:rPr>
                <w:del w:id="4090" w:author="白日梦想家" w:date="2026-10-26T15:11:03Z"/>
              </w:rPr>
              <w:pPrChange w:id="4089" w:author="白日梦想家" w:date="2026-10-26T15:11:11Z">
                <w:pPr>
                  <w:keepNext/>
                  <w:snapToGrid w:val="0"/>
                  <w:spacing w:before="0" w:after="0" w:line="370" w:lineRule="exact"/>
                  <w:ind w:left="0" w:leftChars="0" w:right="0" w:rightChars="0" w:firstLine="0" w:firstLineChars="0"/>
                  <w:jc w:val="center"/>
                </w:pPr>
              </w:pPrChange>
            </w:pPr>
            <w:del w:id="409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5336E059">
            <w:pPr>
              <w:keepNext/>
              <w:widowControl/>
              <w:adjustRightInd w:val="0"/>
              <w:snapToGrid w:val="0"/>
              <w:spacing w:before="0" w:after="0" w:line="240" w:lineRule="auto"/>
              <w:ind w:left="0" w:leftChars="0" w:right="0" w:rightChars="0" w:firstLine="0" w:firstLineChars="0"/>
              <w:jc w:val="center"/>
              <w:outlineLvl w:val="9"/>
              <w:rPr>
                <w:del w:id="4093" w:author="白日梦想家" w:date="2026-10-26T15:11:03Z"/>
              </w:rPr>
              <w:pPrChange w:id="4092" w:author="白日梦想家" w:date="2026-10-26T15:11:11Z">
                <w:pPr>
                  <w:keepNext/>
                  <w:snapToGrid w:val="0"/>
                  <w:spacing w:before="0" w:after="0" w:line="370" w:lineRule="exact"/>
                  <w:ind w:left="0" w:leftChars="0" w:right="0" w:rightChars="0" w:firstLine="0" w:firstLineChars="0"/>
                  <w:jc w:val="center"/>
                </w:pPr>
              </w:pPrChange>
            </w:pPr>
            <w:del w:id="409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74F2827">
            <w:pPr>
              <w:keepNext/>
              <w:widowControl/>
              <w:adjustRightInd w:val="0"/>
              <w:snapToGrid w:val="0"/>
              <w:spacing w:before="0" w:after="0" w:line="240" w:lineRule="auto"/>
              <w:ind w:left="0" w:leftChars="0" w:right="0" w:rightChars="0" w:firstLine="0" w:firstLineChars="0"/>
              <w:jc w:val="center"/>
              <w:outlineLvl w:val="9"/>
              <w:rPr>
                <w:del w:id="4096" w:author="白日梦想家" w:date="2026-10-26T15:11:03Z"/>
              </w:rPr>
              <w:pPrChange w:id="4095" w:author="白日梦想家" w:date="2026-10-26T15:11:11Z">
                <w:pPr>
                  <w:keepNext/>
                  <w:snapToGrid w:val="0"/>
                  <w:spacing w:before="0" w:after="0" w:line="370" w:lineRule="exact"/>
                  <w:ind w:left="0" w:leftChars="0" w:right="0" w:rightChars="0" w:firstLine="0" w:firstLineChars="0"/>
                  <w:jc w:val="center"/>
                </w:pPr>
              </w:pPrChange>
            </w:pPr>
            <w:del w:id="4097"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6503546E">
            <w:pPr>
              <w:keepNext/>
              <w:widowControl/>
              <w:adjustRightInd w:val="0"/>
              <w:snapToGrid w:val="0"/>
              <w:spacing w:before="0" w:after="0" w:line="240" w:lineRule="auto"/>
              <w:ind w:left="0" w:leftChars="0" w:right="0" w:rightChars="0" w:firstLine="0" w:firstLineChars="0"/>
              <w:jc w:val="center"/>
              <w:outlineLvl w:val="9"/>
              <w:rPr>
                <w:del w:id="4099" w:author="白日梦想家" w:date="2026-10-26T15:11:03Z"/>
              </w:rPr>
              <w:pPrChange w:id="4098" w:author="白日梦想家" w:date="2026-10-26T15:11:11Z">
                <w:pPr>
                  <w:keepNext/>
                  <w:snapToGrid w:val="0"/>
                  <w:spacing w:before="0" w:after="0" w:line="370" w:lineRule="exact"/>
                  <w:ind w:left="0" w:leftChars="0" w:right="0" w:rightChars="0" w:firstLine="0" w:firstLineChars="0"/>
                  <w:jc w:val="center"/>
                </w:pPr>
              </w:pPrChange>
            </w:pPr>
            <w:del w:id="4100"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1FC6B922">
            <w:pPr>
              <w:keepNext/>
              <w:widowControl/>
              <w:adjustRightInd w:val="0"/>
              <w:snapToGrid w:val="0"/>
              <w:spacing w:before="0" w:after="0" w:line="240" w:lineRule="auto"/>
              <w:ind w:left="0" w:leftChars="0" w:right="0" w:rightChars="0" w:firstLine="0" w:firstLineChars="0"/>
              <w:jc w:val="center"/>
              <w:outlineLvl w:val="9"/>
              <w:rPr>
                <w:del w:id="4102" w:author="白日梦想家" w:date="2026-10-26T15:11:03Z"/>
              </w:rPr>
              <w:pPrChange w:id="4101" w:author="白日梦想家" w:date="2026-10-26T15:11:11Z">
                <w:pPr>
                  <w:keepNext/>
                  <w:snapToGrid w:val="0"/>
                  <w:spacing w:before="0" w:after="0" w:line="370" w:lineRule="exact"/>
                  <w:ind w:left="0" w:leftChars="0" w:right="0" w:rightChars="0" w:firstLine="0" w:firstLineChars="0"/>
                  <w:jc w:val="center"/>
                </w:pPr>
              </w:pPrChange>
            </w:pPr>
            <w:del w:id="4103"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44FBE73A">
            <w:pPr>
              <w:keepNext/>
              <w:widowControl/>
              <w:adjustRightInd w:val="0"/>
              <w:snapToGrid w:val="0"/>
              <w:spacing w:before="0" w:after="0" w:line="240" w:lineRule="auto"/>
              <w:ind w:left="0" w:leftChars="0" w:right="0" w:rightChars="0" w:firstLine="0" w:firstLineChars="0"/>
              <w:jc w:val="center"/>
              <w:outlineLvl w:val="9"/>
              <w:rPr>
                <w:del w:id="4105" w:author="白日梦想家" w:date="2026-10-26T15:11:03Z"/>
              </w:rPr>
              <w:pPrChange w:id="4104" w:author="白日梦想家" w:date="2026-10-26T15:11:11Z">
                <w:pPr>
                  <w:keepNext/>
                  <w:snapToGrid w:val="0"/>
                  <w:spacing w:before="0" w:after="0" w:line="370" w:lineRule="exact"/>
                  <w:ind w:left="0" w:leftChars="0" w:right="0" w:rightChars="0" w:firstLine="0" w:firstLineChars="0"/>
                  <w:jc w:val="center"/>
                </w:pPr>
              </w:pPrChange>
            </w:pPr>
            <w:del w:id="4106" w:author="白日梦想家" w:date="2026-10-26T15:11:03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07" w:author="白日梦想家" w:date="2026-10-26T15:11:03Z"/>
        </w:trPr>
        <w:tc>
          <w:tcPr>
            <w:tcW w:w="1450" w:type="dxa"/>
            <w:vAlign w:val="center"/>
          </w:tcPr>
          <w:p w14:paraId="41688D4E">
            <w:pPr>
              <w:keepNext/>
              <w:widowControl/>
              <w:adjustRightInd w:val="0"/>
              <w:snapToGrid w:val="0"/>
              <w:spacing w:before="0" w:after="0" w:line="240" w:lineRule="auto"/>
              <w:ind w:left="0" w:leftChars="0" w:right="0" w:rightChars="0" w:firstLine="0" w:firstLineChars="0"/>
              <w:jc w:val="center"/>
              <w:outlineLvl w:val="9"/>
              <w:rPr>
                <w:del w:id="4109" w:author="白日梦想家" w:date="2026-10-26T15:11:03Z"/>
              </w:rPr>
              <w:pPrChange w:id="4108" w:author="白日梦想家" w:date="2026-10-26T15:11:11Z">
                <w:pPr>
                  <w:keepNext/>
                  <w:snapToGrid w:val="0"/>
                  <w:spacing w:before="0" w:after="0" w:line="370" w:lineRule="exact"/>
                  <w:ind w:left="0" w:leftChars="0" w:right="0" w:rightChars="0" w:firstLine="0" w:firstLineChars="0"/>
                  <w:jc w:val="center"/>
                </w:pPr>
              </w:pPrChange>
            </w:pPr>
            <w:del w:id="411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1DFE35A8">
            <w:pPr>
              <w:keepNext/>
              <w:widowControl/>
              <w:adjustRightInd w:val="0"/>
              <w:snapToGrid w:val="0"/>
              <w:spacing w:before="0" w:after="0" w:line="240" w:lineRule="auto"/>
              <w:ind w:left="0" w:leftChars="0" w:right="0" w:rightChars="0" w:firstLine="0" w:firstLineChars="0"/>
              <w:jc w:val="center"/>
              <w:outlineLvl w:val="9"/>
              <w:rPr>
                <w:del w:id="4112" w:author="白日梦想家" w:date="2026-10-26T15:11:03Z"/>
              </w:rPr>
              <w:pPrChange w:id="4111" w:author="白日梦想家" w:date="2026-10-26T15:11:11Z">
                <w:pPr>
                  <w:keepNext/>
                  <w:snapToGrid w:val="0"/>
                  <w:spacing w:before="0" w:after="0" w:line="370" w:lineRule="exact"/>
                  <w:ind w:left="0" w:leftChars="0" w:right="0" w:rightChars="0" w:firstLine="0" w:firstLineChars="0"/>
                  <w:jc w:val="center"/>
                </w:pPr>
              </w:pPrChange>
            </w:pPr>
            <w:del w:id="411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4D90685">
            <w:pPr>
              <w:keepNext/>
              <w:widowControl/>
              <w:adjustRightInd w:val="0"/>
              <w:snapToGrid w:val="0"/>
              <w:spacing w:before="0" w:after="0" w:line="240" w:lineRule="auto"/>
              <w:ind w:left="0" w:leftChars="0" w:right="0" w:rightChars="0" w:firstLine="0" w:firstLineChars="0"/>
              <w:jc w:val="center"/>
              <w:outlineLvl w:val="9"/>
              <w:rPr>
                <w:del w:id="4115" w:author="白日梦想家" w:date="2026-10-26T15:11:03Z"/>
              </w:rPr>
              <w:pPrChange w:id="4114" w:author="白日梦想家" w:date="2026-10-26T15:11:11Z">
                <w:pPr>
                  <w:keepNext/>
                  <w:snapToGrid w:val="0"/>
                  <w:spacing w:before="0" w:after="0" w:line="370" w:lineRule="exact"/>
                  <w:ind w:left="0" w:leftChars="0" w:right="0" w:rightChars="0" w:firstLine="0" w:firstLineChars="0"/>
                  <w:jc w:val="center"/>
                </w:pPr>
              </w:pPrChange>
            </w:pPr>
            <w:del w:id="4116"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426D8A3E">
            <w:pPr>
              <w:keepNext/>
              <w:widowControl/>
              <w:adjustRightInd w:val="0"/>
              <w:snapToGrid w:val="0"/>
              <w:spacing w:before="0" w:after="0" w:line="240" w:lineRule="auto"/>
              <w:ind w:left="0" w:leftChars="0" w:right="0" w:rightChars="0" w:firstLine="0" w:firstLineChars="0"/>
              <w:jc w:val="center"/>
              <w:outlineLvl w:val="9"/>
              <w:rPr>
                <w:del w:id="4118" w:author="白日梦想家" w:date="2026-10-26T15:11:03Z"/>
              </w:rPr>
              <w:pPrChange w:id="4117" w:author="白日梦想家" w:date="2026-10-26T15:11:11Z">
                <w:pPr>
                  <w:keepNext/>
                  <w:snapToGrid w:val="0"/>
                  <w:spacing w:before="0" w:after="0" w:line="370" w:lineRule="exact"/>
                  <w:ind w:left="0" w:leftChars="0" w:right="0" w:rightChars="0" w:firstLine="0" w:firstLineChars="0"/>
                  <w:jc w:val="center"/>
                </w:pPr>
              </w:pPrChange>
            </w:pPr>
            <w:del w:id="4119"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3B63156D">
            <w:pPr>
              <w:keepNext/>
              <w:widowControl/>
              <w:adjustRightInd w:val="0"/>
              <w:snapToGrid w:val="0"/>
              <w:spacing w:before="0" w:after="0" w:line="240" w:lineRule="auto"/>
              <w:ind w:left="0" w:leftChars="0" w:right="0" w:rightChars="0" w:firstLine="0" w:firstLineChars="0"/>
              <w:jc w:val="center"/>
              <w:outlineLvl w:val="9"/>
              <w:rPr>
                <w:del w:id="4121" w:author="白日梦想家" w:date="2026-10-26T15:11:03Z"/>
              </w:rPr>
              <w:pPrChange w:id="4120" w:author="白日梦想家" w:date="2026-10-26T15:11:11Z">
                <w:pPr>
                  <w:keepNext/>
                  <w:snapToGrid w:val="0"/>
                  <w:spacing w:before="0" w:after="0" w:line="370" w:lineRule="exact"/>
                  <w:ind w:left="0" w:leftChars="0" w:right="0" w:rightChars="0" w:firstLine="0" w:firstLineChars="0"/>
                  <w:jc w:val="center"/>
                </w:pPr>
              </w:pPrChange>
            </w:pPr>
            <w:del w:id="4122"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631F97D">
            <w:pPr>
              <w:keepNext/>
              <w:widowControl/>
              <w:adjustRightInd w:val="0"/>
              <w:snapToGrid w:val="0"/>
              <w:spacing w:before="0" w:after="0" w:line="240" w:lineRule="auto"/>
              <w:ind w:left="0" w:leftChars="0" w:right="0" w:rightChars="0" w:firstLine="0" w:firstLineChars="0"/>
              <w:jc w:val="center"/>
              <w:outlineLvl w:val="9"/>
              <w:rPr>
                <w:del w:id="4124" w:author="白日梦想家" w:date="2026-10-26T15:11:03Z"/>
              </w:rPr>
              <w:pPrChange w:id="4123" w:author="白日梦想家" w:date="2026-10-26T15:11:11Z">
                <w:pPr>
                  <w:keepNext/>
                  <w:snapToGrid w:val="0"/>
                  <w:spacing w:before="0" w:after="0" w:line="370" w:lineRule="exact"/>
                  <w:ind w:left="0" w:leftChars="0" w:right="0" w:rightChars="0" w:firstLine="0" w:firstLineChars="0"/>
                  <w:jc w:val="center"/>
                </w:pPr>
              </w:pPrChange>
            </w:pPr>
            <w:del w:id="4125" w:author="白日梦想家" w:date="2026-10-26T15:11:03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126" w:author="白日梦想家" w:date="2026-10-26T15:11:03Z"/>
        </w:trPr>
        <w:tc>
          <w:tcPr>
            <w:tcW w:w="1450" w:type="dxa"/>
            <w:vAlign w:val="center"/>
          </w:tcPr>
          <w:p w14:paraId="70C430EF">
            <w:pPr>
              <w:keepNext/>
              <w:widowControl/>
              <w:adjustRightInd w:val="0"/>
              <w:snapToGrid w:val="0"/>
              <w:spacing w:before="0" w:after="0" w:line="240" w:lineRule="auto"/>
              <w:ind w:left="0" w:leftChars="0" w:right="0" w:rightChars="0" w:firstLine="0" w:firstLineChars="0"/>
              <w:jc w:val="center"/>
              <w:outlineLvl w:val="9"/>
              <w:rPr>
                <w:del w:id="4128" w:author="白日梦想家" w:date="2026-10-26T15:11:03Z"/>
              </w:rPr>
              <w:pPrChange w:id="4127" w:author="白日梦想家" w:date="2026-10-26T15:11:11Z">
                <w:pPr>
                  <w:keepNext/>
                  <w:snapToGrid w:val="0"/>
                  <w:spacing w:before="0" w:after="0" w:line="370" w:lineRule="exact"/>
                  <w:ind w:left="0" w:leftChars="0" w:right="0" w:rightChars="0" w:firstLine="0" w:firstLineChars="0"/>
                  <w:jc w:val="center"/>
                </w:pPr>
              </w:pPrChange>
            </w:pPr>
            <w:del w:id="412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58903E0A">
            <w:pPr>
              <w:keepNext/>
              <w:widowControl/>
              <w:adjustRightInd w:val="0"/>
              <w:snapToGrid w:val="0"/>
              <w:spacing w:before="0" w:after="0" w:line="240" w:lineRule="auto"/>
              <w:ind w:left="0" w:leftChars="0" w:right="0" w:rightChars="0" w:firstLine="0" w:firstLineChars="0"/>
              <w:jc w:val="center"/>
              <w:outlineLvl w:val="9"/>
              <w:rPr>
                <w:del w:id="4131" w:author="白日梦想家" w:date="2026-10-26T15:11:03Z"/>
              </w:rPr>
              <w:pPrChange w:id="4130" w:author="白日梦想家" w:date="2026-10-26T15:11:11Z">
                <w:pPr>
                  <w:keepNext/>
                  <w:snapToGrid w:val="0"/>
                  <w:spacing w:before="0" w:after="0" w:line="370" w:lineRule="exact"/>
                  <w:ind w:left="0" w:leftChars="0" w:right="0" w:rightChars="0" w:firstLine="0" w:firstLineChars="0"/>
                  <w:jc w:val="center"/>
                </w:pPr>
              </w:pPrChange>
            </w:pPr>
            <w:del w:id="413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010B6A4">
            <w:pPr>
              <w:keepNext/>
              <w:widowControl/>
              <w:adjustRightInd w:val="0"/>
              <w:snapToGrid w:val="0"/>
              <w:spacing w:before="0" w:after="0" w:line="240" w:lineRule="auto"/>
              <w:ind w:left="0" w:leftChars="0" w:right="0" w:rightChars="0" w:firstLine="0" w:firstLineChars="0"/>
              <w:jc w:val="center"/>
              <w:outlineLvl w:val="9"/>
              <w:rPr>
                <w:del w:id="4134" w:author="白日梦想家" w:date="2026-10-26T15:11:03Z"/>
              </w:rPr>
              <w:pPrChange w:id="4133" w:author="白日梦想家" w:date="2026-10-26T15:11:11Z">
                <w:pPr>
                  <w:keepNext/>
                  <w:snapToGrid w:val="0"/>
                  <w:spacing w:before="0" w:after="0" w:line="370" w:lineRule="exact"/>
                  <w:ind w:left="0" w:leftChars="0" w:right="0" w:rightChars="0" w:firstLine="0" w:firstLineChars="0"/>
                  <w:jc w:val="center"/>
                </w:pPr>
              </w:pPrChange>
            </w:pPr>
            <w:del w:id="4135"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682C02D">
            <w:pPr>
              <w:keepNext/>
              <w:widowControl/>
              <w:adjustRightInd w:val="0"/>
              <w:snapToGrid w:val="0"/>
              <w:spacing w:before="0" w:after="0" w:line="240" w:lineRule="auto"/>
              <w:ind w:left="0" w:leftChars="0" w:right="0" w:rightChars="0" w:firstLine="0" w:firstLineChars="0"/>
              <w:jc w:val="center"/>
              <w:outlineLvl w:val="9"/>
              <w:rPr>
                <w:del w:id="4137" w:author="白日梦想家" w:date="2026-10-26T15:11:03Z"/>
              </w:rPr>
              <w:pPrChange w:id="4136" w:author="白日梦想家" w:date="2026-10-26T15:11:11Z">
                <w:pPr>
                  <w:keepNext/>
                  <w:snapToGrid w:val="0"/>
                  <w:spacing w:before="0" w:after="0" w:line="370" w:lineRule="exact"/>
                  <w:ind w:left="0" w:leftChars="0" w:right="0" w:rightChars="0" w:firstLine="0" w:firstLineChars="0"/>
                  <w:jc w:val="center"/>
                </w:pPr>
              </w:pPrChange>
            </w:pPr>
            <w:del w:id="4138" w:author="白日梦想家" w:date="2026-10-26T15:11:03Z">
              <w:r>
                <w:rPr>
                  <w:rFonts w:hint="eastAsia" w:ascii="方正仿宋_GBK" w:hAnsi="方正仿宋_GBK" w:eastAsia="方正仿宋_GBK" w:cs="Times New Roman"/>
                  <w:sz w:val="24"/>
                  <w:szCs w:val="24"/>
                </w:rPr>
                <w:delText>1.79～1.89</w:delText>
              </w:r>
            </w:del>
          </w:p>
        </w:tc>
        <w:tc>
          <w:tcPr>
            <w:tcW w:w="1451" w:type="dxa"/>
            <w:vAlign w:val="center"/>
          </w:tcPr>
          <w:p w14:paraId="2944A36A">
            <w:pPr>
              <w:keepNext/>
              <w:widowControl/>
              <w:adjustRightInd w:val="0"/>
              <w:snapToGrid w:val="0"/>
              <w:spacing w:before="0" w:after="0" w:line="240" w:lineRule="auto"/>
              <w:ind w:left="0" w:leftChars="0" w:right="0" w:rightChars="0" w:firstLine="0" w:firstLineChars="0"/>
              <w:jc w:val="center"/>
              <w:outlineLvl w:val="9"/>
              <w:rPr>
                <w:del w:id="4140" w:author="白日梦想家" w:date="2026-10-26T15:11:03Z"/>
              </w:rPr>
              <w:pPrChange w:id="4139" w:author="白日梦想家" w:date="2026-10-26T15:11:11Z">
                <w:pPr>
                  <w:keepNext/>
                  <w:snapToGrid w:val="0"/>
                  <w:spacing w:before="0" w:after="0" w:line="370" w:lineRule="exact"/>
                  <w:ind w:left="0" w:leftChars="0" w:right="0" w:rightChars="0" w:firstLine="0" w:firstLineChars="0"/>
                  <w:jc w:val="center"/>
                </w:pPr>
              </w:pPrChange>
            </w:pPr>
            <w:del w:id="4141" w:author="白日梦想家" w:date="2026-10-26T15:11:03Z">
              <w:r>
                <w:rPr>
                  <w:rFonts w:hint="eastAsia" w:ascii="方正仿宋_GBK" w:hAnsi="方正仿宋_GBK" w:eastAsia="方正仿宋_GBK" w:cs="Times New Roman"/>
                  <w:sz w:val="24"/>
                  <w:szCs w:val="24"/>
                </w:rPr>
                <w:delText>1.65～1.73</w:delText>
              </w:r>
            </w:del>
          </w:p>
        </w:tc>
        <w:tc>
          <w:tcPr>
            <w:tcW w:w="1453" w:type="dxa"/>
            <w:vAlign w:val="center"/>
          </w:tcPr>
          <w:p w14:paraId="2DCF4279">
            <w:pPr>
              <w:keepNext/>
              <w:widowControl/>
              <w:adjustRightInd w:val="0"/>
              <w:snapToGrid w:val="0"/>
              <w:spacing w:before="0" w:after="0" w:line="240" w:lineRule="auto"/>
              <w:ind w:left="0" w:leftChars="0" w:right="0" w:rightChars="0" w:firstLine="0" w:firstLineChars="0"/>
              <w:jc w:val="center"/>
              <w:outlineLvl w:val="9"/>
              <w:rPr>
                <w:del w:id="4143" w:author="白日梦想家" w:date="2026-10-26T15:11:03Z"/>
              </w:rPr>
              <w:pPrChange w:id="4142" w:author="白日梦想家" w:date="2026-10-26T15:11:11Z">
                <w:pPr>
                  <w:keepNext/>
                  <w:snapToGrid w:val="0"/>
                  <w:spacing w:before="0" w:after="0" w:line="370" w:lineRule="exact"/>
                  <w:ind w:left="0" w:leftChars="0" w:right="0" w:rightChars="0" w:firstLine="0" w:firstLineChars="0"/>
                  <w:jc w:val="center"/>
                </w:pPr>
              </w:pPrChange>
            </w:pPr>
            <w:del w:id="4144" w:author="白日梦想家" w:date="2026-10-26T15:11:03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45" w:author="白日梦想家" w:date="2026-10-26T15:11:03Z"/>
        </w:trPr>
        <w:tc>
          <w:tcPr>
            <w:tcW w:w="1450" w:type="dxa"/>
            <w:vAlign w:val="center"/>
          </w:tcPr>
          <w:p w14:paraId="0E0056F9">
            <w:pPr>
              <w:keepNext/>
              <w:widowControl/>
              <w:adjustRightInd w:val="0"/>
              <w:snapToGrid w:val="0"/>
              <w:spacing w:before="0" w:after="0" w:line="240" w:lineRule="auto"/>
              <w:ind w:left="0" w:leftChars="0" w:right="0" w:rightChars="0" w:firstLine="0" w:firstLineChars="0"/>
              <w:jc w:val="center"/>
              <w:outlineLvl w:val="9"/>
              <w:rPr>
                <w:del w:id="4147" w:author="白日梦想家" w:date="2026-10-26T15:11:03Z"/>
              </w:rPr>
              <w:pPrChange w:id="4146" w:author="白日梦想家" w:date="2026-10-26T15:11:11Z">
                <w:pPr>
                  <w:keepNext/>
                  <w:snapToGrid w:val="0"/>
                  <w:spacing w:before="0" w:after="0" w:line="370" w:lineRule="exact"/>
                  <w:ind w:left="0" w:leftChars="0" w:right="0" w:rightChars="0" w:firstLine="0" w:firstLineChars="0"/>
                  <w:jc w:val="center"/>
                </w:pPr>
              </w:pPrChange>
            </w:pPr>
            <w:del w:id="414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4187C4F2">
            <w:pPr>
              <w:keepNext/>
              <w:widowControl/>
              <w:adjustRightInd w:val="0"/>
              <w:snapToGrid w:val="0"/>
              <w:spacing w:before="0" w:after="0" w:line="240" w:lineRule="auto"/>
              <w:ind w:left="0" w:leftChars="0" w:right="0" w:rightChars="0" w:firstLine="0" w:firstLineChars="0"/>
              <w:jc w:val="center"/>
              <w:outlineLvl w:val="9"/>
              <w:rPr>
                <w:del w:id="4150" w:author="白日梦想家" w:date="2026-10-26T15:11:03Z"/>
              </w:rPr>
              <w:pPrChange w:id="4149" w:author="白日梦想家" w:date="2026-10-26T15:11:11Z">
                <w:pPr>
                  <w:keepNext/>
                  <w:snapToGrid w:val="0"/>
                  <w:spacing w:before="0" w:after="0" w:line="370" w:lineRule="exact"/>
                  <w:ind w:left="0" w:leftChars="0" w:right="0" w:rightChars="0" w:firstLine="0" w:firstLineChars="0"/>
                  <w:jc w:val="center"/>
                </w:pPr>
              </w:pPrChange>
            </w:pPr>
            <w:del w:id="415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AEC253">
            <w:pPr>
              <w:keepNext/>
              <w:widowControl/>
              <w:adjustRightInd w:val="0"/>
              <w:snapToGrid w:val="0"/>
              <w:spacing w:before="0" w:after="0" w:line="240" w:lineRule="auto"/>
              <w:ind w:left="0" w:leftChars="0" w:right="0" w:rightChars="0" w:firstLine="0" w:firstLineChars="0"/>
              <w:jc w:val="center"/>
              <w:outlineLvl w:val="9"/>
              <w:rPr>
                <w:del w:id="4153" w:author="白日梦想家" w:date="2026-10-26T15:11:03Z"/>
              </w:rPr>
              <w:pPrChange w:id="4152" w:author="白日梦想家" w:date="2026-10-26T15:11:11Z">
                <w:pPr>
                  <w:keepNext/>
                  <w:snapToGrid w:val="0"/>
                  <w:spacing w:before="0" w:after="0" w:line="370" w:lineRule="exact"/>
                  <w:ind w:left="0" w:leftChars="0" w:right="0" w:rightChars="0" w:firstLine="0" w:firstLineChars="0"/>
                  <w:jc w:val="center"/>
                </w:pPr>
              </w:pPrChange>
            </w:pPr>
            <w:del w:id="4154"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1B900894">
            <w:pPr>
              <w:keepNext/>
              <w:widowControl/>
              <w:adjustRightInd w:val="0"/>
              <w:snapToGrid w:val="0"/>
              <w:spacing w:before="0" w:after="0" w:line="240" w:lineRule="auto"/>
              <w:ind w:left="0" w:leftChars="0" w:right="0" w:rightChars="0" w:firstLine="0" w:firstLineChars="0"/>
              <w:jc w:val="center"/>
              <w:outlineLvl w:val="9"/>
              <w:rPr>
                <w:del w:id="4156" w:author="白日梦想家" w:date="2026-10-26T15:11:03Z"/>
              </w:rPr>
              <w:pPrChange w:id="4155" w:author="白日梦想家" w:date="2026-10-26T15:11:11Z">
                <w:pPr>
                  <w:keepNext/>
                  <w:snapToGrid w:val="0"/>
                  <w:spacing w:before="0" w:after="0" w:line="370" w:lineRule="exact"/>
                  <w:ind w:left="0" w:leftChars="0" w:right="0" w:rightChars="0" w:firstLine="0" w:firstLineChars="0"/>
                  <w:jc w:val="center"/>
                </w:pPr>
              </w:pPrChange>
            </w:pPr>
            <w:del w:id="4157" w:author="白日梦想家" w:date="2026-10-26T15:11:03Z">
              <w:r>
                <w:rPr>
                  <w:rFonts w:hint="eastAsia" w:ascii="方正仿宋_GBK" w:hAnsi="方正仿宋_GBK" w:eastAsia="方正仿宋_GBK" w:cs="Times New Roman"/>
                  <w:sz w:val="24"/>
                  <w:szCs w:val="24"/>
                </w:rPr>
                <w:delText>1.89～1.99</w:delText>
              </w:r>
            </w:del>
          </w:p>
        </w:tc>
        <w:tc>
          <w:tcPr>
            <w:tcW w:w="1451" w:type="dxa"/>
            <w:vAlign w:val="center"/>
          </w:tcPr>
          <w:p w14:paraId="415BC91B">
            <w:pPr>
              <w:keepNext/>
              <w:widowControl/>
              <w:adjustRightInd w:val="0"/>
              <w:snapToGrid w:val="0"/>
              <w:spacing w:before="0" w:after="0" w:line="240" w:lineRule="auto"/>
              <w:ind w:left="0" w:leftChars="0" w:right="0" w:rightChars="0" w:firstLine="0" w:firstLineChars="0"/>
              <w:jc w:val="center"/>
              <w:outlineLvl w:val="9"/>
              <w:rPr>
                <w:del w:id="4159" w:author="白日梦想家" w:date="2026-10-26T15:11:03Z"/>
              </w:rPr>
              <w:pPrChange w:id="4158" w:author="白日梦想家" w:date="2026-10-26T15:11:11Z">
                <w:pPr>
                  <w:keepNext/>
                  <w:snapToGrid w:val="0"/>
                  <w:spacing w:before="0" w:after="0" w:line="370" w:lineRule="exact"/>
                  <w:ind w:left="0" w:leftChars="0" w:right="0" w:rightChars="0" w:firstLine="0" w:firstLineChars="0"/>
                  <w:jc w:val="center"/>
                </w:pPr>
              </w:pPrChange>
            </w:pPr>
            <w:del w:id="416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7E09E7B">
            <w:pPr>
              <w:keepNext/>
              <w:widowControl/>
              <w:adjustRightInd w:val="0"/>
              <w:snapToGrid w:val="0"/>
              <w:spacing w:before="0" w:after="0" w:line="240" w:lineRule="auto"/>
              <w:ind w:left="0" w:leftChars="0" w:right="0" w:rightChars="0" w:firstLine="0" w:firstLineChars="0"/>
              <w:jc w:val="center"/>
              <w:outlineLvl w:val="9"/>
              <w:rPr>
                <w:del w:id="4162" w:author="白日梦想家" w:date="2026-10-26T15:11:03Z"/>
              </w:rPr>
              <w:pPrChange w:id="4161" w:author="白日梦想家" w:date="2026-10-26T15:11:11Z">
                <w:pPr>
                  <w:keepNext/>
                  <w:snapToGrid w:val="0"/>
                  <w:spacing w:before="0" w:after="0" w:line="370" w:lineRule="exact"/>
                  <w:ind w:left="0" w:leftChars="0" w:right="0" w:rightChars="0" w:firstLine="0" w:firstLineChars="0"/>
                  <w:jc w:val="center"/>
                </w:pPr>
              </w:pPrChange>
            </w:pPr>
            <w:del w:id="4163" w:author="白日梦想家" w:date="2026-10-26T15:11:03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64" w:author="白日梦想家" w:date="2026-10-26T15:11:03Z"/>
        </w:trPr>
        <w:tc>
          <w:tcPr>
            <w:tcW w:w="1450" w:type="dxa"/>
            <w:vAlign w:val="center"/>
          </w:tcPr>
          <w:p w14:paraId="7D489FD9">
            <w:pPr>
              <w:keepNext/>
              <w:widowControl/>
              <w:adjustRightInd w:val="0"/>
              <w:snapToGrid w:val="0"/>
              <w:spacing w:before="0" w:after="0" w:line="240" w:lineRule="auto"/>
              <w:ind w:left="0" w:leftChars="0" w:right="0" w:rightChars="0" w:firstLine="0" w:firstLineChars="0"/>
              <w:jc w:val="center"/>
              <w:outlineLvl w:val="9"/>
              <w:rPr>
                <w:del w:id="4166" w:author="白日梦想家" w:date="2026-10-26T15:11:03Z"/>
              </w:rPr>
              <w:pPrChange w:id="4165" w:author="白日梦想家" w:date="2026-10-26T15:11:11Z">
                <w:pPr>
                  <w:keepNext/>
                  <w:snapToGrid w:val="0"/>
                  <w:spacing w:before="0" w:after="0" w:line="370" w:lineRule="exact"/>
                  <w:ind w:left="0" w:leftChars="0" w:right="0" w:rightChars="0" w:firstLine="0" w:firstLineChars="0"/>
                  <w:jc w:val="center"/>
                </w:pPr>
              </w:pPrChange>
            </w:pPr>
            <w:del w:id="416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6634CF6">
            <w:pPr>
              <w:keepNext/>
              <w:widowControl/>
              <w:adjustRightInd w:val="0"/>
              <w:snapToGrid w:val="0"/>
              <w:spacing w:before="0" w:after="0" w:line="240" w:lineRule="auto"/>
              <w:ind w:left="0" w:leftChars="0" w:right="0" w:rightChars="0" w:firstLine="0" w:firstLineChars="0"/>
              <w:jc w:val="center"/>
              <w:outlineLvl w:val="9"/>
              <w:rPr>
                <w:del w:id="4169" w:author="白日梦想家" w:date="2026-10-26T15:11:03Z"/>
              </w:rPr>
              <w:pPrChange w:id="4168" w:author="白日梦想家" w:date="2026-10-26T15:11:11Z">
                <w:pPr>
                  <w:keepNext/>
                  <w:snapToGrid w:val="0"/>
                  <w:spacing w:before="0" w:after="0" w:line="370" w:lineRule="exact"/>
                  <w:ind w:left="0" w:leftChars="0" w:right="0" w:rightChars="0" w:firstLine="0" w:firstLineChars="0"/>
                  <w:jc w:val="center"/>
                </w:pPr>
              </w:pPrChange>
            </w:pPr>
            <w:del w:id="417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F89BAA1">
            <w:pPr>
              <w:keepNext/>
              <w:widowControl/>
              <w:adjustRightInd w:val="0"/>
              <w:snapToGrid w:val="0"/>
              <w:spacing w:before="0" w:after="0" w:line="240" w:lineRule="auto"/>
              <w:ind w:left="0" w:leftChars="0" w:right="0" w:rightChars="0" w:firstLine="0" w:firstLineChars="0"/>
              <w:jc w:val="center"/>
              <w:outlineLvl w:val="9"/>
              <w:rPr>
                <w:del w:id="4172" w:author="白日梦想家" w:date="2026-10-26T15:11:03Z"/>
              </w:rPr>
              <w:pPrChange w:id="4171" w:author="白日梦想家" w:date="2026-10-26T15:11:11Z">
                <w:pPr>
                  <w:keepNext/>
                  <w:snapToGrid w:val="0"/>
                  <w:spacing w:before="0" w:after="0" w:line="370" w:lineRule="exact"/>
                  <w:ind w:left="0" w:leftChars="0" w:right="0" w:rightChars="0" w:firstLine="0" w:firstLineChars="0"/>
                  <w:jc w:val="center"/>
                </w:pPr>
              </w:pPrChange>
            </w:pPr>
            <w:del w:id="4173"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4C2CAFAC">
            <w:pPr>
              <w:keepNext/>
              <w:widowControl/>
              <w:adjustRightInd w:val="0"/>
              <w:snapToGrid w:val="0"/>
              <w:spacing w:before="0" w:after="0" w:line="240" w:lineRule="auto"/>
              <w:ind w:left="0" w:leftChars="0" w:right="0" w:rightChars="0" w:firstLine="0" w:firstLineChars="0"/>
              <w:jc w:val="center"/>
              <w:outlineLvl w:val="9"/>
              <w:rPr>
                <w:del w:id="4175" w:author="白日梦想家" w:date="2026-10-26T15:11:03Z"/>
              </w:rPr>
              <w:pPrChange w:id="4174" w:author="白日梦想家" w:date="2026-10-26T15:11:11Z">
                <w:pPr>
                  <w:keepNext/>
                  <w:snapToGrid w:val="0"/>
                  <w:spacing w:before="0" w:after="0" w:line="370" w:lineRule="exact"/>
                  <w:ind w:left="0" w:leftChars="0" w:right="0" w:rightChars="0" w:firstLine="0" w:firstLineChars="0"/>
                  <w:jc w:val="center"/>
                </w:pPr>
              </w:pPrChange>
            </w:pPr>
            <w:del w:id="4176"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96F5F19">
            <w:pPr>
              <w:keepNext/>
              <w:widowControl/>
              <w:adjustRightInd w:val="0"/>
              <w:snapToGrid w:val="0"/>
              <w:spacing w:before="0" w:after="0" w:line="240" w:lineRule="auto"/>
              <w:ind w:left="0" w:leftChars="0" w:right="0" w:rightChars="0" w:firstLine="0" w:firstLineChars="0"/>
              <w:jc w:val="center"/>
              <w:outlineLvl w:val="9"/>
              <w:rPr>
                <w:del w:id="4178" w:author="白日梦想家" w:date="2026-10-26T15:11:03Z"/>
              </w:rPr>
              <w:pPrChange w:id="4177" w:author="白日梦想家" w:date="2026-10-26T15:11:11Z">
                <w:pPr>
                  <w:keepNext/>
                  <w:snapToGrid w:val="0"/>
                  <w:spacing w:before="0" w:after="0" w:line="370" w:lineRule="exact"/>
                  <w:ind w:left="0" w:leftChars="0" w:right="0" w:rightChars="0" w:firstLine="0" w:firstLineChars="0"/>
                  <w:jc w:val="center"/>
                </w:pPr>
              </w:pPrChange>
            </w:pPr>
            <w:del w:id="4179"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3D561DAF">
            <w:pPr>
              <w:keepNext/>
              <w:widowControl/>
              <w:adjustRightInd w:val="0"/>
              <w:snapToGrid w:val="0"/>
              <w:spacing w:before="0" w:after="0" w:line="240" w:lineRule="auto"/>
              <w:ind w:left="0" w:leftChars="0" w:right="0" w:rightChars="0" w:firstLine="0" w:firstLineChars="0"/>
              <w:jc w:val="center"/>
              <w:outlineLvl w:val="9"/>
              <w:rPr>
                <w:del w:id="4181" w:author="白日梦想家" w:date="2026-10-26T15:11:03Z"/>
              </w:rPr>
              <w:pPrChange w:id="4180" w:author="白日梦想家" w:date="2026-10-26T15:11:11Z">
                <w:pPr>
                  <w:keepNext/>
                  <w:snapToGrid w:val="0"/>
                  <w:spacing w:before="0" w:after="0" w:line="370" w:lineRule="exact"/>
                  <w:ind w:left="0" w:leftChars="0" w:right="0" w:rightChars="0" w:firstLine="0" w:firstLineChars="0"/>
                  <w:jc w:val="center"/>
                </w:pPr>
              </w:pPrChange>
            </w:pPr>
            <w:del w:id="4182" w:author="白日梦想家" w:date="2026-10-26T15:11:03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83" w:author="白日梦想家" w:date="2026-10-26T15:11:03Z"/>
        </w:trPr>
        <w:tc>
          <w:tcPr>
            <w:tcW w:w="1450" w:type="dxa"/>
            <w:vAlign w:val="center"/>
          </w:tcPr>
          <w:p w14:paraId="7E5285CE">
            <w:pPr>
              <w:keepNext/>
              <w:widowControl/>
              <w:adjustRightInd w:val="0"/>
              <w:snapToGrid w:val="0"/>
              <w:spacing w:before="0" w:after="0" w:line="240" w:lineRule="auto"/>
              <w:ind w:left="0" w:leftChars="0" w:right="0" w:rightChars="0" w:firstLine="0" w:firstLineChars="0"/>
              <w:jc w:val="center"/>
              <w:outlineLvl w:val="9"/>
              <w:rPr>
                <w:del w:id="4185" w:author="白日梦想家" w:date="2026-10-26T15:11:03Z"/>
              </w:rPr>
              <w:pPrChange w:id="4184" w:author="白日梦想家" w:date="2026-10-26T15:11:11Z">
                <w:pPr>
                  <w:keepNext/>
                  <w:snapToGrid w:val="0"/>
                  <w:spacing w:before="0" w:after="0" w:line="370" w:lineRule="exact"/>
                  <w:ind w:left="0" w:leftChars="0" w:right="0" w:rightChars="0" w:firstLine="0" w:firstLineChars="0"/>
                  <w:jc w:val="center"/>
                </w:pPr>
              </w:pPrChange>
            </w:pPr>
            <w:del w:id="418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3102E7CF">
            <w:pPr>
              <w:keepNext/>
              <w:widowControl/>
              <w:adjustRightInd w:val="0"/>
              <w:snapToGrid w:val="0"/>
              <w:spacing w:before="0" w:after="0" w:line="240" w:lineRule="auto"/>
              <w:ind w:left="0" w:leftChars="0" w:right="0" w:rightChars="0" w:firstLine="0" w:firstLineChars="0"/>
              <w:jc w:val="center"/>
              <w:outlineLvl w:val="9"/>
              <w:rPr>
                <w:del w:id="4188" w:author="白日梦想家" w:date="2026-10-26T15:11:03Z"/>
              </w:rPr>
              <w:pPrChange w:id="4187" w:author="白日梦想家" w:date="2026-10-26T15:11:11Z">
                <w:pPr>
                  <w:keepNext/>
                  <w:snapToGrid w:val="0"/>
                  <w:spacing w:before="0" w:after="0" w:line="370" w:lineRule="exact"/>
                  <w:ind w:left="0" w:leftChars="0" w:right="0" w:rightChars="0" w:firstLine="0" w:firstLineChars="0"/>
                  <w:jc w:val="center"/>
                </w:pPr>
              </w:pPrChange>
            </w:pPr>
            <w:del w:id="418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EB56D03">
            <w:pPr>
              <w:keepNext/>
              <w:widowControl/>
              <w:adjustRightInd w:val="0"/>
              <w:snapToGrid w:val="0"/>
              <w:spacing w:before="0" w:after="0" w:line="240" w:lineRule="auto"/>
              <w:ind w:left="0" w:leftChars="0" w:right="0" w:rightChars="0" w:firstLine="0" w:firstLineChars="0"/>
              <w:jc w:val="center"/>
              <w:outlineLvl w:val="9"/>
              <w:rPr>
                <w:del w:id="4191" w:author="白日梦想家" w:date="2026-10-26T15:11:03Z"/>
              </w:rPr>
              <w:pPrChange w:id="4190" w:author="白日梦想家" w:date="2026-10-26T15:11:11Z">
                <w:pPr>
                  <w:keepNext/>
                  <w:snapToGrid w:val="0"/>
                  <w:spacing w:before="0" w:after="0" w:line="370" w:lineRule="exact"/>
                  <w:ind w:left="0" w:leftChars="0" w:right="0" w:rightChars="0" w:firstLine="0" w:firstLineChars="0"/>
                  <w:jc w:val="center"/>
                </w:pPr>
              </w:pPrChange>
            </w:pPr>
            <w:del w:id="4192"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0B871424">
            <w:pPr>
              <w:keepNext/>
              <w:widowControl/>
              <w:adjustRightInd w:val="0"/>
              <w:snapToGrid w:val="0"/>
              <w:spacing w:before="0" w:after="0" w:line="240" w:lineRule="auto"/>
              <w:ind w:left="0" w:leftChars="0" w:right="0" w:rightChars="0" w:firstLine="0" w:firstLineChars="0"/>
              <w:jc w:val="center"/>
              <w:outlineLvl w:val="9"/>
              <w:rPr>
                <w:del w:id="4194" w:author="白日梦想家" w:date="2026-10-26T15:11:03Z"/>
              </w:rPr>
              <w:pPrChange w:id="4193" w:author="白日梦想家" w:date="2026-10-26T15:11:11Z">
                <w:pPr>
                  <w:keepNext/>
                  <w:snapToGrid w:val="0"/>
                  <w:spacing w:before="0" w:after="0" w:line="370" w:lineRule="exact"/>
                  <w:ind w:left="0" w:leftChars="0" w:right="0" w:rightChars="0" w:firstLine="0" w:firstLineChars="0"/>
                  <w:jc w:val="center"/>
                </w:pPr>
              </w:pPrChange>
            </w:pPr>
            <w:del w:id="4195"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61D2AF04">
            <w:pPr>
              <w:keepNext/>
              <w:widowControl/>
              <w:adjustRightInd w:val="0"/>
              <w:snapToGrid w:val="0"/>
              <w:spacing w:before="0" w:after="0" w:line="240" w:lineRule="auto"/>
              <w:ind w:left="0" w:leftChars="0" w:right="0" w:rightChars="0" w:firstLine="0" w:firstLineChars="0"/>
              <w:jc w:val="center"/>
              <w:outlineLvl w:val="9"/>
              <w:rPr>
                <w:del w:id="4197" w:author="白日梦想家" w:date="2026-10-26T15:11:03Z"/>
              </w:rPr>
              <w:pPrChange w:id="4196" w:author="白日梦想家" w:date="2026-10-26T15:11:11Z">
                <w:pPr>
                  <w:keepNext/>
                  <w:snapToGrid w:val="0"/>
                  <w:spacing w:before="0" w:after="0" w:line="370" w:lineRule="exact"/>
                  <w:ind w:left="0" w:leftChars="0" w:right="0" w:rightChars="0" w:firstLine="0" w:firstLineChars="0"/>
                  <w:jc w:val="center"/>
                </w:pPr>
              </w:pPrChange>
            </w:pPr>
            <w:del w:id="4198"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805CB1E">
            <w:pPr>
              <w:keepNext/>
              <w:widowControl/>
              <w:adjustRightInd w:val="0"/>
              <w:snapToGrid w:val="0"/>
              <w:spacing w:before="0" w:after="0" w:line="240" w:lineRule="auto"/>
              <w:ind w:left="0" w:leftChars="0" w:right="0" w:rightChars="0" w:firstLine="0" w:firstLineChars="0"/>
              <w:jc w:val="center"/>
              <w:outlineLvl w:val="9"/>
              <w:rPr>
                <w:del w:id="4200" w:author="白日梦想家" w:date="2026-10-26T15:11:03Z"/>
              </w:rPr>
              <w:pPrChange w:id="4199" w:author="白日梦想家" w:date="2026-10-26T15:11:11Z">
                <w:pPr>
                  <w:keepNext/>
                  <w:snapToGrid w:val="0"/>
                  <w:spacing w:before="0" w:after="0" w:line="370" w:lineRule="exact"/>
                  <w:ind w:left="0" w:leftChars="0" w:right="0" w:rightChars="0" w:firstLine="0" w:firstLineChars="0"/>
                  <w:jc w:val="center"/>
                </w:pPr>
              </w:pPrChange>
            </w:pPr>
            <w:del w:id="4201" w:author="白日梦想家" w:date="2026-10-26T15:11:03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202" w:author="白日梦想家" w:date="2026-10-26T15:11:03Z"/>
        </w:trPr>
        <w:tc>
          <w:tcPr>
            <w:tcW w:w="1450" w:type="dxa"/>
            <w:vAlign w:val="center"/>
          </w:tcPr>
          <w:p w14:paraId="36DEE0EE">
            <w:pPr>
              <w:keepNext/>
              <w:widowControl/>
              <w:adjustRightInd w:val="0"/>
              <w:snapToGrid w:val="0"/>
              <w:spacing w:before="0" w:after="0" w:line="240" w:lineRule="auto"/>
              <w:ind w:left="0" w:leftChars="0" w:right="0" w:rightChars="0" w:firstLine="0" w:firstLineChars="0"/>
              <w:jc w:val="center"/>
              <w:outlineLvl w:val="9"/>
              <w:rPr>
                <w:del w:id="4204" w:author="白日梦想家" w:date="2026-10-26T15:11:03Z"/>
              </w:rPr>
              <w:pPrChange w:id="4203" w:author="白日梦想家" w:date="2026-10-26T15:11:11Z">
                <w:pPr>
                  <w:keepNext/>
                  <w:snapToGrid w:val="0"/>
                  <w:spacing w:before="0" w:after="0" w:line="370" w:lineRule="exact"/>
                  <w:ind w:left="0" w:leftChars="0" w:right="0" w:rightChars="0" w:firstLine="0" w:firstLineChars="0"/>
                  <w:jc w:val="center"/>
                </w:pPr>
              </w:pPrChange>
            </w:pPr>
            <w:del w:id="420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6F8B806">
            <w:pPr>
              <w:keepNext/>
              <w:widowControl/>
              <w:adjustRightInd w:val="0"/>
              <w:snapToGrid w:val="0"/>
              <w:spacing w:before="0" w:after="0" w:line="240" w:lineRule="auto"/>
              <w:ind w:left="0" w:leftChars="0" w:right="0" w:rightChars="0" w:firstLine="0" w:firstLineChars="0"/>
              <w:jc w:val="center"/>
              <w:outlineLvl w:val="9"/>
              <w:rPr>
                <w:del w:id="4207" w:author="白日梦想家" w:date="2026-10-26T15:11:03Z"/>
              </w:rPr>
              <w:pPrChange w:id="4206" w:author="白日梦想家" w:date="2026-10-26T15:11:11Z">
                <w:pPr>
                  <w:keepNext/>
                  <w:snapToGrid w:val="0"/>
                  <w:spacing w:before="0" w:after="0" w:line="370" w:lineRule="exact"/>
                  <w:ind w:left="0" w:leftChars="0" w:right="0" w:rightChars="0" w:firstLine="0" w:firstLineChars="0"/>
                  <w:jc w:val="center"/>
                </w:pPr>
              </w:pPrChange>
            </w:pPr>
            <w:del w:id="420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1BA39CE">
            <w:pPr>
              <w:keepNext/>
              <w:widowControl/>
              <w:adjustRightInd w:val="0"/>
              <w:snapToGrid w:val="0"/>
              <w:spacing w:before="0" w:after="0" w:line="240" w:lineRule="auto"/>
              <w:ind w:left="0" w:leftChars="0" w:right="0" w:rightChars="0" w:firstLine="0" w:firstLineChars="0"/>
              <w:jc w:val="center"/>
              <w:outlineLvl w:val="9"/>
              <w:rPr>
                <w:del w:id="4210" w:author="白日梦想家" w:date="2026-10-26T15:11:03Z"/>
              </w:rPr>
              <w:pPrChange w:id="4209" w:author="白日梦想家" w:date="2026-10-26T15:11:11Z">
                <w:pPr>
                  <w:keepNext/>
                  <w:snapToGrid w:val="0"/>
                  <w:spacing w:before="0" w:after="0" w:line="370" w:lineRule="exact"/>
                  <w:ind w:left="0" w:leftChars="0" w:right="0" w:rightChars="0" w:firstLine="0" w:firstLineChars="0"/>
                  <w:jc w:val="center"/>
                </w:pPr>
              </w:pPrChange>
            </w:pPr>
            <w:del w:id="4211"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6DEB791C">
            <w:pPr>
              <w:keepNext/>
              <w:widowControl/>
              <w:adjustRightInd w:val="0"/>
              <w:snapToGrid w:val="0"/>
              <w:spacing w:before="0" w:after="0" w:line="240" w:lineRule="auto"/>
              <w:ind w:left="0" w:leftChars="0" w:right="0" w:rightChars="0" w:firstLine="0" w:firstLineChars="0"/>
              <w:jc w:val="center"/>
              <w:outlineLvl w:val="9"/>
              <w:rPr>
                <w:del w:id="4213" w:author="白日梦想家" w:date="2026-10-26T15:11:03Z"/>
              </w:rPr>
              <w:pPrChange w:id="4212" w:author="白日梦想家" w:date="2026-10-26T15:11:11Z">
                <w:pPr>
                  <w:keepNext/>
                  <w:snapToGrid w:val="0"/>
                  <w:spacing w:before="0" w:after="0" w:line="370" w:lineRule="exact"/>
                  <w:ind w:left="0" w:leftChars="0" w:right="0" w:rightChars="0" w:firstLine="0" w:firstLineChars="0"/>
                  <w:jc w:val="center"/>
                </w:pPr>
              </w:pPrChange>
            </w:pPr>
            <w:del w:id="4214"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3DEC1AC7">
            <w:pPr>
              <w:keepNext/>
              <w:widowControl/>
              <w:adjustRightInd w:val="0"/>
              <w:snapToGrid w:val="0"/>
              <w:spacing w:before="0" w:after="0" w:line="240" w:lineRule="auto"/>
              <w:ind w:left="0" w:leftChars="0" w:right="0" w:rightChars="0" w:firstLine="0" w:firstLineChars="0"/>
              <w:jc w:val="center"/>
              <w:outlineLvl w:val="9"/>
              <w:rPr>
                <w:del w:id="4216" w:author="白日梦想家" w:date="2026-10-26T15:11:03Z"/>
              </w:rPr>
              <w:pPrChange w:id="4215" w:author="白日梦想家" w:date="2026-10-26T15:11:11Z">
                <w:pPr>
                  <w:keepNext/>
                  <w:snapToGrid w:val="0"/>
                  <w:spacing w:before="0" w:after="0" w:line="370" w:lineRule="exact"/>
                  <w:ind w:left="0" w:leftChars="0" w:right="0" w:rightChars="0" w:firstLine="0" w:firstLineChars="0"/>
                  <w:jc w:val="center"/>
                </w:pPr>
              </w:pPrChange>
            </w:pPr>
            <w:del w:id="421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08474AAF">
            <w:pPr>
              <w:keepNext/>
              <w:widowControl/>
              <w:adjustRightInd w:val="0"/>
              <w:snapToGrid w:val="0"/>
              <w:spacing w:before="0" w:after="0" w:line="240" w:lineRule="auto"/>
              <w:ind w:left="0" w:leftChars="0" w:right="0" w:rightChars="0" w:firstLine="0" w:firstLineChars="0"/>
              <w:jc w:val="center"/>
              <w:outlineLvl w:val="9"/>
              <w:rPr>
                <w:del w:id="4219" w:author="白日梦想家" w:date="2026-10-26T15:11:03Z"/>
              </w:rPr>
              <w:pPrChange w:id="4218" w:author="白日梦想家" w:date="2026-10-26T15:11:11Z">
                <w:pPr>
                  <w:keepNext/>
                  <w:snapToGrid w:val="0"/>
                  <w:spacing w:before="0" w:after="0" w:line="370" w:lineRule="exact"/>
                  <w:ind w:left="0" w:leftChars="0" w:right="0" w:rightChars="0" w:firstLine="0" w:firstLineChars="0"/>
                  <w:jc w:val="center"/>
                </w:pPr>
              </w:pPrChange>
            </w:pPr>
            <w:del w:id="4220" w:author="白日梦想家" w:date="2026-10-26T15:11:03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21" w:author="白日梦想家" w:date="2026-10-26T15:11:03Z"/>
        </w:trPr>
        <w:tc>
          <w:tcPr>
            <w:tcW w:w="1450" w:type="dxa"/>
            <w:vAlign w:val="center"/>
          </w:tcPr>
          <w:p w14:paraId="6496B817">
            <w:pPr>
              <w:keepNext/>
              <w:widowControl/>
              <w:adjustRightInd w:val="0"/>
              <w:snapToGrid w:val="0"/>
              <w:spacing w:before="0" w:after="0" w:line="240" w:lineRule="auto"/>
              <w:ind w:left="0" w:leftChars="0" w:right="0" w:rightChars="0" w:firstLine="0" w:firstLineChars="0"/>
              <w:jc w:val="center"/>
              <w:outlineLvl w:val="9"/>
              <w:rPr>
                <w:del w:id="4223" w:author="白日梦想家" w:date="2026-10-26T15:11:03Z"/>
              </w:rPr>
              <w:pPrChange w:id="4222" w:author="白日梦想家" w:date="2026-10-26T15:11:11Z">
                <w:pPr>
                  <w:snapToGrid w:val="0"/>
                  <w:spacing w:before="0" w:after="0" w:line="370" w:lineRule="exact"/>
                  <w:ind w:left="0" w:leftChars="0" w:right="0" w:rightChars="0" w:firstLine="0" w:firstLineChars="0"/>
                  <w:jc w:val="center"/>
                </w:pPr>
              </w:pPrChange>
            </w:pPr>
            <w:del w:id="422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EA5D45D">
            <w:pPr>
              <w:keepNext/>
              <w:widowControl/>
              <w:adjustRightInd w:val="0"/>
              <w:snapToGrid w:val="0"/>
              <w:spacing w:before="0" w:after="0" w:line="240" w:lineRule="auto"/>
              <w:ind w:left="0" w:leftChars="0" w:right="0" w:rightChars="0" w:firstLine="0" w:firstLineChars="0"/>
              <w:jc w:val="center"/>
              <w:outlineLvl w:val="9"/>
              <w:rPr>
                <w:del w:id="4226" w:author="白日梦想家" w:date="2026-10-26T15:11:03Z"/>
              </w:rPr>
              <w:pPrChange w:id="4225" w:author="白日梦想家" w:date="2026-10-26T15:11:11Z">
                <w:pPr>
                  <w:snapToGrid w:val="0"/>
                  <w:spacing w:before="0" w:after="0" w:line="370" w:lineRule="exact"/>
                  <w:ind w:left="0" w:leftChars="0" w:right="0" w:rightChars="0" w:firstLine="0" w:firstLineChars="0"/>
                  <w:jc w:val="center"/>
                </w:pPr>
              </w:pPrChange>
            </w:pPr>
            <w:del w:id="422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7B5E7A5">
            <w:pPr>
              <w:keepNext/>
              <w:widowControl/>
              <w:adjustRightInd w:val="0"/>
              <w:snapToGrid w:val="0"/>
              <w:spacing w:before="0" w:after="0" w:line="240" w:lineRule="auto"/>
              <w:ind w:left="0" w:leftChars="0" w:right="0" w:rightChars="0" w:firstLine="0" w:firstLineChars="0"/>
              <w:jc w:val="center"/>
              <w:outlineLvl w:val="9"/>
              <w:rPr>
                <w:del w:id="4229" w:author="白日梦想家" w:date="2026-10-26T15:11:03Z"/>
              </w:rPr>
              <w:pPrChange w:id="4228" w:author="白日梦想家" w:date="2026-10-26T15:11:11Z">
                <w:pPr>
                  <w:snapToGrid w:val="0"/>
                  <w:spacing w:before="0" w:after="0" w:line="370" w:lineRule="exact"/>
                  <w:ind w:left="0" w:leftChars="0" w:right="0" w:rightChars="0" w:firstLine="0" w:firstLineChars="0"/>
                  <w:jc w:val="center"/>
                </w:pPr>
              </w:pPrChange>
            </w:pPr>
            <w:del w:id="4230"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4665B6ED">
            <w:pPr>
              <w:keepNext/>
              <w:widowControl/>
              <w:adjustRightInd w:val="0"/>
              <w:snapToGrid w:val="0"/>
              <w:spacing w:before="0" w:after="0" w:line="240" w:lineRule="auto"/>
              <w:ind w:left="0" w:leftChars="0" w:right="0" w:rightChars="0" w:firstLine="0" w:firstLineChars="0"/>
              <w:jc w:val="center"/>
              <w:outlineLvl w:val="9"/>
              <w:rPr>
                <w:del w:id="4232" w:author="白日梦想家" w:date="2026-10-26T15:11:03Z"/>
              </w:rPr>
              <w:pPrChange w:id="4231" w:author="白日梦想家" w:date="2026-10-26T15:11:11Z">
                <w:pPr>
                  <w:snapToGrid w:val="0"/>
                  <w:spacing w:before="0" w:after="0" w:line="370" w:lineRule="exact"/>
                  <w:ind w:left="0" w:leftChars="0" w:right="0" w:rightChars="0" w:firstLine="0" w:firstLineChars="0"/>
                  <w:jc w:val="center"/>
                </w:pPr>
              </w:pPrChange>
            </w:pPr>
            <w:del w:id="4233"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34EFABE3">
            <w:pPr>
              <w:keepNext/>
              <w:widowControl/>
              <w:adjustRightInd w:val="0"/>
              <w:snapToGrid w:val="0"/>
              <w:spacing w:before="0" w:after="0" w:line="240" w:lineRule="auto"/>
              <w:ind w:left="0" w:leftChars="0" w:right="0" w:rightChars="0" w:firstLine="0" w:firstLineChars="0"/>
              <w:jc w:val="center"/>
              <w:outlineLvl w:val="9"/>
              <w:rPr>
                <w:del w:id="4235" w:author="白日梦想家" w:date="2026-10-26T15:11:03Z"/>
              </w:rPr>
              <w:pPrChange w:id="4234" w:author="白日梦想家" w:date="2026-10-26T15:11:11Z">
                <w:pPr>
                  <w:snapToGrid w:val="0"/>
                  <w:spacing w:before="0" w:after="0" w:line="370" w:lineRule="exact"/>
                  <w:ind w:left="0" w:leftChars="0" w:right="0" w:rightChars="0" w:firstLine="0" w:firstLineChars="0"/>
                  <w:jc w:val="center"/>
                </w:pPr>
              </w:pPrChange>
            </w:pPr>
            <w:del w:id="4236"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FFC938B">
            <w:pPr>
              <w:keepNext/>
              <w:widowControl/>
              <w:adjustRightInd w:val="0"/>
              <w:snapToGrid w:val="0"/>
              <w:spacing w:before="0" w:after="0" w:line="240" w:lineRule="auto"/>
              <w:ind w:left="0" w:leftChars="0" w:right="0" w:rightChars="0" w:firstLine="0" w:firstLineChars="0"/>
              <w:jc w:val="center"/>
              <w:outlineLvl w:val="9"/>
              <w:rPr>
                <w:del w:id="4238" w:author="白日梦想家" w:date="2026-10-26T15:11:03Z"/>
              </w:rPr>
              <w:pPrChange w:id="4237" w:author="白日梦想家" w:date="2026-10-26T15:11:11Z">
                <w:pPr>
                  <w:snapToGrid w:val="0"/>
                  <w:spacing w:before="0" w:after="0" w:line="370" w:lineRule="exact"/>
                  <w:ind w:left="0" w:leftChars="0" w:right="0" w:rightChars="0" w:firstLine="0" w:firstLineChars="0"/>
                  <w:jc w:val="center"/>
                </w:pPr>
              </w:pPrChange>
            </w:pPr>
            <w:del w:id="4239" w:author="白日梦想家" w:date="2026-10-26T15:11:03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del w:id="4240" w:author="白日梦想家" w:date="2026-10-26T15:11:03Z"/>
          <w:rFonts w:hint="eastAsia" w:ascii="方正仿宋_GBK" w:hAnsi="方正仿宋_GBK" w:eastAsia="方正仿宋_GBK" w:cs="Times New Roman"/>
          <w:sz w:val="32"/>
          <w:szCs w:val="32"/>
          <w:highlight w:val="none"/>
          <w14:ligatures w14:val="standardContextual"/>
        </w:rPr>
      </w:pPr>
      <w:del w:id="4241" w:author="白日梦想家" w:date="2026-10-26T15:11:03Z">
        <w:r>
          <w:rPr>
            <w:rFonts w:hint="default" w:ascii="Times New Roman" w:hAnsi="Times New Roman" w:eastAsia="方正仿宋_GBK" w:cs="Times New Roman"/>
            <w:b w:val="0"/>
            <w:bCs w:val="0"/>
            <w:i w:val="0"/>
            <w:iCs w:val="0"/>
            <w:sz w:val="24"/>
            <w:szCs w:val="24"/>
            <w:rPrChange w:id="4242" w:author="xh" w:date="2026-10-26T09:47:23Z">
              <w:rPr>
                <w:rFonts w:hint="eastAsia" w:ascii="方正仿宋_GBK" w:hAnsi="方正仿宋_GBK" w:eastAsia="方正仿宋_GBK" w:cs="Times New Roman"/>
                <w:sz w:val="32"/>
                <w:szCs w:val="32"/>
              </w:rPr>
            </w:rPrChange>
          </w:rPr>
          <w:delText>表</w:delText>
        </w:r>
      </w:del>
      <w:del w:id="4243" w:author="白日梦想家" w:date="2026-10-26T15:11:03Z">
        <w:r>
          <w:rPr>
            <w:rFonts w:hint="eastAsia" w:ascii="方正仿宋_GBK" w:hAnsi="方正仿宋_GBK" w:eastAsia="方正仿宋_GBK" w:cs="Times New Roman"/>
            <w:sz w:val="32"/>
            <w:szCs w:val="32"/>
          </w:rPr>
          <w:delText>1</w:delText>
        </w:r>
      </w:del>
      <w:del w:id="4244" w:author="白日梦想家" w:date="2026-10-26T15:11:03Z">
        <w:r>
          <w:rPr>
            <w:rFonts w:hint="default" w:ascii="Times New Roman" w:hAnsi="Times New Roman" w:eastAsia="方正仿宋_GBK" w:cs="Times New Roman"/>
            <w:b w:val="0"/>
            <w:bCs w:val="0"/>
            <w:i w:val="0"/>
            <w:iCs w:val="0"/>
            <w:sz w:val="24"/>
            <w:szCs w:val="24"/>
            <w:rPrChange w:id="4245" w:author="xh" w:date="2026-10-26T09:47:23Z">
              <w:rPr>
                <w:rFonts w:hint="eastAsia" w:ascii="方正仿宋_GBK" w:hAnsi="方正仿宋_GBK" w:eastAsia="方正仿宋_GBK" w:cs="Times New Roman"/>
                <w:sz w:val="32"/>
                <w:szCs w:val="32"/>
              </w:rPr>
            </w:rPrChange>
          </w:rPr>
          <w:delText xml:space="preserve">3 </w:delText>
        </w:r>
      </w:del>
      <w:ins w:id="4246" w:author="xh" w:date="2026-10-26T09:47:23Z">
        <w:del w:id="4247" w:author="白日梦想家" w:date="2026-10-26T15:11:03Z">
          <w:r>
            <w:rPr>
              <w:rFonts w:hint="default" w:ascii="Times New Roman" w:hAnsi="Times New Roman" w:eastAsia="方正仿宋_GBK" w:cs="Times New Roman"/>
              <w:b w:val="0"/>
              <w:bCs w:val="0"/>
              <w:i w:val="0"/>
              <w:iCs w:val="0"/>
              <w:sz w:val="24"/>
              <w:szCs w:val="24"/>
              <w:rPrChange w:id="4248" w:author="xh" w:date="2026-10-26T09:47:23Z">
                <w:rPr>
                  <w:rFonts w:hint="eastAsia" w:ascii="方正仿宋_GBK" w:hAnsi="方正仿宋_GBK" w:eastAsia="方正仿宋_GBK" w:cs="Times New Roman"/>
                  <w:sz w:val="32"/>
                  <w:szCs w:val="32"/>
                </w:rPr>
              </w:rPrChange>
            </w:rPr>
            <w:delText>高电缆比例、较高负荷分散系数场景的</w:delText>
          </w:r>
        </w:del>
      </w:ins>
      <w:del w:id="4249" w:author="白日梦想家" w:date="2026-10-26T15:11:03Z">
        <w:r>
          <w:rPr>
            <w:rFonts w:hint="default" w:ascii="Times New Roman" w:hAnsi="Times New Roman" w:eastAsia="方正仿宋_GBK" w:cs="Times New Roman"/>
            <w:b w:val="0"/>
            <w:bCs w:val="0"/>
            <w:i w:val="0"/>
            <w:iCs w:val="0"/>
            <w:sz w:val="24"/>
            <w:szCs w:val="24"/>
            <w:rPrChange w:id="4250" w:author="xh" w:date="2026-10-26T09:47:23Z">
              <w:rPr>
                <w:rFonts w:hint="eastAsia" w:ascii="方正仿宋_GBK" w:hAnsi="方正仿宋_GBK" w:eastAsia="方正仿宋_GBK" w:cs="Times New Roman"/>
                <w:sz w:val="32"/>
                <w:szCs w:val="32"/>
              </w:rPr>
            </w:rPrChange>
          </w:rPr>
          <w:delText>容载比推荐</w:delText>
        </w:r>
      </w:del>
      <w:ins w:id="4251" w:author="许恒" w:date="2026-10-26T09:30:59Z">
        <w:del w:id="4252"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4253" w:author="白日梦想家" w:date="2026-10-26T15:11:03Z">
        <w:r>
          <w:rPr>
            <w:rFonts w:hint="eastAsia" w:ascii="方正仿宋_GBK" w:hAnsi="方正仿宋_GBK" w:eastAsia="方正仿宋_GBK" w:cs="Times New Roman"/>
            <w:sz w:val="32"/>
            <w:szCs w:val="32"/>
          </w:rPr>
          <w:delText>（电缆占比&gt;30%、分散系数&gt;1.15）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4254" w:author="白日梦想家" w:date="2026-10-26T15:11:03Z"/>
        </w:trPr>
        <w:tc>
          <w:tcPr>
            <w:tcW w:w="1450" w:type="dxa"/>
            <w:vAlign w:val="center"/>
          </w:tcPr>
          <w:p w14:paraId="7904D3F5">
            <w:pPr>
              <w:keepNext/>
              <w:widowControl/>
              <w:adjustRightInd w:val="0"/>
              <w:snapToGrid w:val="0"/>
              <w:spacing w:before="0" w:after="0" w:line="240" w:lineRule="auto"/>
              <w:ind w:left="0" w:leftChars="0" w:right="0" w:rightChars="0" w:firstLine="0" w:firstLineChars="0"/>
              <w:jc w:val="center"/>
              <w:outlineLvl w:val="9"/>
              <w:rPr>
                <w:del w:id="4256" w:author="白日梦想家" w:date="2026-10-26T15:11:03Z"/>
              </w:rPr>
              <w:pPrChange w:id="4255" w:author="白日梦想家" w:date="2026-10-26T15:11:11Z">
                <w:pPr>
                  <w:keepNext/>
                  <w:snapToGrid w:val="0"/>
                  <w:spacing w:before="0" w:after="0" w:line="370" w:lineRule="exact"/>
                  <w:ind w:left="0" w:leftChars="0" w:right="0" w:rightChars="0" w:firstLine="0" w:firstLineChars="0"/>
                  <w:jc w:val="center"/>
                </w:pPr>
              </w:pPrChange>
            </w:pPr>
            <w:del w:id="4257" w:author="白日梦想家" w:date="2026-10-26T15:11:03Z">
              <w:r>
                <w:rPr>
                  <w:rFonts w:hint="default" w:ascii="Times New Roman" w:hAnsi="Times New Roman" w:eastAsia="方正仿宋_GBK" w:cs="Times New Roman"/>
                  <w:b/>
                  <w:sz w:val="28"/>
                  <w:szCs w:val="28"/>
                  <w:rPrChange w:id="4258" w:author="xh" w:date="2026-10-26T09:49:01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684A3A2A">
            <w:pPr>
              <w:keepNext/>
              <w:widowControl/>
              <w:adjustRightInd w:val="0"/>
              <w:snapToGrid w:val="0"/>
              <w:spacing w:before="0" w:after="0" w:line="240" w:lineRule="auto"/>
              <w:ind w:left="0" w:leftChars="0" w:right="0" w:rightChars="0" w:firstLine="0" w:firstLineChars="0"/>
              <w:jc w:val="center"/>
              <w:outlineLvl w:val="9"/>
              <w:rPr>
                <w:del w:id="4260" w:author="白日梦想家" w:date="2026-10-26T15:11:03Z"/>
              </w:rPr>
              <w:pPrChange w:id="4259" w:author="白日梦想家" w:date="2026-10-26T15:11:11Z">
                <w:pPr>
                  <w:keepNext/>
                  <w:snapToGrid w:val="0"/>
                  <w:spacing w:before="0" w:after="0" w:line="370" w:lineRule="exact"/>
                  <w:ind w:left="0" w:leftChars="0" w:right="0" w:rightChars="0" w:firstLine="0" w:firstLineChars="0"/>
                  <w:jc w:val="center"/>
                </w:pPr>
              </w:pPrChange>
            </w:pPr>
            <w:del w:id="4261" w:author="白日梦想家" w:date="2026-10-26T15:11:03Z">
              <w:r>
                <w:rPr>
                  <w:rFonts w:hint="default" w:ascii="Times New Roman" w:hAnsi="Times New Roman" w:eastAsia="方正仿宋_GBK" w:cs="Times New Roman"/>
                  <w:b/>
                  <w:sz w:val="28"/>
                  <w:szCs w:val="28"/>
                  <w:rPrChange w:id="4262" w:author="xh" w:date="2026-10-26T09:49:01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5AE6911F">
            <w:pPr>
              <w:keepNext/>
              <w:widowControl/>
              <w:adjustRightInd w:val="0"/>
              <w:snapToGrid w:val="0"/>
              <w:spacing w:before="0" w:after="0" w:line="240" w:lineRule="auto"/>
              <w:ind w:left="0" w:leftChars="0" w:right="0" w:rightChars="0" w:firstLine="0" w:firstLineChars="0"/>
              <w:jc w:val="center"/>
              <w:outlineLvl w:val="9"/>
              <w:rPr>
                <w:del w:id="4264" w:author="白日梦想家" w:date="2026-10-26T15:11:03Z"/>
              </w:rPr>
              <w:pPrChange w:id="4263" w:author="白日梦想家" w:date="2026-10-26T15:11:11Z">
                <w:pPr>
                  <w:keepNext/>
                  <w:snapToGrid w:val="0"/>
                  <w:spacing w:before="0" w:after="0" w:line="370" w:lineRule="exact"/>
                  <w:ind w:left="0" w:leftChars="0" w:right="0" w:rightChars="0" w:firstLine="0" w:firstLineChars="0"/>
                  <w:jc w:val="center"/>
                </w:pPr>
              </w:pPrChange>
            </w:pPr>
            <w:del w:id="4265" w:author="白日梦想家" w:date="2026-10-26T15:11:03Z">
              <w:r>
                <w:rPr>
                  <w:rFonts w:hint="default" w:ascii="Times New Roman" w:hAnsi="Times New Roman" w:eastAsia="方正仿宋_GBK" w:cs="Times New Roman"/>
                  <w:b/>
                  <w:sz w:val="28"/>
                  <w:szCs w:val="28"/>
                  <w:rPrChange w:id="4266" w:author="xh" w:date="2026-10-26T09:49:01Z">
                    <w:rPr>
                      <w:rFonts w:hint="eastAsia" w:ascii="方正仿宋_GBK" w:hAnsi="方正仿宋_GBK" w:eastAsia="方正仿宋_GBK" w:cs="Times New Roman"/>
                      <w:b/>
                      <w:sz w:val="24"/>
                      <w:szCs w:val="24"/>
                    </w:rPr>
                  </w:rPrChange>
                </w:rPr>
                <w:delText>≤30%</w:delText>
              </w:r>
            </w:del>
          </w:p>
        </w:tc>
        <w:tc>
          <w:tcPr>
            <w:tcW w:w="1451" w:type="dxa"/>
            <w:vAlign w:val="center"/>
          </w:tcPr>
          <w:p w14:paraId="649508D0">
            <w:pPr>
              <w:keepNext/>
              <w:widowControl/>
              <w:adjustRightInd w:val="0"/>
              <w:snapToGrid w:val="0"/>
              <w:spacing w:before="0" w:after="0" w:line="240" w:lineRule="auto"/>
              <w:ind w:left="0" w:leftChars="0" w:right="0" w:rightChars="0" w:firstLine="0" w:firstLineChars="0"/>
              <w:jc w:val="center"/>
              <w:outlineLvl w:val="9"/>
              <w:rPr>
                <w:del w:id="4268" w:author="白日梦想家" w:date="2026-10-26T15:11:03Z"/>
              </w:rPr>
              <w:pPrChange w:id="4267" w:author="白日梦想家" w:date="2026-10-26T15:11:11Z">
                <w:pPr>
                  <w:keepNext/>
                  <w:snapToGrid w:val="0"/>
                  <w:spacing w:before="0" w:after="0" w:line="370" w:lineRule="exact"/>
                  <w:ind w:left="0" w:leftChars="0" w:right="0" w:rightChars="0" w:firstLine="0" w:firstLineChars="0"/>
                  <w:jc w:val="center"/>
                </w:pPr>
              </w:pPrChange>
            </w:pPr>
            <w:del w:id="4269" w:author="白日梦想家" w:date="2026-10-26T15:11:03Z">
              <w:r>
                <w:rPr>
                  <w:rFonts w:hint="default" w:ascii="Times New Roman" w:hAnsi="Times New Roman" w:eastAsia="方正仿宋_GBK" w:cs="Times New Roman"/>
                  <w:b/>
                  <w:sz w:val="28"/>
                  <w:szCs w:val="28"/>
                  <w:rPrChange w:id="4270" w:author="xh" w:date="2026-10-26T09:49:01Z">
                    <w:rPr>
                      <w:rFonts w:hint="eastAsia" w:ascii="方正仿宋_GBK" w:hAnsi="方正仿宋_GBK" w:eastAsia="方正仿宋_GBK" w:cs="Times New Roman"/>
                      <w:b/>
                      <w:sz w:val="24"/>
                      <w:szCs w:val="24"/>
                    </w:rPr>
                  </w:rPrChange>
                </w:rPr>
                <w:delText>(30%,50%]</w:delText>
              </w:r>
            </w:del>
          </w:p>
        </w:tc>
        <w:tc>
          <w:tcPr>
            <w:tcW w:w="1451" w:type="dxa"/>
            <w:vAlign w:val="center"/>
          </w:tcPr>
          <w:p w14:paraId="583D3EB4">
            <w:pPr>
              <w:keepNext/>
              <w:widowControl/>
              <w:adjustRightInd w:val="0"/>
              <w:snapToGrid w:val="0"/>
              <w:spacing w:before="0" w:after="0" w:line="240" w:lineRule="auto"/>
              <w:ind w:left="0" w:leftChars="0" w:right="0" w:rightChars="0" w:firstLine="0" w:firstLineChars="0"/>
              <w:jc w:val="center"/>
              <w:outlineLvl w:val="9"/>
              <w:rPr>
                <w:del w:id="4272" w:author="白日梦想家" w:date="2026-10-26T15:11:03Z"/>
              </w:rPr>
              <w:pPrChange w:id="4271" w:author="白日梦想家" w:date="2026-10-26T15:11:11Z">
                <w:pPr>
                  <w:keepNext/>
                  <w:snapToGrid w:val="0"/>
                  <w:spacing w:before="0" w:after="0" w:line="370" w:lineRule="exact"/>
                  <w:ind w:left="0" w:leftChars="0" w:right="0" w:rightChars="0" w:firstLine="0" w:firstLineChars="0"/>
                  <w:jc w:val="center"/>
                </w:pPr>
              </w:pPrChange>
            </w:pPr>
            <w:del w:id="4273" w:author="白日梦想家" w:date="2026-10-26T15:11:03Z">
              <w:r>
                <w:rPr>
                  <w:rFonts w:hint="default" w:ascii="Times New Roman" w:hAnsi="Times New Roman" w:eastAsia="方正仿宋_GBK" w:cs="Times New Roman"/>
                  <w:b/>
                  <w:sz w:val="28"/>
                  <w:szCs w:val="28"/>
                  <w:rPrChange w:id="4274" w:author="xh" w:date="2026-10-26T09:49:01Z">
                    <w:rPr>
                      <w:rFonts w:hint="eastAsia" w:ascii="方正仿宋_GBK" w:hAnsi="方正仿宋_GBK" w:eastAsia="方正仿宋_GBK" w:cs="Times New Roman"/>
                      <w:b/>
                      <w:sz w:val="24"/>
                      <w:szCs w:val="24"/>
                    </w:rPr>
                  </w:rPrChange>
                </w:rPr>
                <w:delText>(50%,70%]</w:delText>
              </w:r>
            </w:del>
          </w:p>
        </w:tc>
        <w:tc>
          <w:tcPr>
            <w:tcW w:w="1453" w:type="dxa"/>
            <w:vAlign w:val="center"/>
          </w:tcPr>
          <w:p w14:paraId="6AA64212">
            <w:pPr>
              <w:keepNext/>
              <w:widowControl/>
              <w:adjustRightInd w:val="0"/>
              <w:snapToGrid w:val="0"/>
              <w:spacing w:before="0" w:after="0" w:line="240" w:lineRule="auto"/>
              <w:ind w:left="0" w:leftChars="0" w:right="0" w:rightChars="0" w:firstLine="0" w:firstLineChars="0"/>
              <w:jc w:val="center"/>
              <w:outlineLvl w:val="9"/>
              <w:rPr>
                <w:del w:id="4276" w:author="白日梦想家" w:date="2026-10-26T15:11:03Z"/>
              </w:rPr>
              <w:pPrChange w:id="4275" w:author="白日梦想家" w:date="2026-10-26T15:11:11Z">
                <w:pPr>
                  <w:keepNext/>
                  <w:snapToGrid w:val="0"/>
                  <w:spacing w:before="0" w:after="0" w:line="370" w:lineRule="exact"/>
                  <w:ind w:left="0" w:leftChars="0" w:right="0" w:rightChars="0" w:firstLine="0" w:firstLineChars="0"/>
                  <w:jc w:val="center"/>
                </w:pPr>
              </w:pPrChange>
            </w:pPr>
            <w:del w:id="4277" w:author="白日梦想家" w:date="2026-10-26T15:11:03Z">
              <w:r>
                <w:rPr>
                  <w:rFonts w:hint="default" w:ascii="Times New Roman" w:hAnsi="Times New Roman" w:eastAsia="方正仿宋_GBK" w:cs="Times New Roman"/>
                  <w:b/>
                  <w:sz w:val="28"/>
                  <w:szCs w:val="28"/>
                  <w:rPrChange w:id="4278" w:author="xh" w:date="2026-10-26T09:49:01Z">
                    <w:rPr>
                      <w:rFonts w:hint="eastAsia" w:ascii="方正仿宋_GBK" w:hAnsi="方正仿宋_GBK" w:eastAsia="方正仿宋_GBK" w:cs="Times New Roman"/>
                      <w:b/>
                      <w:sz w:val="24"/>
                      <w:szCs w:val="24"/>
                    </w:rPr>
                  </w:rPrChange>
                </w:rPr>
                <w:delText>&gt;70%</w:delText>
              </w:r>
            </w:del>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79" w:author="白日梦想家" w:date="2026-10-26T15:11:03Z"/>
        </w:trPr>
        <w:tc>
          <w:tcPr>
            <w:tcW w:w="1450" w:type="dxa"/>
            <w:vAlign w:val="center"/>
          </w:tcPr>
          <w:p w14:paraId="03C38FFE">
            <w:pPr>
              <w:keepNext/>
              <w:widowControl/>
              <w:adjustRightInd w:val="0"/>
              <w:snapToGrid w:val="0"/>
              <w:spacing w:before="0" w:after="0" w:line="240" w:lineRule="auto"/>
              <w:ind w:left="0" w:leftChars="0" w:right="0" w:rightChars="0" w:firstLine="0" w:firstLineChars="0"/>
              <w:jc w:val="center"/>
              <w:outlineLvl w:val="9"/>
              <w:rPr>
                <w:del w:id="4281" w:author="白日梦想家" w:date="2026-10-26T15:11:03Z"/>
              </w:rPr>
              <w:pPrChange w:id="4280" w:author="白日梦想家" w:date="2026-10-26T15:11:11Z">
                <w:pPr>
                  <w:keepNext/>
                  <w:snapToGrid w:val="0"/>
                  <w:spacing w:before="0" w:after="0" w:line="370" w:lineRule="exact"/>
                  <w:ind w:left="0" w:leftChars="0" w:right="0" w:rightChars="0" w:firstLine="0" w:firstLineChars="0"/>
                  <w:jc w:val="center"/>
                </w:pPr>
              </w:pPrChange>
            </w:pPr>
            <w:del w:id="4282" w:author="白日梦想家" w:date="2026-10-26T15:11:03Z">
              <w:r>
                <w:rPr>
                  <w:rFonts w:hint="default" w:ascii="Times New Roman" w:hAnsi="Times New Roman" w:eastAsia="方正仿宋_GBK" w:cs="Times New Roman"/>
                  <w:sz w:val="28"/>
                  <w:szCs w:val="28"/>
                  <w:rPrChange w:id="4283"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5627CC8D">
            <w:pPr>
              <w:keepNext/>
              <w:widowControl/>
              <w:adjustRightInd w:val="0"/>
              <w:snapToGrid w:val="0"/>
              <w:spacing w:before="0" w:after="0" w:line="240" w:lineRule="auto"/>
              <w:ind w:left="0" w:leftChars="0" w:right="0" w:rightChars="0" w:firstLine="0" w:firstLineChars="0"/>
              <w:jc w:val="center"/>
              <w:outlineLvl w:val="9"/>
              <w:rPr>
                <w:del w:id="4285" w:author="白日梦想家" w:date="2026-10-26T15:11:03Z"/>
              </w:rPr>
              <w:pPrChange w:id="4284" w:author="白日梦想家" w:date="2026-10-26T15:11:11Z">
                <w:pPr>
                  <w:keepNext/>
                  <w:snapToGrid w:val="0"/>
                  <w:spacing w:before="0" w:after="0" w:line="370" w:lineRule="exact"/>
                  <w:ind w:left="0" w:leftChars="0" w:right="0" w:rightChars="0" w:firstLine="0" w:firstLineChars="0"/>
                  <w:jc w:val="center"/>
                </w:pPr>
              </w:pPrChange>
            </w:pPr>
            <w:del w:id="4286" w:author="白日梦想家" w:date="2026-10-26T15:11:03Z">
              <w:r>
                <w:rPr>
                  <w:rFonts w:hint="default" w:ascii="Times New Roman" w:hAnsi="Times New Roman" w:eastAsia="方正仿宋_GBK" w:cs="Times New Roman"/>
                  <w:sz w:val="28"/>
                  <w:szCs w:val="28"/>
                  <w:rPrChange w:id="4287"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0A1B1A2">
            <w:pPr>
              <w:keepNext/>
              <w:widowControl/>
              <w:adjustRightInd w:val="0"/>
              <w:snapToGrid w:val="0"/>
              <w:spacing w:before="0" w:after="0" w:line="240" w:lineRule="auto"/>
              <w:ind w:left="0" w:leftChars="0" w:right="0" w:rightChars="0" w:firstLine="0" w:firstLineChars="0"/>
              <w:jc w:val="center"/>
              <w:outlineLvl w:val="9"/>
              <w:rPr>
                <w:del w:id="4289" w:author="白日梦想家" w:date="2026-10-26T15:11:03Z"/>
              </w:rPr>
              <w:pPrChange w:id="4288" w:author="白日梦想家" w:date="2026-10-26T15:11:11Z">
                <w:pPr>
                  <w:keepNext/>
                  <w:snapToGrid w:val="0"/>
                  <w:spacing w:before="0" w:after="0" w:line="370" w:lineRule="exact"/>
                  <w:ind w:left="0" w:leftChars="0" w:right="0" w:rightChars="0" w:firstLine="0" w:firstLineChars="0"/>
                  <w:jc w:val="center"/>
                </w:pPr>
              </w:pPrChange>
            </w:pPr>
            <w:del w:id="4290" w:author="白日梦想家" w:date="2026-10-26T15:11:03Z">
              <w:r>
                <w:rPr>
                  <w:rFonts w:hint="default" w:ascii="Times New Roman" w:hAnsi="Times New Roman" w:eastAsia="方正仿宋_GBK" w:cs="Times New Roman"/>
                  <w:sz w:val="28"/>
                  <w:szCs w:val="28"/>
                  <w:rPrChange w:id="4291"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50F82921">
            <w:pPr>
              <w:keepNext/>
              <w:widowControl/>
              <w:adjustRightInd w:val="0"/>
              <w:snapToGrid w:val="0"/>
              <w:spacing w:before="0" w:after="0" w:line="240" w:lineRule="auto"/>
              <w:ind w:left="0" w:leftChars="0" w:right="0" w:rightChars="0" w:firstLine="0" w:firstLineChars="0"/>
              <w:jc w:val="center"/>
              <w:outlineLvl w:val="9"/>
              <w:rPr>
                <w:del w:id="4293" w:author="白日梦想家" w:date="2026-10-26T15:11:03Z"/>
              </w:rPr>
              <w:pPrChange w:id="4292" w:author="白日梦想家" w:date="2026-10-26T15:11:11Z">
                <w:pPr>
                  <w:keepNext/>
                  <w:snapToGrid w:val="0"/>
                  <w:spacing w:before="0" w:after="0" w:line="370" w:lineRule="exact"/>
                  <w:ind w:left="0" w:leftChars="0" w:right="0" w:rightChars="0" w:firstLine="0" w:firstLineChars="0"/>
                  <w:jc w:val="center"/>
                </w:pPr>
              </w:pPrChange>
            </w:pPr>
            <w:del w:id="4294" w:author="白日梦想家" w:date="2026-10-26T15:11:03Z">
              <w:r>
                <w:rPr>
                  <w:rFonts w:hint="default" w:ascii="Times New Roman" w:hAnsi="Times New Roman" w:eastAsia="方正仿宋_GBK" w:cs="Times New Roman"/>
                  <w:sz w:val="28"/>
                  <w:szCs w:val="28"/>
                  <w:rPrChange w:id="4295" w:author="xh" w:date="2026-10-26T09:49:01Z">
                    <w:rPr>
                      <w:rFonts w:hint="eastAsia" w:ascii="方正仿宋_GBK" w:hAnsi="方正仿宋_GBK" w:eastAsia="方正仿宋_GBK" w:cs="Times New Roman"/>
                      <w:sz w:val="24"/>
                      <w:szCs w:val="24"/>
                    </w:rPr>
                  </w:rPrChange>
                </w:rPr>
                <w:delText>2.02～2.09</w:delText>
              </w:r>
            </w:del>
          </w:p>
        </w:tc>
        <w:tc>
          <w:tcPr>
            <w:tcW w:w="1451" w:type="dxa"/>
            <w:vAlign w:val="center"/>
          </w:tcPr>
          <w:p w14:paraId="38726C0C">
            <w:pPr>
              <w:keepNext/>
              <w:widowControl/>
              <w:adjustRightInd w:val="0"/>
              <w:snapToGrid w:val="0"/>
              <w:spacing w:before="0" w:after="0" w:line="240" w:lineRule="auto"/>
              <w:ind w:left="0" w:leftChars="0" w:right="0" w:rightChars="0" w:firstLine="0" w:firstLineChars="0"/>
              <w:jc w:val="center"/>
              <w:outlineLvl w:val="9"/>
              <w:rPr>
                <w:del w:id="4297" w:author="白日梦想家" w:date="2026-10-26T15:11:03Z"/>
              </w:rPr>
              <w:pPrChange w:id="4296" w:author="白日梦想家" w:date="2026-10-26T15:11:11Z">
                <w:pPr>
                  <w:keepNext/>
                  <w:snapToGrid w:val="0"/>
                  <w:spacing w:before="0" w:after="0" w:line="370" w:lineRule="exact"/>
                  <w:ind w:left="0" w:leftChars="0" w:right="0" w:rightChars="0" w:firstLine="0" w:firstLineChars="0"/>
                  <w:jc w:val="center"/>
                </w:pPr>
              </w:pPrChange>
            </w:pPr>
            <w:del w:id="4298" w:author="白日梦想家" w:date="2026-10-26T15:11:03Z">
              <w:r>
                <w:rPr>
                  <w:rFonts w:hint="default" w:ascii="Times New Roman" w:hAnsi="Times New Roman" w:eastAsia="方正仿宋_GBK" w:cs="Times New Roman"/>
                  <w:sz w:val="28"/>
                  <w:szCs w:val="28"/>
                  <w:rPrChange w:id="4299" w:author="xh" w:date="2026-10-26T09:49:01Z">
                    <w:rPr>
                      <w:rFonts w:hint="eastAsia" w:ascii="方正仿宋_GBK" w:hAnsi="方正仿宋_GBK" w:eastAsia="方正仿宋_GBK" w:cs="Times New Roman"/>
                      <w:sz w:val="24"/>
                      <w:szCs w:val="24"/>
                    </w:rPr>
                  </w:rPrChange>
                </w:rPr>
                <w:delText>1.95～2.02</w:delText>
              </w:r>
            </w:del>
          </w:p>
        </w:tc>
        <w:tc>
          <w:tcPr>
            <w:tcW w:w="1453" w:type="dxa"/>
            <w:vAlign w:val="center"/>
          </w:tcPr>
          <w:p w14:paraId="4FE2B6A1">
            <w:pPr>
              <w:keepNext/>
              <w:widowControl/>
              <w:adjustRightInd w:val="0"/>
              <w:snapToGrid w:val="0"/>
              <w:spacing w:before="0" w:after="0" w:line="240" w:lineRule="auto"/>
              <w:ind w:left="0" w:leftChars="0" w:right="0" w:rightChars="0" w:firstLine="0" w:firstLineChars="0"/>
              <w:jc w:val="center"/>
              <w:outlineLvl w:val="9"/>
              <w:rPr>
                <w:del w:id="4301" w:author="白日梦想家" w:date="2026-10-26T15:11:03Z"/>
              </w:rPr>
              <w:pPrChange w:id="4300" w:author="白日梦想家" w:date="2026-10-26T15:11:11Z">
                <w:pPr>
                  <w:keepNext/>
                  <w:snapToGrid w:val="0"/>
                  <w:spacing w:before="0" w:after="0" w:line="370" w:lineRule="exact"/>
                  <w:ind w:left="0" w:leftChars="0" w:right="0" w:rightChars="0" w:firstLine="0" w:firstLineChars="0"/>
                  <w:jc w:val="center"/>
                </w:pPr>
              </w:pPrChange>
            </w:pPr>
            <w:del w:id="4302" w:author="白日梦想家" w:date="2026-10-26T15:11:03Z">
              <w:r>
                <w:rPr>
                  <w:rFonts w:hint="default" w:ascii="Times New Roman" w:hAnsi="Times New Roman" w:eastAsia="方正仿宋_GBK" w:cs="Times New Roman"/>
                  <w:sz w:val="28"/>
                  <w:szCs w:val="28"/>
                  <w:rPrChange w:id="4303" w:author="xh" w:date="2026-10-26T09:49:01Z">
                    <w:rPr>
                      <w:rFonts w:hint="eastAsia" w:ascii="方正仿宋_GBK" w:hAnsi="方正仿宋_GBK" w:eastAsia="方正仿宋_GBK" w:cs="Times New Roman"/>
                      <w:sz w:val="24"/>
                      <w:szCs w:val="24"/>
                    </w:rPr>
                  </w:rPrChange>
                </w:rPr>
                <w:delText>1.95～2.02</w:delText>
              </w:r>
            </w:del>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04" w:author="白日梦想家" w:date="2026-10-26T15:11:03Z"/>
        </w:trPr>
        <w:tc>
          <w:tcPr>
            <w:tcW w:w="1450" w:type="dxa"/>
            <w:vAlign w:val="center"/>
          </w:tcPr>
          <w:p w14:paraId="1A474A81">
            <w:pPr>
              <w:keepNext/>
              <w:widowControl/>
              <w:adjustRightInd w:val="0"/>
              <w:snapToGrid w:val="0"/>
              <w:spacing w:before="0" w:after="0" w:line="240" w:lineRule="auto"/>
              <w:ind w:left="0" w:leftChars="0" w:right="0" w:rightChars="0" w:firstLine="0" w:firstLineChars="0"/>
              <w:jc w:val="center"/>
              <w:outlineLvl w:val="9"/>
              <w:rPr>
                <w:del w:id="4306" w:author="白日梦想家" w:date="2026-10-26T15:11:03Z"/>
              </w:rPr>
              <w:pPrChange w:id="4305" w:author="白日梦想家" w:date="2026-10-26T15:11:11Z">
                <w:pPr>
                  <w:keepNext/>
                  <w:snapToGrid w:val="0"/>
                  <w:spacing w:before="0" w:after="0" w:line="370" w:lineRule="exact"/>
                  <w:ind w:left="0" w:leftChars="0" w:right="0" w:rightChars="0" w:firstLine="0" w:firstLineChars="0"/>
                  <w:jc w:val="center"/>
                </w:pPr>
              </w:pPrChange>
            </w:pPr>
            <w:del w:id="4307" w:author="白日梦想家" w:date="2026-10-26T15:11:03Z">
              <w:r>
                <w:rPr>
                  <w:rFonts w:hint="default" w:ascii="Times New Roman" w:hAnsi="Times New Roman" w:eastAsia="方正仿宋_GBK" w:cs="Times New Roman"/>
                  <w:sz w:val="28"/>
                  <w:szCs w:val="28"/>
                  <w:rPrChange w:id="4308"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3CF052E5">
            <w:pPr>
              <w:keepNext/>
              <w:widowControl/>
              <w:adjustRightInd w:val="0"/>
              <w:snapToGrid w:val="0"/>
              <w:spacing w:before="0" w:after="0" w:line="240" w:lineRule="auto"/>
              <w:ind w:left="0" w:leftChars="0" w:right="0" w:rightChars="0" w:firstLine="0" w:firstLineChars="0"/>
              <w:jc w:val="center"/>
              <w:outlineLvl w:val="9"/>
              <w:rPr>
                <w:del w:id="4310" w:author="白日梦想家" w:date="2026-10-26T15:11:03Z"/>
              </w:rPr>
              <w:pPrChange w:id="4309" w:author="白日梦想家" w:date="2026-10-26T15:11:11Z">
                <w:pPr>
                  <w:keepNext/>
                  <w:snapToGrid w:val="0"/>
                  <w:spacing w:before="0" w:after="0" w:line="370" w:lineRule="exact"/>
                  <w:ind w:left="0" w:leftChars="0" w:right="0" w:rightChars="0" w:firstLine="0" w:firstLineChars="0"/>
                  <w:jc w:val="center"/>
                </w:pPr>
              </w:pPrChange>
            </w:pPr>
            <w:del w:id="4311" w:author="白日梦想家" w:date="2026-10-26T15:11:03Z">
              <w:r>
                <w:rPr>
                  <w:rFonts w:hint="default" w:ascii="Times New Roman" w:hAnsi="Times New Roman" w:eastAsia="方正仿宋_GBK" w:cs="Times New Roman"/>
                  <w:sz w:val="28"/>
                  <w:szCs w:val="28"/>
                  <w:rPrChange w:id="4312"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58885B85">
            <w:pPr>
              <w:keepNext/>
              <w:widowControl/>
              <w:adjustRightInd w:val="0"/>
              <w:snapToGrid w:val="0"/>
              <w:spacing w:before="0" w:after="0" w:line="240" w:lineRule="auto"/>
              <w:ind w:left="0" w:leftChars="0" w:right="0" w:rightChars="0" w:firstLine="0" w:firstLineChars="0"/>
              <w:jc w:val="center"/>
              <w:outlineLvl w:val="9"/>
              <w:rPr>
                <w:del w:id="4314" w:author="白日梦想家" w:date="2026-10-26T15:11:03Z"/>
              </w:rPr>
              <w:pPrChange w:id="4313" w:author="白日梦想家" w:date="2026-10-26T15:11:11Z">
                <w:pPr>
                  <w:keepNext/>
                  <w:snapToGrid w:val="0"/>
                  <w:spacing w:before="0" w:after="0" w:line="370" w:lineRule="exact"/>
                  <w:ind w:left="0" w:leftChars="0" w:right="0" w:rightChars="0" w:firstLine="0" w:firstLineChars="0"/>
                  <w:jc w:val="center"/>
                </w:pPr>
              </w:pPrChange>
            </w:pPr>
            <w:del w:id="4315" w:author="白日梦想家" w:date="2026-10-26T15:11:03Z">
              <w:r>
                <w:rPr>
                  <w:rFonts w:hint="default" w:ascii="Times New Roman" w:hAnsi="Times New Roman" w:eastAsia="方正仿宋_GBK" w:cs="Times New Roman"/>
                  <w:sz w:val="28"/>
                  <w:szCs w:val="28"/>
                  <w:rPrChange w:id="4316"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5251FA90">
            <w:pPr>
              <w:keepNext/>
              <w:widowControl/>
              <w:adjustRightInd w:val="0"/>
              <w:snapToGrid w:val="0"/>
              <w:spacing w:before="0" w:after="0" w:line="240" w:lineRule="auto"/>
              <w:ind w:left="0" w:leftChars="0" w:right="0" w:rightChars="0" w:firstLine="0" w:firstLineChars="0"/>
              <w:jc w:val="center"/>
              <w:outlineLvl w:val="9"/>
              <w:rPr>
                <w:del w:id="4318" w:author="白日梦想家" w:date="2026-10-26T15:11:03Z"/>
              </w:rPr>
              <w:pPrChange w:id="4317" w:author="白日梦想家" w:date="2026-10-26T15:11:11Z">
                <w:pPr>
                  <w:keepNext/>
                  <w:snapToGrid w:val="0"/>
                  <w:spacing w:before="0" w:after="0" w:line="370" w:lineRule="exact"/>
                  <w:ind w:left="0" w:leftChars="0" w:right="0" w:rightChars="0" w:firstLine="0" w:firstLineChars="0"/>
                  <w:jc w:val="center"/>
                </w:pPr>
              </w:pPrChange>
            </w:pPr>
            <w:del w:id="4319" w:author="白日梦想家" w:date="2026-10-26T15:11:03Z">
              <w:r>
                <w:rPr>
                  <w:rFonts w:hint="default" w:ascii="Times New Roman" w:hAnsi="Times New Roman" w:eastAsia="方正仿宋_GBK" w:cs="Times New Roman"/>
                  <w:sz w:val="28"/>
                  <w:szCs w:val="28"/>
                  <w:rPrChange w:id="4320" w:author="xh" w:date="2026-10-26T09:49:01Z">
                    <w:rPr>
                      <w:rFonts w:hint="eastAsia" w:ascii="方正仿宋_GBK" w:hAnsi="方正仿宋_GBK" w:eastAsia="方正仿宋_GBK" w:cs="Times New Roman"/>
                      <w:sz w:val="24"/>
                      <w:szCs w:val="24"/>
                    </w:rPr>
                  </w:rPrChange>
                </w:rPr>
                <w:delText>2.15～2.25</w:delText>
              </w:r>
            </w:del>
          </w:p>
        </w:tc>
        <w:tc>
          <w:tcPr>
            <w:tcW w:w="1451" w:type="dxa"/>
            <w:vAlign w:val="center"/>
          </w:tcPr>
          <w:p w14:paraId="5DB4B45F">
            <w:pPr>
              <w:keepNext/>
              <w:widowControl/>
              <w:adjustRightInd w:val="0"/>
              <w:snapToGrid w:val="0"/>
              <w:spacing w:before="0" w:after="0" w:line="240" w:lineRule="auto"/>
              <w:ind w:left="0" w:leftChars="0" w:right="0" w:rightChars="0" w:firstLine="0" w:firstLineChars="0"/>
              <w:jc w:val="center"/>
              <w:outlineLvl w:val="9"/>
              <w:rPr>
                <w:del w:id="4322" w:author="白日梦想家" w:date="2026-10-26T15:11:03Z"/>
              </w:rPr>
              <w:pPrChange w:id="4321" w:author="白日梦想家" w:date="2026-10-26T15:11:11Z">
                <w:pPr>
                  <w:keepNext/>
                  <w:snapToGrid w:val="0"/>
                  <w:spacing w:before="0" w:after="0" w:line="370" w:lineRule="exact"/>
                  <w:ind w:left="0" w:leftChars="0" w:right="0" w:rightChars="0" w:firstLine="0" w:firstLineChars="0"/>
                  <w:jc w:val="center"/>
                </w:pPr>
              </w:pPrChange>
            </w:pPr>
            <w:del w:id="4323" w:author="白日梦想家" w:date="2026-10-26T15:11:03Z">
              <w:r>
                <w:rPr>
                  <w:rFonts w:hint="default" w:ascii="Times New Roman" w:hAnsi="Times New Roman" w:eastAsia="方正仿宋_GBK" w:cs="Times New Roman"/>
                  <w:sz w:val="28"/>
                  <w:szCs w:val="28"/>
                  <w:rPrChange w:id="4324" w:author="xh" w:date="2026-10-26T09:49:01Z">
                    <w:rPr>
                      <w:rFonts w:hint="eastAsia" w:ascii="方正仿宋_GBK" w:hAnsi="方正仿宋_GBK" w:eastAsia="方正仿宋_GBK" w:cs="Times New Roman"/>
                      <w:sz w:val="24"/>
                      <w:szCs w:val="24"/>
                    </w:rPr>
                  </w:rPrChange>
                </w:rPr>
                <w:delText>1.99～2.09</w:delText>
              </w:r>
            </w:del>
          </w:p>
        </w:tc>
        <w:tc>
          <w:tcPr>
            <w:tcW w:w="1453" w:type="dxa"/>
            <w:vAlign w:val="center"/>
          </w:tcPr>
          <w:p w14:paraId="0BCFB16F">
            <w:pPr>
              <w:keepNext/>
              <w:widowControl/>
              <w:adjustRightInd w:val="0"/>
              <w:snapToGrid w:val="0"/>
              <w:spacing w:before="0" w:after="0" w:line="240" w:lineRule="auto"/>
              <w:ind w:left="0" w:leftChars="0" w:right="0" w:rightChars="0" w:firstLine="0" w:firstLineChars="0"/>
              <w:jc w:val="center"/>
              <w:outlineLvl w:val="9"/>
              <w:rPr>
                <w:del w:id="4326" w:author="白日梦想家" w:date="2026-10-26T15:11:03Z"/>
              </w:rPr>
              <w:pPrChange w:id="4325" w:author="白日梦想家" w:date="2026-10-26T15:11:11Z">
                <w:pPr>
                  <w:keepNext/>
                  <w:snapToGrid w:val="0"/>
                  <w:spacing w:before="0" w:after="0" w:line="370" w:lineRule="exact"/>
                  <w:ind w:left="0" w:leftChars="0" w:right="0" w:rightChars="0" w:firstLine="0" w:firstLineChars="0"/>
                  <w:jc w:val="center"/>
                </w:pPr>
              </w:pPrChange>
            </w:pPr>
            <w:del w:id="4327" w:author="白日梦想家" w:date="2026-10-26T15:11:03Z">
              <w:r>
                <w:rPr>
                  <w:rFonts w:hint="default" w:ascii="Times New Roman" w:hAnsi="Times New Roman" w:eastAsia="方正仿宋_GBK" w:cs="Times New Roman"/>
                  <w:sz w:val="28"/>
                  <w:szCs w:val="28"/>
                  <w:rPrChange w:id="4328" w:author="xh" w:date="2026-10-26T09:49:01Z">
                    <w:rPr>
                      <w:rFonts w:hint="eastAsia" w:ascii="方正仿宋_GBK" w:hAnsi="方正仿宋_GBK" w:eastAsia="方正仿宋_GBK" w:cs="Times New Roman"/>
                      <w:sz w:val="24"/>
                      <w:szCs w:val="24"/>
                    </w:rPr>
                  </w:rPrChange>
                </w:rPr>
                <w:delText>1.99～2.09</w:delText>
              </w:r>
            </w:del>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329" w:author="白日梦想家" w:date="2026-10-26T15:11:03Z"/>
        </w:trPr>
        <w:tc>
          <w:tcPr>
            <w:tcW w:w="1450" w:type="dxa"/>
            <w:vAlign w:val="center"/>
          </w:tcPr>
          <w:p w14:paraId="62EE235A">
            <w:pPr>
              <w:keepNext/>
              <w:widowControl/>
              <w:adjustRightInd w:val="0"/>
              <w:snapToGrid w:val="0"/>
              <w:spacing w:before="0" w:after="0" w:line="240" w:lineRule="auto"/>
              <w:ind w:left="0" w:leftChars="0" w:right="0" w:rightChars="0" w:firstLine="0" w:firstLineChars="0"/>
              <w:jc w:val="center"/>
              <w:outlineLvl w:val="9"/>
              <w:rPr>
                <w:del w:id="4331" w:author="白日梦想家" w:date="2026-10-26T15:11:03Z"/>
              </w:rPr>
              <w:pPrChange w:id="4330" w:author="白日梦想家" w:date="2026-10-26T15:11:11Z">
                <w:pPr>
                  <w:keepNext/>
                  <w:snapToGrid w:val="0"/>
                  <w:spacing w:before="0" w:after="0" w:line="370" w:lineRule="exact"/>
                  <w:ind w:left="0" w:leftChars="0" w:right="0" w:rightChars="0" w:firstLine="0" w:firstLineChars="0"/>
                  <w:jc w:val="center"/>
                </w:pPr>
              </w:pPrChange>
            </w:pPr>
            <w:del w:id="4332" w:author="白日梦想家" w:date="2026-10-26T15:11:03Z">
              <w:r>
                <w:rPr>
                  <w:rFonts w:hint="default" w:ascii="Times New Roman" w:hAnsi="Times New Roman" w:eastAsia="方正仿宋_GBK" w:cs="Times New Roman"/>
                  <w:sz w:val="28"/>
                  <w:szCs w:val="28"/>
                  <w:rPrChange w:id="4333"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7EEBCEF2">
            <w:pPr>
              <w:keepNext/>
              <w:widowControl/>
              <w:adjustRightInd w:val="0"/>
              <w:snapToGrid w:val="0"/>
              <w:spacing w:before="0" w:after="0" w:line="240" w:lineRule="auto"/>
              <w:ind w:left="0" w:leftChars="0" w:right="0" w:rightChars="0" w:firstLine="0" w:firstLineChars="0"/>
              <w:jc w:val="center"/>
              <w:outlineLvl w:val="9"/>
              <w:rPr>
                <w:del w:id="4335" w:author="白日梦想家" w:date="2026-10-26T15:11:03Z"/>
              </w:rPr>
              <w:pPrChange w:id="4334" w:author="白日梦想家" w:date="2026-10-26T15:11:11Z">
                <w:pPr>
                  <w:keepNext/>
                  <w:snapToGrid w:val="0"/>
                  <w:spacing w:before="0" w:after="0" w:line="370" w:lineRule="exact"/>
                  <w:ind w:left="0" w:leftChars="0" w:right="0" w:rightChars="0" w:firstLine="0" w:firstLineChars="0"/>
                  <w:jc w:val="center"/>
                </w:pPr>
              </w:pPrChange>
            </w:pPr>
            <w:del w:id="4336" w:author="白日梦想家" w:date="2026-10-26T15:11:03Z">
              <w:r>
                <w:rPr>
                  <w:rFonts w:hint="default" w:ascii="Times New Roman" w:hAnsi="Times New Roman" w:eastAsia="方正仿宋_GBK" w:cs="Times New Roman"/>
                  <w:sz w:val="28"/>
                  <w:szCs w:val="28"/>
                  <w:rPrChange w:id="4337"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2908AE3B">
            <w:pPr>
              <w:keepNext/>
              <w:widowControl/>
              <w:adjustRightInd w:val="0"/>
              <w:snapToGrid w:val="0"/>
              <w:spacing w:before="0" w:after="0" w:line="240" w:lineRule="auto"/>
              <w:ind w:left="0" w:leftChars="0" w:right="0" w:rightChars="0" w:firstLine="0" w:firstLineChars="0"/>
              <w:jc w:val="center"/>
              <w:outlineLvl w:val="9"/>
              <w:rPr>
                <w:del w:id="4339" w:author="白日梦想家" w:date="2026-10-26T15:11:03Z"/>
              </w:rPr>
              <w:pPrChange w:id="4338" w:author="白日梦想家" w:date="2026-10-26T15:11:11Z">
                <w:pPr>
                  <w:keepNext/>
                  <w:snapToGrid w:val="0"/>
                  <w:spacing w:before="0" w:after="0" w:line="370" w:lineRule="exact"/>
                  <w:ind w:left="0" w:leftChars="0" w:right="0" w:rightChars="0" w:firstLine="0" w:firstLineChars="0"/>
                  <w:jc w:val="center"/>
                </w:pPr>
              </w:pPrChange>
            </w:pPr>
            <w:del w:id="4340" w:author="白日梦想家" w:date="2026-10-26T15:11:03Z">
              <w:r>
                <w:rPr>
                  <w:rFonts w:hint="default" w:ascii="Times New Roman" w:hAnsi="Times New Roman" w:eastAsia="方正仿宋_GBK" w:cs="Times New Roman"/>
                  <w:sz w:val="28"/>
                  <w:szCs w:val="28"/>
                  <w:rPrChange w:id="4341" w:author="xh" w:date="2026-10-26T09:49:01Z">
                    <w:rPr>
                      <w:rFonts w:hint="eastAsia" w:ascii="方正仿宋_GBK" w:hAnsi="方正仿宋_GBK" w:eastAsia="方正仿宋_GBK" w:cs="Times New Roman"/>
                      <w:sz w:val="24"/>
                      <w:szCs w:val="24"/>
                    </w:rPr>
                  </w:rPrChange>
                </w:rPr>
                <w:delText>2.79～2.89</w:delText>
              </w:r>
            </w:del>
          </w:p>
        </w:tc>
        <w:tc>
          <w:tcPr>
            <w:tcW w:w="1451" w:type="dxa"/>
            <w:vAlign w:val="center"/>
          </w:tcPr>
          <w:p w14:paraId="3ADE39A3">
            <w:pPr>
              <w:keepNext/>
              <w:widowControl/>
              <w:adjustRightInd w:val="0"/>
              <w:snapToGrid w:val="0"/>
              <w:spacing w:before="0" w:after="0" w:line="240" w:lineRule="auto"/>
              <w:ind w:left="0" w:leftChars="0" w:right="0" w:rightChars="0" w:firstLine="0" w:firstLineChars="0"/>
              <w:jc w:val="center"/>
              <w:outlineLvl w:val="9"/>
              <w:rPr>
                <w:del w:id="4343" w:author="白日梦想家" w:date="2026-10-26T15:11:03Z"/>
              </w:rPr>
              <w:pPrChange w:id="4342" w:author="白日梦想家" w:date="2026-10-26T15:11:11Z">
                <w:pPr>
                  <w:keepNext/>
                  <w:snapToGrid w:val="0"/>
                  <w:spacing w:before="0" w:after="0" w:line="370" w:lineRule="exact"/>
                  <w:ind w:left="0" w:leftChars="0" w:right="0" w:rightChars="0" w:firstLine="0" w:firstLineChars="0"/>
                  <w:jc w:val="center"/>
                </w:pPr>
              </w:pPrChange>
            </w:pPr>
            <w:del w:id="4344" w:author="白日梦想家" w:date="2026-10-26T15:11:03Z">
              <w:r>
                <w:rPr>
                  <w:rFonts w:hint="default" w:ascii="Times New Roman" w:hAnsi="Times New Roman" w:eastAsia="方正仿宋_GBK" w:cs="Times New Roman"/>
                  <w:sz w:val="28"/>
                  <w:szCs w:val="28"/>
                  <w:rPrChange w:id="4345" w:author="xh" w:date="2026-10-26T09:49:01Z">
                    <w:rPr>
                      <w:rFonts w:hint="eastAsia" w:ascii="方正仿宋_GBK" w:hAnsi="方正仿宋_GBK" w:eastAsia="方正仿宋_GBK" w:cs="Times New Roman"/>
                      <w:sz w:val="24"/>
                      <w:szCs w:val="24"/>
                    </w:rPr>
                  </w:rPrChange>
                </w:rPr>
                <w:delText>2.63～2.69</w:delText>
              </w:r>
            </w:del>
          </w:p>
        </w:tc>
        <w:tc>
          <w:tcPr>
            <w:tcW w:w="1451" w:type="dxa"/>
            <w:vAlign w:val="center"/>
          </w:tcPr>
          <w:p w14:paraId="0D9B7FF5">
            <w:pPr>
              <w:keepNext/>
              <w:widowControl/>
              <w:adjustRightInd w:val="0"/>
              <w:snapToGrid w:val="0"/>
              <w:spacing w:before="0" w:after="0" w:line="240" w:lineRule="auto"/>
              <w:ind w:left="0" w:leftChars="0" w:right="0" w:rightChars="0" w:firstLine="0" w:firstLineChars="0"/>
              <w:jc w:val="center"/>
              <w:outlineLvl w:val="9"/>
              <w:rPr>
                <w:del w:id="4347" w:author="白日梦想家" w:date="2026-10-26T15:11:03Z"/>
              </w:rPr>
              <w:pPrChange w:id="4346" w:author="白日梦想家" w:date="2026-10-26T15:11:11Z">
                <w:pPr>
                  <w:keepNext/>
                  <w:snapToGrid w:val="0"/>
                  <w:spacing w:before="0" w:after="0" w:line="370" w:lineRule="exact"/>
                  <w:ind w:left="0" w:leftChars="0" w:right="0" w:rightChars="0" w:firstLine="0" w:firstLineChars="0"/>
                  <w:jc w:val="center"/>
                </w:pPr>
              </w:pPrChange>
            </w:pPr>
            <w:del w:id="4348" w:author="白日梦想家" w:date="2026-10-26T15:11:03Z">
              <w:r>
                <w:rPr>
                  <w:rFonts w:hint="default" w:ascii="Times New Roman" w:hAnsi="Times New Roman" w:eastAsia="方正仿宋_GBK" w:cs="Times New Roman"/>
                  <w:sz w:val="28"/>
                  <w:szCs w:val="28"/>
                  <w:rPrChange w:id="4349" w:author="xh" w:date="2026-10-26T09:49:01Z">
                    <w:rPr>
                      <w:rFonts w:hint="eastAsia" w:ascii="方正仿宋_GBK" w:hAnsi="方正仿宋_GBK" w:eastAsia="方正仿宋_GBK" w:cs="Times New Roman"/>
                      <w:sz w:val="24"/>
                      <w:szCs w:val="24"/>
                    </w:rPr>
                  </w:rPrChange>
                </w:rPr>
                <w:delText>2.57～2.63</w:delText>
              </w:r>
            </w:del>
          </w:p>
        </w:tc>
        <w:tc>
          <w:tcPr>
            <w:tcW w:w="1453" w:type="dxa"/>
            <w:vAlign w:val="center"/>
          </w:tcPr>
          <w:p w14:paraId="5F85307E">
            <w:pPr>
              <w:keepNext/>
              <w:widowControl/>
              <w:adjustRightInd w:val="0"/>
              <w:snapToGrid w:val="0"/>
              <w:spacing w:before="0" w:after="0" w:line="240" w:lineRule="auto"/>
              <w:ind w:left="0" w:leftChars="0" w:right="0" w:rightChars="0" w:firstLine="0" w:firstLineChars="0"/>
              <w:jc w:val="center"/>
              <w:outlineLvl w:val="9"/>
              <w:rPr>
                <w:del w:id="4351" w:author="白日梦想家" w:date="2026-10-26T15:11:03Z"/>
              </w:rPr>
              <w:pPrChange w:id="4350" w:author="白日梦想家" w:date="2026-10-26T15:11:11Z">
                <w:pPr>
                  <w:keepNext/>
                  <w:snapToGrid w:val="0"/>
                  <w:spacing w:before="0" w:after="0" w:line="370" w:lineRule="exact"/>
                  <w:ind w:left="0" w:leftChars="0" w:right="0" w:rightChars="0" w:firstLine="0" w:firstLineChars="0"/>
                  <w:jc w:val="center"/>
                </w:pPr>
              </w:pPrChange>
            </w:pPr>
            <w:del w:id="4352" w:author="白日梦想家" w:date="2026-10-26T15:11:03Z">
              <w:r>
                <w:rPr>
                  <w:rFonts w:hint="default" w:ascii="Times New Roman" w:hAnsi="Times New Roman" w:eastAsia="方正仿宋_GBK" w:cs="Times New Roman"/>
                  <w:sz w:val="28"/>
                  <w:szCs w:val="28"/>
                  <w:rPrChange w:id="4353" w:author="xh" w:date="2026-10-26T09:49:01Z">
                    <w:rPr>
                      <w:rFonts w:hint="eastAsia" w:ascii="方正仿宋_GBK" w:hAnsi="方正仿宋_GBK" w:eastAsia="方正仿宋_GBK" w:cs="Times New Roman"/>
                      <w:sz w:val="24"/>
                      <w:szCs w:val="24"/>
                    </w:rPr>
                  </w:rPrChange>
                </w:rPr>
                <w:delText>2.57～2.63</w:delText>
              </w:r>
            </w:del>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54" w:author="白日梦想家" w:date="2026-10-26T15:11:03Z"/>
        </w:trPr>
        <w:tc>
          <w:tcPr>
            <w:tcW w:w="1450" w:type="dxa"/>
            <w:vAlign w:val="center"/>
          </w:tcPr>
          <w:p w14:paraId="4DD52453">
            <w:pPr>
              <w:keepNext/>
              <w:widowControl/>
              <w:adjustRightInd w:val="0"/>
              <w:snapToGrid w:val="0"/>
              <w:spacing w:before="0" w:after="0" w:line="240" w:lineRule="auto"/>
              <w:ind w:left="0" w:leftChars="0" w:right="0" w:rightChars="0" w:firstLine="0" w:firstLineChars="0"/>
              <w:jc w:val="center"/>
              <w:outlineLvl w:val="9"/>
              <w:rPr>
                <w:del w:id="4356" w:author="白日梦想家" w:date="2026-10-26T15:11:03Z"/>
              </w:rPr>
              <w:pPrChange w:id="4355" w:author="白日梦想家" w:date="2026-10-26T15:11:11Z">
                <w:pPr>
                  <w:keepNext/>
                  <w:snapToGrid w:val="0"/>
                  <w:spacing w:before="0" w:after="0" w:line="370" w:lineRule="exact"/>
                  <w:ind w:left="0" w:leftChars="0" w:right="0" w:rightChars="0" w:firstLine="0" w:firstLineChars="0"/>
                  <w:jc w:val="center"/>
                </w:pPr>
              </w:pPrChange>
            </w:pPr>
            <w:del w:id="4357" w:author="白日梦想家" w:date="2026-10-26T15:11:03Z">
              <w:r>
                <w:rPr>
                  <w:rFonts w:hint="default" w:ascii="Times New Roman" w:hAnsi="Times New Roman" w:eastAsia="方正仿宋_GBK" w:cs="Times New Roman"/>
                  <w:sz w:val="28"/>
                  <w:szCs w:val="28"/>
                  <w:rPrChange w:id="4358"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37567AB7">
            <w:pPr>
              <w:keepNext/>
              <w:widowControl/>
              <w:adjustRightInd w:val="0"/>
              <w:snapToGrid w:val="0"/>
              <w:spacing w:before="0" w:after="0" w:line="240" w:lineRule="auto"/>
              <w:ind w:left="0" w:leftChars="0" w:right="0" w:rightChars="0" w:firstLine="0" w:firstLineChars="0"/>
              <w:jc w:val="center"/>
              <w:outlineLvl w:val="9"/>
              <w:rPr>
                <w:del w:id="4360" w:author="白日梦想家" w:date="2026-10-26T15:11:03Z"/>
              </w:rPr>
              <w:pPrChange w:id="4359" w:author="白日梦想家" w:date="2026-10-26T15:11:11Z">
                <w:pPr>
                  <w:keepNext/>
                  <w:snapToGrid w:val="0"/>
                  <w:spacing w:before="0" w:after="0" w:line="370" w:lineRule="exact"/>
                  <w:ind w:left="0" w:leftChars="0" w:right="0" w:rightChars="0" w:firstLine="0" w:firstLineChars="0"/>
                  <w:jc w:val="center"/>
                </w:pPr>
              </w:pPrChange>
            </w:pPr>
            <w:del w:id="4361" w:author="白日梦想家" w:date="2026-10-26T15:11:03Z">
              <w:r>
                <w:rPr>
                  <w:rFonts w:hint="default" w:ascii="Times New Roman" w:hAnsi="Times New Roman" w:eastAsia="方正仿宋_GBK" w:cs="Times New Roman"/>
                  <w:sz w:val="28"/>
                  <w:szCs w:val="28"/>
                  <w:rPrChange w:id="4362"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71989AF4">
            <w:pPr>
              <w:keepNext/>
              <w:widowControl/>
              <w:adjustRightInd w:val="0"/>
              <w:snapToGrid w:val="0"/>
              <w:spacing w:before="0" w:after="0" w:line="240" w:lineRule="auto"/>
              <w:ind w:left="0" w:leftChars="0" w:right="0" w:rightChars="0" w:firstLine="0" w:firstLineChars="0"/>
              <w:jc w:val="center"/>
              <w:outlineLvl w:val="9"/>
              <w:rPr>
                <w:del w:id="4364" w:author="白日梦想家" w:date="2026-10-26T15:11:03Z"/>
              </w:rPr>
              <w:pPrChange w:id="4363" w:author="白日梦想家" w:date="2026-10-26T15:11:11Z">
                <w:pPr>
                  <w:keepNext/>
                  <w:snapToGrid w:val="0"/>
                  <w:spacing w:before="0" w:after="0" w:line="370" w:lineRule="exact"/>
                  <w:ind w:left="0" w:leftChars="0" w:right="0" w:rightChars="0" w:firstLine="0" w:firstLineChars="0"/>
                  <w:jc w:val="center"/>
                </w:pPr>
              </w:pPrChange>
            </w:pPr>
            <w:del w:id="4365" w:author="白日梦想家" w:date="2026-10-26T15:11:03Z">
              <w:r>
                <w:rPr>
                  <w:rFonts w:hint="default" w:ascii="Times New Roman" w:hAnsi="Times New Roman" w:eastAsia="方正仿宋_GBK" w:cs="Times New Roman"/>
                  <w:sz w:val="28"/>
                  <w:szCs w:val="28"/>
                  <w:rPrChange w:id="4366"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03E76E77">
            <w:pPr>
              <w:keepNext/>
              <w:widowControl/>
              <w:adjustRightInd w:val="0"/>
              <w:snapToGrid w:val="0"/>
              <w:spacing w:before="0" w:after="0" w:line="240" w:lineRule="auto"/>
              <w:ind w:left="0" w:leftChars="0" w:right="0" w:rightChars="0" w:firstLine="0" w:firstLineChars="0"/>
              <w:jc w:val="center"/>
              <w:outlineLvl w:val="9"/>
              <w:rPr>
                <w:del w:id="4368" w:author="白日梦想家" w:date="2026-10-26T15:11:03Z"/>
              </w:rPr>
              <w:pPrChange w:id="4367" w:author="白日梦想家" w:date="2026-10-26T15:11:11Z">
                <w:pPr>
                  <w:keepNext/>
                  <w:snapToGrid w:val="0"/>
                  <w:spacing w:before="0" w:after="0" w:line="370" w:lineRule="exact"/>
                  <w:ind w:left="0" w:leftChars="0" w:right="0" w:rightChars="0" w:firstLine="0" w:firstLineChars="0"/>
                  <w:jc w:val="center"/>
                </w:pPr>
              </w:pPrChange>
            </w:pPr>
            <w:del w:id="4369" w:author="白日梦想家" w:date="2026-10-26T15:11:03Z">
              <w:r>
                <w:rPr>
                  <w:rFonts w:hint="default" w:ascii="Times New Roman" w:hAnsi="Times New Roman" w:eastAsia="方正仿宋_GBK" w:cs="Times New Roman"/>
                  <w:sz w:val="28"/>
                  <w:szCs w:val="28"/>
                  <w:rPrChange w:id="4370" w:author="xh" w:date="2026-10-26T09:49:01Z">
                    <w:rPr>
                      <w:rFonts w:hint="eastAsia" w:ascii="方正仿宋_GBK" w:hAnsi="方正仿宋_GBK" w:eastAsia="方正仿宋_GBK" w:cs="Times New Roman"/>
                      <w:sz w:val="24"/>
                      <w:szCs w:val="24"/>
                    </w:rPr>
                  </w:rPrChange>
                </w:rPr>
                <w:delText>1.92～2.01</w:delText>
              </w:r>
            </w:del>
          </w:p>
        </w:tc>
        <w:tc>
          <w:tcPr>
            <w:tcW w:w="1451" w:type="dxa"/>
            <w:vAlign w:val="center"/>
          </w:tcPr>
          <w:p w14:paraId="1099BF98">
            <w:pPr>
              <w:keepNext/>
              <w:widowControl/>
              <w:adjustRightInd w:val="0"/>
              <w:snapToGrid w:val="0"/>
              <w:spacing w:before="0" w:after="0" w:line="240" w:lineRule="auto"/>
              <w:ind w:left="0" w:leftChars="0" w:right="0" w:rightChars="0" w:firstLine="0" w:firstLineChars="0"/>
              <w:jc w:val="center"/>
              <w:outlineLvl w:val="9"/>
              <w:rPr>
                <w:del w:id="4372" w:author="白日梦想家" w:date="2026-10-26T15:11:03Z"/>
              </w:rPr>
              <w:pPrChange w:id="4371" w:author="白日梦想家" w:date="2026-10-26T15:11:11Z">
                <w:pPr>
                  <w:keepNext/>
                  <w:snapToGrid w:val="0"/>
                  <w:spacing w:before="0" w:after="0" w:line="370" w:lineRule="exact"/>
                  <w:ind w:left="0" w:leftChars="0" w:right="0" w:rightChars="0" w:firstLine="0" w:firstLineChars="0"/>
                  <w:jc w:val="center"/>
                </w:pPr>
              </w:pPrChange>
            </w:pPr>
            <w:del w:id="4373" w:author="白日梦想家" w:date="2026-10-26T15:11:03Z">
              <w:r>
                <w:rPr>
                  <w:rFonts w:hint="default" w:ascii="Times New Roman" w:hAnsi="Times New Roman" w:eastAsia="方正仿宋_GBK" w:cs="Times New Roman"/>
                  <w:sz w:val="28"/>
                  <w:szCs w:val="28"/>
                  <w:rPrChange w:id="4374" w:author="xh" w:date="2026-10-26T09:49:01Z">
                    <w:rPr>
                      <w:rFonts w:hint="eastAsia" w:ascii="方正仿宋_GBK" w:hAnsi="方正仿宋_GBK" w:eastAsia="方正仿宋_GBK" w:cs="Times New Roman"/>
                      <w:sz w:val="24"/>
                      <w:szCs w:val="24"/>
                    </w:rPr>
                  </w:rPrChange>
                </w:rPr>
                <w:delText>1.83～1.92</w:delText>
              </w:r>
            </w:del>
          </w:p>
        </w:tc>
        <w:tc>
          <w:tcPr>
            <w:tcW w:w="1453" w:type="dxa"/>
            <w:vAlign w:val="center"/>
          </w:tcPr>
          <w:p w14:paraId="727EC4DC">
            <w:pPr>
              <w:keepNext/>
              <w:widowControl/>
              <w:adjustRightInd w:val="0"/>
              <w:snapToGrid w:val="0"/>
              <w:spacing w:before="0" w:after="0" w:line="240" w:lineRule="auto"/>
              <w:ind w:left="0" w:leftChars="0" w:right="0" w:rightChars="0" w:firstLine="0" w:firstLineChars="0"/>
              <w:jc w:val="center"/>
              <w:outlineLvl w:val="9"/>
              <w:rPr>
                <w:del w:id="4376" w:author="白日梦想家" w:date="2026-10-26T15:11:03Z"/>
              </w:rPr>
              <w:pPrChange w:id="4375" w:author="白日梦想家" w:date="2026-10-26T15:11:11Z">
                <w:pPr>
                  <w:keepNext/>
                  <w:snapToGrid w:val="0"/>
                  <w:spacing w:before="0" w:after="0" w:line="370" w:lineRule="exact"/>
                  <w:ind w:left="0" w:leftChars="0" w:right="0" w:rightChars="0" w:firstLine="0" w:firstLineChars="0"/>
                  <w:jc w:val="center"/>
                </w:pPr>
              </w:pPrChange>
            </w:pPr>
            <w:del w:id="4377" w:author="白日梦想家" w:date="2026-10-26T15:11:03Z">
              <w:r>
                <w:rPr>
                  <w:rFonts w:hint="default" w:ascii="Times New Roman" w:hAnsi="Times New Roman" w:eastAsia="方正仿宋_GBK" w:cs="Times New Roman"/>
                  <w:sz w:val="28"/>
                  <w:szCs w:val="28"/>
                  <w:rPrChange w:id="4378" w:author="xh" w:date="2026-10-26T09:49:01Z">
                    <w:rPr>
                      <w:rFonts w:hint="eastAsia" w:ascii="方正仿宋_GBK" w:hAnsi="方正仿宋_GBK" w:eastAsia="方正仿宋_GBK" w:cs="Times New Roman"/>
                      <w:sz w:val="24"/>
                      <w:szCs w:val="24"/>
                    </w:rPr>
                  </w:rPrChange>
                </w:rPr>
                <w:delText>1.73～1.83</w:delText>
              </w:r>
            </w:del>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79" w:author="白日梦想家" w:date="2026-10-26T15:11:03Z"/>
        </w:trPr>
        <w:tc>
          <w:tcPr>
            <w:tcW w:w="1450" w:type="dxa"/>
            <w:vAlign w:val="center"/>
          </w:tcPr>
          <w:p w14:paraId="547BAD18">
            <w:pPr>
              <w:keepNext/>
              <w:widowControl/>
              <w:adjustRightInd w:val="0"/>
              <w:snapToGrid w:val="0"/>
              <w:spacing w:before="0" w:after="0" w:line="240" w:lineRule="auto"/>
              <w:ind w:left="0" w:leftChars="0" w:right="0" w:rightChars="0" w:firstLine="0" w:firstLineChars="0"/>
              <w:jc w:val="center"/>
              <w:outlineLvl w:val="9"/>
              <w:rPr>
                <w:del w:id="4381" w:author="白日梦想家" w:date="2026-10-26T15:11:03Z"/>
              </w:rPr>
              <w:pPrChange w:id="4380" w:author="白日梦想家" w:date="2026-10-26T15:11:11Z">
                <w:pPr>
                  <w:keepNext/>
                  <w:snapToGrid w:val="0"/>
                  <w:spacing w:before="0" w:after="0" w:line="370" w:lineRule="exact"/>
                  <w:ind w:left="0" w:leftChars="0" w:right="0" w:rightChars="0" w:firstLine="0" w:firstLineChars="0"/>
                  <w:jc w:val="center"/>
                </w:pPr>
              </w:pPrChange>
            </w:pPr>
            <w:del w:id="4382" w:author="白日梦想家" w:date="2026-10-26T15:11:03Z">
              <w:r>
                <w:rPr>
                  <w:rFonts w:hint="default" w:ascii="Times New Roman" w:hAnsi="Times New Roman" w:eastAsia="方正仿宋_GBK" w:cs="Times New Roman"/>
                  <w:sz w:val="28"/>
                  <w:szCs w:val="28"/>
                  <w:rPrChange w:id="4383"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1C164ED0">
            <w:pPr>
              <w:keepNext/>
              <w:widowControl/>
              <w:adjustRightInd w:val="0"/>
              <w:snapToGrid w:val="0"/>
              <w:spacing w:before="0" w:after="0" w:line="240" w:lineRule="auto"/>
              <w:ind w:left="0" w:leftChars="0" w:right="0" w:rightChars="0" w:firstLine="0" w:firstLineChars="0"/>
              <w:jc w:val="center"/>
              <w:outlineLvl w:val="9"/>
              <w:rPr>
                <w:del w:id="4385" w:author="白日梦想家" w:date="2026-10-26T15:11:03Z"/>
              </w:rPr>
              <w:pPrChange w:id="4384" w:author="白日梦想家" w:date="2026-10-26T15:11:11Z">
                <w:pPr>
                  <w:keepNext/>
                  <w:snapToGrid w:val="0"/>
                  <w:spacing w:before="0" w:after="0" w:line="370" w:lineRule="exact"/>
                  <w:ind w:left="0" w:leftChars="0" w:right="0" w:rightChars="0" w:firstLine="0" w:firstLineChars="0"/>
                  <w:jc w:val="center"/>
                </w:pPr>
              </w:pPrChange>
            </w:pPr>
            <w:del w:id="4386" w:author="白日梦想家" w:date="2026-10-26T15:11:03Z">
              <w:r>
                <w:rPr>
                  <w:rFonts w:hint="default" w:ascii="Times New Roman" w:hAnsi="Times New Roman" w:eastAsia="方正仿宋_GBK" w:cs="Times New Roman"/>
                  <w:sz w:val="28"/>
                  <w:szCs w:val="28"/>
                  <w:rPrChange w:id="4387"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097B83F8">
            <w:pPr>
              <w:keepNext/>
              <w:widowControl/>
              <w:adjustRightInd w:val="0"/>
              <w:snapToGrid w:val="0"/>
              <w:spacing w:before="0" w:after="0" w:line="240" w:lineRule="auto"/>
              <w:ind w:left="0" w:leftChars="0" w:right="0" w:rightChars="0" w:firstLine="0" w:firstLineChars="0"/>
              <w:jc w:val="center"/>
              <w:outlineLvl w:val="9"/>
              <w:rPr>
                <w:del w:id="4389" w:author="白日梦想家" w:date="2026-10-26T15:11:03Z"/>
              </w:rPr>
              <w:pPrChange w:id="4388" w:author="白日梦想家" w:date="2026-10-26T15:11:11Z">
                <w:pPr>
                  <w:keepNext/>
                  <w:snapToGrid w:val="0"/>
                  <w:spacing w:before="0" w:after="0" w:line="370" w:lineRule="exact"/>
                  <w:ind w:left="0" w:leftChars="0" w:right="0" w:rightChars="0" w:firstLine="0" w:firstLineChars="0"/>
                  <w:jc w:val="center"/>
                </w:pPr>
              </w:pPrChange>
            </w:pPr>
            <w:del w:id="4390" w:author="白日梦想家" w:date="2026-10-26T15:11:03Z">
              <w:r>
                <w:rPr>
                  <w:rFonts w:hint="default" w:ascii="Times New Roman" w:hAnsi="Times New Roman" w:eastAsia="方正仿宋_GBK" w:cs="Times New Roman"/>
                  <w:sz w:val="28"/>
                  <w:szCs w:val="28"/>
                  <w:rPrChange w:id="4391"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2D854E8B">
            <w:pPr>
              <w:keepNext/>
              <w:widowControl/>
              <w:adjustRightInd w:val="0"/>
              <w:snapToGrid w:val="0"/>
              <w:spacing w:before="0" w:after="0" w:line="240" w:lineRule="auto"/>
              <w:ind w:left="0" w:leftChars="0" w:right="0" w:rightChars="0" w:firstLine="0" w:firstLineChars="0"/>
              <w:jc w:val="center"/>
              <w:outlineLvl w:val="9"/>
              <w:rPr>
                <w:del w:id="4393" w:author="白日梦想家" w:date="2026-10-26T15:11:03Z"/>
              </w:rPr>
              <w:pPrChange w:id="4392" w:author="白日梦想家" w:date="2026-10-26T15:11:11Z">
                <w:pPr>
                  <w:keepNext/>
                  <w:snapToGrid w:val="0"/>
                  <w:spacing w:before="0" w:after="0" w:line="370" w:lineRule="exact"/>
                  <w:ind w:left="0" w:leftChars="0" w:right="0" w:rightChars="0" w:firstLine="0" w:firstLineChars="0"/>
                  <w:jc w:val="center"/>
                </w:pPr>
              </w:pPrChange>
            </w:pPr>
            <w:del w:id="4394" w:author="白日梦想家" w:date="2026-10-26T15:11:03Z">
              <w:r>
                <w:rPr>
                  <w:rFonts w:hint="default" w:ascii="Times New Roman" w:hAnsi="Times New Roman" w:eastAsia="方正仿宋_GBK" w:cs="Times New Roman"/>
                  <w:sz w:val="28"/>
                  <w:szCs w:val="28"/>
                  <w:rPrChange w:id="4395" w:author="xh" w:date="2026-10-26T09:49:01Z">
                    <w:rPr>
                      <w:rFonts w:hint="eastAsia" w:ascii="方正仿宋_GBK" w:hAnsi="方正仿宋_GBK" w:eastAsia="方正仿宋_GBK" w:cs="Times New Roman"/>
                      <w:sz w:val="24"/>
                      <w:szCs w:val="24"/>
                    </w:rPr>
                  </w:rPrChange>
                </w:rPr>
                <w:delText>2.01～2.11</w:delText>
              </w:r>
            </w:del>
          </w:p>
        </w:tc>
        <w:tc>
          <w:tcPr>
            <w:tcW w:w="1451" w:type="dxa"/>
            <w:vAlign w:val="center"/>
          </w:tcPr>
          <w:p w14:paraId="7E7E5C95">
            <w:pPr>
              <w:keepNext/>
              <w:widowControl/>
              <w:adjustRightInd w:val="0"/>
              <w:snapToGrid w:val="0"/>
              <w:spacing w:before="0" w:after="0" w:line="240" w:lineRule="auto"/>
              <w:ind w:left="0" w:leftChars="0" w:right="0" w:rightChars="0" w:firstLine="0" w:firstLineChars="0"/>
              <w:jc w:val="center"/>
              <w:outlineLvl w:val="9"/>
              <w:rPr>
                <w:del w:id="4397" w:author="白日梦想家" w:date="2026-10-26T15:11:03Z"/>
              </w:rPr>
              <w:pPrChange w:id="4396" w:author="白日梦想家" w:date="2026-10-26T15:11:11Z">
                <w:pPr>
                  <w:keepNext/>
                  <w:snapToGrid w:val="0"/>
                  <w:spacing w:before="0" w:after="0" w:line="370" w:lineRule="exact"/>
                  <w:ind w:left="0" w:leftChars="0" w:right="0" w:rightChars="0" w:firstLine="0" w:firstLineChars="0"/>
                  <w:jc w:val="center"/>
                </w:pPr>
              </w:pPrChange>
            </w:pPr>
            <w:del w:id="4398" w:author="白日梦想家" w:date="2026-10-26T15:11:03Z">
              <w:r>
                <w:rPr>
                  <w:rFonts w:hint="default" w:ascii="Times New Roman" w:hAnsi="Times New Roman" w:eastAsia="方正仿宋_GBK" w:cs="Times New Roman"/>
                  <w:sz w:val="28"/>
                  <w:szCs w:val="28"/>
                  <w:rPrChange w:id="4399" w:author="xh" w:date="2026-10-26T09:49:01Z">
                    <w:rPr>
                      <w:rFonts w:hint="eastAsia" w:ascii="方正仿宋_GBK" w:hAnsi="方正仿宋_GBK" w:eastAsia="方正仿宋_GBK" w:cs="Times New Roman"/>
                      <w:sz w:val="24"/>
                      <w:szCs w:val="24"/>
                    </w:rPr>
                  </w:rPrChange>
                </w:rPr>
                <w:delText>1.92～2.01</w:delText>
              </w:r>
            </w:del>
          </w:p>
        </w:tc>
        <w:tc>
          <w:tcPr>
            <w:tcW w:w="1453" w:type="dxa"/>
            <w:vAlign w:val="center"/>
          </w:tcPr>
          <w:p w14:paraId="49195053">
            <w:pPr>
              <w:keepNext/>
              <w:widowControl/>
              <w:adjustRightInd w:val="0"/>
              <w:snapToGrid w:val="0"/>
              <w:spacing w:before="0" w:after="0" w:line="240" w:lineRule="auto"/>
              <w:ind w:left="0" w:leftChars="0" w:right="0" w:rightChars="0" w:firstLine="0" w:firstLineChars="0"/>
              <w:jc w:val="center"/>
              <w:outlineLvl w:val="9"/>
              <w:rPr>
                <w:del w:id="4401" w:author="白日梦想家" w:date="2026-10-26T15:11:03Z"/>
              </w:rPr>
              <w:pPrChange w:id="4400" w:author="白日梦想家" w:date="2026-10-26T15:11:11Z">
                <w:pPr>
                  <w:keepNext/>
                  <w:snapToGrid w:val="0"/>
                  <w:spacing w:before="0" w:after="0" w:line="370" w:lineRule="exact"/>
                  <w:ind w:left="0" w:leftChars="0" w:right="0" w:rightChars="0" w:firstLine="0" w:firstLineChars="0"/>
                  <w:jc w:val="center"/>
                </w:pPr>
              </w:pPrChange>
            </w:pPr>
            <w:del w:id="4402" w:author="白日梦想家" w:date="2026-10-26T15:11:03Z">
              <w:r>
                <w:rPr>
                  <w:rFonts w:hint="default" w:ascii="Times New Roman" w:hAnsi="Times New Roman" w:eastAsia="方正仿宋_GBK" w:cs="Times New Roman"/>
                  <w:sz w:val="28"/>
                  <w:szCs w:val="28"/>
                  <w:rPrChange w:id="4403" w:author="xh" w:date="2026-10-26T09:49:01Z">
                    <w:rPr>
                      <w:rFonts w:hint="eastAsia" w:ascii="方正仿宋_GBK" w:hAnsi="方正仿宋_GBK" w:eastAsia="方正仿宋_GBK" w:cs="Times New Roman"/>
                      <w:sz w:val="24"/>
                      <w:szCs w:val="24"/>
                    </w:rPr>
                  </w:rPrChange>
                </w:rPr>
                <w:delText>1.83～1.92</w:delText>
              </w:r>
            </w:del>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04" w:author="白日梦想家" w:date="2026-10-26T15:11:03Z"/>
        </w:trPr>
        <w:tc>
          <w:tcPr>
            <w:tcW w:w="1450" w:type="dxa"/>
            <w:vAlign w:val="center"/>
          </w:tcPr>
          <w:p w14:paraId="3FF0C8B6">
            <w:pPr>
              <w:keepNext/>
              <w:widowControl/>
              <w:adjustRightInd w:val="0"/>
              <w:snapToGrid w:val="0"/>
              <w:spacing w:before="0" w:after="0" w:line="240" w:lineRule="auto"/>
              <w:ind w:left="0" w:leftChars="0" w:right="0" w:rightChars="0" w:firstLine="0" w:firstLineChars="0"/>
              <w:jc w:val="center"/>
              <w:outlineLvl w:val="9"/>
              <w:rPr>
                <w:del w:id="4406" w:author="白日梦想家" w:date="2026-10-26T15:11:03Z"/>
              </w:rPr>
              <w:pPrChange w:id="4405" w:author="白日梦想家" w:date="2026-10-26T15:11:11Z">
                <w:pPr>
                  <w:keepNext/>
                  <w:snapToGrid w:val="0"/>
                  <w:spacing w:before="0" w:after="0" w:line="370" w:lineRule="exact"/>
                  <w:ind w:left="0" w:leftChars="0" w:right="0" w:rightChars="0" w:firstLine="0" w:firstLineChars="0"/>
                  <w:jc w:val="center"/>
                </w:pPr>
              </w:pPrChange>
            </w:pPr>
            <w:del w:id="4407" w:author="白日梦想家" w:date="2026-10-26T15:11:03Z">
              <w:r>
                <w:rPr>
                  <w:rFonts w:hint="default" w:ascii="Times New Roman" w:hAnsi="Times New Roman" w:eastAsia="方正仿宋_GBK" w:cs="Times New Roman"/>
                  <w:sz w:val="28"/>
                  <w:szCs w:val="28"/>
                  <w:rPrChange w:id="4408"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43D62E87">
            <w:pPr>
              <w:keepNext/>
              <w:widowControl/>
              <w:adjustRightInd w:val="0"/>
              <w:snapToGrid w:val="0"/>
              <w:spacing w:before="0" w:after="0" w:line="240" w:lineRule="auto"/>
              <w:ind w:left="0" w:leftChars="0" w:right="0" w:rightChars="0" w:firstLine="0" w:firstLineChars="0"/>
              <w:jc w:val="center"/>
              <w:outlineLvl w:val="9"/>
              <w:rPr>
                <w:del w:id="4410" w:author="白日梦想家" w:date="2026-10-26T15:11:03Z"/>
              </w:rPr>
              <w:pPrChange w:id="4409" w:author="白日梦想家" w:date="2026-10-26T15:11:11Z">
                <w:pPr>
                  <w:keepNext/>
                  <w:snapToGrid w:val="0"/>
                  <w:spacing w:before="0" w:after="0" w:line="370" w:lineRule="exact"/>
                  <w:ind w:left="0" w:leftChars="0" w:right="0" w:rightChars="0" w:firstLine="0" w:firstLineChars="0"/>
                  <w:jc w:val="center"/>
                </w:pPr>
              </w:pPrChange>
            </w:pPr>
            <w:del w:id="4411" w:author="白日梦想家" w:date="2026-10-26T15:11:03Z">
              <w:r>
                <w:rPr>
                  <w:rFonts w:hint="default" w:ascii="Times New Roman" w:hAnsi="Times New Roman" w:eastAsia="方正仿宋_GBK" w:cs="Times New Roman"/>
                  <w:sz w:val="28"/>
                  <w:szCs w:val="28"/>
                  <w:rPrChange w:id="4412"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5BAB5357">
            <w:pPr>
              <w:keepNext/>
              <w:widowControl/>
              <w:adjustRightInd w:val="0"/>
              <w:snapToGrid w:val="0"/>
              <w:spacing w:before="0" w:after="0" w:line="240" w:lineRule="auto"/>
              <w:ind w:left="0" w:leftChars="0" w:right="0" w:rightChars="0" w:firstLine="0" w:firstLineChars="0"/>
              <w:jc w:val="center"/>
              <w:outlineLvl w:val="9"/>
              <w:rPr>
                <w:del w:id="4414" w:author="白日梦想家" w:date="2026-10-26T15:11:03Z"/>
              </w:rPr>
              <w:pPrChange w:id="4413" w:author="白日梦想家" w:date="2026-10-26T15:11:11Z">
                <w:pPr>
                  <w:keepNext/>
                  <w:snapToGrid w:val="0"/>
                  <w:spacing w:before="0" w:after="0" w:line="370" w:lineRule="exact"/>
                  <w:ind w:left="0" w:leftChars="0" w:right="0" w:rightChars="0" w:firstLine="0" w:firstLineChars="0"/>
                  <w:jc w:val="center"/>
                </w:pPr>
              </w:pPrChange>
            </w:pPr>
            <w:del w:id="4415" w:author="白日梦想家" w:date="2026-10-26T15:11:03Z">
              <w:r>
                <w:rPr>
                  <w:rFonts w:hint="default" w:ascii="Times New Roman" w:hAnsi="Times New Roman" w:eastAsia="方正仿宋_GBK" w:cs="Times New Roman"/>
                  <w:sz w:val="28"/>
                  <w:szCs w:val="28"/>
                  <w:rPrChange w:id="4416" w:author="xh" w:date="2026-10-26T09:49:01Z">
                    <w:rPr>
                      <w:rFonts w:hint="eastAsia" w:ascii="方正仿宋_GBK" w:hAnsi="方正仿宋_GBK" w:eastAsia="方正仿宋_GBK" w:cs="Times New Roman"/>
                      <w:sz w:val="24"/>
                      <w:szCs w:val="24"/>
                    </w:rPr>
                  </w:rPrChange>
                </w:rPr>
                <w:delText>2.75～2.85</w:delText>
              </w:r>
            </w:del>
          </w:p>
        </w:tc>
        <w:tc>
          <w:tcPr>
            <w:tcW w:w="1451" w:type="dxa"/>
            <w:vAlign w:val="center"/>
          </w:tcPr>
          <w:p w14:paraId="31296A0F">
            <w:pPr>
              <w:keepNext/>
              <w:widowControl/>
              <w:adjustRightInd w:val="0"/>
              <w:snapToGrid w:val="0"/>
              <w:spacing w:before="0" w:after="0" w:line="240" w:lineRule="auto"/>
              <w:ind w:left="0" w:leftChars="0" w:right="0" w:rightChars="0" w:firstLine="0" w:firstLineChars="0"/>
              <w:jc w:val="center"/>
              <w:outlineLvl w:val="9"/>
              <w:rPr>
                <w:del w:id="4418" w:author="白日梦想家" w:date="2026-10-26T15:11:03Z"/>
              </w:rPr>
              <w:pPrChange w:id="4417" w:author="白日梦想家" w:date="2026-10-26T15:11:11Z">
                <w:pPr>
                  <w:keepNext/>
                  <w:snapToGrid w:val="0"/>
                  <w:spacing w:before="0" w:after="0" w:line="370" w:lineRule="exact"/>
                  <w:ind w:left="0" w:leftChars="0" w:right="0" w:rightChars="0" w:firstLine="0" w:firstLineChars="0"/>
                  <w:jc w:val="center"/>
                </w:pPr>
              </w:pPrChange>
            </w:pPr>
            <w:del w:id="4419" w:author="白日梦想家" w:date="2026-10-26T15:11:03Z">
              <w:r>
                <w:rPr>
                  <w:rFonts w:hint="default" w:ascii="Times New Roman" w:hAnsi="Times New Roman" w:eastAsia="方正仿宋_GBK" w:cs="Times New Roman"/>
                  <w:sz w:val="28"/>
                  <w:szCs w:val="28"/>
                  <w:rPrChange w:id="4420" w:author="xh" w:date="2026-10-26T09:49:01Z">
                    <w:rPr>
                      <w:rFonts w:hint="eastAsia" w:ascii="方正仿宋_GBK" w:hAnsi="方正仿宋_GBK" w:eastAsia="方正仿宋_GBK" w:cs="Times New Roman"/>
                      <w:sz w:val="24"/>
                      <w:szCs w:val="24"/>
                    </w:rPr>
                  </w:rPrChange>
                </w:rPr>
                <w:delText>2.47～2.57</w:delText>
              </w:r>
            </w:del>
          </w:p>
        </w:tc>
        <w:tc>
          <w:tcPr>
            <w:tcW w:w="1451" w:type="dxa"/>
            <w:vAlign w:val="center"/>
          </w:tcPr>
          <w:p w14:paraId="4D1B2216">
            <w:pPr>
              <w:keepNext/>
              <w:widowControl/>
              <w:adjustRightInd w:val="0"/>
              <w:snapToGrid w:val="0"/>
              <w:spacing w:before="0" w:after="0" w:line="240" w:lineRule="auto"/>
              <w:ind w:left="0" w:leftChars="0" w:right="0" w:rightChars="0" w:firstLine="0" w:firstLineChars="0"/>
              <w:jc w:val="center"/>
              <w:outlineLvl w:val="9"/>
              <w:rPr>
                <w:del w:id="4422" w:author="白日梦想家" w:date="2026-10-26T15:11:03Z"/>
              </w:rPr>
              <w:pPrChange w:id="4421" w:author="白日梦想家" w:date="2026-10-26T15:11:11Z">
                <w:pPr>
                  <w:keepNext/>
                  <w:snapToGrid w:val="0"/>
                  <w:spacing w:before="0" w:after="0" w:line="370" w:lineRule="exact"/>
                  <w:ind w:left="0" w:leftChars="0" w:right="0" w:rightChars="0" w:firstLine="0" w:firstLineChars="0"/>
                  <w:jc w:val="center"/>
                </w:pPr>
              </w:pPrChange>
            </w:pPr>
            <w:del w:id="4423" w:author="白日梦想家" w:date="2026-10-26T15:11:03Z">
              <w:r>
                <w:rPr>
                  <w:rFonts w:hint="default" w:ascii="Times New Roman" w:hAnsi="Times New Roman" w:eastAsia="方正仿宋_GBK" w:cs="Times New Roman"/>
                  <w:sz w:val="28"/>
                  <w:szCs w:val="28"/>
                  <w:rPrChange w:id="4424" w:author="xh" w:date="2026-10-26T09:49:01Z">
                    <w:rPr>
                      <w:rFonts w:hint="eastAsia" w:ascii="方正仿宋_GBK" w:hAnsi="方正仿宋_GBK" w:eastAsia="方正仿宋_GBK" w:cs="Times New Roman"/>
                      <w:sz w:val="24"/>
                      <w:szCs w:val="24"/>
                    </w:rPr>
                  </w:rPrChange>
                </w:rPr>
                <w:delText>2.37～2.47</w:delText>
              </w:r>
            </w:del>
          </w:p>
        </w:tc>
        <w:tc>
          <w:tcPr>
            <w:tcW w:w="1453" w:type="dxa"/>
            <w:vAlign w:val="center"/>
          </w:tcPr>
          <w:p w14:paraId="12228ECB">
            <w:pPr>
              <w:keepNext/>
              <w:widowControl/>
              <w:adjustRightInd w:val="0"/>
              <w:snapToGrid w:val="0"/>
              <w:spacing w:before="0" w:after="0" w:line="240" w:lineRule="auto"/>
              <w:ind w:left="0" w:leftChars="0" w:right="0" w:rightChars="0" w:firstLine="0" w:firstLineChars="0"/>
              <w:jc w:val="center"/>
              <w:outlineLvl w:val="9"/>
              <w:rPr>
                <w:del w:id="4426" w:author="白日梦想家" w:date="2026-10-26T15:11:03Z"/>
              </w:rPr>
              <w:pPrChange w:id="4425" w:author="白日梦想家" w:date="2026-10-26T15:11:11Z">
                <w:pPr>
                  <w:keepNext/>
                  <w:snapToGrid w:val="0"/>
                  <w:spacing w:before="0" w:after="0" w:line="370" w:lineRule="exact"/>
                  <w:ind w:left="0" w:leftChars="0" w:right="0" w:rightChars="0" w:firstLine="0" w:firstLineChars="0"/>
                  <w:jc w:val="center"/>
                </w:pPr>
              </w:pPrChange>
            </w:pPr>
            <w:del w:id="4427" w:author="白日梦想家" w:date="2026-10-26T15:11:03Z">
              <w:r>
                <w:rPr>
                  <w:rFonts w:hint="default" w:ascii="Times New Roman" w:hAnsi="Times New Roman" w:eastAsia="方正仿宋_GBK" w:cs="Times New Roman"/>
                  <w:sz w:val="28"/>
                  <w:szCs w:val="28"/>
                  <w:rPrChange w:id="4428" w:author="xh" w:date="2026-10-26T09:49:01Z">
                    <w:rPr>
                      <w:rFonts w:hint="eastAsia" w:ascii="方正仿宋_GBK" w:hAnsi="方正仿宋_GBK" w:eastAsia="方正仿宋_GBK" w:cs="Times New Roman"/>
                      <w:sz w:val="24"/>
                      <w:szCs w:val="24"/>
                    </w:rPr>
                  </w:rPrChange>
                </w:rPr>
                <w:delText>2.37～2.47</w:delText>
              </w:r>
            </w:del>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429" w:author="白日梦想家" w:date="2026-10-26T15:11:03Z"/>
        </w:trPr>
        <w:tc>
          <w:tcPr>
            <w:tcW w:w="1450" w:type="dxa"/>
            <w:vAlign w:val="center"/>
          </w:tcPr>
          <w:p w14:paraId="2E405BB7">
            <w:pPr>
              <w:keepNext/>
              <w:widowControl/>
              <w:adjustRightInd w:val="0"/>
              <w:snapToGrid w:val="0"/>
              <w:spacing w:before="0" w:after="0" w:line="240" w:lineRule="auto"/>
              <w:ind w:left="0" w:leftChars="0" w:right="0" w:rightChars="0" w:firstLine="0" w:firstLineChars="0"/>
              <w:jc w:val="center"/>
              <w:outlineLvl w:val="9"/>
              <w:rPr>
                <w:del w:id="4431" w:author="白日梦想家" w:date="2026-10-26T15:11:03Z"/>
              </w:rPr>
              <w:pPrChange w:id="4430" w:author="白日梦想家" w:date="2026-10-26T15:11:11Z">
                <w:pPr>
                  <w:keepNext/>
                  <w:snapToGrid w:val="0"/>
                  <w:spacing w:before="0" w:after="0" w:line="370" w:lineRule="exact"/>
                  <w:ind w:left="0" w:leftChars="0" w:right="0" w:rightChars="0" w:firstLine="0" w:firstLineChars="0"/>
                  <w:jc w:val="center"/>
                </w:pPr>
              </w:pPrChange>
            </w:pPr>
            <w:del w:id="4432" w:author="白日梦想家" w:date="2026-10-26T15:11:03Z">
              <w:r>
                <w:rPr>
                  <w:rFonts w:hint="default" w:ascii="Times New Roman" w:hAnsi="Times New Roman" w:eastAsia="方正仿宋_GBK" w:cs="Times New Roman"/>
                  <w:sz w:val="28"/>
                  <w:szCs w:val="28"/>
                  <w:rPrChange w:id="4433"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108EAE93">
            <w:pPr>
              <w:keepNext/>
              <w:widowControl/>
              <w:adjustRightInd w:val="0"/>
              <w:snapToGrid w:val="0"/>
              <w:spacing w:before="0" w:after="0" w:line="240" w:lineRule="auto"/>
              <w:ind w:left="0" w:leftChars="0" w:right="0" w:rightChars="0" w:firstLine="0" w:firstLineChars="0"/>
              <w:jc w:val="center"/>
              <w:outlineLvl w:val="9"/>
              <w:rPr>
                <w:del w:id="4435" w:author="白日梦想家" w:date="2026-10-26T15:11:03Z"/>
              </w:rPr>
              <w:pPrChange w:id="4434" w:author="白日梦想家" w:date="2026-10-26T15:11:11Z">
                <w:pPr>
                  <w:keepNext/>
                  <w:snapToGrid w:val="0"/>
                  <w:spacing w:before="0" w:after="0" w:line="370" w:lineRule="exact"/>
                  <w:ind w:left="0" w:leftChars="0" w:right="0" w:rightChars="0" w:firstLine="0" w:firstLineChars="0"/>
                  <w:jc w:val="center"/>
                </w:pPr>
              </w:pPrChange>
            </w:pPr>
            <w:del w:id="4436" w:author="白日梦想家" w:date="2026-10-26T15:11:03Z">
              <w:r>
                <w:rPr>
                  <w:rFonts w:hint="default" w:ascii="Times New Roman" w:hAnsi="Times New Roman" w:eastAsia="方正仿宋_GBK" w:cs="Times New Roman"/>
                  <w:sz w:val="28"/>
                  <w:szCs w:val="28"/>
                  <w:rPrChange w:id="4437"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B07B9F5">
            <w:pPr>
              <w:keepNext/>
              <w:widowControl/>
              <w:adjustRightInd w:val="0"/>
              <w:snapToGrid w:val="0"/>
              <w:spacing w:before="0" w:after="0" w:line="240" w:lineRule="auto"/>
              <w:ind w:left="0" w:leftChars="0" w:right="0" w:rightChars="0" w:firstLine="0" w:firstLineChars="0"/>
              <w:jc w:val="center"/>
              <w:outlineLvl w:val="9"/>
              <w:rPr>
                <w:del w:id="4439" w:author="白日梦想家" w:date="2026-10-26T15:11:03Z"/>
              </w:rPr>
              <w:pPrChange w:id="4438" w:author="白日梦想家" w:date="2026-10-26T15:11:11Z">
                <w:pPr>
                  <w:keepNext/>
                  <w:snapToGrid w:val="0"/>
                  <w:spacing w:before="0" w:after="0" w:line="370" w:lineRule="exact"/>
                  <w:ind w:left="0" w:leftChars="0" w:right="0" w:rightChars="0" w:firstLine="0" w:firstLineChars="0"/>
                  <w:jc w:val="center"/>
                </w:pPr>
              </w:pPrChange>
            </w:pPr>
            <w:del w:id="4440" w:author="白日梦想家" w:date="2026-10-26T15:11:03Z">
              <w:r>
                <w:rPr>
                  <w:rFonts w:hint="default" w:ascii="Times New Roman" w:hAnsi="Times New Roman" w:eastAsia="方正仿宋_GBK" w:cs="Times New Roman"/>
                  <w:sz w:val="28"/>
                  <w:szCs w:val="28"/>
                  <w:rPrChange w:id="4441" w:author="xh" w:date="2026-10-26T09:49:01Z">
                    <w:rPr>
                      <w:rFonts w:hint="eastAsia" w:ascii="方正仿宋_GBK" w:hAnsi="方正仿宋_GBK" w:eastAsia="方正仿宋_GBK" w:cs="Times New Roman"/>
                      <w:sz w:val="24"/>
                      <w:szCs w:val="24"/>
                    </w:rPr>
                  </w:rPrChange>
                </w:rPr>
                <w:delText>2.08～2.15</w:delText>
              </w:r>
            </w:del>
          </w:p>
        </w:tc>
        <w:tc>
          <w:tcPr>
            <w:tcW w:w="1451" w:type="dxa"/>
            <w:vAlign w:val="center"/>
          </w:tcPr>
          <w:p w14:paraId="5B2F2C54">
            <w:pPr>
              <w:keepNext/>
              <w:widowControl/>
              <w:adjustRightInd w:val="0"/>
              <w:snapToGrid w:val="0"/>
              <w:spacing w:before="0" w:after="0" w:line="240" w:lineRule="auto"/>
              <w:ind w:left="0" w:leftChars="0" w:right="0" w:rightChars="0" w:firstLine="0" w:firstLineChars="0"/>
              <w:jc w:val="center"/>
              <w:outlineLvl w:val="9"/>
              <w:rPr>
                <w:del w:id="4443" w:author="白日梦想家" w:date="2026-10-26T15:11:03Z"/>
              </w:rPr>
              <w:pPrChange w:id="4442" w:author="白日梦想家" w:date="2026-10-26T15:11:11Z">
                <w:pPr>
                  <w:keepNext/>
                  <w:snapToGrid w:val="0"/>
                  <w:spacing w:before="0" w:after="0" w:line="370" w:lineRule="exact"/>
                  <w:ind w:left="0" w:leftChars="0" w:right="0" w:rightChars="0" w:firstLine="0" w:firstLineChars="0"/>
                  <w:jc w:val="center"/>
                </w:pPr>
              </w:pPrChange>
            </w:pPr>
            <w:del w:id="4444" w:author="白日梦想家" w:date="2026-10-26T15:11:03Z">
              <w:r>
                <w:rPr>
                  <w:rFonts w:hint="default" w:ascii="Times New Roman" w:hAnsi="Times New Roman" w:eastAsia="方正仿宋_GBK" w:cs="Times New Roman"/>
                  <w:sz w:val="28"/>
                  <w:szCs w:val="28"/>
                  <w:rPrChange w:id="4445" w:author="xh" w:date="2026-10-26T09:49:01Z">
                    <w:rPr>
                      <w:rFonts w:hint="eastAsia" w:ascii="方正仿宋_GBK" w:hAnsi="方正仿宋_GBK" w:eastAsia="方正仿宋_GBK" w:cs="Times New Roman"/>
                      <w:sz w:val="24"/>
                      <w:szCs w:val="24"/>
                    </w:rPr>
                  </w:rPrChange>
                </w:rPr>
                <w:delText>2.01～2.08</w:delText>
              </w:r>
            </w:del>
          </w:p>
        </w:tc>
        <w:tc>
          <w:tcPr>
            <w:tcW w:w="1451" w:type="dxa"/>
            <w:vAlign w:val="center"/>
          </w:tcPr>
          <w:p w14:paraId="3453F08E">
            <w:pPr>
              <w:keepNext/>
              <w:widowControl/>
              <w:adjustRightInd w:val="0"/>
              <w:snapToGrid w:val="0"/>
              <w:spacing w:before="0" w:after="0" w:line="240" w:lineRule="auto"/>
              <w:ind w:left="0" w:leftChars="0" w:right="0" w:rightChars="0" w:firstLine="0" w:firstLineChars="0"/>
              <w:jc w:val="center"/>
              <w:outlineLvl w:val="9"/>
              <w:rPr>
                <w:del w:id="4447" w:author="白日梦想家" w:date="2026-10-26T15:11:03Z"/>
              </w:rPr>
              <w:pPrChange w:id="4446" w:author="白日梦想家" w:date="2026-10-26T15:11:11Z">
                <w:pPr>
                  <w:keepNext/>
                  <w:snapToGrid w:val="0"/>
                  <w:spacing w:before="0" w:after="0" w:line="370" w:lineRule="exact"/>
                  <w:ind w:left="0" w:leftChars="0" w:right="0" w:rightChars="0" w:firstLine="0" w:firstLineChars="0"/>
                  <w:jc w:val="center"/>
                </w:pPr>
              </w:pPrChange>
            </w:pPr>
            <w:del w:id="4448" w:author="白日梦想家" w:date="2026-10-26T15:11:03Z">
              <w:r>
                <w:rPr>
                  <w:rFonts w:hint="default" w:ascii="Times New Roman" w:hAnsi="Times New Roman" w:eastAsia="方正仿宋_GBK" w:cs="Times New Roman"/>
                  <w:sz w:val="28"/>
                  <w:szCs w:val="28"/>
                  <w:rPrChange w:id="4449" w:author="xh" w:date="2026-10-26T09:49:01Z">
                    <w:rPr>
                      <w:rFonts w:hint="eastAsia" w:ascii="方正仿宋_GBK" w:hAnsi="方正仿宋_GBK" w:eastAsia="方正仿宋_GBK" w:cs="Times New Roman"/>
                      <w:sz w:val="24"/>
                      <w:szCs w:val="24"/>
                    </w:rPr>
                  </w:rPrChange>
                </w:rPr>
                <w:delText>1.73～1.83</w:delText>
              </w:r>
            </w:del>
          </w:p>
        </w:tc>
        <w:tc>
          <w:tcPr>
            <w:tcW w:w="1453" w:type="dxa"/>
            <w:vAlign w:val="center"/>
          </w:tcPr>
          <w:p w14:paraId="01240409">
            <w:pPr>
              <w:keepNext/>
              <w:widowControl/>
              <w:adjustRightInd w:val="0"/>
              <w:snapToGrid w:val="0"/>
              <w:spacing w:before="0" w:after="0" w:line="240" w:lineRule="auto"/>
              <w:ind w:left="0" w:leftChars="0" w:right="0" w:rightChars="0" w:firstLine="0" w:firstLineChars="0"/>
              <w:jc w:val="center"/>
              <w:outlineLvl w:val="9"/>
              <w:rPr>
                <w:del w:id="4451" w:author="白日梦想家" w:date="2026-10-26T15:11:03Z"/>
              </w:rPr>
              <w:pPrChange w:id="4450" w:author="白日梦想家" w:date="2026-10-26T15:11:11Z">
                <w:pPr>
                  <w:keepNext/>
                  <w:snapToGrid w:val="0"/>
                  <w:spacing w:before="0" w:after="0" w:line="370" w:lineRule="exact"/>
                  <w:ind w:left="0" w:leftChars="0" w:right="0" w:rightChars="0" w:firstLine="0" w:firstLineChars="0"/>
                  <w:jc w:val="center"/>
                </w:pPr>
              </w:pPrChange>
            </w:pPr>
            <w:del w:id="4452" w:author="白日梦想家" w:date="2026-10-26T15:11:03Z">
              <w:r>
                <w:rPr>
                  <w:rFonts w:hint="default" w:ascii="Times New Roman" w:hAnsi="Times New Roman" w:eastAsia="方正仿宋_GBK" w:cs="Times New Roman"/>
                  <w:sz w:val="28"/>
                  <w:szCs w:val="28"/>
                  <w:rPrChange w:id="4453" w:author="xh" w:date="2026-10-26T09:49:01Z">
                    <w:rPr>
                      <w:rFonts w:hint="eastAsia" w:ascii="方正仿宋_GBK" w:hAnsi="方正仿宋_GBK" w:eastAsia="方正仿宋_GBK" w:cs="Times New Roman"/>
                      <w:sz w:val="24"/>
                      <w:szCs w:val="24"/>
                    </w:rPr>
                  </w:rPrChange>
                </w:rPr>
                <w:delText>1.57～1.67</w:delText>
              </w:r>
            </w:del>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54" w:author="白日梦想家" w:date="2026-10-26T15:11:03Z"/>
        </w:trPr>
        <w:tc>
          <w:tcPr>
            <w:tcW w:w="1450" w:type="dxa"/>
            <w:vAlign w:val="center"/>
          </w:tcPr>
          <w:p w14:paraId="3C3F176E">
            <w:pPr>
              <w:keepNext/>
              <w:widowControl/>
              <w:adjustRightInd w:val="0"/>
              <w:snapToGrid w:val="0"/>
              <w:spacing w:before="0" w:after="0" w:line="240" w:lineRule="auto"/>
              <w:ind w:left="0" w:leftChars="0" w:right="0" w:rightChars="0" w:firstLine="0" w:firstLineChars="0"/>
              <w:jc w:val="center"/>
              <w:outlineLvl w:val="9"/>
              <w:rPr>
                <w:del w:id="4456" w:author="白日梦想家" w:date="2026-10-26T15:11:03Z"/>
              </w:rPr>
              <w:pPrChange w:id="4455" w:author="白日梦想家" w:date="2026-10-26T15:11:11Z">
                <w:pPr>
                  <w:keepNext/>
                  <w:snapToGrid w:val="0"/>
                  <w:spacing w:before="0" w:after="0" w:line="370" w:lineRule="exact"/>
                  <w:ind w:left="0" w:leftChars="0" w:right="0" w:rightChars="0" w:firstLine="0" w:firstLineChars="0"/>
                  <w:jc w:val="center"/>
                </w:pPr>
              </w:pPrChange>
            </w:pPr>
            <w:del w:id="4457" w:author="白日梦想家" w:date="2026-10-26T15:11:03Z">
              <w:r>
                <w:rPr>
                  <w:rFonts w:hint="default" w:ascii="Times New Roman" w:hAnsi="Times New Roman" w:eastAsia="方正仿宋_GBK" w:cs="Times New Roman"/>
                  <w:sz w:val="28"/>
                  <w:szCs w:val="28"/>
                  <w:rPrChange w:id="4458"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71456E47">
            <w:pPr>
              <w:keepNext/>
              <w:widowControl/>
              <w:adjustRightInd w:val="0"/>
              <w:snapToGrid w:val="0"/>
              <w:spacing w:before="0" w:after="0" w:line="240" w:lineRule="auto"/>
              <w:ind w:left="0" w:leftChars="0" w:right="0" w:rightChars="0" w:firstLine="0" w:firstLineChars="0"/>
              <w:jc w:val="center"/>
              <w:outlineLvl w:val="9"/>
              <w:rPr>
                <w:del w:id="4460" w:author="白日梦想家" w:date="2026-10-26T15:11:03Z"/>
              </w:rPr>
              <w:pPrChange w:id="4459" w:author="白日梦想家" w:date="2026-10-26T15:11:11Z">
                <w:pPr>
                  <w:keepNext/>
                  <w:snapToGrid w:val="0"/>
                  <w:spacing w:before="0" w:after="0" w:line="370" w:lineRule="exact"/>
                  <w:ind w:left="0" w:leftChars="0" w:right="0" w:rightChars="0" w:firstLine="0" w:firstLineChars="0"/>
                  <w:jc w:val="center"/>
                </w:pPr>
              </w:pPrChange>
            </w:pPr>
            <w:del w:id="4461" w:author="白日梦想家" w:date="2026-10-26T15:11:03Z">
              <w:r>
                <w:rPr>
                  <w:rFonts w:hint="default" w:ascii="Times New Roman" w:hAnsi="Times New Roman" w:eastAsia="方正仿宋_GBK" w:cs="Times New Roman"/>
                  <w:sz w:val="28"/>
                  <w:szCs w:val="28"/>
                  <w:rPrChange w:id="4462"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DE03842">
            <w:pPr>
              <w:keepNext/>
              <w:widowControl/>
              <w:adjustRightInd w:val="0"/>
              <w:snapToGrid w:val="0"/>
              <w:spacing w:before="0" w:after="0" w:line="240" w:lineRule="auto"/>
              <w:ind w:left="0" w:leftChars="0" w:right="0" w:rightChars="0" w:firstLine="0" w:firstLineChars="0"/>
              <w:jc w:val="center"/>
              <w:outlineLvl w:val="9"/>
              <w:rPr>
                <w:del w:id="4464" w:author="白日梦想家" w:date="2026-10-26T15:11:03Z"/>
              </w:rPr>
              <w:pPrChange w:id="4463" w:author="白日梦想家" w:date="2026-10-26T15:11:11Z">
                <w:pPr>
                  <w:keepNext/>
                  <w:snapToGrid w:val="0"/>
                  <w:spacing w:before="0" w:after="0" w:line="370" w:lineRule="exact"/>
                  <w:ind w:left="0" w:leftChars="0" w:right="0" w:rightChars="0" w:firstLine="0" w:firstLineChars="0"/>
                  <w:jc w:val="center"/>
                </w:pPr>
              </w:pPrChange>
            </w:pPr>
            <w:del w:id="4465" w:author="白日梦想家" w:date="2026-10-26T15:11:03Z">
              <w:r>
                <w:rPr>
                  <w:rFonts w:hint="default" w:ascii="Times New Roman" w:hAnsi="Times New Roman" w:eastAsia="方正仿宋_GBK" w:cs="Times New Roman"/>
                  <w:sz w:val="28"/>
                  <w:szCs w:val="28"/>
                  <w:rPrChange w:id="4466"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DB77D2E">
            <w:pPr>
              <w:keepNext/>
              <w:widowControl/>
              <w:adjustRightInd w:val="0"/>
              <w:snapToGrid w:val="0"/>
              <w:spacing w:before="0" w:after="0" w:line="240" w:lineRule="auto"/>
              <w:ind w:left="0" w:leftChars="0" w:right="0" w:rightChars="0" w:firstLine="0" w:firstLineChars="0"/>
              <w:jc w:val="center"/>
              <w:outlineLvl w:val="9"/>
              <w:rPr>
                <w:del w:id="4468" w:author="白日梦想家" w:date="2026-10-26T15:11:03Z"/>
              </w:rPr>
              <w:pPrChange w:id="4467" w:author="白日梦想家" w:date="2026-10-26T15:11:11Z">
                <w:pPr>
                  <w:keepNext/>
                  <w:snapToGrid w:val="0"/>
                  <w:spacing w:before="0" w:after="0" w:line="370" w:lineRule="exact"/>
                  <w:ind w:left="0" w:leftChars="0" w:right="0" w:rightChars="0" w:firstLine="0" w:firstLineChars="0"/>
                  <w:jc w:val="center"/>
                </w:pPr>
              </w:pPrChange>
            </w:pPr>
            <w:del w:id="4469" w:author="白日梦想家" w:date="2026-10-26T15:11:03Z">
              <w:r>
                <w:rPr>
                  <w:rFonts w:hint="default" w:ascii="Times New Roman" w:hAnsi="Times New Roman" w:eastAsia="方正仿宋_GBK" w:cs="Times New Roman"/>
                  <w:sz w:val="28"/>
                  <w:szCs w:val="28"/>
                  <w:rPrChange w:id="4470"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684EE88">
            <w:pPr>
              <w:keepNext/>
              <w:widowControl/>
              <w:adjustRightInd w:val="0"/>
              <w:snapToGrid w:val="0"/>
              <w:spacing w:before="0" w:after="0" w:line="240" w:lineRule="auto"/>
              <w:ind w:left="0" w:leftChars="0" w:right="0" w:rightChars="0" w:firstLine="0" w:firstLineChars="0"/>
              <w:jc w:val="center"/>
              <w:outlineLvl w:val="9"/>
              <w:rPr>
                <w:del w:id="4472" w:author="白日梦想家" w:date="2026-10-26T15:11:03Z"/>
              </w:rPr>
              <w:pPrChange w:id="4471" w:author="白日梦想家" w:date="2026-10-26T15:11:11Z">
                <w:pPr>
                  <w:keepNext/>
                  <w:snapToGrid w:val="0"/>
                  <w:spacing w:before="0" w:after="0" w:line="370" w:lineRule="exact"/>
                  <w:ind w:left="0" w:leftChars="0" w:right="0" w:rightChars="0" w:firstLine="0" w:firstLineChars="0"/>
                  <w:jc w:val="center"/>
                </w:pPr>
              </w:pPrChange>
            </w:pPr>
            <w:del w:id="4473" w:author="白日梦想家" w:date="2026-10-26T15:11:03Z">
              <w:r>
                <w:rPr>
                  <w:rFonts w:hint="default" w:ascii="Times New Roman" w:hAnsi="Times New Roman" w:eastAsia="方正仿宋_GBK" w:cs="Times New Roman"/>
                  <w:sz w:val="28"/>
                  <w:szCs w:val="28"/>
                  <w:rPrChange w:id="4474" w:author="xh" w:date="2026-10-26T09:49:01Z">
                    <w:rPr>
                      <w:rFonts w:hint="eastAsia" w:ascii="方正仿宋_GBK" w:hAnsi="方正仿宋_GBK" w:eastAsia="方正仿宋_GBK" w:cs="Times New Roman"/>
                      <w:sz w:val="24"/>
                      <w:szCs w:val="24"/>
                    </w:rPr>
                  </w:rPrChange>
                </w:rPr>
                <w:delText>1.81～1.89</w:delText>
              </w:r>
            </w:del>
          </w:p>
        </w:tc>
        <w:tc>
          <w:tcPr>
            <w:tcW w:w="1453" w:type="dxa"/>
            <w:vAlign w:val="center"/>
          </w:tcPr>
          <w:p w14:paraId="6A3481E2">
            <w:pPr>
              <w:keepNext/>
              <w:widowControl/>
              <w:adjustRightInd w:val="0"/>
              <w:snapToGrid w:val="0"/>
              <w:spacing w:before="0" w:after="0" w:line="240" w:lineRule="auto"/>
              <w:ind w:left="0" w:leftChars="0" w:right="0" w:rightChars="0" w:firstLine="0" w:firstLineChars="0"/>
              <w:jc w:val="center"/>
              <w:outlineLvl w:val="9"/>
              <w:rPr>
                <w:del w:id="4476" w:author="白日梦想家" w:date="2026-10-26T15:11:03Z"/>
              </w:rPr>
              <w:pPrChange w:id="4475" w:author="白日梦想家" w:date="2026-10-26T15:11:11Z">
                <w:pPr>
                  <w:keepNext/>
                  <w:snapToGrid w:val="0"/>
                  <w:spacing w:before="0" w:after="0" w:line="370" w:lineRule="exact"/>
                  <w:ind w:left="0" w:leftChars="0" w:right="0" w:rightChars="0" w:firstLine="0" w:firstLineChars="0"/>
                  <w:jc w:val="center"/>
                </w:pPr>
              </w:pPrChange>
            </w:pPr>
            <w:del w:id="4477" w:author="白日梦想家" w:date="2026-10-26T15:11:03Z">
              <w:r>
                <w:rPr>
                  <w:rFonts w:hint="default" w:ascii="Times New Roman" w:hAnsi="Times New Roman" w:eastAsia="方正仿宋_GBK" w:cs="Times New Roman"/>
                  <w:sz w:val="28"/>
                  <w:szCs w:val="28"/>
                  <w:rPrChange w:id="4478" w:author="xh" w:date="2026-10-26T09:49:01Z">
                    <w:rPr>
                      <w:rFonts w:hint="eastAsia" w:ascii="方正仿宋_GBK" w:hAnsi="方正仿宋_GBK" w:eastAsia="方正仿宋_GBK" w:cs="Times New Roman"/>
                      <w:sz w:val="24"/>
                      <w:szCs w:val="24"/>
                    </w:rPr>
                  </w:rPrChange>
                </w:rPr>
                <w:delText>1.73～1.81</w:delText>
              </w:r>
            </w:del>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79" w:author="白日梦想家" w:date="2026-10-26T15:11:03Z"/>
        </w:trPr>
        <w:tc>
          <w:tcPr>
            <w:tcW w:w="1450" w:type="dxa"/>
            <w:vAlign w:val="center"/>
          </w:tcPr>
          <w:p w14:paraId="3A0C4897">
            <w:pPr>
              <w:keepNext/>
              <w:widowControl/>
              <w:adjustRightInd w:val="0"/>
              <w:snapToGrid w:val="0"/>
              <w:spacing w:before="0" w:after="0" w:line="240" w:lineRule="auto"/>
              <w:ind w:left="0" w:leftChars="0" w:right="0" w:rightChars="0" w:firstLine="0" w:firstLineChars="0"/>
              <w:jc w:val="center"/>
              <w:outlineLvl w:val="9"/>
              <w:rPr>
                <w:del w:id="4481" w:author="白日梦想家" w:date="2026-10-26T15:11:03Z"/>
              </w:rPr>
              <w:pPrChange w:id="4480" w:author="白日梦想家" w:date="2026-10-26T15:11:11Z">
                <w:pPr>
                  <w:keepNext/>
                  <w:snapToGrid w:val="0"/>
                  <w:spacing w:before="0" w:after="0" w:line="370" w:lineRule="exact"/>
                  <w:ind w:left="0" w:leftChars="0" w:right="0" w:rightChars="0" w:firstLine="0" w:firstLineChars="0"/>
                  <w:jc w:val="center"/>
                </w:pPr>
              </w:pPrChange>
            </w:pPr>
            <w:del w:id="4482" w:author="白日梦想家" w:date="2026-10-26T15:11:03Z">
              <w:r>
                <w:rPr>
                  <w:rFonts w:hint="default" w:ascii="Times New Roman" w:hAnsi="Times New Roman" w:eastAsia="方正仿宋_GBK" w:cs="Times New Roman"/>
                  <w:sz w:val="28"/>
                  <w:szCs w:val="28"/>
                  <w:rPrChange w:id="4483"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6CAA3419">
            <w:pPr>
              <w:keepNext/>
              <w:widowControl/>
              <w:adjustRightInd w:val="0"/>
              <w:snapToGrid w:val="0"/>
              <w:spacing w:before="0" w:after="0" w:line="240" w:lineRule="auto"/>
              <w:ind w:left="0" w:leftChars="0" w:right="0" w:rightChars="0" w:firstLine="0" w:firstLineChars="0"/>
              <w:jc w:val="center"/>
              <w:outlineLvl w:val="9"/>
              <w:rPr>
                <w:del w:id="4485" w:author="白日梦想家" w:date="2026-10-26T15:11:03Z"/>
              </w:rPr>
              <w:pPrChange w:id="4484" w:author="白日梦想家" w:date="2026-10-26T15:11:11Z">
                <w:pPr>
                  <w:keepNext/>
                  <w:snapToGrid w:val="0"/>
                  <w:spacing w:before="0" w:after="0" w:line="370" w:lineRule="exact"/>
                  <w:ind w:left="0" w:leftChars="0" w:right="0" w:rightChars="0" w:firstLine="0" w:firstLineChars="0"/>
                  <w:jc w:val="center"/>
                </w:pPr>
              </w:pPrChange>
            </w:pPr>
            <w:del w:id="4486" w:author="白日梦想家" w:date="2026-10-26T15:11:03Z">
              <w:r>
                <w:rPr>
                  <w:rFonts w:hint="default" w:ascii="Times New Roman" w:hAnsi="Times New Roman" w:eastAsia="方正仿宋_GBK" w:cs="Times New Roman"/>
                  <w:sz w:val="28"/>
                  <w:szCs w:val="28"/>
                  <w:rPrChange w:id="4487"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6F9A5F56">
            <w:pPr>
              <w:keepNext/>
              <w:widowControl/>
              <w:adjustRightInd w:val="0"/>
              <w:snapToGrid w:val="0"/>
              <w:spacing w:before="0" w:after="0" w:line="240" w:lineRule="auto"/>
              <w:ind w:left="0" w:leftChars="0" w:right="0" w:rightChars="0" w:firstLine="0" w:firstLineChars="0"/>
              <w:jc w:val="center"/>
              <w:outlineLvl w:val="9"/>
              <w:rPr>
                <w:del w:id="4489" w:author="白日梦想家" w:date="2026-10-26T15:11:03Z"/>
              </w:rPr>
              <w:pPrChange w:id="4488" w:author="白日梦想家" w:date="2026-10-26T15:11:11Z">
                <w:pPr>
                  <w:keepNext/>
                  <w:snapToGrid w:val="0"/>
                  <w:spacing w:before="0" w:after="0" w:line="370" w:lineRule="exact"/>
                  <w:ind w:left="0" w:leftChars="0" w:right="0" w:rightChars="0" w:firstLine="0" w:firstLineChars="0"/>
                  <w:jc w:val="center"/>
                </w:pPr>
              </w:pPrChange>
            </w:pPr>
            <w:del w:id="4490" w:author="白日梦想家" w:date="2026-10-26T15:11:03Z">
              <w:r>
                <w:rPr>
                  <w:rFonts w:hint="default" w:ascii="Times New Roman" w:hAnsi="Times New Roman" w:eastAsia="方正仿宋_GBK" w:cs="Times New Roman"/>
                  <w:sz w:val="28"/>
                  <w:szCs w:val="28"/>
                  <w:rPrChange w:id="4491" w:author="xh" w:date="2026-10-26T09:49:01Z">
                    <w:rPr>
                      <w:rFonts w:hint="eastAsia" w:ascii="方正仿宋_GBK" w:hAnsi="方正仿宋_GBK" w:eastAsia="方正仿宋_GBK" w:cs="Times New Roman"/>
                      <w:sz w:val="24"/>
                      <w:szCs w:val="24"/>
                    </w:rPr>
                  </w:rPrChange>
                </w:rPr>
                <w:delText>2.52～2.59</w:delText>
              </w:r>
            </w:del>
          </w:p>
        </w:tc>
        <w:tc>
          <w:tcPr>
            <w:tcW w:w="1451" w:type="dxa"/>
            <w:vAlign w:val="center"/>
          </w:tcPr>
          <w:p w14:paraId="70CC6D8B">
            <w:pPr>
              <w:keepNext/>
              <w:widowControl/>
              <w:adjustRightInd w:val="0"/>
              <w:snapToGrid w:val="0"/>
              <w:spacing w:before="0" w:after="0" w:line="240" w:lineRule="auto"/>
              <w:ind w:left="0" w:leftChars="0" w:right="0" w:rightChars="0" w:firstLine="0" w:firstLineChars="0"/>
              <w:jc w:val="center"/>
              <w:outlineLvl w:val="9"/>
              <w:rPr>
                <w:del w:id="4493" w:author="白日梦想家" w:date="2026-10-26T15:11:03Z"/>
              </w:rPr>
              <w:pPrChange w:id="4492" w:author="白日梦想家" w:date="2026-10-26T15:11:11Z">
                <w:pPr>
                  <w:keepNext/>
                  <w:snapToGrid w:val="0"/>
                  <w:spacing w:before="0" w:after="0" w:line="370" w:lineRule="exact"/>
                  <w:ind w:left="0" w:leftChars="0" w:right="0" w:rightChars="0" w:firstLine="0" w:firstLineChars="0"/>
                  <w:jc w:val="center"/>
                </w:pPr>
              </w:pPrChange>
            </w:pPr>
            <w:del w:id="4494" w:author="白日梦想家" w:date="2026-10-26T15:11:03Z">
              <w:r>
                <w:rPr>
                  <w:rFonts w:hint="default" w:ascii="Times New Roman" w:hAnsi="Times New Roman" w:eastAsia="方正仿宋_GBK" w:cs="Times New Roman"/>
                  <w:sz w:val="28"/>
                  <w:szCs w:val="28"/>
                  <w:rPrChange w:id="4495" w:author="xh" w:date="2026-10-26T09:49:01Z">
                    <w:rPr>
                      <w:rFonts w:hint="eastAsia" w:ascii="方正仿宋_GBK" w:hAnsi="方正仿宋_GBK" w:eastAsia="方正仿宋_GBK" w:cs="Times New Roman"/>
                      <w:sz w:val="24"/>
                      <w:szCs w:val="24"/>
                    </w:rPr>
                  </w:rPrChange>
                </w:rPr>
                <w:delText>2.48～2.52</w:delText>
              </w:r>
            </w:del>
          </w:p>
        </w:tc>
        <w:tc>
          <w:tcPr>
            <w:tcW w:w="1451" w:type="dxa"/>
            <w:vAlign w:val="center"/>
          </w:tcPr>
          <w:p w14:paraId="3E6D045A">
            <w:pPr>
              <w:keepNext/>
              <w:widowControl/>
              <w:adjustRightInd w:val="0"/>
              <w:snapToGrid w:val="0"/>
              <w:spacing w:before="0" w:after="0" w:line="240" w:lineRule="auto"/>
              <w:ind w:left="0" w:leftChars="0" w:right="0" w:rightChars="0" w:firstLine="0" w:firstLineChars="0"/>
              <w:jc w:val="center"/>
              <w:outlineLvl w:val="9"/>
              <w:rPr>
                <w:del w:id="4497" w:author="白日梦想家" w:date="2026-10-26T15:11:03Z"/>
              </w:rPr>
              <w:pPrChange w:id="4496" w:author="白日梦想家" w:date="2026-10-26T15:11:11Z">
                <w:pPr>
                  <w:keepNext/>
                  <w:snapToGrid w:val="0"/>
                  <w:spacing w:before="0" w:after="0" w:line="370" w:lineRule="exact"/>
                  <w:ind w:left="0" w:leftChars="0" w:right="0" w:rightChars="0" w:firstLine="0" w:firstLineChars="0"/>
                  <w:jc w:val="center"/>
                </w:pPr>
              </w:pPrChange>
            </w:pPr>
            <w:del w:id="4498" w:author="白日梦想家" w:date="2026-10-26T15:11:03Z">
              <w:r>
                <w:rPr>
                  <w:rFonts w:hint="default" w:ascii="Times New Roman" w:hAnsi="Times New Roman" w:eastAsia="方正仿宋_GBK" w:cs="Times New Roman"/>
                  <w:sz w:val="28"/>
                  <w:szCs w:val="28"/>
                  <w:rPrChange w:id="4499" w:author="xh" w:date="2026-10-26T09:49:01Z">
                    <w:rPr>
                      <w:rFonts w:hint="eastAsia" w:ascii="方正仿宋_GBK" w:hAnsi="方正仿宋_GBK" w:eastAsia="方正仿宋_GBK" w:cs="Times New Roman"/>
                      <w:sz w:val="24"/>
                      <w:szCs w:val="24"/>
                    </w:rPr>
                  </w:rPrChange>
                </w:rPr>
                <w:delText>2.41～2.48</w:delText>
              </w:r>
            </w:del>
          </w:p>
        </w:tc>
        <w:tc>
          <w:tcPr>
            <w:tcW w:w="1453" w:type="dxa"/>
            <w:vAlign w:val="center"/>
          </w:tcPr>
          <w:p w14:paraId="165D7ADF">
            <w:pPr>
              <w:keepNext/>
              <w:widowControl/>
              <w:adjustRightInd w:val="0"/>
              <w:snapToGrid w:val="0"/>
              <w:spacing w:before="0" w:after="0" w:line="240" w:lineRule="auto"/>
              <w:ind w:left="0" w:leftChars="0" w:right="0" w:rightChars="0" w:firstLine="0" w:firstLineChars="0"/>
              <w:jc w:val="center"/>
              <w:outlineLvl w:val="9"/>
              <w:rPr>
                <w:del w:id="4501" w:author="白日梦想家" w:date="2026-10-26T15:11:03Z"/>
              </w:rPr>
              <w:pPrChange w:id="4500" w:author="白日梦想家" w:date="2026-10-26T15:11:11Z">
                <w:pPr>
                  <w:keepNext/>
                  <w:snapToGrid w:val="0"/>
                  <w:spacing w:before="0" w:after="0" w:line="370" w:lineRule="exact"/>
                  <w:ind w:left="0" w:leftChars="0" w:right="0" w:rightChars="0" w:firstLine="0" w:firstLineChars="0"/>
                  <w:jc w:val="center"/>
                </w:pPr>
              </w:pPrChange>
            </w:pPr>
            <w:del w:id="4502" w:author="白日梦想家" w:date="2026-10-26T15:11:03Z">
              <w:r>
                <w:rPr>
                  <w:rFonts w:hint="default" w:ascii="Times New Roman" w:hAnsi="Times New Roman" w:eastAsia="方正仿宋_GBK" w:cs="Times New Roman"/>
                  <w:sz w:val="28"/>
                  <w:szCs w:val="28"/>
                  <w:rPrChange w:id="4503" w:author="xh" w:date="2026-10-26T09:49:01Z">
                    <w:rPr>
                      <w:rFonts w:hint="eastAsia" w:ascii="方正仿宋_GBK" w:hAnsi="方正仿宋_GBK" w:eastAsia="方正仿宋_GBK" w:cs="Times New Roman"/>
                      <w:sz w:val="24"/>
                      <w:szCs w:val="24"/>
                    </w:rPr>
                  </w:rPrChange>
                </w:rPr>
                <w:delText>2.25～2.35</w:delText>
              </w:r>
            </w:del>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504" w:author="白日梦想家" w:date="2026-10-26T15:11:03Z"/>
        </w:trPr>
        <w:tc>
          <w:tcPr>
            <w:tcW w:w="1450" w:type="dxa"/>
            <w:vAlign w:val="center"/>
          </w:tcPr>
          <w:p w14:paraId="425641D5">
            <w:pPr>
              <w:keepNext/>
              <w:widowControl/>
              <w:adjustRightInd w:val="0"/>
              <w:snapToGrid w:val="0"/>
              <w:spacing w:before="0" w:after="0" w:line="240" w:lineRule="auto"/>
              <w:ind w:left="0" w:leftChars="0" w:right="0" w:rightChars="0" w:firstLine="0" w:firstLineChars="0"/>
              <w:jc w:val="center"/>
              <w:outlineLvl w:val="9"/>
              <w:rPr>
                <w:del w:id="4506" w:author="白日梦想家" w:date="2026-10-26T15:11:03Z"/>
              </w:rPr>
              <w:pPrChange w:id="4505" w:author="白日梦想家" w:date="2026-10-26T15:11:11Z">
                <w:pPr>
                  <w:keepNext/>
                  <w:snapToGrid w:val="0"/>
                  <w:spacing w:before="0" w:after="0" w:line="370" w:lineRule="exact"/>
                  <w:ind w:left="0" w:leftChars="0" w:right="0" w:rightChars="0" w:firstLine="0" w:firstLineChars="0"/>
                  <w:jc w:val="center"/>
                </w:pPr>
              </w:pPrChange>
            </w:pPr>
            <w:del w:id="4507" w:author="白日梦想家" w:date="2026-10-26T15:11:03Z">
              <w:r>
                <w:rPr>
                  <w:rFonts w:hint="default" w:ascii="Times New Roman" w:hAnsi="Times New Roman" w:eastAsia="方正仿宋_GBK" w:cs="Times New Roman"/>
                  <w:sz w:val="28"/>
                  <w:szCs w:val="28"/>
                  <w:rPrChange w:id="4508"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1BA0A7BC">
            <w:pPr>
              <w:keepNext/>
              <w:widowControl/>
              <w:adjustRightInd w:val="0"/>
              <w:snapToGrid w:val="0"/>
              <w:spacing w:before="0" w:after="0" w:line="240" w:lineRule="auto"/>
              <w:ind w:left="0" w:leftChars="0" w:right="0" w:rightChars="0" w:firstLine="0" w:firstLineChars="0"/>
              <w:jc w:val="center"/>
              <w:outlineLvl w:val="9"/>
              <w:rPr>
                <w:del w:id="4510" w:author="白日梦想家" w:date="2026-10-26T15:11:03Z"/>
              </w:rPr>
              <w:pPrChange w:id="4509" w:author="白日梦想家" w:date="2026-10-26T15:11:11Z">
                <w:pPr>
                  <w:keepNext/>
                  <w:snapToGrid w:val="0"/>
                  <w:spacing w:before="0" w:after="0" w:line="370" w:lineRule="exact"/>
                  <w:ind w:left="0" w:leftChars="0" w:right="0" w:rightChars="0" w:firstLine="0" w:firstLineChars="0"/>
                  <w:jc w:val="center"/>
                </w:pPr>
              </w:pPrChange>
            </w:pPr>
            <w:del w:id="4511" w:author="白日梦想家" w:date="2026-10-26T15:11:03Z">
              <w:r>
                <w:rPr>
                  <w:rFonts w:hint="default" w:ascii="Times New Roman" w:hAnsi="Times New Roman" w:eastAsia="方正仿宋_GBK" w:cs="Times New Roman"/>
                  <w:sz w:val="28"/>
                  <w:szCs w:val="28"/>
                  <w:rPrChange w:id="4512"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FCD46F4">
            <w:pPr>
              <w:keepNext/>
              <w:widowControl/>
              <w:adjustRightInd w:val="0"/>
              <w:snapToGrid w:val="0"/>
              <w:spacing w:before="0" w:after="0" w:line="240" w:lineRule="auto"/>
              <w:ind w:left="0" w:leftChars="0" w:right="0" w:rightChars="0" w:firstLine="0" w:firstLineChars="0"/>
              <w:jc w:val="center"/>
              <w:outlineLvl w:val="9"/>
              <w:rPr>
                <w:del w:id="4514" w:author="白日梦想家" w:date="2026-10-26T15:11:03Z"/>
              </w:rPr>
              <w:pPrChange w:id="4513" w:author="白日梦想家" w:date="2026-10-26T15:11:11Z">
                <w:pPr>
                  <w:keepNext/>
                  <w:snapToGrid w:val="0"/>
                  <w:spacing w:before="0" w:after="0" w:line="370" w:lineRule="exact"/>
                  <w:ind w:left="0" w:leftChars="0" w:right="0" w:rightChars="0" w:firstLine="0" w:firstLineChars="0"/>
                  <w:jc w:val="center"/>
                </w:pPr>
              </w:pPrChange>
            </w:pPr>
            <w:del w:id="4515" w:author="白日梦想家" w:date="2026-10-26T15:11:03Z">
              <w:r>
                <w:rPr>
                  <w:rFonts w:hint="default" w:ascii="Times New Roman" w:hAnsi="Times New Roman" w:eastAsia="方正仿宋_GBK" w:cs="Times New Roman"/>
                  <w:sz w:val="28"/>
                  <w:szCs w:val="28"/>
                  <w:rPrChange w:id="4516" w:author="xh" w:date="2026-10-26T09:49:01Z">
                    <w:rPr>
                      <w:rFonts w:hint="eastAsia" w:ascii="方正仿宋_GBK" w:hAnsi="方正仿宋_GBK" w:eastAsia="方正仿宋_GBK" w:cs="Times New Roman"/>
                      <w:sz w:val="24"/>
                      <w:szCs w:val="24"/>
                    </w:rPr>
                  </w:rPrChange>
                </w:rPr>
                <w:delText>2.02～2.11</w:delText>
              </w:r>
            </w:del>
          </w:p>
        </w:tc>
        <w:tc>
          <w:tcPr>
            <w:tcW w:w="1451" w:type="dxa"/>
            <w:vAlign w:val="center"/>
          </w:tcPr>
          <w:p w14:paraId="3F45A9B6">
            <w:pPr>
              <w:keepNext/>
              <w:widowControl/>
              <w:adjustRightInd w:val="0"/>
              <w:snapToGrid w:val="0"/>
              <w:spacing w:before="0" w:after="0" w:line="240" w:lineRule="auto"/>
              <w:ind w:left="0" w:leftChars="0" w:right="0" w:rightChars="0" w:firstLine="0" w:firstLineChars="0"/>
              <w:jc w:val="center"/>
              <w:outlineLvl w:val="9"/>
              <w:rPr>
                <w:del w:id="4518" w:author="白日梦想家" w:date="2026-10-26T15:11:03Z"/>
              </w:rPr>
              <w:pPrChange w:id="4517" w:author="白日梦想家" w:date="2026-10-26T15:11:11Z">
                <w:pPr>
                  <w:keepNext/>
                  <w:snapToGrid w:val="0"/>
                  <w:spacing w:before="0" w:after="0" w:line="370" w:lineRule="exact"/>
                  <w:ind w:left="0" w:leftChars="0" w:right="0" w:rightChars="0" w:firstLine="0" w:firstLineChars="0"/>
                  <w:jc w:val="center"/>
                </w:pPr>
              </w:pPrChange>
            </w:pPr>
            <w:del w:id="4519" w:author="白日梦想家" w:date="2026-10-26T15:11:03Z">
              <w:r>
                <w:rPr>
                  <w:rFonts w:hint="default" w:ascii="Times New Roman" w:hAnsi="Times New Roman" w:eastAsia="方正仿宋_GBK" w:cs="Times New Roman"/>
                  <w:sz w:val="28"/>
                  <w:szCs w:val="28"/>
                  <w:rPrChange w:id="4520" w:author="xh" w:date="2026-10-26T09:49:01Z">
                    <w:rPr>
                      <w:rFonts w:hint="eastAsia" w:ascii="方正仿宋_GBK" w:hAnsi="方正仿宋_GBK" w:eastAsia="方正仿宋_GBK" w:cs="Times New Roman"/>
                      <w:sz w:val="24"/>
                      <w:szCs w:val="24"/>
                    </w:rPr>
                  </w:rPrChange>
                </w:rPr>
                <w:delText>1.95～2.02</w:delText>
              </w:r>
            </w:del>
          </w:p>
        </w:tc>
        <w:tc>
          <w:tcPr>
            <w:tcW w:w="1451" w:type="dxa"/>
            <w:vAlign w:val="center"/>
          </w:tcPr>
          <w:p w14:paraId="58F2F1D0">
            <w:pPr>
              <w:keepNext/>
              <w:widowControl/>
              <w:adjustRightInd w:val="0"/>
              <w:snapToGrid w:val="0"/>
              <w:spacing w:before="0" w:after="0" w:line="240" w:lineRule="auto"/>
              <w:ind w:left="0" w:leftChars="0" w:right="0" w:rightChars="0" w:firstLine="0" w:firstLineChars="0"/>
              <w:jc w:val="center"/>
              <w:outlineLvl w:val="9"/>
              <w:rPr>
                <w:del w:id="4522" w:author="白日梦想家" w:date="2026-10-26T15:11:03Z"/>
              </w:rPr>
              <w:pPrChange w:id="4521" w:author="白日梦想家" w:date="2026-10-26T15:11:11Z">
                <w:pPr>
                  <w:keepNext/>
                  <w:snapToGrid w:val="0"/>
                  <w:spacing w:before="0" w:after="0" w:line="370" w:lineRule="exact"/>
                  <w:ind w:left="0" w:leftChars="0" w:right="0" w:rightChars="0" w:firstLine="0" w:firstLineChars="0"/>
                  <w:jc w:val="center"/>
                </w:pPr>
              </w:pPrChange>
            </w:pPr>
            <w:del w:id="4523" w:author="白日梦想家" w:date="2026-10-26T15:11:03Z">
              <w:r>
                <w:rPr>
                  <w:rFonts w:hint="default" w:ascii="Times New Roman" w:hAnsi="Times New Roman" w:eastAsia="方正仿宋_GBK" w:cs="Times New Roman"/>
                  <w:sz w:val="28"/>
                  <w:szCs w:val="28"/>
                  <w:rPrChange w:id="4524" w:author="xh" w:date="2026-10-26T09:49:01Z">
                    <w:rPr>
                      <w:rFonts w:hint="eastAsia" w:ascii="方正仿宋_GBK" w:hAnsi="方正仿宋_GBK" w:eastAsia="方正仿宋_GBK" w:cs="Times New Roman"/>
                      <w:sz w:val="24"/>
                      <w:szCs w:val="24"/>
                    </w:rPr>
                  </w:rPrChange>
                </w:rPr>
                <w:delText>1.87～1.95</w:delText>
              </w:r>
            </w:del>
          </w:p>
        </w:tc>
        <w:tc>
          <w:tcPr>
            <w:tcW w:w="1453" w:type="dxa"/>
            <w:vAlign w:val="center"/>
          </w:tcPr>
          <w:p w14:paraId="731449BF">
            <w:pPr>
              <w:keepNext/>
              <w:widowControl/>
              <w:adjustRightInd w:val="0"/>
              <w:snapToGrid w:val="0"/>
              <w:spacing w:before="0" w:after="0" w:line="240" w:lineRule="auto"/>
              <w:ind w:left="0" w:leftChars="0" w:right="0" w:rightChars="0" w:firstLine="0" w:firstLineChars="0"/>
              <w:jc w:val="center"/>
              <w:outlineLvl w:val="9"/>
              <w:rPr>
                <w:del w:id="4526" w:author="白日梦想家" w:date="2026-10-26T15:11:03Z"/>
              </w:rPr>
              <w:pPrChange w:id="4525" w:author="白日梦想家" w:date="2026-10-26T15:11:11Z">
                <w:pPr>
                  <w:keepNext/>
                  <w:snapToGrid w:val="0"/>
                  <w:spacing w:before="0" w:after="0" w:line="370" w:lineRule="exact"/>
                  <w:ind w:left="0" w:leftChars="0" w:right="0" w:rightChars="0" w:firstLine="0" w:firstLineChars="0"/>
                  <w:jc w:val="center"/>
                </w:pPr>
              </w:pPrChange>
            </w:pPr>
            <w:del w:id="4527" w:author="白日梦想家" w:date="2026-10-26T15:11:03Z">
              <w:r>
                <w:rPr>
                  <w:rFonts w:hint="default" w:ascii="Times New Roman" w:hAnsi="Times New Roman" w:eastAsia="方正仿宋_GBK" w:cs="Times New Roman"/>
                  <w:sz w:val="28"/>
                  <w:szCs w:val="28"/>
                  <w:rPrChange w:id="4528" w:author="xh" w:date="2026-10-26T09:49:01Z">
                    <w:rPr>
                      <w:rFonts w:hint="eastAsia" w:ascii="方正仿宋_GBK" w:hAnsi="方正仿宋_GBK" w:eastAsia="方正仿宋_GBK" w:cs="Times New Roman"/>
                      <w:sz w:val="24"/>
                      <w:szCs w:val="24"/>
                    </w:rPr>
                  </w:rPrChange>
                </w:rPr>
                <w:delText>1.45～1.55</w:delText>
              </w:r>
            </w:del>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529" w:author="白日梦想家" w:date="2026-10-26T15:11:03Z"/>
        </w:trPr>
        <w:tc>
          <w:tcPr>
            <w:tcW w:w="1450" w:type="dxa"/>
            <w:vAlign w:val="center"/>
          </w:tcPr>
          <w:p w14:paraId="792C64D5">
            <w:pPr>
              <w:keepNext/>
              <w:widowControl/>
              <w:adjustRightInd w:val="0"/>
              <w:snapToGrid w:val="0"/>
              <w:spacing w:before="0" w:after="0" w:line="240" w:lineRule="auto"/>
              <w:ind w:left="0" w:leftChars="0" w:right="0" w:rightChars="0" w:firstLine="0" w:firstLineChars="0"/>
              <w:jc w:val="center"/>
              <w:outlineLvl w:val="9"/>
              <w:rPr>
                <w:del w:id="4531" w:author="白日梦想家" w:date="2026-10-26T15:11:03Z"/>
              </w:rPr>
              <w:pPrChange w:id="4530" w:author="白日梦想家" w:date="2026-10-26T15:11:11Z">
                <w:pPr>
                  <w:keepNext/>
                  <w:snapToGrid w:val="0"/>
                  <w:spacing w:before="0" w:after="0" w:line="370" w:lineRule="exact"/>
                  <w:ind w:left="0" w:leftChars="0" w:right="0" w:rightChars="0" w:firstLine="0" w:firstLineChars="0"/>
                  <w:jc w:val="center"/>
                </w:pPr>
              </w:pPrChange>
            </w:pPr>
            <w:del w:id="4532" w:author="白日梦想家" w:date="2026-10-26T15:11:03Z">
              <w:r>
                <w:rPr>
                  <w:rFonts w:hint="default" w:ascii="Times New Roman" w:hAnsi="Times New Roman" w:eastAsia="方正仿宋_GBK" w:cs="Times New Roman"/>
                  <w:sz w:val="28"/>
                  <w:szCs w:val="28"/>
                  <w:rPrChange w:id="4533"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0F259E7D">
            <w:pPr>
              <w:keepNext/>
              <w:widowControl/>
              <w:adjustRightInd w:val="0"/>
              <w:snapToGrid w:val="0"/>
              <w:spacing w:before="0" w:after="0" w:line="240" w:lineRule="auto"/>
              <w:ind w:left="0" w:leftChars="0" w:right="0" w:rightChars="0" w:firstLine="0" w:firstLineChars="0"/>
              <w:jc w:val="center"/>
              <w:outlineLvl w:val="9"/>
              <w:rPr>
                <w:del w:id="4535" w:author="白日梦想家" w:date="2026-10-26T15:11:03Z"/>
              </w:rPr>
              <w:pPrChange w:id="4534" w:author="白日梦想家" w:date="2026-10-26T15:11:11Z">
                <w:pPr>
                  <w:keepNext/>
                  <w:snapToGrid w:val="0"/>
                  <w:spacing w:before="0" w:after="0" w:line="370" w:lineRule="exact"/>
                  <w:ind w:left="0" w:leftChars="0" w:right="0" w:rightChars="0" w:firstLine="0" w:firstLineChars="0"/>
                  <w:jc w:val="center"/>
                </w:pPr>
              </w:pPrChange>
            </w:pPr>
            <w:del w:id="4536" w:author="白日梦想家" w:date="2026-10-26T15:11:03Z">
              <w:r>
                <w:rPr>
                  <w:rFonts w:hint="default" w:ascii="Times New Roman" w:hAnsi="Times New Roman" w:eastAsia="方正仿宋_GBK" w:cs="Times New Roman"/>
                  <w:sz w:val="28"/>
                  <w:szCs w:val="28"/>
                  <w:rPrChange w:id="4537"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E2B7387">
            <w:pPr>
              <w:keepNext/>
              <w:widowControl/>
              <w:adjustRightInd w:val="0"/>
              <w:snapToGrid w:val="0"/>
              <w:spacing w:before="0" w:after="0" w:line="240" w:lineRule="auto"/>
              <w:ind w:left="0" w:leftChars="0" w:right="0" w:rightChars="0" w:firstLine="0" w:firstLineChars="0"/>
              <w:jc w:val="center"/>
              <w:outlineLvl w:val="9"/>
              <w:rPr>
                <w:del w:id="4539" w:author="白日梦想家" w:date="2026-10-26T15:11:03Z"/>
              </w:rPr>
              <w:pPrChange w:id="4538" w:author="白日梦想家" w:date="2026-10-26T15:11:11Z">
                <w:pPr>
                  <w:keepNext/>
                  <w:snapToGrid w:val="0"/>
                  <w:spacing w:before="0" w:after="0" w:line="370" w:lineRule="exact"/>
                  <w:ind w:left="0" w:leftChars="0" w:right="0" w:rightChars="0" w:firstLine="0" w:firstLineChars="0"/>
                  <w:jc w:val="center"/>
                </w:pPr>
              </w:pPrChange>
            </w:pPr>
            <w:del w:id="4540" w:author="白日梦想家" w:date="2026-10-26T15:11:03Z">
              <w:r>
                <w:rPr>
                  <w:rFonts w:hint="default" w:ascii="Times New Roman" w:hAnsi="Times New Roman" w:eastAsia="方正仿宋_GBK" w:cs="Times New Roman"/>
                  <w:sz w:val="28"/>
                  <w:szCs w:val="28"/>
                  <w:rPrChange w:id="4541" w:author="xh" w:date="2026-10-26T09:49:01Z">
                    <w:rPr>
                      <w:rFonts w:hint="eastAsia" w:ascii="方正仿宋_GBK" w:hAnsi="方正仿宋_GBK" w:eastAsia="方正仿宋_GBK" w:cs="Times New Roman"/>
                      <w:sz w:val="24"/>
                      <w:szCs w:val="24"/>
                    </w:rPr>
                  </w:rPrChange>
                </w:rPr>
                <w:delText>2.01～2.07</w:delText>
              </w:r>
            </w:del>
          </w:p>
        </w:tc>
        <w:tc>
          <w:tcPr>
            <w:tcW w:w="1451" w:type="dxa"/>
            <w:vAlign w:val="center"/>
          </w:tcPr>
          <w:p w14:paraId="6582B985">
            <w:pPr>
              <w:keepNext/>
              <w:widowControl/>
              <w:adjustRightInd w:val="0"/>
              <w:snapToGrid w:val="0"/>
              <w:spacing w:before="0" w:after="0" w:line="240" w:lineRule="auto"/>
              <w:ind w:left="0" w:leftChars="0" w:right="0" w:rightChars="0" w:firstLine="0" w:firstLineChars="0"/>
              <w:jc w:val="center"/>
              <w:outlineLvl w:val="9"/>
              <w:rPr>
                <w:del w:id="4543" w:author="白日梦想家" w:date="2026-10-26T15:11:03Z"/>
              </w:rPr>
              <w:pPrChange w:id="4542" w:author="白日梦想家" w:date="2026-10-26T15:11:11Z">
                <w:pPr>
                  <w:keepNext/>
                  <w:snapToGrid w:val="0"/>
                  <w:spacing w:before="0" w:after="0" w:line="370" w:lineRule="exact"/>
                  <w:ind w:left="0" w:leftChars="0" w:right="0" w:rightChars="0" w:firstLine="0" w:firstLineChars="0"/>
                  <w:jc w:val="center"/>
                </w:pPr>
              </w:pPrChange>
            </w:pPr>
            <w:del w:id="4544" w:author="白日梦想家" w:date="2026-10-26T15:11:03Z">
              <w:r>
                <w:rPr>
                  <w:rFonts w:hint="default" w:ascii="Times New Roman" w:hAnsi="Times New Roman" w:eastAsia="方正仿宋_GBK" w:cs="Times New Roman"/>
                  <w:sz w:val="28"/>
                  <w:szCs w:val="28"/>
                  <w:rPrChange w:id="4545" w:author="xh" w:date="2026-10-26T09:49:01Z">
                    <w:rPr>
                      <w:rFonts w:hint="eastAsia" w:ascii="方正仿宋_GBK" w:hAnsi="方正仿宋_GBK" w:eastAsia="方正仿宋_GBK" w:cs="Times New Roman"/>
                      <w:sz w:val="24"/>
                      <w:szCs w:val="24"/>
                    </w:rPr>
                  </w:rPrChange>
                </w:rPr>
                <w:delText>2.07～2.13</w:delText>
              </w:r>
            </w:del>
          </w:p>
        </w:tc>
        <w:tc>
          <w:tcPr>
            <w:tcW w:w="1451" w:type="dxa"/>
            <w:vAlign w:val="center"/>
          </w:tcPr>
          <w:p w14:paraId="20FB1E72">
            <w:pPr>
              <w:keepNext/>
              <w:widowControl/>
              <w:adjustRightInd w:val="0"/>
              <w:snapToGrid w:val="0"/>
              <w:spacing w:before="0" w:after="0" w:line="240" w:lineRule="auto"/>
              <w:ind w:left="0" w:leftChars="0" w:right="0" w:rightChars="0" w:firstLine="0" w:firstLineChars="0"/>
              <w:jc w:val="center"/>
              <w:outlineLvl w:val="9"/>
              <w:rPr>
                <w:del w:id="4547" w:author="白日梦想家" w:date="2026-10-26T15:11:03Z"/>
              </w:rPr>
              <w:pPrChange w:id="4546" w:author="白日梦想家" w:date="2026-10-26T15:11:11Z">
                <w:pPr>
                  <w:keepNext/>
                  <w:snapToGrid w:val="0"/>
                  <w:spacing w:before="0" w:after="0" w:line="370" w:lineRule="exact"/>
                  <w:ind w:left="0" w:leftChars="0" w:right="0" w:rightChars="0" w:firstLine="0" w:firstLineChars="0"/>
                  <w:jc w:val="center"/>
                </w:pPr>
              </w:pPrChange>
            </w:pPr>
            <w:del w:id="4548" w:author="白日梦想家" w:date="2026-10-26T15:11:03Z">
              <w:r>
                <w:rPr>
                  <w:rFonts w:hint="default" w:ascii="Times New Roman" w:hAnsi="Times New Roman" w:eastAsia="方正仿宋_GBK" w:cs="Times New Roman"/>
                  <w:sz w:val="28"/>
                  <w:szCs w:val="28"/>
                  <w:rPrChange w:id="4549" w:author="xh" w:date="2026-10-26T09:49:01Z">
                    <w:rPr>
                      <w:rFonts w:hint="eastAsia" w:ascii="方正仿宋_GBK" w:hAnsi="方正仿宋_GBK" w:eastAsia="方正仿宋_GBK" w:cs="Times New Roman"/>
                      <w:sz w:val="24"/>
                      <w:szCs w:val="24"/>
                    </w:rPr>
                  </w:rPrChange>
                </w:rPr>
                <w:delText>1.89～1.99</w:delText>
              </w:r>
            </w:del>
          </w:p>
        </w:tc>
        <w:tc>
          <w:tcPr>
            <w:tcW w:w="1453" w:type="dxa"/>
            <w:vAlign w:val="center"/>
          </w:tcPr>
          <w:p w14:paraId="5ADADEF3">
            <w:pPr>
              <w:keepNext/>
              <w:widowControl/>
              <w:adjustRightInd w:val="0"/>
              <w:snapToGrid w:val="0"/>
              <w:spacing w:before="0" w:after="0" w:line="240" w:lineRule="auto"/>
              <w:ind w:left="0" w:leftChars="0" w:right="0" w:rightChars="0" w:firstLine="0" w:firstLineChars="0"/>
              <w:jc w:val="center"/>
              <w:outlineLvl w:val="9"/>
              <w:rPr>
                <w:del w:id="4551" w:author="白日梦想家" w:date="2026-10-26T15:11:03Z"/>
              </w:rPr>
              <w:pPrChange w:id="4550" w:author="白日梦想家" w:date="2026-10-26T15:11:11Z">
                <w:pPr>
                  <w:keepNext/>
                  <w:snapToGrid w:val="0"/>
                  <w:spacing w:before="0" w:after="0" w:line="370" w:lineRule="exact"/>
                  <w:ind w:left="0" w:leftChars="0" w:right="0" w:rightChars="0" w:firstLine="0" w:firstLineChars="0"/>
                  <w:jc w:val="center"/>
                </w:pPr>
              </w:pPrChange>
            </w:pPr>
            <w:del w:id="4552" w:author="白日梦想家" w:date="2026-10-26T15:11:03Z">
              <w:r>
                <w:rPr>
                  <w:rFonts w:hint="default" w:ascii="Times New Roman" w:hAnsi="Times New Roman" w:eastAsia="方正仿宋_GBK" w:cs="Times New Roman"/>
                  <w:sz w:val="28"/>
                  <w:szCs w:val="28"/>
                  <w:rPrChange w:id="4553" w:author="xh" w:date="2026-10-26T09:49:01Z">
                    <w:rPr>
                      <w:rFonts w:hint="eastAsia" w:ascii="方正仿宋_GBK" w:hAnsi="方正仿宋_GBK" w:eastAsia="方正仿宋_GBK" w:cs="Times New Roman"/>
                      <w:sz w:val="24"/>
                      <w:szCs w:val="24"/>
                    </w:rPr>
                  </w:rPrChange>
                </w:rPr>
                <w:delText>1.57～1.67</w:delText>
              </w:r>
            </w:del>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554" w:author="白日梦想家" w:date="2026-10-26T15:11:03Z"/>
        </w:trPr>
        <w:tc>
          <w:tcPr>
            <w:tcW w:w="1450" w:type="dxa"/>
            <w:vAlign w:val="center"/>
          </w:tcPr>
          <w:p w14:paraId="16437B24">
            <w:pPr>
              <w:keepNext/>
              <w:widowControl/>
              <w:adjustRightInd w:val="0"/>
              <w:snapToGrid w:val="0"/>
              <w:spacing w:before="0" w:after="0" w:line="240" w:lineRule="auto"/>
              <w:ind w:left="0" w:leftChars="0" w:right="0" w:rightChars="0" w:firstLine="0" w:firstLineChars="0"/>
              <w:jc w:val="center"/>
              <w:outlineLvl w:val="9"/>
              <w:rPr>
                <w:del w:id="4556" w:author="白日梦想家" w:date="2026-10-26T15:11:03Z"/>
              </w:rPr>
              <w:pPrChange w:id="4555" w:author="白日梦想家" w:date="2026-10-26T15:11:11Z">
                <w:pPr>
                  <w:snapToGrid w:val="0"/>
                  <w:spacing w:before="0" w:after="0" w:line="370" w:lineRule="exact"/>
                  <w:ind w:left="0" w:leftChars="0" w:right="0" w:rightChars="0" w:firstLine="0" w:firstLineChars="0"/>
                  <w:jc w:val="center"/>
                </w:pPr>
              </w:pPrChange>
            </w:pPr>
            <w:del w:id="4557" w:author="白日梦想家" w:date="2026-10-26T15:11:03Z">
              <w:r>
                <w:rPr>
                  <w:rFonts w:hint="default" w:ascii="Times New Roman" w:hAnsi="Times New Roman" w:eastAsia="方正仿宋_GBK" w:cs="Times New Roman"/>
                  <w:sz w:val="28"/>
                  <w:szCs w:val="28"/>
                  <w:rPrChange w:id="4558"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623C1F23">
            <w:pPr>
              <w:keepNext/>
              <w:widowControl/>
              <w:adjustRightInd w:val="0"/>
              <w:snapToGrid w:val="0"/>
              <w:spacing w:before="0" w:after="0" w:line="240" w:lineRule="auto"/>
              <w:ind w:left="0" w:leftChars="0" w:right="0" w:rightChars="0" w:firstLine="0" w:firstLineChars="0"/>
              <w:jc w:val="center"/>
              <w:outlineLvl w:val="9"/>
              <w:rPr>
                <w:del w:id="4560" w:author="白日梦想家" w:date="2026-10-26T15:11:03Z"/>
              </w:rPr>
              <w:pPrChange w:id="4559" w:author="白日梦想家" w:date="2026-10-26T15:11:11Z">
                <w:pPr>
                  <w:snapToGrid w:val="0"/>
                  <w:spacing w:before="0" w:after="0" w:line="370" w:lineRule="exact"/>
                  <w:ind w:left="0" w:leftChars="0" w:right="0" w:rightChars="0" w:firstLine="0" w:firstLineChars="0"/>
                  <w:jc w:val="center"/>
                </w:pPr>
              </w:pPrChange>
            </w:pPr>
            <w:del w:id="4561" w:author="白日梦想家" w:date="2026-10-26T15:11:03Z">
              <w:r>
                <w:rPr>
                  <w:rFonts w:hint="default" w:ascii="Times New Roman" w:hAnsi="Times New Roman" w:eastAsia="方正仿宋_GBK" w:cs="Times New Roman"/>
                  <w:sz w:val="28"/>
                  <w:szCs w:val="28"/>
                  <w:rPrChange w:id="4562"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4F2BA064">
            <w:pPr>
              <w:keepNext/>
              <w:widowControl/>
              <w:adjustRightInd w:val="0"/>
              <w:snapToGrid w:val="0"/>
              <w:spacing w:before="0" w:after="0" w:line="240" w:lineRule="auto"/>
              <w:ind w:left="0" w:leftChars="0" w:right="0" w:rightChars="0" w:firstLine="0" w:firstLineChars="0"/>
              <w:jc w:val="center"/>
              <w:outlineLvl w:val="9"/>
              <w:rPr>
                <w:del w:id="4564" w:author="白日梦想家" w:date="2026-10-26T15:11:03Z"/>
              </w:rPr>
              <w:pPrChange w:id="4563" w:author="白日梦想家" w:date="2026-10-26T15:11:11Z">
                <w:pPr>
                  <w:snapToGrid w:val="0"/>
                  <w:spacing w:before="0" w:after="0" w:line="370" w:lineRule="exact"/>
                  <w:ind w:left="0" w:leftChars="0" w:right="0" w:rightChars="0" w:firstLine="0" w:firstLineChars="0"/>
                  <w:jc w:val="center"/>
                </w:pPr>
              </w:pPrChange>
            </w:pPr>
            <w:del w:id="4565" w:author="白日梦想家" w:date="2026-10-26T15:11:03Z">
              <w:r>
                <w:rPr>
                  <w:rFonts w:hint="default" w:ascii="Times New Roman" w:hAnsi="Times New Roman" w:eastAsia="方正仿宋_GBK" w:cs="Times New Roman"/>
                  <w:sz w:val="28"/>
                  <w:szCs w:val="28"/>
                  <w:rPrChange w:id="4566" w:author="xh" w:date="2026-10-26T09:49:01Z">
                    <w:rPr>
                      <w:rFonts w:hint="eastAsia" w:ascii="方正仿宋_GBK" w:hAnsi="方正仿宋_GBK" w:eastAsia="方正仿宋_GBK" w:cs="Times New Roman"/>
                      <w:sz w:val="24"/>
                      <w:szCs w:val="24"/>
                    </w:rPr>
                  </w:rPrChange>
                </w:rPr>
                <w:delText>2.46～2.55</w:delText>
              </w:r>
            </w:del>
          </w:p>
        </w:tc>
        <w:tc>
          <w:tcPr>
            <w:tcW w:w="1451" w:type="dxa"/>
            <w:vAlign w:val="center"/>
          </w:tcPr>
          <w:p w14:paraId="1725DD72">
            <w:pPr>
              <w:keepNext/>
              <w:widowControl/>
              <w:adjustRightInd w:val="0"/>
              <w:snapToGrid w:val="0"/>
              <w:spacing w:before="0" w:after="0" w:line="240" w:lineRule="auto"/>
              <w:ind w:left="0" w:leftChars="0" w:right="0" w:rightChars="0" w:firstLine="0" w:firstLineChars="0"/>
              <w:jc w:val="center"/>
              <w:outlineLvl w:val="9"/>
              <w:rPr>
                <w:del w:id="4568" w:author="白日梦想家" w:date="2026-10-26T15:11:03Z"/>
              </w:rPr>
              <w:pPrChange w:id="4567" w:author="白日梦想家" w:date="2026-10-26T15:11:11Z">
                <w:pPr>
                  <w:snapToGrid w:val="0"/>
                  <w:spacing w:before="0" w:after="0" w:line="370" w:lineRule="exact"/>
                  <w:ind w:left="0" w:leftChars="0" w:right="0" w:rightChars="0" w:firstLine="0" w:firstLineChars="0"/>
                  <w:jc w:val="center"/>
                </w:pPr>
              </w:pPrChange>
            </w:pPr>
            <w:del w:id="4569" w:author="白日梦想家" w:date="2026-10-26T15:11:03Z">
              <w:r>
                <w:rPr>
                  <w:rFonts w:hint="default" w:ascii="Times New Roman" w:hAnsi="Times New Roman" w:eastAsia="方正仿宋_GBK" w:cs="Times New Roman"/>
                  <w:sz w:val="28"/>
                  <w:szCs w:val="28"/>
                  <w:rPrChange w:id="4570" w:author="xh" w:date="2026-10-26T09:49:01Z">
                    <w:rPr>
                      <w:rFonts w:hint="eastAsia" w:ascii="方正仿宋_GBK" w:hAnsi="方正仿宋_GBK" w:eastAsia="方正仿宋_GBK" w:cs="Times New Roman"/>
                      <w:sz w:val="24"/>
                      <w:szCs w:val="24"/>
                    </w:rPr>
                  </w:rPrChange>
                </w:rPr>
                <w:delText>2.37～2.46</w:delText>
              </w:r>
            </w:del>
          </w:p>
        </w:tc>
        <w:tc>
          <w:tcPr>
            <w:tcW w:w="1451" w:type="dxa"/>
            <w:vAlign w:val="center"/>
          </w:tcPr>
          <w:p w14:paraId="4F71C417">
            <w:pPr>
              <w:keepNext/>
              <w:widowControl/>
              <w:adjustRightInd w:val="0"/>
              <w:snapToGrid w:val="0"/>
              <w:spacing w:before="0" w:after="0" w:line="240" w:lineRule="auto"/>
              <w:ind w:left="0" w:leftChars="0" w:right="0" w:rightChars="0" w:firstLine="0" w:firstLineChars="0"/>
              <w:jc w:val="center"/>
              <w:outlineLvl w:val="9"/>
              <w:rPr>
                <w:del w:id="4572" w:author="白日梦想家" w:date="2026-10-26T15:11:03Z"/>
              </w:rPr>
              <w:pPrChange w:id="4571" w:author="白日梦想家" w:date="2026-10-26T15:11:11Z">
                <w:pPr>
                  <w:snapToGrid w:val="0"/>
                  <w:spacing w:before="0" w:after="0" w:line="370" w:lineRule="exact"/>
                  <w:ind w:left="0" w:leftChars="0" w:right="0" w:rightChars="0" w:firstLine="0" w:firstLineChars="0"/>
                  <w:jc w:val="center"/>
                </w:pPr>
              </w:pPrChange>
            </w:pPr>
            <w:del w:id="4573" w:author="白日梦想家" w:date="2026-10-26T15:11:03Z">
              <w:r>
                <w:rPr>
                  <w:rFonts w:hint="default" w:ascii="Times New Roman" w:hAnsi="Times New Roman" w:eastAsia="方正仿宋_GBK" w:cs="Times New Roman"/>
                  <w:sz w:val="28"/>
                  <w:szCs w:val="28"/>
                  <w:rPrChange w:id="4574" w:author="xh" w:date="2026-10-26T09:49:01Z">
                    <w:rPr>
                      <w:rFonts w:hint="eastAsia" w:ascii="方正仿宋_GBK" w:hAnsi="方正仿宋_GBK" w:eastAsia="方正仿宋_GBK" w:cs="Times New Roman"/>
                      <w:sz w:val="24"/>
                      <w:szCs w:val="24"/>
                    </w:rPr>
                  </w:rPrChange>
                </w:rPr>
                <w:delText>2.28～2.37</w:delText>
              </w:r>
            </w:del>
          </w:p>
        </w:tc>
        <w:tc>
          <w:tcPr>
            <w:tcW w:w="1453" w:type="dxa"/>
            <w:vAlign w:val="center"/>
          </w:tcPr>
          <w:p w14:paraId="7DA855F7">
            <w:pPr>
              <w:keepNext/>
              <w:widowControl/>
              <w:adjustRightInd w:val="0"/>
              <w:snapToGrid w:val="0"/>
              <w:spacing w:before="0" w:after="0" w:line="240" w:lineRule="auto"/>
              <w:ind w:left="0" w:leftChars="0" w:right="0" w:rightChars="0" w:firstLine="0" w:firstLineChars="0"/>
              <w:jc w:val="center"/>
              <w:outlineLvl w:val="9"/>
              <w:rPr>
                <w:del w:id="4576" w:author="白日梦想家" w:date="2026-10-26T15:11:03Z"/>
              </w:rPr>
              <w:pPrChange w:id="4575" w:author="白日梦想家" w:date="2026-10-26T15:11:11Z">
                <w:pPr>
                  <w:snapToGrid w:val="0"/>
                  <w:spacing w:before="0" w:after="0" w:line="370" w:lineRule="exact"/>
                  <w:ind w:left="0" w:leftChars="0" w:right="0" w:rightChars="0" w:firstLine="0" w:firstLineChars="0"/>
                  <w:jc w:val="center"/>
                </w:pPr>
              </w:pPrChange>
            </w:pPr>
            <w:del w:id="4577" w:author="白日梦想家" w:date="2026-10-26T15:11:03Z">
              <w:r>
                <w:rPr>
                  <w:rFonts w:hint="default" w:ascii="Times New Roman" w:hAnsi="Times New Roman" w:eastAsia="方正仿宋_GBK" w:cs="Times New Roman"/>
                  <w:sz w:val="28"/>
                  <w:szCs w:val="28"/>
                  <w:rPrChange w:id="4578" w:author="xh" w:date="2026-10-26T09:49:01Z">
                    <w:rPr>
                      <w:rFonts w:hint="eastAsia" w:ascii="方正仿宋_GBK" w:hAnsi="方正仿宋_GBK" w:eastAsia="方正仿宋_GBK" w:cs="Times New Roman"/>
                      <w:sz w:val="24"/>
                      <w:szCs w:val="24"/>
                    </w:rPr>
                  </w:rPrChange>
                </w:rPr>
                <w:delText>2.19～2.28</w:delText>
              </w:r>
            </w:del>
          </w:p>
        </w:tc>
      </w:tr>
    </w:tbl>
    <w:p w14:paraId="3A4FC6D9">
      <w:pPr>
        <w:keepNext/>
        <w:widowControl/>
        <w:adjustRightInd w:val="0"/>
        <w:snapToGrid w:val="0"/>
        <w:spacing w:line="240" w:lineRule="auto"/>
        <w:ind w:left="0" w:leftChars="0" w:right="0" w:rightChars="0" w:firstLine="0" w:firstLineChars="0"/>
        <w:jc w:val="center"/>
        <w:outlineLvl w:val="9"/>
        <w:rPr>
          <w:ins w:id="4580" w:author="xh" w:date="2026-10-26T09:49:01Z"/>
          <w:del w:id="4581" w:author="白日梦想家" w:date="2026-10-26T15:11:03Z"/>
          <w:rFonts w:hint="eastAsia" w:ascii="方正仿宋_GBK" w:hAnsi="方正仿宋_GBK" w:eastAsia="方正仿宋_GBK" w:cs="Times New Roman"/>
          <w:sz w:val="32"/>
          <w:szCs w:val="32"/>
          <w:highlight w:val="none"/>
          <w14:ligatures w14:val="standardContextual"/>
        </w:rPr>
        <w:pPrChange w:id="4579" w:author="白日梦想家" w:date="2026-10-26T15:11:11Z">
          <w:pPr>
            <w:widowControl/>
            <w:adjustRightInd w:val="0"/>
            <w:snapToGrid w:val="0"/>
            <w:spacing w:line="370" w:lineRule="exact"/>
            <w:ind w:left="0" w:leftChars="0" w:right="0" w:rightChars="0" w:firstLine="0" w:firstLineChars="0"/>
          </w:pPr>
        </w:pPrChange>
      </w:pPr>
      <w:ins w:id="4582" w:author="xh" w:date="2026-10-26T09:49:01Z">
        <w:del w:id="4583" w:author="白日梦想家" w:date="2026-10-26T15:11:03Z">
          <w:r>
            <w:rPr>
              <w:rFonts w:ascii="Times New Roman" w:hAnsi="Times New Roman" w:eastAsia="方正仿宋_GBK"/>
              <w:sz w:val="24"/>
            </w:rPr>
            <w:delText>表3条件：电缆长度占比&gt;30%，负荷分散系数&gt;1.15；表内四列百分比为初始转供率。</w:delText>
          </w:r>
        </w:del>
      </w:ins>
    </w:p>
    <w:p w14:paraId="67FC871F">
      <w:pPr>
        <w:keepNext/>
        <w:widowControl/>
        <w:adjustRightInd w:val="0"/>
        <w:snapToGrid w:val="0"/>
        <w:spacing w:line="240" w:lineRule="auto"/>
        <w:ind w:firstLine="0" w:firstLineChars="0"/>
        <w:jc w:val="center"/>
        <w:outlineLvl w:val="9"/>
        <w:rPr>
          <w:del w:id="4585" w:author="白日梦想家" w:date="2026-10-26T15:11:03Z"/>
          <w:rFonts w:hint="eastAsia" w:ascii="方正楷体_GBK" w:hAnsi="方正楷体_GBK" w:eastAsia="方正楷体_GBK" w:cs="方正楷体_GBK"/>
          <w:b/>
          <w:bCs/>
          <w:sz w:val="32"/>
          <w:szCs w:val="32"/>
          <w:highlight w:val="none"/>
        </w:rPr>
        <w:pPrChange w:id="4584" w:author="白日梦想家" w:date="2026-10-26T15:11:11Z">
          <w:pPr>
            <w:keepNext/>
            <w:widowControl/>
            <w:adjustRightInd w:val="0"/>
            <w:snapToGrid w:val="0"/>
            <w:spacing w:line="560" w:lineRule="exact"/>
            <w:ind w:firstLine="641" w:firstLineChars="200"/>
            <w:outlineLvl w:val="1"/>
          </w:pPr>
        </w:pPrChange>
      </w:pPr>
      <w:del w:id="4586" w:author="白日梦想家" w:date="2026-10-26T15:11:03Z">
        <w:r>
          <w:rPr>
            <w:rFonts w:hint="eastAsia" w:ascii="方正楷体_GBK" w:hAnsi="方正楷体_GBK" w:eastAsia="方正楷体_GBK" w:cs="方正楷体_GBK"/>
            <w:b/>
            <w:bCs/>
            <w:sz w:val="32"/>
            <w:szCs w:val="32"/>
          </w:rPr>
          <w:delText>（六）参数响应体现设备替代与配置平台</w:delText>
        </w:r>
      </w:del>
    </w:p>
    <w:p w14:paraId="0EB77C8D">
      <w:pPr>
        <w:keepNext/>
        <w:widowControl/>
        <w:adjustRightInd w:val="0"/>
        <w:snapToGrid w:val="0"/>
        <w:spacing w:line="240" w:lineRule="auto"/>
        <w:ind w:firstLine="0" w:firstLineChars="0"/>
        <w:jc w:val="center"/>
        <w:outlineLvl w:val="9"/>
        <w:rPr>
          <w:rFonts w:hint="default" w:ascii="Times New Roman" w:hAnsi="Times New Roman" w:eastAsia="方正黑体_GBK" w:cs="Times New Roman"/>
          <w:sz w:val="36"/>
          <w:szCs w:val="36"/>
          <w:highlight w:val="none"/>
          <w:rPrChange w:id="4588" w:author="白日梦想家" w:date="2026-10-26T14:28:06Z">
            <w:rPr>
              <w:rFonts w:hint="eastAsia" w:ascii="方正仿宋_GBK" w:hAnsi="方正仿宋_GBK" w:eastAsia="方正仿宋_GBK" w:cs="Times New Roman"/>
              <w:sz w:val="32"/>
              <w:szCs w:val="32"/>
              <w:highlight w:val="none"/>
              <w14:ligatures w14:val="standardContextual"/>
            </w:rPr>
          </w:rPrChange>
          <w14:ligatures w14:val="none"/>
        </w:rPr>
        <w:pPrChange w:id="4587" w:author="白日梦想家" w:date="2026-10-26T15:11:11Z">
          <w:pPr>
            <w:widowControl/>
            <w:adjustRightInd w:val="0"/>
            <w:snapToGrid w:val="0"/>
            <w:spacing w:line="560" w:lineRule="exact"/>
            <w:ind w:firstLine="640" w:firstLineChars="200"/>
          </w:pPr>
        </w:pPrChange>
      </w:pPr>
      <w:ins w:id="4589" w:author="xh" w:date="2026-10-26T09:52:16Z">
        <w:del w:id="4590" w:author="白日梦想家" w:date="2026-10-26T15:11:03Z">
          <w:r>
            <w:rPr>
              <w:rFonts w:hint="default" w:ascii="Times New Roman" w:hAnsi="Times New Roman" w:eastAsia="方正仿宋_GBK" w:cs="Times New Roman"/>
              <w:b w:val="0"/>
              <w:bCs w:val="0"/>
              <w:i w:val="0"/>
              <w:iCs w:val="0"/>
              <w:sz w:val="32"/>
              <w:szCs w:val="32"/>
              <w:rPrChange w:id="4591" w:author="xh" w:date="2026-10-26T09:52:16Z">
                <w:rPr>
                  <w:rFonts w:hint="eastAsia" w:ascii="方正仿宋_GBK" w:hAnsi="方正仿宋_GBK" w:eastAsia="方正仿宋_GBK" w:cs="Times New Roman"/>
                  <w:sz w:val="32"/>
                  <w:szCs w:val="32"/>
                </w:rPr>
              </w:rPrChange>
            </w:rPr>
            <w:delText>高</w:delText>
          </w:r>
        </w:del>
      </w:ins>
      <w:del w:id="4592" w:author="白日梦想家" w:date="2026-10-26T15:11:03Z">
        <w:r>
          <w:rPr>
            <w:rFonts w:hint="default" w:ascii="Times New Roman" w:hAnsi="Times New Roman" w:eastAsia="方正仿宋_GBK" w:cs="Times New Roman"/>
            <w:b w:val="0"/>
            <w:bCs w:val="0"/>
            <w:i w:val="0"/>
            <w:iCs w:val="0"/>
            <w:sz w:val="32"/>
            <w:szCs w:val="32"/>
            <w:rPrChange w:id="4593" w:author="xh" w:date="2026-10-26T09:52:16Z">
              <w:rPr>
                <w:rFonts w:hint="eastAsia" w:ascii="方正仿宋_GBK" w:hAnsi="方正仿宋_GBK" w:eastAsia="方正仿宋_GBK" w:cs="Times New Roman"/>
                <w:sz w:val="32"/>
                <w:szCs w:val="32"/>
              </w:rPr>
            </w:rPrChange>
          </w:rPr>
          <w:delText>装机渗透率</w:delText>
        </w:r>
      </w:del>
      <w:ins w:id="4594" w:author="xh" w:date="2026-10-26T09:52:16Z">
        <w:del w:id="4595" w:author="白日梦想家" w:date="2026-10-26T15:11:03Z">
          <w:r>
            <w:rPr>
              <w:rFonts w:hint="default" w:ascii="Times New Roman" w:hAnsi="Times New Roman" w:eastAsia="方正仿宋_GBK" w:cs="Times New Roman"/>
              <w:b w:val="0"/>
              <w:bCs w:val="0"/>
              <w:i w:val="0"/>
              <w:iCs w:val="0"/>
              <w:sz w:val="32"/>
              <w:szCs w:val="32"/>
              <w:rPrChange w:id="4596" w:author="xh" w:date="2026-10-26T09:52:16Z">
                <w:rPr>
                  <w:rFonts w:hint="eastAsia" w:ascii="方正仿宋_GBK" w:hAnsi="方正仿宋_GBK" w:eastAsia="方正仿宋_GBK" w:cs="Times New Roman"/>
                  <w:sz w:val="32"/>
                  <w:szCs w:val="32"/>
                </w:rPr>
              </w:rPrChange>
            </w:rPr>
            <w:delText>下</w:delText>
          </w:r>
        </w:del>
      </w:ins>
      <w:del w:id="4597" w:author="白日梦想家" w:date="2026-10-26T15:11:03Z">
        <w:r>
          <w:rPr>
            <w:rFonts w:hint="eastAsia" w:ascii="方正仿宋_GBK" w:hAnsi="方正仿宋_GBK" w:eastAsia="方正仿宋_GBK" w:cs="Times New Roman"/>
            <w:sz w:val="32"/>
            <w:szCs w:val="32"/>
          </w:rPr>
          <w:delText>增加后</w:delText>
        </w:r>
      </w:del>
      <w:del w:id="4598" w:author="白日梦想家" w:date="2026-10-26T15:11:03Z">
        <w:r>
          <w:rPr>
            <w:rFonts w:hint="default" w:ascii="Times New Roman" w:hAnsi="Times New Roman" w:eastAsia="方正仿宋_GBK" w:cs="Times New Roman"/>
            <w:b w:val="0"/>
            <w:bCs w:val="0"/>
            <w:i w:val="0"/>
            <w:iCs w:val="0"/>
            <w:sz w:val="32"/>
            <w:szCs w:val="32"/>
            <w:rPrChange w:id="4599" w:author="xh" w:date="2026-10-26T09:52:16Z">
              <w:rPr>
                <w:rFonts w:hint="eastAsia" w:ascii="方正仿宋_GBK" w:hAnsi="方正仿宋_GBK" w:eastAsia="方正仿宋_GBK" w:cs="Times New Roman"/>
                <w:sz w:val="32"/>
                <w:szCs w:val="32"/>
              </w:rPr>
            </w:rPrChange>
          </w:rPr>
          <w:delText>，反向输送任务</w:delText>
        </w:r>
      </w:del>
      <w:ins w:id="4600" w:author="xh" w:date="2026-10-26T09:52:16Z">
        <w:del w:id="4601" w:author="白日梦想家" w:date="2026-10-26T15:11:03Z">
          <w:r>
            <w:rPr>
              <w:rFonts w:hint="default" w:ascii="Times New Roman" w:hAnsi="Times New Roman" w:eastAsia="方正仿宋_GBK" w:cs="Times New Roman"/>
              <w:b w:val="0"/>
              <w:bCs w:val="0"/>
              <w:i w:val="0"/>
              <w:iCs w:val="0"/>
              <w:sz w:val="32"/>
              <w:szCs w:val="32"/>
              <w:rPrChange w:id="4602" w:author="xh" w:date="2026-10-26T09:52:16Z">
                <w:rPr>
                  <w:rFonts w:hint="eastAsia" w:ascii="方正仿宋_GBK" w:hAnsi="方正仿宋_GBK" w:eastAsia="方正仿宋_GBK" w:cs="Times New Roman"/>
                  <w:sz w:val="32"/>
                  <w:szCs w:val="32"/>
                </w:rPr>
              </w:rPrChange>
            </w:rPr>
            <w:delText>使部分推荐</w:delText>
          </w:r>
        </w:del>
      </w:ins>
      <w:ins w:id="4603" w:author="xh" w:date="2026-10-26T09:52:16Z">
        <w:del w:id="4604" w:author="白日梦想家" w:date="2026-10-26T15:11:03Z">
          <w:r>
            <w:rPr>
              <w:rFonts w:hint="default" w:ascii="Times New Roman" w:hAnsi="Times New Roman" w:eastAsia="方正仿宋_GBK" w:cs="Times New Roman"/>
              <w:b w:val="0"/>
              <w:bCs w:val="0"/>
              <w:i w:val="0"/>
              <w:iCs w:val="0"/>
              <w:sz w:val="32"/>
              <w:szCs w:val="32"/>
              <w:rPrChange w:id="4605" w:author="xh" w:date="2026-10-26T09:52:16Z">
                <w:rPr>
                  <w:rFonts w:hint="eastAsia" w:ascii="方正仿宋_GBK" w:hAnsi="方正仿宋_GBK" w:eastAsia="方正仿宋_GBK" w:cs="Times New Roman"/>
                  <w:sz w:val="32"/>
                  <w:szCs w:val="32"/>
                </w:rPr>
              </w:rPrChange>
            </w:rPr>
            <w:delText>窗口</w:delText>
          </w:r>
        </w:del>
      </w:ins>
      <w:ins w:id="4606" w:author="许恒" w:date="2026-10-26T09:31:02Z">
        <w:del w:id="4607"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4608" w:author="xh" w:date="2026-10-26T09:52:16Z">
        <w:del w:id="4609" w:author="白日梦想家" w:date="2026-10-26T15:11:03Z">
          <w:r>
            <w:rPr>
              <w:rFonts w:hint="default" w:ascii="Times New Roman" w:hAnsi="Times New Roman" w:eastAsia="方正仿宋_GBK" w:cs="Times New Roman"/>
              <w:b w:val="0"/>
              <w:bCs w:val="0"/>
              <w:i w:val="0"/>
              <w:iCs w:val="0"/>
              <w:sz w:val="32"/>
              <w:szCs w:val="32"/>
              <w:rPrChange w:id="4610" w:author="xh" w:date="2026-10-26T09:52:16Z">
                <w:rPr>
                  <w:rFonts w:hint="eastAsia" w:ascii="方正仿宋_GBK" w:hAnsi="方正仿宋_GBK" w:eastAsia="方正仿宋_GBK" w:cs="Times New Roman"/>
                  <w:sz w:val="32"/>
                  <w:szCs w:val="32"/>
                </w:rPr>
              </w:rPrChange>
            </w:rPr>
            <w:delText>高于2.00；在表列条件下，较强的既有转供也</w:delText>
          </w:r>
        </w:del>
      </w:ins>
      <w:del w:id="4611" w:author="白日梦想家" w:date="2026-10-26T15:11:03Z">
        <w:r>
          <w:rPr>
            <w:rFonts w:hint="default" w:ascii="Times New Roman" w:hAnsi="Times New Roman" w:eastAsia="方正仿宋_GBK" w:cs="Times New Roman"/>
            <w:b w:val="0"/>
            <w:bCs w:val="0"/>
            <w:i w:val="0"/>
            <w:iCs w:val="0"/>
            <w:sz w:val="32"/>
            <w:szCs w:val="32"/>
            <w:rPrChange w:id="4612" w:author="xh" w:date="2026-10-26T09:52:16Z">
              <w:rPr>
                <w:rFonts w:hint="eastAsia" w:ascii="方正仿宋_GBK" w:hAnsi="方正仿宋_GBK" w:eastAsia="方正仿宋_GBK" w:cs="Times New Roman"/>
                <w:sz w:val="32"/>
                <w:szCs w:val="32"/>
              </w:rPr>
            </w:rPrChange>
          </w:rPr>
          <w:delText>可</w:delText>
        </w:r>
      </w:del>
      <w:ins w:id="4613" w:author="xh" w:date="2026-10-26T09:52:16Z">
        <w:del w:id="4614" w:author="白日梦想家" w:date="2026-10-26T15:11:03Z">
          <w:r>
            <w:rPr>
              <w:rFonts w:hint="default" w:ascii="Times New Roman" w:hAnsi="Times New Roman" w:eastAsia="方正仿宋_GBK" w:cs="Times New Roman"/>
              <w:b w:val="0"/>
              <w:bCs w:val="0"/>
              <w:i w:val="0"/>
              <w:iCs w:val="0"/>
              <w:sz w:val="32"/>
              <w:szCs w:val="32"/>
              <w:rPrChange w:id="4615" w:author="xh" w:date="2026-10-26T09:52:16Z">
                <w:rPr>
                  <w:rFonts w:hint="eastAsia" w:ascii="方正仿宋_GBK" w:hAnsi="方正仿宋_GBK" w:eastAsia="方正仿宋_GBK" w:cs="Times New Roman"/>
                  <w:sz w:val="32"/>
                  <w:szCs w:val="32"/>
                </w:rPr>
              </w:rPrChange>
            </w:rPr>
            <w:delText>降低部分本地</w:delText>
          </w:r>
        </w:del>
      </w:ins>
      <w:del w:id="4616" w:author="白日梦想家" w:date="2026-10-26T15:11:03Z">
        <w:r>
          <w:rPr>
            <w:rFonts w:hint="eastAsia" w:ascii="方正仿宋_GBK" w:hAnsi="方正仿宋_GBK" w:eastAsia="方正仿宋_GBK" w:cs="Times New Roman"/>
            <w:sz w:val="32"/>
            <w:szCs w:val="32"/>
          </w:rPr>
          <w:delText>能成为主变及储能的主要约束。年最大净负荷平均增长率则同时改变</w:delText>
        </w:r>
      </w:del>
      <w:del w:id="4617" w:author="白日梦想家" w:date="2026-10-26T15:11:03Z">
        <w:r>
          <w:rPr>
            <w:rFonts w:hint="default" w:ascii="Times New Roman" w:hAnsi="Times New Roman" w:eastAsia="方正仿宋_GBK" w:cs="Times New Roman"/>
            <w:b w:val="0"/>
            <w:bCs w:val="0"/>
            <w:i w:val="0"/>
            <w:iCs w:val="0"/>
            <w:sz w:val="32"/>
            <w:szCs w:val="32"/>
            <w:rPrChange w:id="4618" w:author="xh" w:date="2026-10-26T09:52:16Z">
              <w:rPr>
                <w:rFonts w:hint="eastAsia" w:ascii="方正仿宋_GBK" w:hAnsi="方正仿宋_GBK" w:eastAsia="方正仿宋_GBK" w:cs="Times New Roman"/>
                <w:sz w:val="32"/>
                <w:szCs w:val="32"/>
              </w:rPr>
            </w:rPrChange>
          </w:rPr>
          <w:delText>容量需求</w:delText>
        </w:r>
      </w:del>
      <w:del w:id="4619" w:author="白日梦想家" w:date="2026-10-26T15:11:03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del w:id="4620" w:author="白日梦想家" w:date="2026-10-26T15:11:03Z">
        <w:r>
          <w:rPr>
            <w:rFonts w:hint="default" w:ascii="Times New Roman" w:hAnsi="Times New Roman" w:eastAsia="方正仿宋_GBK" w:cs="Times New Roman"/>
            <w:b w:val="0"/>
            <w:bCs w:val="0"/>
            <w:i w:val="0"/>
            <w:iCs w:val="0"/>
            <w:sz w:val="32"/>
            <w:szCs w:val="32"/>
            <w:rPrChange w:id="4621" w:author="xh" w:date="2026-10-26T09:52:16Z">
              <w:rPr>
                <w:rFonts w:hint="eastAsia" w:ascii="方正仿宋_GBK" w:hAnsi="方正仿宋_GBK" w:eastAsia="方正仿宋_GBK" w:cs="Times New Roman"/>
                <w:sz w:val="32"/>
                <w:szCs w:val="32"/>
              </w:rPr>
            </w:rPrChange>
          </w:rPr>
          <w:delText>。</w:delText>
        </w:r>
      </w:del>
      <w:ins w:id="4622" w:author="xh" w:date="2026-10-26T09:52:16Z">
        <w:del w:id="4623" w:author="白日梦想家" w:date="2026-10-26T15:11:03Z">
          <w:r>
            <w:rPr>
              <w:rFonts w:hint="default" w:ascii="Times New Roman" w:hAnsi="Times New Roman" w:eastAsia="方正仿宋_GBK" w:cs="Times New Roman"/>
              <w:b w:val="0"/>
              <w:bCs w:val="0"/>
              <w:i w:val="0"/>
              <w:iCs w:val="0"/>
              <w:sz w:val="32"/>
              <w:szCs w:val="32"/>
              <w:rPrChange w:id="4624" w:author="xh" w:date="2026-10-26T09:52:16Z">
                <w:rPr>
                  <w:rFonts w:hint="eastAsia" w:ascii="方正仿宋_GBK" w:hAnsi="方正仿宋_GBK" w:eastAsia="方正仿宋_GBK" w:cs="Times New Roman"/>
                  <w:sz w:val="32"/>
                  <w:szCs w:val="32"/>
                </w:rPr>
              </w:rPrChange>
            </w:rPr>
            <w:delText>源</w:delText>
          </w:r>
        </w:del>
      </w:ins>
      <w:del w:id="4625" w:author="白日梦想家" w:date="2026-10-26T15:11:03Z">
        <w:r>
          <w:rPr>
            <w:rFonts w:hint="eastAsia" w:ascii="方正仿宋_GBK" w:hAnsi="方正仿宋_GBK" w:eastAsia="方正仿宋_GBK" w:cs="Times New Roman"/>
            <w:sz w:val="32"/>
            <w:szCs w:val="32"/>
          </w:rPr>
          <w:delText>电缆长度占比提高会增加新增联络费用，部分条件下转向站内建设；负</w:delText>
        </w:r>
      </w:del>
      <w:del w:id="4626" w:author="白日梦想家" w:date="2026-10-26T15:11:03Z">
        <w:r>
          <w:rPr>
            <w:rFonts w:hint="default" w:ascii="Times New Roman" w:hAnsi="Times New Roman" w:eastAsia="方正仿宋_GBK" w:cs="Times New Roman"/>
            <w:b w:val="0"/>
            <w:bCs w:val="0"/>
            <w:i w:val="0"/>
            <w:iCs w:val="0"/>
            <w:sz w:val="32"/>
            <w:szCs w:val="32"/>
            <w:rPrChange w:id="4627" w:author="xh" w:date="2026-10-26T09:52:16Z">
              <w:rPr>
                <w:rFonts w:hint="eastAsia" w:ascii="方正仿宋_GBK" w:hAnsi="方正仿宋_GBK" w:eastAsia="方正仿宋_GBK" w:cs="Times New Roman"/>
                <w:sz w:val="32"/>
                <w:szCs w:val="32"/>
              </w:rPr>
            </w:rPrChange>
          </w:rPr>
          <w:delText>荷</w:delText>
        </w:r>
      </w:del>
      <w:ins w:id="4628" w:author="xh" w:date="2026-10-26T09:52:16Z">
        <w:del w:id="4629" w:author="白日梦想家" w:date="2026-10-26T15:11:03Z">
          <w:r>
            <w:rPr>
              <w:rFonts w:hint="default" w:ascii="Times New Roman" w:hAnsi="Times New Roman" w:eastAsia="方正仿宋_GBK" w:cs="Times New Roman"/>
              <w:b w:val="0"/>
              <w:bCs w:val="0"/>
              <w:i w:val="0"/>
              <w:iCs w:val="0"/>
              <w:sz w:val="32"/>
              <w:szCs w:val="32"/>
              <w:rPrChange w:id="4630" w:author="xh" w:date="2026-10-26T09:52:16Z">
                <w:rPr>
                  <w:rFonts w:hint="eastAsia" w:ascii="方正仿宋_GBK" w:hAnsi="方正仿宋_GBK" w:eastAsia="方正仿宋_GBK" w:cs="Times New Roman"/>
                  <w:sz w:val="32"/>
                  <w:szCs w:val="32"/>
                </w:rPr>
              </w:rPrChange>
            </w:rPr>
            <w:delText>发展、线路造价和</w:delText>
          </w:r>
        </w:del>
      </w:ins>
      <w:del w:id="4631" w:author="白日梦想家" w:date="2026-10-26T15:11:03Z">
        <w:r>
          <w:rPr>
            <w:rFonts w:hint="eastAsia" w:ascii="方正仿宋_GBK" w:hAnsi="方正仿宋_GBK" w:eastAsia="方正仿宋_GBK" w:cs="Times New Roman"/>
            <w:sz w:val="32"/>
            <w:szCs w:val="32"/>
          </w:rPr>
          <w:delText>分散系数提高则增加</w:delText>
        </w:r>
      </w:del>
      <w:del w:id="4632" w:author="白日梦想家" w:date="2026-10-26T15:11:03Z">
        <w:r>
          <w:rPr>
            <w:rFonts w:hint="default" w:ascii="Times New Roman" w:hAnsi="Times New Roman" w:eastAsia="方正仿宋_GBK" w:cs="Times New Roman"/>
            <w:b w:val="0"/>
            <w:bCs w:val="0"/>
            <w:i w:val="0"/>
            <w:iCs w:val="0"/>
            <w:sz w:val="32"/>
            <w:szCs w:val="32"/>
            <w:rPrChange w:id="4633" w:author="xh" w:date="2026-10-26T09:52:16Z">
              <w:rPr>
                <w:rFonts w:hint="eastAsia" w:ascii="方正仿宋_GBK" w:hAnsi="方正仿宋_GBK" w:eastAsia="方正仿宋_GBK" w:cs="Times New Roman"/>
                <w:sz w:val="32"/>
                <w:szCs w:val="32"/>
              </w:rPr>
            </w:rPrChange>
          </w:rPr>
          <w:delText>局部峰值</w:delText>
        </w:r>
      </w:del>
      <w:ins w:id="4634" w:author="xh" w:date="2026-10-26T09:52:16Z">
        <w:del w:id="4635" w:author="白日梦想家" w:date="2026-10-26T15:11:03Z">
          <w:r>
            <w:rPr>
              <w:rFonts w:hint="default" w:ascii="Times New Roman" w:hAnsi="Times New Roman" w:eastAsia="方正仿宋_GBK" w:cs="Times New Roman"/>
              <w:b w:val="0"/>
              <w:bCs w:val="0"/>
              <w:i w:val="0"/>
              <w:iCs w:val="0"/>
              <w:sz w:val="32"/>
              <w:szCs w:val="32"/>
              <w:rPrChange w:id="4636" w:author="xh" w:date="2026-10-26T09:52:16Z">
                <w:rPr>
                  <w:rFonts w:hint="eastAsia" w:ascii="方正仿宋_GBK" w:hAnsi="方正仿宋_GBK" w:eastAsia="方正仿宋_GBK" w:cs="Times New Roman"/>
                  <w:sz w:val="32"/>
                  <w:szCs w:val="32"/>
                </w:rPr>
              </w:rPrChange>
            </w:rPr>
            <w:delText>共同改变措施组合</w:delText>
          </w:r>
        </w:del>
      </w:ins>
      <w:del w:id="4637" w:author="白日梦想家" w:date="2026-10-26T15:11:03Z">
        <w:r>
          <w:rPr>
            <w:rFonts w:hint="eastAsia" w:ascii="方正仿宋_GBK" w:hAnsi="方正仿宋_GBK" w:eastAsia="方正仿宋_GBK" w:cs="Times New Roman"/>
            <w:sz w:val="32"/>
            <w:szCs w:val="32"/>
          </w:rPr>
          <w:delText>压力</w:delText>
        </w:r>
      </w:del>
      <w:del w:id="4638" w:author="白日梦想家" w:date="2026-10-26T15:11:03Z">
        <w:r>
          <w:rPr>
            <w:rFonts w:hint="default" w:ascii="Times New Roman" w:hAnsi="Times New Roman" w:eastAsia="方正仿宋_GBK" w:cs="Times New Roman"/>
            <w:b w:val="0"/>
            <w:bCs w:val="0"/>
            <w:i w:val="0"/>
            <w:iCs w:val="0"/>
            <w:sz w:val="32"/>
            <w:szCs w:val="32"/>
            <w:rPrChange w:id="4639" w:author="xh" w:date="2026-10-26T09:52:16Z">
              <w:rPr>
                <w:rFonts w:hint="eastAsia" w:ascii="方正仿宋_GBK" w:hAnsi="方正仿宋_GBK" w:eastAsia="方正仿宋_GBK" w:cs="Times New Roman"/>
                <w:sz w:val="32"/>
                <w:szCs w:val="32"/>
              </w:rPr>
            </w:rPrChange>
          </w:rPr>
          <w:delText>，</w:delText>
        </w:r>
      </w:del>
      <w:ins w:id="4640" w:author="xh" w:date="2026-10-26T09:52:16Z">
        <w:del w:id="4641" w:author="白日梦想家" w:date="2026-10-26T15:11:03Z">
          <w:r>
            <w:rPr>
              <w:rFonts w:hint="default" w:ascii="Times New Roman" w:hAnsi="Times New Roman" w:eastAsia="方正仿宋_GBK" w:cs="Times New Roman"/>
              <w:b w:val="0"/>
              <w:bCs w:val="0"/>
              <w:i w:val="0"/>
              <w:iCs w:val="0"/>
              <w:sz w:val="32"/>
              <w:szCs w:val="32"/>
              <w:rPrChange w:id="4642" w:author="xh" w:date="2026-10-26T09:52:16Z">
                <w:rPr>
                  <w:rFonts w:hint="eastAsia" w:ascii="方正仿宋_GBK" w:hAnsi="方正仿宋_GBK" w:eastAsia="方正仿宋_GBK" w:cs="Times New Roman"/>
                  <w:sz w:val="32"/>
                  <w:szCs w:val="32"/>
                </w:rPr>
              </w:rPrChange>
            </w:rPr>
            <w:delText>容载比随具体设备配置而变化</w:delText>
          </w:r>
        </w:del>
      </w:ins>
      <w:del w:id="4643" w:author="白日梦想家" w:date="2026-10-26T15:11:03Z">
        <w:r>
          <w:rPr>
            <w:rFonts w:hint="eastAsia" w:ascii="方正仿宋_GBK" w:hAnsi="方正仿宋_GBK" w:eastAsia="方正仿宋_GBK" w:cs="Times New Roman"/>
            <w:sz w:val="32"/>
            <w:szCs w:val="32"/>
          </w:rPr>
          <w:delText>其影响取决于邻站支援及储能条件</w:delText>
        </w:r>
      </w:del>
      <w:del w:id="4644" w:author="白日梦想家" w:date="2026-10-26T15:11:03Z">
        <w:r>
          <w:rPr>
            <w:rFonts w:hint="default" w:ascii="Times New Roman" w:hAnsi="Times New Roman" w:eastAsia="方正仿宋_GBK" w:cs="Times New Roman"/>
            <w:b w:val="0"/>
            <w:bCs w:val="0"/>
            <w:i w:val="0"/>
            <w:iCs w:val="0"/>
            <w:sz w:val="32"/>
            <w:szCs w:val="32"/>
            <w:rPrChange w:id="4645" w:author="xh" w:date="2026-10-26T09:52:16Z">
              <w:rPr>
                <w:rFonts w:hint="eastAsia" w:ascii="方正仿宋_GBK" w:hAnsi="方正仿宋_GBK" w:eastAsia="方正仿宋_GBK" w:cs="Times New Roman"/>
                <w:sz w:val="32"/>
                <w:szCs w:val="32"/>
              </w:rPr>
            </w:rPrChange>
          </w:rPr>
          <w:delText>。</w:delText>
        </w:r>
      </w:del>
    </w:p>
    <w:p w14:paraId="35099CEB">
      <w:pPr>
        <w:widowControl/>
        <w:adjustRightInd w:val="0"/>
        <w:snapToGrid w:val="0"/>
        <w:spacing w:line="560" w:lineRule="exact"/>
        <w:ind w:firstLine="720" w:firstLineChars="200"/>
        <w:rPr>
          <w:del w:id="4646" w:author="xh" w:date="2026-10-26T09:53:54Z"/>
          <w:rFonts w:hint="default" w:ascii="Times New Roman" w:hAnsi="Times New Roman" w:eastAsia="方正黑体_GBK" w:cs="Times New Roman"/>
          <w:sz w:val="36"/>
          <w:szCs w:val="36"/>
          <w:highlight w:val="none"/>
          <w:rPrChange w:id="4647" w:author="白日梦想家" w:date="2026-10-26T14:28:06Z">
            <w:rPr>
              <w:del w:id="4648" w:author="xh" w:date="2026-10-26T09:53:54Z"/>
              <w:rFonts w:hint="eastAsia" w:ascii="方正仿宋_GBK" w:hAnsi="方正仿宋_GBK" w:eastAsia="方正仿宋_GBK" w:cs="Times New Roman"/>
              <w:sz w:val="32"/>
              <w:szCs w:val="32"/>
              <w:highlight w:val="none"/>
              <w14:ligatures w14:val="standardContextual"/>
            </w:rPr>
          </w:rPrChange>
          <w14:ligatures w14:val="none"/>
        </w:rPr>
      </w:pPr>
      <w:del w:id="4649" w:author="xh" w:date="2026-10-26T09:53:54Z">
        <w:r>
          <w:rPr>
            <w:rFonts w:hint="default" w:ascii="Times New Roman" w:hAnsi="Times New Roman" w:eastAsia="方正黑体_GBK" w:cs="Times New Roman"/>
            <w:sz w:val="36"/>
            <w:szCs w:val="36"/>
            <w:rPrChange w:id="4650" w:author="白日梦想家" w:date="2026-10-26T14:28:06Z">
              <w:rPr>
                <w:rFonts w:hint="eastAsia" w:ascii="方正仿宋_GBK" w:hAnsi="方正仿宋_GBK" w:eastAsia="方正仿宋_GBK" w:cs="Times New Roman"/>
                <w:sz w:val="32"/>
                <w:szCs w:val="32"/>
              </w:rPr>
            </w:rPrChange>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720" w:firstLineChars="200"/>
        <w:rPr>
          <w:del w:id="4651" w:author="xh" w:date="2026-10-26T09:55:32Z"/>
          <w:rFonts w:hint="default" w:ascii="Times New Roman" w:hAnsi="Times New Roman" w:eastAsia="方正黑体_GBK" w:cs="Times New Roman"/>
          <w:sz w:val="36"/>
          <w:szCs w:val="36"/>
          <w:highlight w:val="none"/>
          <w:rPrChange w:id="4652" w:author="白日梦想家" w:date="2026-10-26T14:28:06Z">
            <w:rPr>
              <w:del w:id="4653" w:author="xh" w:date="2026-10-26T09:55:32Z"/>
              <w:rFonts w:hint="eastAsia" w:ascii="方正仿宋_GBK" w:hAnsi="方正仿宋_GBK" w:eastAsia="方正仿宋_GBK" w:cs="Times New Roman"/>
              <w:sz w:val="32"/>
              <w:szCs w:val="32"/>
              <w:highlight w:val="none"/>
              <w14:ligatures w14:val="standardContextual"/>
            </w:rPr>
          </w:rPrChange>
          <w14:ligatures w14:val="none"/>
        </w:rPr>
      </w:pPr>
      <w:del w:id="4654" w:author="xh" w:date="2026-10-26T09:55:32Z">
        <w:r>
          <w:rPr>
            <w:rFonts w:hint="default" w:ascii="Times New Roman" w:hAnsi="Times New Roman" w:eastAsia="方正黑体_GBK" w:cs="Times New Roman"/>
            <w:sz w:val="36"/>
            <w:szCs w:val="36"/>
            <w:rPrChange w:id="4655" w:author="白日梦想家" w:date="2026-10-26T14:28:06Z">
              <w:rPr>
                <w:rFonts w:hint="eastAsia" w:ascii="方正仿宋_GBK" w:hAnsi="方正仿宋_GBK" w:eastAsia="方正仿宋_GBK" w:cs="Times New Roman"/>
                <w:sz w:val="32"/>
                <w:szCs w:val="32"/>
              </w:rPr>
            </w:rPrChange>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pStyle w:val="3"/>
        <w:keepNext/>
        <w:widowControl/>
        <w:adjustRightInd w:val="0"/>
        <w:snapToGrid w:val="0"/>
        <w:spacing w:before="0" w:after="0"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Change w:id="4656" w:author="白日梦想家" w:date="2026-10-26T14:33: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sz w:val="36"/>
          <w:szCs w:val="36"/>
          <w:rPrChange w:id="4657" w:author="白日梦想家" w:date="2026-10-26T14:33:11Z">
            <w:rPr>
              <w:rFonts w:hint="eastAsia" w:ascii="方正黑体_GBK" w:hAnsi="方正黑体_GBK" w:eastAsia="方正黑体_GBK" w:cs="方正黑体_GBK"/>
              <w:b/>
              <w:bCs/>
              <w:sz w:val="36"/>
              <w:szCs w:val="36"/>
            </w:rPr>
          </w:rPrChange>
        </w:rPr>
        <w:t>四</w:t>
      </w:r>
      <w:r>
        <w:rPr>
          <w:rFonts w:hint="eastAsia" w:ascii="方正黑体_GBK" w:hAnsi="方正黑体_GBK" w:eastAsia="方正黑体_GBK" w:cs="方正黑体_GBK"/>
          <w:b/>
          <w:bCs/>
          <w:sz w:val="36"/>
          <w:szCs w:val="36"/>
        </w:rPr>
        <w:t>、</w:t>
      </w:r>
      <w:ins w:id="4658" w:author="白日梦想家" w:date="2026-10-26T14:29:16Z">
        <w:r>
          <w:rPr>
            <w:rFonts w:hint="eastAsia" w:ascii="方正黑体_GBK" w:hAnsi="方正黑体_GBK" w:eastAsia="方正黑体_GBK" w:cs="方正黑体_GBK"/>
            <w:b/>
            <w:bCs/>
            <w:sz w:val="36"/>
            <w:szCs w:val="36"/>
            <w:lang w:eastAsia="zh"/>
            <w:woUserID w:val="2"/>
          </w:rPr>
          <w:t>五</w:t>
        </w:r>
      </w:ins>
      <w:ins w:id="4659" w:author="白日梦想家" w:date="2026-10-26T14:32:34Z">
        <w:r>
          <w:rPr>
            <w:rFonts w:hint="eastAsia" w:ascii="方正黑体_GBK" w:hAnsi="方正黑体_GBK" w:eastAsia="方正黑体_GBK" w:cs="方正黑体_GBK"/>
            <w:b/>
            <w:bCs/>
            <w:sz w:val="36"/>
            <w:szCs w:val="36"/>
            <w:lang w:eastAsia="zh"/>
            <w:woUserID w:val="2"/>
          </w:rPr>
          <w:t>参数</w:t>
        </w:r>
      </w:ins>
      <w:ins w:id="4660" w:author="白日梦想家" w:date="2026-10-26T14:29:18Z">
        <w:r>
          <w:rPr>
            <w:rFonts w:hint="eastAsia" w:ascii="方正黑体_GBK" w:hAnsi="方正黑体_GBK" w:eastAsia="方正黑体_GBK" w:cs="方正黑体_GBK"/>
            <w:b/>
            <w:bCs/>
            <w:sz w:val="36"/>
            <w:szCs w:val="36"/>
            <w:lang w:eastAsia="zh"/>
            <w:woUserID w:val="2"/>
          </w:rPr>
          <w:t>推广</w:t>
        </w:r>
      </w:ins>
      <w:ins w:id="4661" w:author="白日梦想家" w:date="2026-10-26T14:29:19Z">
        <w:r>
          <w:rPr>
            <w:rFonts w:hint="eastAsia" w:ascii="方正黑体_GBK" w:hAnsi="方正黑体_GBK" w:eastAsia="方正黑体_GBK" w:cs="方正黑体_GBK"/>
            <w:b/>
            <w:bCs/>
            <w:sz w:val="36"/>
            <w:szCs w:val="36"/>
            <w:lang w:eastAsia="zh"/>
            <w:woUserID w:val="2"/>
          </w:rPr>
          <w:t>矩阵</w:t>
        </w:r>
      </w:ins>
      <w:del w:id="4662" w:author="白日梦想家" w:date="2026-10-26T14:32:39Z">
        <w:r>
          <w:rPr>
            <w:rFonts w:hint="eastAsia" w:ascii="方正黑体_GBK" w:hAnsi="方正黑体_GBK" w:eastAsia="方正黑体_GBK" w:cs="方正黑体_GBK"/>
            <w:b/>
            <w:bCs/>
            <w:sz w:val="36"/>
            <w:szCs w:val="36"/>
          </w:rPr>
          <w:delText>规划应用相关工作建议</w:delText>
        </w:r>
      </w:del>
    </w:p>
    <w:p w14:paraId="47FA3527">
      <w:pPr>
        <w:keepNext/>
        <w:widowControl/>
        <w:adjustRightInd w:val="0"/>
        <w:snapToGrid w:val="0"/>
        <w:spacing w:line="560" w:lineRule="exact"/>
        <w:ind w:firstLine="641" w:firstLineChars="200"/>
        <w:outlineLvl w:val="1"/>
        <w:rPr>
          <w:ins w:id="4664" w:author="白日梦想家" w:date="2026-10-26T14:32:24Z"/>
          <w:rFonts w:hint="eastAsia" w:ascii="方正楷体_GBK" w:hAnsi="方正楷体_GBK" w:eastAsia="方正楷体_GBK" w:cs="方正楷体_GBK"/>
          <w:b/>
          <w:bCs/>
          <w:sz w:val="32"/>
          <w:szCs w:val="32"/>
          <w:highlight w:val="none"/>
          <w:woUserID w:val="2"/>
        </w:rPr>
        <w:pPrChange w:id="4663" w:author="白日梦想家" w:date="2026-10-26T14:34:49Z">
          <w:pPr>
            <w:keepNext/>
            <w:widowControl/>
            <w:adjustRightInd w:val="0"/>
            <w:snapToGrid w:val="0"/>
            <w:spacing w:line="560" w:lineRule="exact"/>
            <w:ind w:firstLine="641" w:firstLineChars="200"/>
            <w:outlineLvl w:val="1"/>
          </w:pPr>
        </w:pPrChange>
      </w:pPr>
      <w:ins w:id="4665" w:author="白日梦想家" w:date="2026-10-26T14:32:24Z">
        <w:r>
          <w:rPr>
            <w:rFonts w:hint="default" w:ascii="Times New Roman" w:hAnsi="Times New Roman" w:eastAsia="方正楷体_GBK" w:cs="Times New Roman"/>
            <w:b/>
            <w:bCs/>
            <w:i w:val="0"/>
            <w:iCs w:val="0"/>
            <w:sz w:val="32"/>
            <w:szCs w:val="32"/>
            <w:woUserID w:val="2"/>
          </w:rPr>
          <w:t>（</w:t>
        </w:r>
      </w:ins>
      <w:ins w:id="4666" w:author="白日梦想家" w:date="2026-10-26T14:34:24Z">
        <w:r>
          <w:rPr>
            <w:rFonts w:hint="eastAsia" w:ascii="Times New Roman" w:hAnsi="Times New Roman" w:eastAsia="方正楷体_GBK" w:cs="Times New Roman"/>
            <w:b/>
            <w:bCs/>
            <w:i w:val="0"/>
            <w:iCs w:val="0"/>
            <w:sz w:val="32"/>
            <w:szCs w:val="32"/>
            <w:lang w:eastAsia="zh"/>
            <w:woUserID w:val="2"/>
          </w:rPr>
          <w:t>一</w:t>
        </w:r>
      </w:ins>
      <w:ins w:id="4667" w:author="白日梦想家" w:date="2026-10-26T14:32:24Z">
        <w:r>
          <w:rPr>
            <w:rFonts w:hint="default" w:ascii="Times New Roman" w:hAnsi="Times New Roman" w:eastAsia="方正楷体_GBK" w:cs="Times New Roman"/>
            <w:b/>
            <w:bCs/>
            <w:i w:val="0"/>
            <w:iCs w:val="0"/>
            <w:sz w:val="32"/>
            <w:szCs w:val="32"/>
            <w:woUserID w:val="2"/>
          </w:rPr>
          <w:t>）</w:t>
        </w:r>
      </w:ins>
      <w:ins w:id="4668" w:author="白日梦想家" w:date="2026-10-26T14:34:39Z">
        <w:r>
          <w:rPr>
            <w:rFonts w:hint="eastAsia" w:ascii="Times New Roman" w:hAnsi="Times New Roman" w:eastAsia="方正楷体_GBK" w:cs="Times New Roman"/>
            <w:b/>
            <w:bCs/>
            <w:i w:val="0"/>
            <w:iCs w:val="0"/>
            <w:sz w:val="32"/>
            <w:szCs w:val="32"/>
            <w:lang w:eastAsia="zh"/>
            <w:woUserID w:val="2"/>
          </w:rPr>
          <w:t>相关</w:t>
        </w:r>
      </w:ins>
      <w:ins w:id="4669" w:author="白日梦想家" w:date="2026-10-26T14:34:41Z">
        <w:r>
          <w:rPr>
            <w:rFonts w:hint="eastAsia" w:ascii="Times New Roman" w:hAnsi="Times New Roman" w:eastAsia="方正楷体_GBK" w:cs="Times New Roman"/>
            <w:b/>
            <w:bCs/>
            <w:i w:val="0"/>
            <w:iCs w:val="0"/>
            <w:sz w:val="32"/>
            <w:szCs w:val="32"/>
            <w:lang w:eastAsia="zh"/>
            <w:woUserID w:val="2"/>
          </w:rPr>
          <w:t>性</w:t>
        </w:r>
      </w:ins>
      <w:ins w:id="4670" w:author="白日梦想家" w:date="2026-10-26T14:34:42Z">
        <w:r>
          <w:rPr>
            <w:rFonts w:hint="eastAsia" w:ascii="Times New Roman" w:hAnsi="Times New Roman" w:eastAsia="方正楷体_GBK" w:cs="Times New Roman"/>
            <w:b/>
            <w:bCs/>
            <w:i w:val="0"/>
            <w:iCs w:val="0"/>
            <w:sz w:val="32"/>
            <w:szCs w:val="32"/>
            <w:lang w:eastAsia="zh"/>
            <w:woUserID w:val="2"/>
          </w:rPr>
          <w:t>分析</w:t>
        </w:r>
      </w:ins>
      <w:ins w:id="4671" w:author="白日梦想家" w:date="2026-10-26T14:32:24Z">
        <w:r>
          <w:rPr>
            <w:rFonts w:hint="default" w:ascii="Times New Roman" w:hAnsi="Times New Roman" w:eastAsia="方正楷体_GBK" w:cs="Times New Roman"/>
            <w:b/>
            <w:bCs/>
            <w:i w:val="0"/>
            <w:iCs w:val="0"/>
            <w:sz w:val="32"/>
            <w:szCs w:val="32"/>
            <w:woUserID w:val="2"/>
          </w:rPr>
          <w:t>归纳五项关键参数</w:t>
        </w:r>
      </w:ins>
    </w:p>
    <w:p w14:paraId="02271A9A">
      <w:pPr>
        <w:widowControl/>
        <w:adjustRightInd w:val="0"/>
        <w:snapToGrid w:val="0"/>
        <w:spacing w:line="560" w:lineRule="exact"/>
        <w:ind w:firstLine="640" w:firstLineChars="200"/>
        <w:rPr>
          <w:ins w:id="4672" w:author="白日梦想家" w:date="2026-10-26T15:13:54Z"/>
          <w:rFonts w:hint="eastAsia" w:ascii="Times New Roman" w:hAnsi="Times New Roman" w:eastAsia="方正仿宋_GBK" w:cs="Times New Roman"/>
          <w:b w:val="0"/>
          <w:sz w:val="32"/>
          <w:szCs w:val="32"/>
          <w:lang w:eastAsia="zh"/>
          <w:woUserID w:val="2"/>
        </w:rPr>
      </w:pPr>
      <w:ins w:id="4673" w:author="白日梦想家" w:date="2026-10-26T15:13:05Z">
        <w:r>
          <w:rPr>
            <w:rFonts w:ascii="Times New Roman" w:hAnsi="Times New Roman" w:eastAsia="方正仿宋_GBK" w:cs="Times New Roman"/>
            <w:b w:val="0"/>
            <w:sz w:val="32"/>
            <w:szCs w:val="32"/>
            <w:rPrChange w:id="4674" w:author="白日梦想家" w:date="2026-10-26T15:13:12Z">
              <w:rPr>
                <w:rFonts w:ascii="Times New Roman" w:hAnsi="Times New Roman" w:eastAsia="方正仿宋_GBK"/>
                <w:b w:val="0"/>
                <w:sz w:val="24"/>
                <w:woUserID w:val="2"/>
              </w:rPr>
            </w:rPrChange>
            <w:woUserID w:val="2"/>
          </w:rPr>
          <w:t>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w:t>
        </w:r>
      </w:ins>
      <w:ins w:id="4675" w:author="白日梦想家" w:date="2026-10-26T15:13:16Z">
        <w:r>
          <w:rPr>
            <w:rFonts w:hint="eastAsia" w:ascii="Times New Roman" w:hAnsi="Times New Roman" w:eastAsia="方正仿宋_GBK" w:cs="Times New Roman"/>
            <w:b w:val="0"/>
            <w:sz w:val="32"/>
            <w:szCs w:val="32"/>
            <w:lang w:eastAsia="zh"/>
            <w:woUserID w:val="2"/>
          </w:rPr>
          <w:t>。</w:t>
        </w:r>
      </w:ins>
    </w:p>
    <w:p w14:paraId="1CF76225">
      <w:pPr>
        <w:widowControl/>
        <w:adjustRightInd w:val="0"/>
        <w:snapToGrid w:val="0"/>
        <w:spacing w:line="560" w:lineRule="exact"/>
        <w:ind w:firstLine="640" w:firstLineChars="200"/>
        <w:rPr>
          <w:ins w:id="4676" w:author="xh" w:date="2026-10-27T07:26:20Z"/>
        </w:rPr>
      </w:pPr>
      <w:ins w:id="4677" w:author="xh" w:date="2026-10-27T07:26:20Z">
        <w:r>
          <w:rPr>
            <w:rFonts w:ascii="Times New Roman" w:hAnsi="Times New Roman" w:eastAsia="方正仿宋_GBK" w:cs="Times New Roman"/>
            <w:sz w:val="32"/>
          </w:rPr>
          <w:t>第一层在受控取值序列中固定其他条件，对指标和容载比分别减去组均值后汇总计算Pearson系数，节点等权并保留零容量响应组。以相关绝对值不低于0.40作为本研究的筛选要求</w:t>
        </w:r>
      </w:ins>
      <w:ins w:id="4678" w:author="xh" w:date="2026-10-27T07:26:20Z">
        <w:del w:id="4679" w:author="白日梦想家" w:date="2026-10-27T10:18:46Z">
          <w:r>
            <w:rPr>
              <w:rFonts w:ascii="Times New Roman" w:hAnsi="Times New Roman" w:eastAsia="方正仿宋_GBK" w:cs="Times New Roman"/>
              <w:sz w:val="32"/>
            </w:rPr>
            <w:delText>，</w:delText>
          </w:r>
        </w:del>
      </w:ins>
      <w:ins w:id="4680" w:author="xh" w:date="2026-10-27T07:26:20Z">
        <w:del w:id="4681" w:author="白日梦想家" w:date="2026-10-27T10:18:45Z">
          <w:r>
            <w:rPr>
              <w:rFonts w:ascii="Times New Roman" w:hAnsi="Times New Roman" w:eastAsia="方正仿宋_GBK" w:cs="Times New Roman"/>
              <w:sz w:val="32"/>
            </w:rPr>
            <w:delText>十三项候选指标中有九项进入下一层比较</w:delText>
          </w:r>
        </w:del>
      </w:ins>
      <w:ins w:id="4682" w:author="xh" w:date="2026-10-27T07:26:20Z">
        <w:r>
          <w:rPr>
            <w:rFonts w:ascii="Times New Roman" w:hAnsi="Times New Roman" w:eastAsia="方正仿宋_GBK" w:cs="Times New Roman"/>
            <w:sz w:val="32"/>
          </w:rPr>
          <w:t>。</w:t>
        </w:r>
      </w:ins>
      <w:ins w:id="4683" w:author="xh" w:date="2026-10-27T07:26:20Z">
        <w:del w:id="4684" w:author="白日梦想家" w:date="2026-10-27T10:18:59Z">
          <w:r>
            <w:rPr>
              <w:rFonts w:ascii="Times New Roman" w:hAnsi="Times New Roman" w:eastAsia="方正仿宋_GBK" w:cs="Times New Roman"/>
              <w:sz w:val="32"/>
            </w:rPr>
            <w:delText>95%峰值持续时间、储能支撑持续时间及两项单位功率投资比作为定容或费用条件参与比选。</w:delText>
          </w:r>
        </w:del>
      </w:ins>
    </w:p>
    <w:p w14:paraId="2860315E">
      <w:pPr>
        <w:keepNext/>
        <w:jc w:val="center"/>
        <w:pPrChange w:id="5958"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685" w:author="xh" w:date="2026-10-27T07:26:20Z">
        <w:r>
          <w:rPr/>
          <w:drawing>
            <wp:inline distT="0" distB="0" distL="114300" distR="114300">
              <wp:extent cx="5166360" cy="5090160"/>
              <wp:effectExtent l="0" t="0" r="0" b="0"/>
              <wp:docPr id="15336" name="indicator_correlation_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 name="indicator_correlation_strength"/>
                      <pic:cNvPicPr>
                        <a:picLocks noChangeAspect="1"/>
                      </pic:cNvPicPr>
                    </pic:nvPicPr>
                    <pic:blipFill>
                      <a:blip r:embed="rId9"/>
                      <a:stretch>
                        <a:fillRect/>
                      </a:stretch>
                    </pic:blipFill>
                    <pic:spPr>
                      <a:xfrm>
                        <a:off x="0" y="0"/>
                        <a:ext cx="5166360" cy="5090384"/>
                      </a:xfrm>
                      <a:prstGeom prst="rect">
                        <a:avLst/>
                      </a:prstGeom>
                    </pic:spPr>
                  </pic:pic>
                </a:graphicData>
              </a:graphic>
            </wp:inline>
          </w:drawing>
        </w:r>
      </w:ins>
    </w:p>
    <w:p w14:paraId="5256B69E">
      <w:pPr>
        <w:keepNext/>
        <w:widowControl/>
        <w:adjustRightInd w:val="0"/>
        <w:snapToGrid w:val="0"/>
        <w:jc w:val="center"/>
        <w:outlineLvl w:val="9"/>
        <w:pPrChange w:id="5959" w:author="xh" w:date="2026-10-27T08:20:00+08:00">
          <w:pPr>
            <w:keepNext/>
            <w:widowControl/>
            <w:adjustRightInd w:val="0"/>
            <w:snapToGrid w:val="0"/>
            <w:ind w:left="0" w:leftChars="0" w:right="0" w:rightChars="0" w:firstLine="0" w:firstLineChars="0"/>
            <w:jc w:val="center"/>
            <w:outlineLvl w:val="9"/>
            <w:pPrChange w:id="4687"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688" w:author="xh" w:date="2026-10-27T07:26:20Z">
        <w:r>
          <w:rPr>
            <w:rFonts w:ascii="Times New Roman" w:hAnsi="Times New Roman" w:eastAsia="方正仿宋_GBK" w:cs="Times New Roman"/>
            <w:sz w:val="24"/>
          </w:rPr>
          <w:t>图3 十三项候选指标与容载比的组内相关</w:t>
        </w:r>
      </w:ins>
    </w:p>
    <w:p w14:paraId="080E79B9">
      <w:pPr>
        <w:widowControl/>
        <w:adjustRightInd w:val="0"/>
        <w:snapToGrid w:val="0"/>
        <w:spacing w:line="560" w:lineRule="exact"/>
        <w:ind w:firstLine="640" w:firstLineChars="200"/>
        <w:rPr>
          <w:ins w:id="4690" w:author="白日梦想家" w:date="2026-10-27T10:19:17Z"/>
          <w:rFonts w:hint="eastAsia" w:ascii="Times New Roman" w:hAnsi="Times New Roman" w:eastAsia="方正仿宋_GBK" w:cs="Times New Roman"/>
          <w:b w:val="0"/>
          <w:sz w:val="32"/>
          <w:szCs w:val="32"/>
          <w:lang w:eastAsia="zh"/>
          <w:woUserID w:val="2"/>
        </w:rPr>
        <w:pPrChange w:id="4689" w:author="白日梦想家" w:date="2026-10-26T15:16:22Z">
          <w:pPr>
            <w:widowControl/>
            <w:adjustRightInd w:val="0"/>
            <w:snapToGrid w:val="0"/>
            <w:spacing w:line="560" w:lineRule="exact"/>
            <w:ind w:firstLine="640" w:firstLineChars="200"/>
          </w:pPr>
        </w:pPrChange>
      </w:pPr>
      <w:ins w:id="4691" w:author="白日梦想家" w:date="2026-10-26T15:14:02Z">
        <w:del w:id="4692" w:author="xh" w:date="2026-10-27T07:28:00Z">
          <w:commentRangeStart w:id="3"/>
          <w:r>
            <w:rPr>
              <w:rFonts w:hint="default" w:ascii="Times New Roman" w:hAnsi="Times New Roman" w:eastAsia="方正仿宋_GBK" w:cs="Times New Roman"/>
              <w:b w:val="0"/>
              <w:sz w:val="32"/>
              <w:szCs w:val="32"/>
              <w:lang w:eastAsia="zh"/>
              <w:rPrChange w:id="4693" w:author="白日梦想家" w:date="2026-10-26T15:14:14Z">
                <w:rPr>
                  <w:rFonts w:hint="eastAsia" w:ascii="Times New Roman" w:hAnsi="Times New Roman" w:eastAsia="方正仿宋_GBK"/>
                  <w:b w:val="0"/>
                  <w:sz w:val="24"/>
                  <w:lang w:eastAsia="zh"/>
                  <w:woUserID w:val="2"/>
                </w:rPr>
              </w:rPrChange>
              <w:woUserID w:val="2"/>
            </w:rPr>
            <w:delText>最终</w:delText>
          </w:r>
        </w:del>
      </w:ins>
      <w:ins w:id="4694" w:author="白日梦想家" w:date="2026-10-26T15:14:03Z">
        <w:del w:id="4695" w:author="xh" w:date="2026-10-27T07:28:00Z">
          <w:r>
            <w:rPr>
              <w:rFonts w:hint="default" w:ascii="Times New Roman" w:hAnsi="Times New Roman" w:eastAsia="方正仿宋_GBK" w:cs="Times New Roman"/>
              <w:b w:val="0"/>
              <w:sz w:val="32"/>
              <w:szCs w:val="32"/>
              <w:lang w:eastAsia="zh"/>
              <w:rPrChange w:id="4696" w:author="白日梦想家" w:date="2026-10-26T15:14:14Z">
                <w:rPr>
                  <w:rFonts w:hint="eastAsia" w:ascii="Times New Roman" w:hAnsi="Times New Roman" w:eastAsia="方正仿宋_GBK"/>
                  <w:b w:val="0"/>
                  <w:sz w:val="24"/>
                  <w:lang w:eastAsia="zh"/>
                  <w:woUserID w:val="2"/>
                </w:rPr>
              </w:rPrChange>
              <w:woUserID w:val="2"/>
            </w:rPr>
            <w:delText>通过</w:delText>
          </w:r>
        </w:del>
      </w:ins>
      <w:ins w:id="4697" w:author="白日梦想家" w:date="2026-10-26T15:14:05Z">
        <w:del w:id="4698" w:author="xh" w:date="2026-10-27T07:28:00Z">
          <w:r>
            <w:rPr>
              <w:rFonts w:hint="default" w:ascii="Times New Roman" w:hAnsi="Times New Roman" w:eastAsia="方正仿宋_GBK" w:cs="Times New Roman"/>
              <w:b w:val="0"/>
              <w:sz w:val="32"/>
              <w:szCs w:val="32"/>
              <w:lang w:eastAsia="zh"/>
              <w:rPrChange w:id="4699" w:author="白日梦想家" w:date="2026-10-26T15:14:14Z">
                <w:rPr>
                  <w:rFonts w:hint="eastAsia" w:ascii="Times New Roman" w:hAnsi="Times New Roman" w:eastAsia="方正仿宋_GBK"/>
                  <w:b w:val="0"/>
                  <w:sz w:val="24"/>
                  <w:lang w:eastAsia="zh"/>
                  <w:woUserID w:val="2"/>
                </w:rPr>
              </w:rPrChange>
              <w:woUserID w:val="2"/>
            </w:rPr>
            <w:delText>两层</w:delText>
          </w:r>
        </w:del>
      </w:ins>
      <w:ins w:id="4700" w:author="白日梦想家" w:date="2026-10-26T15:14:07Z">
        <w:del w:id="4701" w:author="xh" w:date="2026-10-27T07:28:00Z">
          <w:r>
            <w:rPr>
              <w:rFonts w:hint="default" w:ascii="Times New Roman" w:hAnsi="Times New Roman" w:eastAsia="方正仿宋_GBK" w:cs="Times New Roman"/>
              <w:b w:val="0"/>
              <w:sz w:val="32"/>
              <w:szCs w:val="32"/>
              <w:lang w:eastAsia="zh"/>
              <w:rPrChange w:id="4702" w:author="白日梦想家" w:date="2026-10-26T15:14:14Z">
                <w:rPr>
                  <w:rFonts w:hint="eastAsia" w:ascii="Times New Roman" w:hAnsi="Times New Roman" w:eastAsia="方正仿宋_GBK"/>
                  <w:b w:val="0"/>
                  <w:sz w:val="24"/>
                  <w:lang w:eastAsia="zh"/>
                  <w:woUserID w:val="2"/>
                </w:rPr>
              </w:rPrChange>
              <w:woUserID w:val="2"/>
            </w:rPr>
            <w:delText>分析</w:delText>
          </w:r>
        </w:del>
      </w:ins>
      <w:ins w:id="4703" w:author="白日梦想家" w:date="2026-10-26T15:14:08Z">
        <w:del w:id="4704" w:author="xh" w:date="2026-10-27T07:28:00Z">
          <w:r>
            <w:rPr>
              <w:rFonts w:hint="default" w:ascii="Times New Roman" w:hAnsi="Times New Roman" w:eastAsia="方正仿宋_GBK" w:cs="Times New Roman"/>
              <w:b w:val="0"/>
              <w:sz w:val="32"/>
              <w:szCs w:val="32"/>
              <w:lang w:eastAsia="zh"/>
              <w:rPrChange w:id="4705" w:author="白日梦想家" w:date="2026-10-26T15:14:14Z">
                <w:rPr>
                  <w:rFonts w:hint="eastAsia" w:ascii="Times New Roman" w:hAnsi="Times New Roman" w:eastAsia="方正仿宋_GBK"/>
                  <w:b w:val="0"/>
                  <w:sz w:val="24"/>
                  <w:lang w:eastAsia="zh"/>
                  <w:woUserID w:val="2"/>
                </w:rPr>
              </w:rPrChange>
              <w:woUserID w:val="2"/>
            </w:rPr>
            <w:delText>法</w:delText>
          </w:r>
        </w:del>
      </w:ins>
      <w:ins w:id="4706" w:author="白日梦想家" w:date="2026-10-26T15:14:09Z">
        <w:del w:id="4707" w:author="xh" w:date="2026-10-27T07:28:00Z">
          <w:r>
            <w:rPr>
              <w:rFonts w:hint="default" w:ascii="Times New Roman" w:hAnsi="Times New Roman" w:eastAsia="方正仿宋_GBK" w:cs="Times New Roman"/>
              <w:b w:val="0"/>
              <w:sz w:val="32"/>
              <w:szCs w:val="32"/>
              <w:lang w:eastAsia="zh"/>
              <w:rPrChange w:id="4708" w:author="白日梦想家" w:date="2026-10-26T15:14:14Z">
                <w:rPr>
                  <w:rFonts w:hint="eastAsia" w:ascii="Times New Roman" w:hAnsi="Times New Roman" w:eastAsia="方正仿宋_GBK"/>
                  <w:b w:val="0"/>
                  <w:sz w:val="24"/>
                  <w:lang w:eastAsia="zh"/>
                  <w:woUserID w:val="2"/>
                </w:rPr>
              </w:rPrChange>
              <w:woUserID w:val="2"/>
            </w:rPr>
            <w:delText>（</w:delText>
          </w:r>
        </w:del>
      </w:ins>
      <w:ins w:id="4709" w:author="白日梦想家" w:date="2026-10-26T15:13:57Z">
        <w:del w:id="4710" w:author="xh" w:date="2026-10-27T07:28:00Z">
          <w:r>
            <w:rPr>
              <w:rFonts w:ascii="Times New Roman" w:hAnsi="Times New Roman" w:eastAsia="方正仿宋_GBK" w:cs="Times New Roman"/>
              <w:b w:val="0"/>
              <w:sz w:val="32"/>
              <w:szCs w:val="32"/>
              <w:rPrChange w:id="4711" w:author="白日梦想家" w:date="2026-10-26T15:14:14Z">
                <w:rPr>
                  <w:rFonts w:ascii="Times New Roman" w:hAnsi="Times New Roman" w:eastAsia="方正仿宋_GBK"/>
                  <w:b w:val="0"/>
                  <w:sz w:val="24"/>
                  <w:woUserID w:val="2"/>
                </w:rPr>
              </w:rPrChange>
              <w:woUserID w:val="2"/>
            </w:rPr>
            <w:delText>第一层评价指标与容载比的关联</w:delText>
          </w:r>
        </w:del>
      </w:ins>
      <w:ins w:id="4712" w:author="白日梦想家" w:date="2026-10-26T15:14:25Z">
        <w:del w:id="4713" w:author="xh" w:date="2026-10-27T07:28:00Z">
          <w:r>
            <w:rPr>
              <w:rFonts w:hint="eastAsia" w:ascii="Times New Roman" w:hAnsi="Times New Roman" w:eastAsia="方正仿宋_GBK" w:cs="Times New Roman"/>
              <w:b w:val="0"/>
              <w:sz w:val="32"/>
              <w:szCs w:val="32"/>
              <w:lang w:eastAsia="zh"/>
              <w:woUserID w:val="2"/>
            </w:rPr>
            <w:delText>、</w:delText>
          </w:r>
        </w:del>
      </w:ins>
      <w:ins w:id="4714" w:author="白日梦想家" w:date="2026-10-26T15:14:31Z">
        <w:r>
          <w:rPr>
            <w:rFonts w:hint="eastAsia" w:ascii="Times New Roman" w:hAnsi="Times New Roman" w:eastAsia="方正仿宋_GBK" w:cs="Times New Roman"/>
            <w:b w:val="0"/>
            <w:sz w:val="32"/>
            <w:szCs w:val="32"/>
            <w:lang w:eastAsia="zh"/>
            <w:woUserID w:val="2"/>
          </w:rPr>
          <w:t>第二层</w:t>
        </w:r>
      </w:ins>
      <w:ins w:id="4715" w:author="xh" w:date="2026-10-27T07:28:00Z">
        <w:r>
          <w:rPr>
            <w:rFonts w:hint="eastAsia" w:ascii="Times New Roman" w:hAnsi="Times New Roman" w:eastAsia="方正仿宋_GBK" w:cs="Times New Roman"/>
            <w:b w:val="0"/>
            <w:sz w:val="32"/>
            <w:szCs w:val="32"/>
            <w:lang w:eastAsia="zh"/>
            <w:woUserID w:val="2"/>
          </w:rPr>
          <w:t>比较十三项</w:t>
        </w:r>
      </w:ins>
      <w:del w:id="4716" w:author="xh" w:date="2026-10-27T07:28:00Z">
        <w:r>
          <w:rPr>
            <w:rFonts w:hint="eastAsia" w:ascii="Times New Roman" w:hAnsi="Times New Roman" w:eastAsia="方正仿宋_GBK" w:cs="Times New Roman"/>
            <w:b w:val="0"/>
            <w:sz w:val="32"/>
            <w:szCs w:val="32"/>
            <w:lang w:eastAsia="zh"/>
            <w:woUserID w:val="2"/>
          </w:rPr>
          <w:delText>评价</w:delText>
        </w:r>
      </w:del>
      <w:ins w:id="4717" w:author="白日梦想家" w:date="2026-10-26T15:15:21Z">
        <w:r>
          <w:rPr>
            <w:rFonts w:hint="eastAsia" w:ascii="Times New Roman" w:hAnsi="Times New Roman" w:eastAsia="方正仿宋_GBK" w:cs="Times New Roman"/>
            <w:b w:val="0"/>
            <w:sz w:val="32"/>
            <w:szCs w:val="32"/>
            <w:lang w:eastAsia="zh"/>
            <w:woUserID w:val="2"/>
          </w:rPr>
          <w:t>指标</w:t>
        </w:r>
      </w:ins>
      <w:ins w:id="4718" w:author="白日梦想家" w:date="2026-10-26T15:15:25Z">
        <w:r>
          <w:rPr>
            <w:rFonts w:hint="eastAsia" w:ascii="Times New Roman" w:hAnsi="Times New Roman" w:eastAsia="方正仿宋_GBK" w:cs="Times New Roman"/>
            <w:b w:val="0"/>
            <w:sz w:val="32"/>
            <w:szCs w:val="32"/>
            <w:lang w:eastAsia="zh"/>
            <w:woUserID w:val="2"/>
          </w:rPr>
          <w:t>之间</w:t>
        </w:r>
      </w:ins>
      <w:ins w:id="4719" w:author="白日梦想家" w:date="2026-10-26T15:15:26Z">
        <w:r>
          <w:rPr>
            <w:rFonts w:hint="eastAsia" w:ascii="Times New Roman" w:hAnsi="Times New Roman" w:eastAsia="方正仿宋_GBK" w:cs="Times New Roman"/>
            <w:b w:val="0"/>
            <w:sz w:val="32"/>
            <w:szCs w:val="32"/>
            <w:lang w:eastAsia="zh"/>
            <w:woUserID w:val="2"/>
          </w:rPr>
          <w:t>的</w:t>
        </w:r>
      </w:ins>
      <w:ins w:id="4720" w:author="白日梦想家" w:date="2026-10-26T15:15:29Z">
        <w:r>
          <w:rPr>
            <w:rFonts w:hint="eastAsia" w:ascii="Times New Roman" w:hAnsi="Times New Roman" w:eastAsia="方正仿宋_GBK" w:cs="Times New Roman"/>
            <w:b w:val="0"/>
            <w:sz w:val="32"/>
            <w:szCs w:val="32"/>
            <w:lang w:eastAsia="zh"/>
            <w:woUserID w:val="2"/>
          </w:rPr>
          <w:t>相关性</w:t>
        </w:r>
      </w:ins>
      <w:ins w:id="4721" w:author="白日梦想家" w:date="2026-10-26T15:15:34Z">
        <w:del w:id="4722" w:author="xh" w:date="2026-10-27T07:28:00Z">
          <w:r>
            <w:rPr>
              <w:rFonts w:hint="eastAsia" w:ascii="Times New Roman" w:hAnsi="Times New Roman" w:eastAsia="方正仿宋_GBK" w:cs="Times New Roman"/>
              <w:b w:val="0"/>
              <w:sz w:val="32"/>
              <w:szCs w:val="32"/>
              <w:lang w:eastAsia="zh"/>
              <w:woUserID w:val="2"/>
            </w:rPr>
            <w:delText>）</w:delText>
          </w:r>
        </w:del>
      </w:ins>
      <w:ins w:id="4723" w:author="白日梦想家" w:date="2026-10-26T15:15:35Z">
        <w:r>
          <w:rPr>
            <w:rFonts w:hint="eastAsia" w:ascii="Times New Roman" w:hAnsi="Times New Roman" w:eastAsia="方正仿宋_GBK" w:cs="Times New Roman"/>
            <w:b w:val="0"/>
            <w:sz w:val="32"/>
            <w:szCs w:val="32"/>
            <w:lang w:eastAsia="zh"/>
            <w:woUserID w:val="2"/>
          </w:rPr>
          <w:t>，</w:t>
        </w:r>
      </w:ins>
      <w:ins w:id="4724" w:author="xh" w:date="2026-10-27T07:28:00Z">
        <w:r>
          <w:rPr>
            <w:rFonts w:hint="eastAsia" w:ascii="Times New Roman" w:hAnsi="Times New Roman" w:eastAsia="方正仿宋_GBK" w:cs="Times New Roman"/>
            <w:b w:val="0"/>
            <w:sz w:val="32"/>
            <w:szCs w:val="32"/>
            <w:lang w:eastAsia="zh"/>
            <w:woUserID w:val="2"/>
          </w:rPr>
          <w:t>以Pearson绝对值不低于0.70识别信息重叠较多的指标组，同组优先保留直接描述规划条件的基础输入。</w:t>
        </w:r>
      </w:ins>
      <w:ins w:id="4725" w:author="xh" w:date="2026-10-27T07:28:00Z">
        <w:del w:id="4726" w:author="白日梦想家" w:date="2026-10-27T10:19:16Z">
          <w:r>
            <w:rPr>
              <w:rFonts w:hint="eastAsia" w:ascii="Times New Roman" w:hAnsi="Times New Roman" w:eastAsia="方正仿宋_GBK" w:cs="Times New Roman"/>
              <w:b w:val="0"/>
              <w:sz w:val="32"/>
              <w:szCs w:val="32"/>
              <w:lang w:eastAsia="zh"/>
              <w:woUserID w:val="2"/>
            </w:rPr>
            <w:delText>电量渗透率、最大反向净负荷和站级负载率与装机渗透率的相关系数分别为0.92、0.89、0.78，采用装机渗透率作为代表；最大正向净负荷与年最大净负荷平均增长率的相关系数接近1.00，采用后者作为代表。</w:delText>
          </w:r>
        </w:del>
      </w:ins>
    </w:p>
    <w:p w14:paraId="178546FB">
      <w:pPr>
        <w:widowControl/>
        <w:adjustRightInd w:val="0"/>
        <w:snapToGrid w:val="0"/>
        <w:spacing w:line="560" w:lineRule="exact"/>
        <w:ind w:firstLine="640" w:firstLineChars="200"/>
        <w:rPr>
          <w:ins w:id="4728" w:author="白日梦想家" w:date="2026-10-26T14:34:51Z"/>
          <w:rFonts w:hint="default"/>
          <w:woUserID w:val="2"/>
        </w:rPr>
        <w:pPrChange w:id="4727" w:author="白日梦想家" w:date="2026-10-26T15:16:22Z">
          <w:pPr>
            <w:widowControl/>
            <w:adjustRightInd w:val="0"/>
            <w:snapToGrid w:val="0"/>
            <w:spacing w:line="560" w:lineRule="exact"/>
            <w:ind w:firstLine="640" w:firstLineChars="200"/>
          </w:pPr>
        </w:pPrChange>
      </w:pPr>
      <w:r>
        <w:rPr>
          <w:rFonts w:hint="eastAsia" w:ascii="Times New Roman" w:hAnsi="Times New Roman" w:eastAsia="方正仿宋_GBK" w:cs="Times New Roman"/>
          <w:b w:val="0"/>
          <w:sz w:val="32"/>
          <w:szCs w:val="32"/>
          <w:lang w:eastAsia="zh"/>
          <w:woUserID w:val="2"/>
        </w:rPr>
        <w:t>最终</w:t>
      </w:r>
      <w:ins w:id="4729" w:author="白日梦想家" w:date="2026-10-26T14:32:24Z">
        <w:r>
          <w:rPr>
            <w:rFonts w:hint="default" w:ascii="Times New Roman" w:hAnsi="Times New Roman" w:eastAsia="方正仿宋_GBK" w:cs="Times New Roman"/>
            <w:b w:val="0"/>
            <w:bCs w:val="0"/>
            <w:i w:val="0"/>
            <w:iCs w:val="0"/>
            <w:sz w:val="32"/>
            <w:szCs w:val="32"/>
            <w:woUserID w:val="2"/>
          </w:rPr>
          <w:t>确定装机渗透率、年最大净负荷平均增长率、电缆长度占比、初始转供率和负荷分散系数五项关键参数。</w:t>
        </w:r>
        <w:commentRangeEnd w:id="3"/>
      </w:ins>
      <w:r>
        <w:rPr>
          <w:woUserID w:val="2"/>
        </w:rPr>
        <w:commentReference w:id="3"/>
      </w:r>
    </w:p>
    <w:p w14:paraId="26F8802E">
      <w:pPr>
        <w:widowControl/>
        <w:adjustRightInd w:val="0"/>
        <w:snapToGrid w:val="0"/>
        <w:spacing w:line="560" w:lineRule="exact"/>
        <w:ind w:firstLine="640" w:firstLineChars="200"/>
        <w:rPr>
          <w:ins w:id="4730" w:author="xh" w:date="2026-10-27T07:28:00Z"/>
        </w:rPr>
      </w:pPr>
      <w:ins w:id="4731" w:author="xh" w:date="2026-10-27T07:28:00Z">
        <w:r>
          <w:rPr>
            <w:rFonts w:ascii="Times New Roman" w:hAnsi="Times New Roman" w:eastAsia="方正仿宋_GBK" w:cs="Times New Roman"/>
            <w:sz w:val="32"/>
          </w:rPr>
          <w:t>五项入选参数中</w:t>
        </w:r>
      </w:ins>
      <w:ins w:id="4732" w:author="xh" w:date="2026-10-27T07:28:00Z">
        <w:del w:id="4733" w:author="白日梦想家" w:date="2026-10-27T10:20:14Z">
          <w:r>
            <w:rPr>
              <w:rFonts w:ascii="Times New Roman" w:hAnsi="Times New Roman" w:eastAsia="方正仿宋_GBK" w:cs="Times New Roman"/>
              <w:sz w:val="32"/>
            </w:rPr>
            <w:delText>，电缆长度占比与初始转供率的Pearson系数为0.29，其余配对绝对值均不超过0.15，均低于本研究0.70的信息归并阈值。五项参数</w:delText>
          </w:r>
        </w:del>
      </w:ins>
      <w:ins w:id="4734" w:author="xh" w:date="2026-10-27T07:28:00Z">
        <w:r>
          <w:rPr>
            <w:rFonts w:ascii="Times New Roman" w:hAnsi="Times New Roman" w:eastAsia="方正仿宋_GBK" w:cs="Times New Roman"/>
            <w:sz w:val="32"/>
          </w:rPr>
          <w:t>分别保留电源规模、负荷发展、线路经济条件、既有</w:t>
        </w:r>
      </w:ins>
      <w:ins w:id="4735" w:author="白日梦想家" w:date="2026-10-27T10:19:42Z">
        <w:r>
          <w:rPr>
            <w:rFonts w:hint="eastAsia" w:ascii="Times New Roman" w:hAnsi="Times New Roman" w:eastAsia="方正仿宋_GBK" w:cs="Times New Roman"/>
            <w:sz w:val="32"/>
            <w:lang w:eastAsia="zh"/>
            <w:woUserID w:val="1"/>
          </w:rPr>
          <w:t>中压</w:t>
        </w:r>
      </w:ins>
      <w:ins w:id="4736" w:author="白日梦想家" w:date="2026-10-27T10:19:46Z">
        <w:r>
          <w:rPr>
            <w:rFonts w:hint="eastAsia" w:ascii="Times New Roman" w:hAnsi="Times New Roman" w:eastAsia="方正仿宋_GBK" w:cs="Times New Roman"/>
            <w:sz w:val="32"/>
            <w:lang w:eastAsia="zh"/>
            <w:woUserID w:val="1"/>
          </w:rPr>
          <w:t>电网</w:t>
        </w:r>
      </w:ins>
      <w:ins w:id="4737" w:author="xh" w:date="2026-10-27T07:28:00Z">
        <w:del w:id="4738" w:author="白日梦想家" w:date="2026-10-27T10:19:41Z">
          <w:r>
            <w:rPr>
              <w:rFonts w:ascii="Times New Roman" w:hAnsi="Times New Roman" w:eastAsia="方正仿宋_GBK" w:cs="Times New Roman"/>
              <w:sz w:val="32"/>
            </w:rPr>
            <w:delText>网络</w:delText>
          </w:r>
        </w:del>
      </w:ins>
      <w:ins w:id="4739" w:author="白日梦想家" w:date="2026-10-27T10:19:53Z">
        <w:r>
          <w:rPr>
            <w:rFonts w:hint="eastAsia" w:ascii="Times New Roman" w:hAnsi="Times New Roman" w:eastAsia="方正仿宋_GBK" w:cs="Times New Roman"/>
            <w:sz w:val="32"/>
            <w:lang w:eastAsia="zh"/>
            <w:woUserID w:val="1"/>
          </w:rPr>
          <w:t>联络</w:t>
        </w:r>
      </w:ins>
      <w:ins w:id="4740" w:author="xh" w:date="2026-10-27T07:28:00Z">
        <w:del w:id="4741" w:author="白日梦想家" w:date="2026-10-27T10:19:52Z">
          <w:r>
            <w:rPr>
              <w:rFonts w:ascii="Times New Roman" w:hAnsi="Times New Roman" w:eastAsia="方正仿宋_GBK" w:cs="Times New Roman"/>
              <w:sz w:val="32"/>
            </w:rPr>
            <w:delText>支援</w:delText>
          </w:r>
        </w:del>
      </w:ins>
      <w:ins w:id="4742" w:author="xh" w:date="2026-10-27T07:28:00Z">
        <w:r>
          <w:rPr>
            <w:rFonts w:ascii="Times New Roman" w:hAnsi="Times New Roman" w:eastAsia="方正仿宋_GBK" w:cs="Times New Roman"/>
            <w:sz w:val="32"/>
          </w:rPr>
          <w:t>及局部峰值分布的信息。</w:t>
        </w:r>
      </w:ins>
    </w:p>
    <w:p w14:paraId="74A9A8F4">
      <w:pPr>
        <w:keepNext/>
        <w:jc w:val="center"/>
        <w:pPrChange w:id="5960"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743" w:author="xh" w:date="2026-10-27T07:28:00Z">
        <w:r>
          <w:rPr/>
          <w:drawing>
            <wp:inline distT="0" distB="0" distL="114300" distR="114300">
              <wp:extent cx="5166360" cy="4330065"/>
              <wp:effectExtent l="0" t="0" r="0" b="0"/>
              <wp:docPr id="15354" name="five_parameter_correlation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 name="five_parameter_correlation_map"/>
                      <pic:cNvPicPr>
                        <a:picLocks noChangeAspect="1"/>
                      </pic:cNvPicPr>
                    </pic:nvPicPr>
                    <pic:blipFill>
                      <a:blip r:embed="rId10"/>
                      <a:stretch>
                        <a:fillRect/>
                      </a:stretch>
                    </pic:blipFill>
                    <pic:spPr>
                      <a:xfrm>
                        <a:off x="0" y="0"/>
                        <a:ext cx="5166360" cy="4330625"/>
                      </a:xfrm>
                      <a:prstGeom prst="rect">
                        <a:avLst/>
                      </a:prstGeom>
                    </pic:spPr>
                  </pic:pic>
                </a:graphicData>
              </a:graphic>
            </wp:inline>
          </w:drawing>
        </w:r>
      </w:ins>
    </w:p>
    <w:p w14:paraId="586015C9">
      <w:pPr>
        <w:keepNext/>
        <w:widowControl/>
        <w:adjustRightInd w:val="0"/>
        <w:snapToGrid w:val="0"/>
        <w:jc w:val="center"/>
        <w:outlineLvl w:val="9"/>
        <w:pPrChange w:id="5961" w:author="xh" w:date="2026-10-27T08:20:00+08:00">
          <w:pPr>
            <w:keepNext/>
            <w:widowControl/>
            <w:adjustRightInd w:val="0"/>
            <w:snapToGrid w:val="0"/>
            <w:ind w:left="0" w:leftChars="0" w:right="0" w:rightChars="0" w:firstLine="0" w:firstLineChars="0"/>
            <w:jc w:val="center"/>
            <w:outlineLvl w:val="9"/>
            <w:pPrChange w:id="4745"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746" w:author="xh" w:date="2026-10-27T07:28:00Z">
        <w:r>
          <w:rPr>
            <w:rFonts w:ascii="Times New Roman" w:hAnsi="Times New Roman" w:eastAsia="方正仿宋_GBK" w:cs="Times New Roman"/>
            <w:sz w:val="24"/>
          </w:rPr>
          <w:t>图4 五项推广参数的Pearson相关矩阵</w:t>
        </w:r>
      </w:ins>
    </w:p>
    <w:p w14:paraId="222852B1">
      <w:pPr>
        <w:keepNext/>
        <w:widowControl/>
        <w:adjustRightInd w:val="0"/>
        <w:snapToGrid w:val="0"/>
        <w:spacing w:line="560" w:lineRule="exact"/>
        <w:ind w:firstLine="641" w:firstLineChars="200"/>
        <w:outlineLvl w:val="1"/>
        <w:rPr>
          <w:ins w:id="4747" w:author="xh" w:date="2026-10-27T07:28:00Z"/>
        </w:rPr>
      </w:pPr>
      <w:ins w:id="4748" w:author="xh" w:date="2026-10-27T07:28:00Z">
        <w:r>
          <w:rPr>
            <w:rFonts w:ascii="Times New Roman" w:hAnsi="Times New Roman" w:eastAsia="方正楷体_GBK" w:cs="Times New Roman"/>
            <w:b/>
            <w:sz w:val="32"/>
          </w:rPr>
          <w:t>（二）初始转供率变化下的容载比响应</w:t>
        </w:r>
      </w:ins>
    </w:p>
    <w:p w14:paraId="25C3FFE5">
      <w:pPr>
        <w:widowControl/>
        <w:adjustRightInd w:val="0"/>
        <w:snapToGrid w:val="0"/>
        <w:spacing w:line="560" w:lineRule="exact"/>
        <w:ind w:firstLine="640" w:firstLineChars="200"/>
        <w:rPr>
          <w:ins w:id="4749" w:author="xh" w:date="2026-10-27T07:28:00Z"/>
        </w:rPr>
      </w:pPr>
      <w:ins w:id="4750" w:author="xh" w:date="2026-10-27T07:28:00Z">
        <w:r>
          <w:rPr>
            <w:rFonts w:ascii="Times New Roman" w:hAnsi="Times New Roman" w:eastAsia="方正仿宋_GBK" w:cs="Times New Roman"/>
            <w:sz w:val="32"/>
          </w:rPr>
          <w:t>固定装机渗透率50%、电缆长度占比50%，在五站主变重新选配条件下比较初始转供率10%～90%的完整序列。场景1取年最大净负荷平均增长率4%、负荷分散系数1.10；场景2分别取5.5%和1.00。图5显示，既有转供能力改善总体降低本地容量需求，同时改变新增工程组合。</w:t>
        </w:r>
      </w:ins>
    </w:p>
    <w:p w14:paraId="0CF780C4">
      <w:pPr>
        <w:widowControl/>
        <w:adjustRightInd w:val="0"/>
        <w:snapToGrid w:val="0"/>
        <w:spacing w:line="560" w:lineRule="exact"/>
        <w:ind w:firstLine="640" w:firstLineChars="200"/>
        <w:rPr>
          <w:ins w:id="4751" w:author="xh" w:date="2026-10-27T07:28:00Z"/>
        </w:rPr>
      </w:pPr>
      <w:ins w:id="4752" w:author="xh" w:date="2026-10-27T07:28:00Z">
        <w:commentRangeStart w:id="4"/>
        <w:r>
          <w:rPr>
            <w:rFonts w:ascii="Times New Roman" w:hAnsi="Times New Roman" w:eastAsia="方正仿宋_GBK" w:cs="Times New Roman"/>
            <w:sz w:val="32"/>
          </w:rPr>
          <w:t>场景1初始转供率10%～20%时，容载比保持1.95；提高至30%、50%、70%时分别降至1.86、1.44、1.31。50%与60%节点主变均为420.50 MVA，80%节点改用396.50 MVA主变并取消新增联络，容载比回升至1.36</w:t>
        </w:r>
      </w:ins>
      <w:ins w:id="4753" w:author="xh" w:date="2026-10-27T07:28:00Z">
        <w:del w:id="4754" w:author="白日梦想家" w:date="2026-10-27T09:37:04Z">
          <w:r>
            <w:rPr>
              <w:rFonts w:ascii="Times New Roman" w:hAnsi="Times New Roman" w:eastAsia="方正仿宋_GBK" w:cs="Times New Roman"/>
              <w:sz w:val="32"/>
            </w:rPr>
            <w:delText>。局部平台和回升对应主变、储能与联络的组合切换，反映主变按额定容量整台配置及措施费用替代的共同作用</w:delText>
          </w:r>
        </w:del>
      </w:ins>
      <w:ins w:id="4755" w:author="xh" w:date="2026-10-27T07:28:00Z">
        <w:r>
          <w:rPr>
            <w:rFonts w:ascii="Times New Roman" w:hAnsi="Times New Roman" w:eastAsia="方正仿宋_GBK" w:cs="Times New Roman"/>
            <w:sz w:val="32"/>
          </w:rPr>
          <w:t>。</w:t>
        </w:r>
        <w:commentRangeEnd w:id="4"/>
      </w:ins>
      <w:r>
        <w:rPr>
          <w:rFonts w:ascii="Times New Roman" w:hAnsi="Times New Roman" w:eastAsia="方正黑体_GBK" w:cs="Times New Roman"/>
          <w:bCs/>
          <w:sz w:val="36"/>
          <w:szCs w:val="36"/>
          <w:rPrChange w:id="4756" w:author="白日梦想家" w:date="2026-10-26T15:22:50Z">
            <w:rPr>
              <w:woUserID w:val="2"/>
            </w:rPr>
          </w:rPrChange>
          <w:woUserID w:val="0"/>
        </w:rPr>
        <w:commentReference w:id="4"/>
      </w:r>
    </w:p>
    <w:p w14:paraId="0D6153EC">
      <w:pPr>
        <w:keepNext/>
        <w:jc w:val="center"/>
        <w:pPrChange w:id="5962"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757" w:author="xh" w:date="2026-10-27T07:28:00Z">
        <w:r>
          <w:rPr/>
          <w:drawing>
            <wp:inline distT="0" distB="0" distL="114300" distR="114300">
              <wp:extent cx="5166360" cy="2024380"/>
              <wp:effectExtent l="0" t="0" r="0" b="0"/>
              <wp:docPr id="15364" name="typical_transfer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typical_transfer_response"/>
                      <pic:cNvPicPr>
                        <a:picLocks noChangeAspect="1"/>
                      </pic:cNvPicPr>
                    </pic:nvPicPr>
                    <pic:blipFill>
                      <a:blip r:embed="rId11"/>
                      <a:stretch>
                        <a:fillRect/>
                      </a:stretch>
                    </pic:blipFill>
                    <pic:spPr>
                      <a:xfrm>
                        <a:off x="0" y="0"/>
                        <a:ext cx="5166360" cy="2024655"/>
                      </a:xfrm>
                      <a:prstGeom prst="rect">
                        <a:avLst/>
                      </a:prstGeom>
                    </pic:spPr>
                  </pic:pic>
                </a:graphicData>
              </a:graphic>
            </wp:inline>
          </w:drawing>
        </w:r>
      </w:ins>
    </w:p>
    <w:p w14:paraId="0402BC34">
      <w:pPr>
        <w:keepNext/>
        <w:widowControl/>
        <w:adjustRightInd w:val="0"/>
        <w:snapToGrid w:val="0"/>
        <w:jc w:val="center"/>
        <w:outlineLvl w:val="9"/>
        <w:pPrChange w:id="5963" w:author="xh" w:date="2026-10-27T08:20:00+08:00">
          <w:pPr>
            <w:keepNext/>
            <w:widowControl/>
            <w:adjustRightInd w:val="0"/>
            <w:snapToGrid w:val="0"/>
            <w:ind w:left="0" w:leftChars="0" w:right="0" w:rightChars="0" w:firstLine="0" w:firstLineChars="0"/>
            <w:jc w:val="center"/>
            <w:outlineLvl w:val="9"/>
            <w:pPrChange w:id="4759"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760" w:author="xh" w:date="2026-10-27T07:28:00Z">
        <w:r>
          <w:rPr>
            <w:rFonts w:ascii="Times New Roman" w:hAnsi="Times New Roman" w:eastAsia="方正仿宋_GBK" w:cs="Times New Roman"/>
            <w:sz w:val="24"/>
          </w:rPr>
          <w:t>图5 典型场景中初始转供率与容载比、费用的关系</w:t>
        </w:r>
      </w:ins>
    </w:p>
    <w:p w14:paraId="6CBFEEB0">
      <w:pPr>
        <w:keepNext/>
        <w:widowControl/>
        <w:adjustRightInd w:val="0"/>
        <w:snapToGrid w:val="0"/>
        <w:spacing w:line="560" w:lineRule="exact"/>
        <w:ind w:firstLine="641" w:firstLineChars="200"/>
        <w:outlineLvl w:val="1"/>
        <w:rPr>
          <w:ins w:id="4762" w:author="白日梦想家" w:date="2026-10-26T14:32:24Z"/>
          <w:rFonts w:hint="eastAsia" w:ascii="Times New Roman" w:hAnsi="Times New Roman" w:eastAsia="方正仿宋_GBK" w:cs="Times New Roman"/>
          <w:b w:val="0"/>
          <w:bCs w:val="0"/>
          <w:i w:val="0"/>
          <w:iCs w:val="0"/>
          <w:sz w:val="32"/>
          <w:szCs w:val="32"/>
          <w:woUserID w:val="2"/>
        </w:rPr>
        <w:pPrChange w:id="4761" w:author="白日梦想家" w:date="2026-10-26T15:22:39Z">
          <w:pPr>
            <w:widowControl/>
            <w:adjustRightInd w:val="0"/>
            <w:snapToGrid w:val="0"/>
            <w:spacing w:line="560" w:lineRule="exact"/>
            <w:ind w:firstLine="640" w:firstLineChars="200"/>
          </w:pPr>
        </w:pPrChange>
      </w:pPr>
      <w:ins w:id="4763" w:author="白日梦想家" w:date="2026-10-26T14:34:59Z">
        <w:r>
          <w:rPr>
            <w:rFonts w:hint="default" w:ascii="Times New Roman" w:hAnsi="Times New Roman" w:eastAsia="方正楷体_GBK" w:cs="Times New Roman"/>
            <w:b/>
            <w:bCs/>
            <w:i w:val="0"/>
            <w:iCs w:val="0"/>
            <w:sz w:val="32"/>
            <w:szCs w:val="32"/>
            <w:woUserID w:val="2"/>
          </w:rPr>
          <w:t>（</w:t>
        </w:r>
      </w:ins>
      <w:ins w:id="4764" w:author="xh" w:date="2026-10-27T07:29:40Z">
        <w:r>
          <w:rPr>
            <w:rFonts w:hint="eastAsia" w:ascii="Times New Roman" w:hAnsi="Times New Roman" w:eastAsia="方正楷体_GBK" w:cs="Times New Roman"/>
            <w:b/>
            <w:bCs/>
            <w:i w:val="0"/>
            <w:iCs w:val="0"/>
            <w:sz w:val="32"/>
            <w:szCs w:val="32"/>
            <w:lang w:eastAsia="zh"/>
            <w:woUserID w:val="2"/>
          </w:rPr>
          <w:t>三</w:t>
        </w:r>
      </w:ins>
      <w:del w:id="4765" w:author="xh" w:date="2026-10-27T07:29:40Z">
        <w:r>
          <w:rPr>
            <w:rFonts w:hint="eastAsia" w:ascii="Times New Roman" w:hAnsi="Times New Roman" w:eastAsia="方正楷体_GBK" w:cs="Times New Roman"/>
            <w:b/>
            <w:bCs/>
            <w:i w:val="0"/>
            <w:iCs w:val="0"/>
            <w:sz w:val="32"/>
            <w:szCs w:val="32"/>
            <w:lang w:eastAsia="zh"/>
            <w:woUserID w:val="2"/>
          </w:rPr>
          <w:delText>二</w:delText>
        </w:r>
      </w:del>
      <w:ins w:id="4766" w:author="白日梦想家" w:date="2026-10-26T14:34:59Z">
        <w:r>
          <w:rPr>
            <w:rFonts w:hint="default" w:ascii="Times New Roman" w:hAnsi="Times New Roman" w:eastAsia="方正楷体_GBK" w:cs="Times New Roman"/>
            <w:b/>
            <w:bCs/>
            <w:i w:val="0"/>
            <w:iCs w:val="0"/>
            <w:sz w:val="32"/>
            <w:szCs w:val="32"/>
            <w:woUserID w:val="2"/>
          </w:rPr>
          <w:t>）</w:t>
        </w:r>
      </w:ins>
      <w:ins w:id="4767" w:author="白日梦想家" w:date="2026-10-26T14:34:53Z">
        <w:r>
          <w:rPr>
            <w:rFonts w:hint="default" w:ascii="Times New Roman" w:hAnsi="Times New Roman" w:eastAsia="方正楷体_GBK" w:cs="Times New Roman"/>
            <w:b/>
            <w:bCs/>
            <w:i w:val="0"/>
            <w:iCs w:val="0"/>
            <w:sz w:val="32"/>
            <w:szCs w:val="32"/>
            <w:woUserID w:val="2"/>
          </w:rPr>
          <w:t>形成</w:t>
        </w:r>
      </w:ins>
      <w:ins w:id="4768" w:author="白日梦想家" w:date="2026-10-26T15:36:03Z">
        <w:r>
          <w:rPr>
            <w:rFonts w:hint="eastAsia" w:ascii="Times New Roman" w:hAnsi="Times New Roman" w:eastAsia="方正楷体_GBK" w:cs="Times New Roman"/>
            <w:b/>
            <w:bCs/>
            <w:i w:val="0"/>
            <w:iCs w:val="0"/>
            <w:sz w:val="32"/>
            <w:szCs w:val="32"/>
            <w:lang w:eastAsia="zh"/>
            <w:woUserID w:val="2"/>
          </w:rPr>
          <w:t>五</w:t>
        </w:r>
      </w:ins>
      <w:ins w:id="4769" w:author="白日梦想家" w:date="2026-10-26T14:34:53Z">
        <w:r>
          <w:rPr>
            <w:rFonts w:hint="default" w:ascii="Times New Roman" w:hAnsi="Times New Roman" w:eastAsia="方正楷体_GBK" w:cs="Times New Roman"/>
            <w:b/>
            <w:bCs/>
            <w:i w:val="0"/>
            <w:iCs w:val="0"/>
            <w:sz w:val="32"/>
            <w:szCs w:val="32"/>
            <w:woUserID w:val="2"/>
          </w:rPr>
          <w:t>参数推荐矩阵</w:t>
        </w:r>
      </w:ins>
    </w:p>
    <w:p w14:paraId="5FC1E7F7">
      <w:pPr>
        <w:widowControl/>
        <w:adjustRightInd w:val="0"/>
        <w:snapToGrid w:val="0"/>
        <w:spacing w:line="560" w:lineRule="exact"/>
        <w:ind w:firstLine="640" w:firstLineChars="200"/>
        <w:rPr>
          <w:ins w:id="4770" w:author="白日梦想家" w:date="2026-10-26T15:22:14Z"/>
          <w:rFonts w:hint="default" w:ascii="Times New Roman" w:hAnsi="Times New Roman" w:eastAsia="方正仿宋_GBK" w:cs="Times New Roman"/>
          <w:b w:val="0"/>
          <w:bCs w:val="0"/>
          <w:i w:val="0"/>
          <w:iCs w:val="0"/>
          <w:sz w:val="32"/>
          <w:szCs w:val="32"/>
          <w:woUserID w:val="2"/>
        </w:rPr>
      </w:pPr>
      <w:ins w:id="4771" w:author="白日梦想家" w:date="2026-10-26T15:18:44Z">
        <w:r>
          <w:rPr>
            <w:rFonts w:hint="eastAsia" w:ascii="Times New Roman" w:hAnsi="Times New Roman" w:eastAsia="方正仿宋_GBK" w:cs="Times New Roman"/>
            <w:b w:val="0"/>
            <w:sz w:val="32"/>
            <w:szCs w:val="32"/>
            <w:lang w:eastAsia="zh"/>
            <w:woUserID w:val="2"/>
          </w:rPr>
          <w:t xml:space="preserve">本</w:t>
        </w:r>
      </w:ins>
      <w:ins w:id="4772" w:author="白日梦想家" w:date="2026-10-26T15:18:45Z">
        <w:r>
          <w:rPr>
            <w:rFonts w:hint="eastAsia" w:ascii="Times New Roman" w:hAnsi="Times New Roman" w:eastAsia="方正仿宋_GBK" w:cs="Times New Roman"/>
            <w:b w:val="0"/>
            <w:sz w:val="32"/>
            <w:szCs w:val="32"/>
            <w:lang w:eastAsia="zh"/>
            <w:woUserID w:val="2"/>
          </w:rPr>
          <w:t xml:space="preserve">研究</w:t>
        </w:r>
      </w:ins>
      <w:ins w:id="4773" w:author="白日梦想家" w:date="2026-10-26T15:18:34Z">
        <w:r>
          <w:rPr>
            <w:rFonts w:ascii="Times New Roman" w:hAnsi="Times New Roman" w:eastAsia="方正仿宋_GBK" w:cs="Times New Roman"/>
            <w:b w:val="0"/>
            <w:sz w:val="32"/>
            <w:szCs w:val="32"/>
            <w:rPrChange w:id="4774" w:author="白日梦想家" w:date="2026-10-26T15:18:41Z">
              <w:rPr>
                <w:rFonts w:ascii="Times New Roman" w:hAnsi="Times New Roman" w:eastAsia="方正仿宋_GBK"/>
                <w:b w:val="0"/>
                <w:sz w:val="24"/>
                <w:woUserID w:val="2"/>
              </w:rPr>
            </w:rPrChange>
            <w:woUserID w:val="2"/>
          </w:rPr>
          <w:t xml:space="preserve">采用与地区案例相同的成本模型和混合整数线性规划寻优方法，在各组参数条件下联合比选主变增容、储能配置与10 kV联络，归纳形成</w:t>
        </w:r>
      </w:ins>
      <w:ins w:id="4775" w:author="白日梦想家" w:date="2026-10-26T15:20:37Z">
        <w:r>
          <w:rPr>
            <w:rFonts w:hint="eastAsia" w:ascii="Times New Roman" w:hAnsi="Times New Roman" w:eastAsia="方正仿宋_GBK" w:cs="Times New Roman"/>
            <w:b w:val="0"/>
            <w:sz w:val="32"/>
            <w:szCs w:val="32"/>
            <w:lang w:eastAsia="zh"/>
            <w:woUserID w:val="2"/>
          </w:rPr>
          <w:t xml:space="preserve">6</w:t>
        </w:r>
      </w:ins>
      <w:ins w:id="4776" w:author="白日梦想家" w:date="2026-10-26T15:21:19Z">
        <w:r>
          <w:rPr>
            <w:rFonts w:hint="eastAsia" w:ascii="Times New Roman" w:hAnsi="Times New Roman" w:eastAsia="方正仿宋_GBK" w:cs="Times New Roman"/>
            <w:b w:val="0"/>
            <w:sz w:val="32"/>
            <w:szCs w:val="32"/>
            <w:lang w:eastAsia="zh"/>
            <w:woUserID w:val="2"/>
          </w:rPr>
          <w:t xml:space="preserve">类</w:t>
        </w:r>
      </w:ins>
      <w:ins w:id="4777" w:author="白日梦想家" w:date="2026-10-26T15:21:20Z">
        <w:r>
          <w:rPr>
            <w:rFonts w:hint="eastAsia" w:ascii="Times New Roman" w:hAnsi="Times New Roman" w:eastAsia="方正仿宋_GBK" w:cs="Times New Roman"/>
            <w:b w:val="0"/>
            <w:sz w:val="32"/>
            <w:szCs w:val="32"/>
            <w:lang w:eastAsia="zh"/>
            <w:woUserID w:val="2"/>
          </w:rPr>
          <w:t xml:space="preserve">场景</w:t>
        </w:r>
      </w:ins>
      <w:ins w:id="4778" w:author="白日梦想家" w:date="2026-10-26T15:20:45Z">
        <w:r>
          <w:rPr>
            <w:rFonts w:hint="eastAsia" w:ascii="Times New Roman" w:hAnsi="Times New Roman" w:eastAsia="方正仿宋_GBK" w:cs="Times New Roman"/>
            <w:b w:val="0"/>
            <w:sz w:val="32"/>
            <w:szCs w:val="32"/>
            <w:lang w:eastAsia="zh"/>
            <w:woUserID w:val="2"/>
          </w:rPr>
          <w:t xml:space="preserve">、</w:t>
        </w:r>
      </w:ins>
      <w:ins w:id="4779" w:author="白日梦想家" w:date="2026-10-26T15:20:47Z">
        <w:r>
          <w:rPr>
            <w:rFonts w:hint="eastAsia" w:ascii="Times New Roman" w:hAnsi="Times New Roman" w:eastAsia="方正仿宋_GBK" w:cs="Times New Roman"/>
            <w:b w:val="0"/>
            <w:sz w:val="32"/>
            <w:szCs w:val="32"/>
            <w:lang w:eastAsia="zh"/>
            <w:woUserID w:val="2"/>
          </w:rPr>
          <w:t xml:space="preserve">288个</w:t>
        </w:r>
      </w:ins>
      <w:ins w:id="4780" w:author="白日梦想家" w:date="2026-10-26T15:20:50Z">
        <w:del w:id="4781" w:author="xh" w:date="2026-10-27T07:31:20Z">
          <w:r>
            <w:rPr>
              <w:rFonts w:hint="eastAsia" w:ascii="Times New Roman" w:hAnsi="Times New Roman" w:eastAsia="方正仿宋_GBK" w:cs="Times New Roman"/>
              <w:b w:val="0"/>
              <w:sz w:val="32"/>
              <w:szCs w:val="32"/>
              <w:lang w:eastAsia="zh"/>
              <w:woUserID w:val="2"/>
            </w:rPr>
            <w:delText>推荐</w:delText>
          </w:r>
        </w:del>
      </w:ins>
      <w:ins w:id="4782" w:author="白日梦想家" w:date="2026-10-26T15:20:55Z">
        <w:r>
          <w:rPr>
            <w:rFonts w:hint="eastAsia" w:ascii="Times New Roman" w:hAnsi="Times New Roman" w:eastAsia="方正仿宋_GBK" w:cs="Times New Roman"/>
            <w:b w:val="0"/>
            <w:sz w:val="32"/>
            <w:szCs w:val="32"/>
            <w:lang w:eastAsia="zh"/>
            <w:woUserID w:val="2"/>
          </w:rPr>
          <w:t xml:space="preserve">容载比</w:t>
        </w:r>
      </w:ins>
      <w:ins w:id="4783" w:author="xh" w:date="2026-10-27T07:31:20Z">
        <w:r>
          <w:rPr>
            <w:rFonts w:hint="eastAsia" w:ascii="Times New Roman" w:hAnsi="Times New Roman" w:eastAsia="方正仿宋_GBK" w:cs="Times New Roman"/>
            <w:b w:val="0"/>
            <w:sz w:val="32"/>
            <w:szCs w:val="32"/>
            <w:lang w:eastAsia="zh"/>
            <w:woUserID w:val="2"/>
          </w:rPr>
          <w:t xml:space="preserve">推荐窗口</w:t>
        </w:r>
      </w:ins>
      <w:del w:id="4784" w:author="xh" w:date="2026-10-27T07:31:20Z">
        <w:r>
          <w:rPr>
            <w:rFonts w:hint="eastAsia" w:ascii="Times New Roman" w:hAnsi="Times New Roman" w:eastAsia="方正仿宋_GBK" w:cs="Times New Roman"/>
            <w:b w:val="0"/>
            <w:sz w:val="32"/>
            <w:szCs w:val="32"/>
            <w:lang w:eastAsia="zh"/>
            <w:woUserID w:val="2"/>
          </w:rPr>
          <w:delText>矩阵</w:delText>
        </w:r>
      </w:del>
      <w:ins w:id="4785" w:author="白日梦想家" w:date="2026-10-26T15:18:34Z">
        <w:r>
          <w:rPr>
            <w:rFonts w:ascii="Times New Roman" w:hAnsi="Times New Roman" w:eastAsia="方正仿宋_GBK" w:cs="Times New Roman"/>
            <w:b w:val="0"/>
            <w:sz w:val="32"/>
            <w:szCs w:val="32"/>
            <w:rPrChange w:id="4786" w:author="白日梦想家" w:date="2026-10-26T15:18:41Z">
              <w:rPr>
                <w:rFonts w:ascii="Times New Roman" w:hAnsi="Times New Roman" w:eastAsia="方正仿宋_GBK"/>
                <w:b w:val="0"/>
                <w:sz w:val="24"/>
                <w:woUserID w:val="2"/>
              </w:rPr>
            </w:rPrChange>
            <w:woUserID w:val="2"/>
          </w:rPr>
          <w:t xml:space="preserve">。</w:t>
        </w:r>
      </w:ins>
      <w:ins w:id="4787" w:author="白日梦想家" w:date="2026-10-26T14:32:24Z">
        <w:r>
          <w:rPr>
            <w:rFonts w:hint="default" w:ascii="Times New Roman" w:hAnsi="Times New Roman" w:eastAsia="方正仿宋_GBK" w:cs="Times New Roman"/>
            <w:b w:val="0"/>
            <w:bCs w:val="0"/>
            <w:i w:val="0"/>
            <w:iCs w:val="0"/>
            <w:sz w:val="32"/>
            <w:szCs w:val="32"/>
            <w:woUserID w:val="2"/>
          </w:rPr>
          <w:t xml:space="preserve">表</w:t>
        </w:r>
        <w:ins w:id="5985" w:author="xh" w:date="2026-10-27T08:22:00+08:00">
          <w:r>
            <w:rPr>
              <w:rFonts w:hint="default" w:ascii="Times New Roman" w:hAnsi="Times New Roman" w:eastAsia="方正仿宋_GBK" w:cs="Times New Roman"/>
              <w:b w:val="0"/>
              <w:bCs w:val="0"/>
              <w:i w:val="0"/>
              <w:iCs w:val="0"/>
              <w:sz w:val="32"/>
              <w:szCs w:val="32"/>
              <w:woUserID w:val="2"/>
            </w:rPr>
            <w:t xml:space="preserve">3</w:t>
          </w:r>
        </w:ins>
        <w:del w:id="5986" w:author="xh" w:date="2026-10-27T08:22:00+08:00">
          <w:r>
            <w:rPr>
              <w:rFonts w:hint="default" w:ascii="Times New Roman" w:hAnsi="Times New Roman" w:eastAsia="方正仿宋_GBK" w:cs="Times New Roman"/>
              <w:b w:val="0"/>
              <w:bCs w:val="0"/>
              <w:i w:val="0"/>
              <w:iCs w:val="0"/>
              <w:sz w:val="32"/>
              <w:szCs w:val="32"/>
              <w:woUserID w:val="2"/>
            </w:rPr>
            <w:delText xml:space="preserve">2</w:delText>
          </w:r>
        </w:del>
        <w:r>
          <w:rPr>
            <w:rFonts w:hint="default" w:ascii="Times New Roman" w:hAnsi="Times New Roman" w:eastAsia="方正仿宋_GBK" w:cs="Times New Roman"/>
            <w:b w:val="0"/>
            <w:bCs w:val="0"/>
            <w:i w:val="0"/>
            <w:iCs w:val="0"/>
            <w:sz w:val="32"/>
            <w:szCs w:val="32"/>
            <w:woUserID w:val="2"/>
          </w:rPr>
          <w:t xml:space="preserve">、表</w:t>
        </w:r>
        <w:ins w:id="5987" w:author="xh" w:date="2026-10-27T08:22:00+08:00">
          <w:r>
            <w:rPr>
              <w:rFonts w:hint="default" w:ascii="Times New Roman" w:hAnsi="Times New Roman" w:eastAsia="方正仿宋_GBK" w:cs="Times New Roman"/>
              <w:b w:val="0"/>
              <w:bCs w:val="0"/>
              <w:i w:val="0"/>
              <w:iCs w:val="0"/>
              <w:sz w:val="32"/>
              <w:szCs w:val="32"/>
              <w:woUserID w:val="2"/>
            </w:rPr>
            <w:t xml:space="preserve">4</w:t>
          </w:r>
        </w:ins>
        <w:del w:id="5988" w:author="xh" w:date="2026-10-27T08:22:00+08:00">
          <w:r>
            <w:rPr>
              <w:rFonts w:hint="default" w:ascii="Times New Roman" w:hAnsi="Times New Roman" w:eastAsia="方正仿宋_GBK" w:cs="Times New Roman"/>
              <w:b w:val="0"/>
              <w:bCs w:val="0"/>
              <w:i w:val="0"/>
              <w:iCs w:val="0"/>
              <w:sz w:val="32"/>
              <w:szCs w:val="32"/>
              <w:woUserID w:val="2"/>
            </w:rPr>
            <w:delText xml:space="preserve">3</w:delText>
          </w:r>
        </w:del>
        <w:r>
          <w:rPr>
            <w:rFonts w:hint="default" w:ascii="Times New Roman" w:hAnsi="Times New Roman" w:eastAsia="方正仿宋_GBK" w:cs="Times New Roman"/>
            <w:b w:val="0"/>
            <w:bCs w:val="0"/>
            <w:i w:val="0"/>
            <w:iCs w:val="0"/>
            <w:sz w:val="32"/>
            <w:szCs w:val="32"/>
            <w:woUserID w:val="2"/>
          </w:rPr>
          <w:t xml:space="preserve">展示</w:t>
        </w:r>
      </w:ins>
      <w:ins w:id="4788" w:author="白日梦想家" w:date="2026-10-26T15:21:34Z">
        <w:r>
          <w:rPr>
            <w:rFonts w:hint="eastAsia" w:ascii="Times New Roman" w:hAnsi="Times New Roman" w:eastAsia="方正仿宋_GBK" w:cs="Times New Roman"/>
            <w:b w:val="0"/>
            <w:bCs w:val="0"/>
            <w:i w:val="0"/>
            <w:iCs w:val="0"/>
            <w:sz w:val="32"/>
            <w:szCs w:val="32"/>
            <w:lang w:eastAsia="zh"/>
            <w:woUserID w:val="2"/>
          </w:rPr>
          <w:t xml:space="preserve">其中</w:t>
        </w:r>
      </w:ins>
      <w:ins w:id="4789" w:author="白日梦想家" w:date="2026-10-26T14:32:24Z">
        <w:r>
          <w:rPr>
            <w:rFonts w:hint="default" w:ascii="Times New Roman" w:hAnsi="Times New Roman" w:eastAsia="方正仿宋_GBK" w:cs="Times New Roman"/>
            <w:b w:val="0"/>
            <w:bCs w:val="0"/>
            <w:i w:val="0"/>
            <w:iCs w:val="0"/>
            <w:sz w:val="32"/>
            <w:szCs w:val="32"/>
            <w:woUserID w:val="2"/>
          </w:rPr>
          <w:t xml:space="preserve">两类场景下的推荐</w:t>
        </w:r>
      </w:ins>
      <w:ins w:id="4790" w:author="白日梦想家" w:date="2026-10-26T14:32:24Z">
        <w:r>
          <w:rPr>
            <w:rFonts w:hint="eastAsia" w:ascii="Times New Roman" w:hAnsi="Times New Roman" w:eastAsia="方正仿宋_GBK" w:cs="Times New Roman"/>
            <w:b w:val="0"/>
            <w:bCs w:val="0"/>
            <w:i w:val="0"/>
            <w:iCs w:val="0"/>
            <w:sz w:val="32"/>
            <w:szCs w:val="32"/>
            <w:lang w:eastAsia="zh-CN"/>
            <w:woUserID w:val="2"/>
          </w:rPr>
          <w:t xml:space="preserve">矩阵</w:t>
        </w:r>
      </w:ins>
      <w:ins w:id="4791" w:author="白日梦想家" w:date="2026-10-26T14:32:24Z">
        <w:r>
          <w:rPr>
            <w:rFonts w:hint="default" w:ascii="Times New Roman" w:hAnsi="Times New Roman" w:eastAsia="方正仿宋_GBK" w:cs="Times New Roman"/>
            <w:b w:val="0"/>
            <w:bCs w:val="0"/>
            <w:i w:val="0"/>
            <w:iCs w:val="0"/>
            <w:sz w:val="32"/>
            <w:szCs w:val="32"/>
            <w:woUserID w:val="2"/>
          </w:rPr>
          <w:t xml:space="preserve">，按增长率、装机渗透率选行，按初始转供率选列。实际应用</w:t>
        </w:r>
      </w:ins>
      <w:ins w:id="4792" w:author="白日梦想家" w:date="2026-10-26T17:23:48Z">
        <w:r>
          <w:rPr>
            <w:rFonts w:hint="eastAsia" w:ascii="Times New Roman" w:hAnsi="Times New Roman" w:eastAsia="方正仿宋_GBK" w:cs="Times New Roman"/>
            <w:b w:val="0"/>
            <w:bCs w:val="0"/>
            <w:i w:val="0"/>
            <w:iCs w:val="0"/>
            <w:sz w:val="32"/>
            <w:szCs w:val="32"/>
            <w:lang w:eastAsia="zh"/>
            <w:woUserID w:val="2"/>
          </w:rPr>
          <w:t xml:space="preserve">可</w:t>
        </w:r>
      </w:ins>
      <w:ins w:id="4793" w:author="白日梦想家" w:date="2026-10-26T14:32:24Z">
        <w:r>
          <w:rPr>
            <w:rFonts w:hint="default" w:ascii="Times New Roman" w:hAnsi="Times New Roman" w:eastAsia="方正仿宋_GBK" w:cs="Times New Roman"/>
            <w:b w:val="0"/>
            <w:bCs w:val="0"/>
            <w:i w:val="0"/>
            <w:iCs w:val="0"/>
            <w:sz w:val="32"/>
            <w:szCs w:val="32"/>
            <w:woUserID w:val="2"/>
          </w:rPr>
          <w:t xml:space="preserve">结合</w:t>
        </w:r>
      </w:ins>
      <w:ins w:id="4794" w:author="白日梦想家" w:date="2026-10-26T17:23:53Z">
        <w:r>
          <w:rPr>
            <w:rFonts w:hint="eastAsia" w:ascii="Times New Roman" w:hAnsi="Times New Roman" w:eastAsia="方正仿宋_GBK" w:cs="Times New Roman"/>
            <w:b w:val="0"/>
            <w:bCs w:val="0"/>
            <w:i w:val="0"/>
            <w:iCs w:val="0"/>
            <w:sz w:val="32"/>
            <w:szCs w:val="32"/>
            <w:lang w:eastAsia="zh"/>
            <w:woUserID w:val="2"/>
          </w:rPr>
          <w:t xml:space="preserve">地区</w:t>
        </w:r>
      </w:ins>
      <w:ins w:id="4795" w:author="白日梦想家" w:date="2026-10-26T17:23:56Z">
        <w:r>
          <w:rPr>
            <w:rFonts w:hint="eastAsia" w:ascii="Times New Roman" w:hAnsi="Times New Roman" w:eastAsia="方正仿宋_GBK" w:cs="Times New Roman"/>
            <w:b w:val="0"/>
            <w:bCs w:val="0"/>
            <w:i w:val="0"/>
            <w:iCs w:val="0"/>
            <w:sz w:val="32"/>
            <w:szCs w:val="32"/>
            <w:lang w:eastAsia="zh"/>
            <w:woUserID w:val="2"/>
          </w:rPr>
          <w:t xml:space="preserve">参数</w:t>
        </w:r>
      </w:ins>
      <w:ins w:id="4796" w:author="白日梦想家" w:date="2026-10-26T14:32:24Z">
        <w:r>
          <w:rPr>
            <w:rFonts w:hint="default" w:ascii="Times New Roman" w:hAnsi="Times New Roman" w:eastAsia="方正仿宋_GBK" w:cs="Times New Roman"/>
            <w:b w:val="0"/>
            <w:bCs w:val="0"/>
            <w:i w:val="0"/>
            <w:iCs w:val="0"/>
            <w:sz w:val="32"/>
            <w:szCs w:val="32"/>
            <w:woUserID w:val="2"/>
          </w:rPr>
          <w:t xml:space="preserve">和</w:t>
        </w:r>
      </w:ins>
      <w:ins w:id="4797" w:author="白日梦想家" w:date="2026-10-26T17:24:02Z">
        <w:r>
          <w:rPr>
            <w:rFonts w:hint="eastAsia" w:ascii="Times New Roman" w:hAnsi="Times New Roman" w:eastAsia="方正仿宋_GBK" w:cs="Times New Roman"/>
            <w:b w:val="0"/>
            <w:bCs w:val="0"/>
            <w:i w:val="0"/>
            <w:iCs w:val="0"/>
            <w:sz w:val="32"/>
            <w:szCs w:val="32"/>
            <w:lang w:eastAsia="zh"/>
            <w:woUserID w:val="2"/>
          </w:rPr>
          <w:t xml:space="preserve">网架</w:t>
        </w:r>
      </w:ins>
      <w:ins w:id="4798" w:author="白日梦想家" w:date="2026-10-26T17:24:04Z">
        <w:r>
          <w:rPr>
            <w:rFonts w:hint="eastAsia" w:ascii="Times New Roman" w:hAnsi="Times New Roman" w:eastAsia="方正仿宋_GBK" w:cs="Times New Roman"/>
            <w:b w:val="0"/>
            <w:bCs w:val="0"/>
            <w:i w:val="0"/>
            <w:iCs w:val="0"/>
            <w:sz w:val="32"/>
            <w:szCs w:val="32"/>
            <w:lang w:eastAsia="zh"/>
            <w:woUserID w:val="2"/>
          </w:rPr>
          <w:t xml:space="preserve">情况</w:t>
        </w:r>
      </w:ins>
      <w:ins w:id="4799" w:author="白日梦想家" w:date="2026-10-26T14:32:24Z">
        <w:r>
          <w:rPr>
            <w:rFonts w:hint="default" w:ascii="Times New Roman" w:hAnsi="Times New Roman" w:eastAsia="方正仿宋_GBK" w:cs="Times New Roman"/>
            <w:b w:val="0"/>
            <w:bCs w:val="0"/>
            <w:i w:val="0"/>
            <w:iCs w:val="0"/>
            <w:sz w:val="32"/>
            <w:szCs w:val="32"/>
            <w:woUserID w:val="2"/>
          </w:rPr>
          <w:t xml:space="preserve">。</w:t>
        </w:r>
      </w:ins>
    </w:p>
    <w:p w14:paraId="61E1B711">
      <w:pPr>
        <w:widowControl/>
        <w:adjustRightInd w:val="0"/>
        <w:snapToGrid w:val="0"/>
        <w:spacing w:line="560" w:lineRule="exact"/>
        <w:ind w:firstLine="640" w:firstLineChars="200"/>
        <w:rPr>
          <w:ins w:id="4800" w:author="白日梦想家" w:date="2026-10-26T14:32:24Z"/>
          <w:rFonts w:hint="eastAsia" w:ascii="Times New Roman" w:hAnsi="Times New Roman" w:eastAsia="方正仿宋_GBK" w:cs="Times New Roman"/>
          <w:b w:val="0"/>
          <w:bCs w:val="0"/>
          <w:i w:val="0"/>
          <w:iCs w:val="0"/>
          <w:sz w:val="32"/>
          <w:szCs w:val="32"/>
          <w:woUserID w:val="2"/>
        </w:rPr>
      </w:pPr>
      <w:ins w:id="4801" w:author="白日梦想家" w:date="2026-10-26T15:22:15Z">
        <w:r>
          <w:rPr>
            <w:rFonts w:hint="default" w:ascii="Times New Roman" w:hAnsi="Times New Roman" w:eastAsia="方正仿宋_GBK" w:cs="Times New Roman"/>
            <w:b w:val="0"/>
            <w:bCs w:val="0"/>
            <w:i w:val="0"/>
            <w:iCs w:val="0"/>
            <w:sz w:val="32"/>
            <w:szCs w:val="32"/>
            <w:woUserID w:val="2"/>
          </w:rPr>
          <w:t>高装机渗透率下，反向输送任务使部分推荐</w:t>
        </w:r>
      </w:ins>
      <w:ins w:id="4802" w:author="白日梦想家" w:date="2026-10-26T15:22:15Z">
        <w:r>
          <w:rPr>
            <w:rFonts w:hint="eastAsia" w:ascii="Times New Roman" w:hAnsi="Times New Roman" w:eastAsia="方正仿宋_GBK" w:cs="Times New Roman"/>
            <w:b w:val="0"/>
            <w:bCs w:val="0"/>
            <w:i w:val="0"/>
            <w:iCs w:val="0"/>
            <w:sz w:val="32"/>
            <w:szCs w:val="32"/>
            <w:lang w:eastAsia="zh-CN"/>
            <w:woUserID w:val="2"/>
          </w:rPr>
          <w:t>矩阵</w:t>
        </w:r>
      </w:ins>
      <w:ins w:id="4803" w:author="白日梦想家" w:date="2026-10-26T15:22:15Z">
        <w:r>
          <w:rPr>
            <w:rFonts w:hint="default" w:ascii="Times New Roman" w:hAnsi="Times New Roman" w:eastAsia="方正仿宋_GBK" w:cs="Times New Roman"/>
            <w:b w:val="0"/>
            <w:bCs w:val="0"/>
            <w:i w:val="0"/>
            <w:iCs w:val="0"/>
            <w:sz w:val="32"/>
            <w:szCs w:val="32"/>
            <w:woUserID w:val="2"/>
          </w:rPr>
          <w:t>高于2.00；</w:t>
        </w:r>
      </w:ins>
      <w:ins w:id="4804" w:author="白日梦想家" w:date="2026-10-26T17:25:17Z">
        <w:r>
          <w:rPr>
            <w:rFonts w:hint="eastAsia" w:ascii="Times New Roman" w:hAnsi="Times New Roman" w:eastAsia="方正仿宋_GBK" w:cs="Times New Roman"/>
            <w:b w:val="0"/>
            <w:bCs w:val="0"/>
            <w:i w:val="0"/>
            <w:iCs w:val="0"/>
            <w:sz w:val="32"/>
            <w:szCs w:val="32"/>
            <w:lang w:eastAsia="zh"/>
            <w:woUserID w:val="2"/>
          </w:rPr>
          <w:t>同时</w:t>
        </w:r>
      </w:ins>
      <w:ins w:id="4805" w:author="白日梦想家" w:date="2026-10-26T15:22:15Z">
        <w:r>
          <w:rPr>
            <w:rFonts w:hint="default" w:ascii="Times New Roman" w:hAnsi="Times New Roman" w:eastAsia="方正仿宋_GBK" w:cs="Times New Roman"/>
            <w:b w:val="0"/>
            <w:bCs w:val="0"/>
            <w:i w:val="0"/>
            <w:iCs w:val="0"/>
            <w:sz w:val="32"/>
            <w:szCs w:val="32"/>
            <w:woUserID w:val="2"/>
          </w:rPr>
          <w:t>在表列条件下，较强的</w:t>
        </w:r>
      </w:ins>
      <w:ins w:id="4806" w:author="白日梦想家" w:date="2026-10-26T17:24:50Z">
        <w:r>
          <w:rPr>
            <w:rFonts w:hint="eastAsia" w:ascii="Times New Roman" w:hAnsi="Times New Roman" w:eastAsia="方正仿宋_GBK" w:cs="Times New Roman"/>
            <w:b w:val="0"/>
            <w:bCs w:val="0"/>
            <w:i w:val="0"/>
            <w:iCs w:val="0"/>
            <w:sz w:val="32"/>
            <w:szCs w:val="32"/>
            <w:lang w:eastAsia="zh"/>
            <w:woUserID w:val="2"/>
          </w:rPr>
          <w:t>中压</w:t>
        </w:r>
      </w:ins>
      <w:ins w:id="4807" w:author="白日梦想家" w:date="2026-10-26T15:22:15Z">
        <w:r>
          <w:rPr>
            <w:rFonts w:hint="default" w:ascii="Times New Roman" w:hAnsi="Times New Roman" w:eastAsia="方正仿宋_GBK" w:cs="Times New Roman"/>
            <w:b w:val="0"/>
            <w:bCs w:val="0"/>
            <w:i w:val="0"/>
            <w:iCs w:val="0"/>
            <w:sz w:val="32"/>
            <w:szCs w:val="32"/>
            <w:woUserID w:val="2"/>
          </w:rPr>
          <w:t>转供可降低</w:t>
        </w:r>
      </w:ins>
      <w:ins w:id="4808" w:author="白日梦想家" w:date="2026-10-26T17:24:59Z">
        <w:r>
          <w:rPr>
            <w:rFonts w:hint="eastAsia" w:ascii="Times New Roman" w:hAnsi="Times New Roman" w:eastAsia="方正仿宋_GBK" w:cs="Times New Roman"/>
            <w:b w:val="0"/>
            <w:bCs w:val="0"/>
            <w:i w:val="0"/>
            <w:iCs w:val="0"/>
            <w:sz w:val="32"/>
            <w:szCs w:val="32"/>
            <w:lang w:eastAsia="zh"/>
            <w:woUserID w:val="2"/>
          </w:rPr>
          <w:t>地区</w:t>
        </w:r>
      </w:ins>
      <w:ins w:id="4809" w:author="白日梦想家" w:date="2026-10-26T17:25:02Z">
        <w:r>
          <w:rPr>
            <w:rFonts w:hint="eastAsia" w:ascii="Times New Roman" w:hAnsi="Times New Roman" w:eastAsia="方正仿宋_GBK" w:cs="Times New Roman"/>
            <w:b w:val="0"/>
            <w:bCs w:val="0"/>
            <w:i w:val="0"/>
            <w:iCs w:val="0"/>
            <w:sz w:val="32"/>
            <w:szCs w:val="32"/>
            <w:lang w:eastAsia="zh"/>
            <w:woUserID w:val="2"/>
          </w:rPr>
          <w:t>主变</w:t>
        </w:r>
      </w:ins>
      <w:ins w:id="4810" w:author="白日梦想家" w:date="2026-10-26T15:22:15Z">
        <w:r>
          <w:rPr>
            <w:rFonts w:hint="default" w:ascii="Times New Roman" w:hAnsi="Times New Roman" w:eastAsia="方正仿宋_GBK" w:cs="Times New Roman"/>
            <w:b w:val="0"/>
            <w:bCs w:val="0"/>
            <w:i w:val="0"/>
            <w:iCs w:val="0"/>
            <w:sz w:val="32"/>
            <w:szCs w:val="32"/>
            <w:woUserID w:val="2"/>
          </w:rPr>
          <w:t>容量需求</w:t>
        </w:r>
      </w:ins>
      <w:ins w:id="4811" w:author="白日梦想家" w:date="2026-10-26T17:25:29Z">
        <w:r>
          <w:rPr>
            <w:rFonts w:hint="eastAsia" w:ascii="Times New Roman" w:hAnsi="Times New Roman" w:eastAsia="方正仿宋_GBK" w:cs="Times New Roman"/>
            <w:b w:val="0"/>
            <w:bCs w:val="0"/>
            <w:i w:val="0"/>
            <w:iCs w:val="0"/>
            <w:sz w:val="32"/>
            <w:szCs w:val="32"/>
            <w:lang w:eastAsia="zh"/>
            <w:woUserID w:val="2"/>
          </w:rPr>
          <w:t>，</w:t>
        </w:r>
      </w:ins>
      <w:ins w:id="4812" w:author="白日梦想家" w:date="2026-10-26T15:22:15Z">
        <w:r>
          <w:rPr>
            <w:rFonts w:hint="default" w:ascii="Times New Roman" w:hAnsi="Times New Roman" w:eastAsia="方正仿宋_GBK" w:cs="Times New Roman"/>
            <w:b w:val="0"/>
            <w:bCs w:val="0"/>
            <w:i w:val="0"/>
            <w:iCs w:val="0"/>
            <w:sz w:val="32"/>
            <w:szCs w:val="32"/>
            <w:woUserID w:val="2"/>
          </w:rPr>
          <w:t>容载比随</w:t>
        </w:r>
      </w:ins>
      <w:ins w:id="4813" w:author="白日梦想家" w:date="2026-10-26T17:25:34Z">
        <w:r>
          <w:rPr>
            <w:rFonts w:hint="eastAsia" w:ascii="Times New Roman" w:hAnsi="Times New Roman" w:eastAsia="方正仿宋_GBK" w:cs="Times New Roman"/>
            <w:b w:val="0"/>
            <w:bCs w:val="0"/>
            <w:i w:val="0"/>
            <w:iCs w:val="0"/>
            <w:sz w:val="32"/>
            <w:szCs w:val="32"/>
            <w:lang w:eastAsia="zh"/>
            <w:woUserID w:val="2"/>
          </w:rPr>
          <w:t>之</w:t>
        </w:r>
      </w:ins>
      <w:ins w:id="4814" w:author="白日梦想家" w:date="2026-10-26T17:25:35Z">
        <w:r>
          <w:rPr>
            <w:rFonts w:hint="eastAsia" w:ascii="Times New Roman" w:hAnsi="Times New Roman" w:eastAsia="方正仿宋_GBK" w:cs="Times New Roman"/>
            <w:b w:val="0"/>
            <w:bCs w:val="0"/>
            <w:i w:val="0"/>
            <w:iCs w:val="0"/>
            <w:sz w:val="32"/>
            <w:szCs w:val="32"/>
            <w:lang w:eastAsia="zh"/>
            <w:woUserID w:val="2"/>
          </w:rPr>
          <w:t>发生</w:t>
        </w:r>
      </w:ins>
      <w:ins w:id="4815" w:author="白日梦想家" w:date="2026-10-26T15:22:15Z">
        <w:r>
          <w:rPr>
            <w:rFonts w:hint="default" w:ascii="Times New Roman" w:hAnsi="Times New Roman" w:eastAsia="方正仿宋_GBK" w:cs="Times New Roman"/>
            <w:b w:val="0"/>
            <w:bCs w:val="0"/>
            <w:i w:val="0"/>
            <w:iCs w:val="0"/>
            <w:sz w:val="32"/>
            <w:szCs w:val="32"/>
            <w:woUserID w:val="2"/>
          </w:rPr>
          <w:t>变化。</w:t>
        </w:r>
      </w:ins>
    </w:p>
    <w:p w14:paraId="570EF74E">
      <w:pPr>
        <w:keepNext/>
        <w:widowControl/>
        <w:adjustRightInd w:val="0"/>
        <w:snapToGrid w:val="0"/>
        <w:ind w:left="0" w:leftChars="0" w:right="0" w:rightChars="0" w:firstLine="0" w:firstLineChars="0"/>
        <w:jc w:val="center"/>
        <w:outlineLvl w:val="9"/>
        <w:rPr>
          <w:ins w:id="4816" w:author="白日梦想家" w:date="2026-10-26T14:32:24Z"/>
          <w:rFonts w:hint="eastAsia" w:ascii="方正仿宋_GBK" w:hAnsi="方正仿宋_GBK" w:eastAsia="方正仿宋_GBK" w:cs="Times New Roman"/>
          <w:sz w:val="32"/>
          <w:szCs w:val="32"/>
          <w:highlight w:val="none"/>
          <w14:ligatures w14:val="standardContextual"/>
          <w:woUserID w:val="2"/>
        </w:rPr>
      </w:pPr>
      <w:ins w:id="4817" w:author="白日梦想家" w:date="2026-10-26T14:32:24Z">
        <w:r>
          <w:rPr>
            <w:rFonts w:hint="default" w:ascii="Times New Roman" w:hAnsi="Times New Roman" w:eastAsia="方正仿宋_GBK" w:cs="Times New Roman"/>
            <w:b w:val="0"/>
            <w:bCs w:val="0"/>
            <w:i w:val="0"/>
            <w:iCs w:val="0"/>
            <w:sz w:val="24"/>
            <w:szCs w:val="24"/>
            <w:woUserID w:val="2"/>
          </w:rPr>
          <w:t xml:space="preserve">表</w:t>
        </w:r>
        <w:ins w:id="5989" w:author="xh" w:date="2026-10-27T08:22:00+08:00">
          <w:r>
            <w:rPr>
              <w:rFonts w:hint="default" w:ascii="Times New Roman" w:hAnsi="Times New Roman" w:eastAsia="方正仿宋_GBK" w:cs="Times New Roman"/>
              <w:b w:val="0"/>
              <w:bCs w:val="0"/>
              <w:i w:val="0"/>
              <w:iCs w:val="0"/>
              <w:sz w:val="24"/>
              <w:szCs w:val="24"/>
              <w:woUserID w:val="2"/>
            </w:rPr>
            <w:t xml:space="preserve">3</w:t>
          </w:r>
        </w:ins>
        <w:del w:id="5990" w:author="xh" w:date="2026-10-27T08:22:00+08:00">
          <w:r>
            <w:rPr>
              <w:rFonts w:hint="default" w:ascii="Times New Roman" w:hAnsi="Times New Roman" w:eastAsia="方正仿宋_GBK" w:cs="Times New Roman"/>
              <w:b w:val="0"/>
              <w:bCs w:val="0"/>
              <w:i w:val="0"/>
              <w:iCs w:val="0"/>
              <w:sz w:val="24"/>
              <w:szCs w:val="24"/>
              <w:woUserID w:val="2"/>
            </w:rPr>
            <w:delText xml:space="preserve">2</w:delText>
          </w:r>
        </w:del>
        <w:r>
          <w:rPr>
            <w:rFonts w:hint="default" w:ascii="Times New Roman" w:hAnsi="Times New Roman" w:eastAsia="方正仿宋_GBK" w:cs="Times New Roman"/>
            <w:b w:val="0"/>
            <w:bCs w:val="0"/>
            <w:i w:val="0"/>
            <w:iCs w:val="0"/>
            <w:sz w:val="24"/>
            <w:szCs w:val="24"/>
            <w:woUserID w:val="2"/>
          </w:rPr>
          <w:t xml:space="preserve"> 低电缆比例、较低负荷分散系数场景的容载比推荐</w:t>
        </w:r>
      </w:ins>
      <w:ins w:id="4818" w:author="白日梦想家" w:date="2026-10-26T14:32:24Z">
        <w:r>
          <w:rPr>
            <w:rFonts w:hint="eastAsia" w:ascii="Times New Roman" w:hAnsi="Times New Roman" w:eastAsia="方正仿宋_GBK" w:cs="Times New Roman"/>
            <w:b w:val="0"/>
            <w:bCs w:val="0"/>
            <w:i w:val="0"/>
            <w:iCs w:val="0"/>
            <w:sz w:val="24"/>
            <w:szCs w:val="24"/>
            <w:lang w:eastAsia="zh-CN"/>
            <w:woUserID w:val="2"/>
          </w:rPr>
          <w:t xml:space="preserve">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5E0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4819" w:author="白日梦想家" w:date="2026-10-26T14:32:24Z"/>
        </w:trPr>
        <w:tc>
          <w:tcPr>
            <w:tcW w:w="1450" w:type="dxa"/>
            <w:vAlign w:val="center"/>
          </w:tcPr>
          <w:p w14:paraId="5784F260">
            <w:pPr>
              <w:keepNext/>
              <w:snapToGrid w:val="0"/>
              <w:spacing w:before="0" w:after="0" w:line="460" w:lineRule="exact"/>
              <w:ind w:left="0" w:leftChars="0" w:right="0" w:rightChars="0" w:firstLine="0" w:firstLineChars="0"/>
              <w:jc w:val="center"/>
              <w:rPr>
                <w:ins w:id="4820" w:author="白日梦想家" w:date="2026-10-26T14:32:24Z"/>
                <w:woUserID w:val="2"/>
              </w:rPr>
            </w:pPr>
            <w:ins w:id="4821"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31EDBE82">
            <w:pPr>
              <w:keepNext/>
              <w:snapToGrid w:val="0"/>
              <w:spacing w:before="0" w:after="0" w:line="460" w:lineRule="exact"/>
              <w:ind w:left="0" w:leftChars="0" w:right="0" w:rightChars="0" w:firstLine="0" w:firstLineChars="0"/>
              <w:jc w:val="center"/>
              <w:rPr>
                <w:ins w:id="4822" w:author="白日梦想家" w:date="2026-10-26T14:32:24Z"/>
                <w:woUserID w:val="2"/>
              </w:rPr>
            </w:pPr>
            <w:ins w:id="4823"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421C3B9B">
            <w:pPr>
              <w:keepNext/>
              <w:snapToGrid w:val="0"/>
              <w:spacing w:before="0" w:after="0" w:line="460" w:lineRule="exact"/>
              <w:ind w:left="0" w:leftChars="0" w:right="0" w:rightChars="0" w:firstLine="0" w:firstLineChars="0"/>
              <w:jc w:val="center"/>
              <w:rPr>
                <w:ins w:id="4824" w:author="白日梦想家" w:date="2026-10-26T14:32:24Z"/>
                <w:woUserID w:val="2"/>
              </w:rPr>
            </w:pPr>
            <w:ins w:id="4825"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27A367BB">
            <w:pPr>
              <w:keepNext/>
              <w:snapToGrid w:val="0"/>
              <w:spacing w:before="0" w:after="0" w:line="460" w:lineRule="exact"/>
              <w:ind w:left="0" w:leftChars="0" w:right="0" w:rightChars="0" w:firstLine="0" w:firstLineChars="0"/>
              <w:jc w:val="center"/>
              <w:rPr>
                <w:ins w:id="4826" w:author="白日梦想家" w:date="2026-10-26T14:32:24Z"/>
                <w:woUserID w:val="2"/>
              </w:rPr>
            </w:pPr>
            <w:ins w:id="4827"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6AF6FBEA">
            <w:pPr>
              <w:keepNext/>
              <w:snapToGrid w:val="0"/>
              <w:spacing w:before="0" w:after="0" w:line="460" w:lineRule="exact"/>
              <w:ind w:left="0" w:leftChars="0" w:right="0" w:rightChars="0" w:firstLine="0" w:firstLineChars="0"/>
              <w:jc w:val="center"/>
              <w:rPr>
                <w:ins w:id="4828" w:author="白日梦想家" w:date="2026-10-26T14:32:24Z"/>
                <w:woUserID w:val="2"/>
              </w:rPr>
            </w:pPr>
            <w:ins w:id="4829"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6F535BC7">
            <w:pPr>
              <w:keepNext/>
              <w:snapToGrid w:val="0"/>
              <w:spacing w:before="0" w:after="0" w:line="460" w:lineRule="exact"/>
              <w:ind w:left="0" w:leftChars="0" w:right="0" w:rightChars="0" w:firstLine="0" w:firstLineChars="0"/>
              <w:jc w:val="center"/>
              <w:rPr>
                <w:ins w:id="4830" w:author="白日梦想家" w:date="2026-10-26T14:32:24Z"/>
                <w:woUserID w:val="2"/>
              </w:rPr>
            </w:pPr>
            <w:ins w:id="4831" w:author="白日梦想家" w:date="2026-10-26T14:32:24Z">
              <w:r>
                <w:rPr>
                  <w:rFonts w:hint="default" w:ascii="Times New Roman" w:hAnsi="Times New Roman" w:eastAsia="方正仿宋_GBK" w:cs="Times New Roman"/>
                  <w:b/>
                  <w:sz w:val="28"/>
                  <w:szCs w:val="28"/>
                  <w:woUserID w:val="2"/>
                </w:rPr>
                <w:t>&gt;70%</w:t>
              </w:r>
            </w:ins>
          </w:p>
        </w:tc>
      </w:tr>
      <w:tr w14:paraId="6AD91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32" w:author="白日梦想家" w:date="2026-10-26T14:32:24Z"/>
        </w:trPr>
        <w:tc>
          <w:tcPr>
            <w:tcW w:w="1450" w:type="dxa"/>
            <w:vAlign w:val="center"/>
          </w:tcPr>
          <w:p w14:paraId="41E59CA1">
            <w:pPr>
              <w:keepNext/>
              <w:snapToGrid w:val="0"/>
              <w:spacing w:before="0" w:after="0" w:line="460" w:lineRule="exact"/>
              <w:ind w:left="0" w:leftChars="0" w:right="0" w:rightChars="0" w:firstLine="0" w:firstLineChars="0"/>
              <w:jc w:val="center"/>
              <w:rPr>
                <w:ins w:id="4833" w:author="白日梦想家" w:date="2026-10-26T14:32:24Z"/>
                <w:woUserID w:val="2"/>
              </w:rPr>
            </w:pPr>
            <w:ins w:id="483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48D8E77">
            <w:pPr>
              <w:keepNext/>
              <w:snapToGrid w:val="0"/>
              <w:spacing w:before="0" w:after="0" w:line="460" w:lineRule="exact"/>
              <w:ind w:left="0" w:leftChars="0" w:right="0" w:rightChars="0" w:firstLine="0" w:firstLineChars="0"/>
              <w:jc w:val="center"/>
              <w:rPr>
                <w:ins w:id="4835" w:author="白日梦想家" w:date="2026-10-26T14:32:24Z"/>
                <w:woUserID w:val="2"/>
              </w:rPr>
            </w:pPr>
            <w:ins w:id="4836"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32A0C92C">
            <w:pPr>
              <w:keepNext/>
              <w:snapToGrid w:val="0"/>
              <w:spacing w:before="0" w:after="0" w:line="460" w:lineRule="exact"/>
              <w:ind w:left="0" w:leftChars="0" w:right="0" w:rightChars="0" w:firstLine="0" w:firstLineChars="0"/>
              <w:jc w:val="center"/>
              <w:rPr>
                <w:ins w:id="4837" w:author="白日梦想家" w:date="2026-10-26T14:32:24Z"/>
                <w:woUserID w:val="2"/>
              </w:rPr>
            </w:pPr>
            <w:ins w:id="4838"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02CD2215">
            <w:pPr>
              <w:keepNext/>
              <w:snapToGrid w:val="0"/>
              <w:spacing w:before="0" w:after="0" w:line="460" w:lineRule="exact"/>
              <w:ind w:left="0" w:leftChars="0" w:right="0" w:rightChars="0" w:firstLine="0" w:firstLineChars="0"/>
              <w:jc w:val="center"/>
              <w:rPr>
                <w:ins w:id="4839" w:author="白日梦想家" w:date="2026-10-26T14:32:24Z"/>
                <w:woUserID w:val="2"/>
              </w:rPr>
            </w:pPr>
            <w:ins w:id="4840"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18743450">
            <w:pPr>
              <w:keepNext/>
              <w:snapToGrid w:val="0"/>
              <w:spacing w:before="0" w:after="0" w:line="460" w:lineRule="exact"/>
              <w:ind w:left="0" w:leftChars="0" w:right="0" w:rightChars="0" w:firstLine="0" w:firstLineChars="0"/>
              <w:jc w:val="center"/>
              <w:rPr>
                <w:ins w:id="4841" w:author="白日梦想家" w:date="2026-10-26T14:32:24Z"/>
                <w:woUserID w:val="2"/>
              </w:rPr>
            </w:pPr>
            <w:ins w:id="4842" w:author="白日梦想家" w:date="2026-10-26T14:32:24Z">
              <w:r>
                <w:rPr>
                  <w:rFonts w:hint="default" w:ascii="Times New Roman" w:hAnsi="Times New Roman" w:eastAsia="方正仿宋_GBK" w:cs="Times New Roman"/>
                  <w:sz w:val="28"/>
                  <w:szCs w:val="28"/>
                  <w:woUserID w:val="2"/>
                </w:rPr>
                <w:t>1.95～2.05</w:t>
              </w:r>
            </w:ins>
          </w:p>
        </w:tc>
        <w:tc>
          <w:tcPr>
            <w:tcW w:w="1453" w:type="dxa"/>
            <w:vAlign w:val="center"/>
          </w:tcPr>
          <w:p w14:paraId="4AED9DE5">
            <w:pPr>
              <w:keepNext/>
              <w:snapToGrid w:val="0"/>
              <w:spacing w:before="0" w:after="0" w:line="460" w:lineRule="exact"/>
              <w:ind w:left="0" w:leftChars="0" w:right="0" w:rightChars="0" w:firstLine="0" w:firstLineChars="0"/>
              <w:jc w:val="center"/>
              <w:rPr>
                <w:ins w:id="4843" w:author="白日梦想家" w:date="2026-10-26T14:32:24Z"/>
                <w:woUserID w:val="2"/>
              </w:rPr>
            </w:pPr>
            <w:ins w:id="4844" w:author="白日梦想家" w:date="2026-10-26T14:32:24Z">
              <w:r>
                <w:rPr>
                  <w:rFonts w:hint="default" w:ascii="Times New Roman" w:hAnsi="Times New Roman" w:eastAsia="方正仿宋_GBK" w:cs="Times New Roman"/>
                  <w:sz w:val="28"/>
                  <w:szCs w:val="28"/>
                  <w:woUserID w:val="2"/>
                </w:rPr>
                <w:t>1.95～2.05</w:t>
              </w:r>
            </w:ins>
          </w:p>
        </w:tc>
      </w:tr>
      <w:tr w14:paraId="2537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45" w:author="白日梦想家" w:date="2026-10-26T14:32:24Z"/>
        </w:trPr>
        <w:tc>
          <w:tcPr>
            <w:tcW w:w="1450" w:type="dxa"/>
            <w:vAlign w:val="center"/>
          </w:tcPr>
          <w:p w14:paraId="1FFE0E5D">
            <w:pPr>
              <w:keepNext/>
              <w:snapToGrid w:val="0"/>
              <w:spacing w:before="0" w:after="0" w:line="460" w:lineRule="exact"/>
              <w:ind w:left="0" w:leftChars="0" w:right="0" w:rightChars="0" w:firstLine="0" w:firstLineChars="0"/>
              <w:jc w:val="center"/>
              <w:rPr>
                <w:ins w:id="4846" w:author="白日梦想家" w:date="2026-10-26T14:32:24Z"/>
                <w:woUserID w:val="2"/>
              </w:rPr>
            </w:pPr>
            <w:ins w:id="4847"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3BEC915">
            <w:pPr>
              <w:keepNext/>
              <w:snapToGrid w:val="0"/>
              <w:spacing w:before="0" w:after="0" w:line="460" w:lineRule="exact"/>
              <w:ind w:left="0" w:leftChars="0" w:right="0" w:rightChars="0" w:firstLine="0" w:firstLineChars="0"/>
              <w:jc w:val="center"/>
              <w:rPr>
                <w:ins w:id="4848" w:author="白日梦想家" w:date="2026-10-26T14:32:24Z"/>
                <w:woUserID w:val="2"/>
              </w:rPr>
            </w:pPr>
            <w:ins w:id="4849"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0912E45B">
            <w:pPr>
              <w:keepNext/>
              <w:snapToGrid w:val="0"/>
              <w:spacing w:before="0" w:after="0" w:line="460" w:lineRule="exact"/>
              <w:ind w:left="0" w:leftChars="0" w:right="0" w:rightChars="0" w:firstLine="0" w:firstLineChars="0"/>
              <w:jc w:val="center"/>
              <w:rPr>
                <w:ins w:id="4850" w:author="白日梦想家" w:date="2026-10-26T14:32:24Z"/>
                <w:woUserID w:val="2"/>
              </w:rPr>
            </w:pPr>
            <w:ins w:id="4851"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44BE9621">
            <w:pPr>
              <w:keepNext/>
              <w:snapToGrid w:val="0"/>
              <w:spacing w:before="0" w:after="0" w:line="460" w:lineRule="exact"/>
              <w:ind w:left="0" w:leftChars="0" w:right="0" w:rightChars="0" w:firstLine="0" w:firstLineChars="0"/>
              <w:jc w:val="center"/>
              <w:rPr>
                <w:ins w:id="4852" w:author="白日梦想家" w:date="2026-10-26T14:32:24Z"/>
                <w:woUserID w:val="2"/>
              </w:rPr>
            </w:pPr>
            <w:ins w:id="4853" w:author="白日梦想家" w:date="2026-10-26T14:32:24Z">
              <w:r>
                <w:rPr>
                  <w:rFonts w:hint="default" w:ascii="Times New Roman" w:hAnsi="Times New Roman" w:eastAsia="方正仿宋_GBK" w:cs="Times New Roman"/>
                  <w:sz w:val="28"/>
                  <w:szCs w:val="28"/>
                  <w:woUserID w:val="2"/>
                </w:rPr>
                <w:t>1.99～2.09</w:t>
              </w:r>
            </w:ins>
          </w:p>
        </w:tc>
        <w:tc>
          <w:tcPr>
            <w:tcW w:w="1451" w:type="dxa"/>
            <w:vAlign w:val="center"/>
          </w:tcPr>
          <w:p w14:paraId="2C6A794A">
            <w:pPr>
              <w:keepNext/>
              <w:snapToGrid w:val="0"/>
              <w:spacing w:before="0" w:after="0" w:line="460" w:lineRule="exact"/>
              <w:ind w:left="0" w:leftChars="0" w:right="0" w:rightChars="0" w:firstLine="0" w:firstLineChars="0"/>
              <w:jc w:val="center"/>
              <w:rPr>
                <w:ins w:id="4854" w:author="白日梦想家" w:date="2026-10-26T14:32:24Z"/>
                <w:woUserID w:val="2"/>
              </w:rPr>
            </w:pPr>
            <w:ins w:id="4855"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052154A">
            <w:pPr>
              <w:keepNext/>
              <w:snapToGrid w:val="0"/>
              <w:spacing w:before="0" w:after="0" w:line="460" w:lineRule="exact"/>
              <w:ind w:left="0" w:leftChars="0" w:right="0" w:rightChars="0" w:firstLine="0" w:firstLineChars="0"/>
              <w:jc w:val="center"/>
              <w:rPr>
                <w:ins w:id="4856" w:author="白日梦想家" w:date="2026-10-26T14:32:24Z"/>
                <w:woUserID w:val="2"/>
              </w:rPr>
            </w:pPr>
            <w:ins w:id="4857" w:author="白日梦想家" w:date="2026-10-26T14:32:24Z">
              <w:r>
                <w:rPr>
                  <w:rFonts w:hint="default" w:ascii="Times New Roman" w:hAnsi="Times New Roman" w:eastAsia="方正仿宋_GBK" w:cs="Times New Roman"/>
                  <w:sz w:val="28"/>
                  <w:szCs w:val="28"/>
                  <w:woUserID w:val="2"/>
                </w:rPr>
                <w:t>1.99～2.09</w:t>
              </w:r>
            </w:ins>
          </w:p>
        </w:tc>
      </w:tr>
      <w:tr w14:paraId="5F2A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858" w:author="白日梦想家" w:date="2026-10-26T14:32:24Z"/>
        </w:trPr>
        <w:tc>
          <w:tcPr>
            <w:tcW w:w="1450" w:type="dxa"/>
            <w:vAlign w:val="center"/>
          </w:tcPr>
          <w:p w14:paraId="73F23BEF">
            <w:pPr>
              <w:keepNext/>
              <w:snapToGrid w:val="0"/>
              <w:spacing w:before="0" w:after="0" w:line="460" w:lineRule="exact"/>
              <w:ind w:left="0" w:leftChars="0" w:right="0" w:rightChars="0" w:firstLine="0" w:firstLineChars="0"/>
              <w:jc w:val="center"/>
              <w:rPr>
                <w:ins w:id="4859" w:author="白日梦想家" w:date="2026-10-26T14:32:24Z"/>
                <w:woUserID w:val="2"/>
              </w:rPr>
            </w:pPr>
            <w:ins w:id="4860"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771115F9">
            <w:pPr>
              <w:keepNext/>
              <w:snapToGrid w:val="0"/>
              <w:spacing w:before="0" w:after="0" w:line="460" w:lineRule="exact"/>
              <w:ind w:left="0" w:leftChars="0" w:right="0" w:rightChars="0" w:firstLine="0" w:firstLineChars="0"/>
              <w:jc w:val="center"/>
              <w:rPr>
                <w:ins w:id="4861" w:author="白日梦想家" w:date="2026-10-26T14:32:24Z"/>
                <w:woUserID w:val="2"/>
              </w:rPr>
            </w:pPr>
            <w:ins w:id="4862"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157EE674">
            <w:pPr>
              <w:keepNext/>
              <w:snapToGrid w:val="0"/>
              <w:spacing w:before="0" w:after="0" w:line="460" w:lineRule="exact"/>
              <w:ind w:left="0" w:leftChars="0" w:right="0" w:rightChars="0" w:firstLine="0" w:firstLineChars="0"/>
              <w:jc w:val="center"/>
              <w:rPr>
                <w:ins w:id="4863" w:author="白日梦想家" w:date="2026-10-26T14:32:24Z"/>
                <w:woUserID w:val="2"/>
              </w:rPr>
            </w:pPr>
            <w:ins w:id="4864"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1694CB3A">
            <w:pPr>
              <w:keepNext/>
              <w:snapToGrid w:val="0"/>
              <w:spacing w:before="0" w:after="0" w:line="460" w:lineRule="exact"/>
              <w:ind w:left="0" w:leftChars="0" w:right="0" w:rightChars="0" w:firstLine="0" w:firstLineChars="0"/>
              <w:jc w:val="center"/>
              <w:rPr>
                <w:ins w:id="4865" w:author="白日梦想家" w:date="2026-10-26T14:32:24Z"/>
                <w:woUserID w:val="2"/>
              </w:rPr>
            </w:pPr>
            <w:ins w:id="4866" w:author="白日梦想家" w:date="2026-10-26T14:32:24Z">
              <w:r>
                <w:rPr>
                  <w:rFonts w:hint="default" w:ascii="Times New Roman" w:hAnsi="Times New Roman" w:eastAsia="方正仿宋_GBK" w:cs="Times New Roman"/>
                  <w:sz w:val="28"/>
                  <w:szCs w:val="28"/>
                  <w:woUserID w:val="2"/>
                </w:rPr>
                <w:t>2.57～2.67</w:t>
              </w:r>
            </w:ins>
          </w:p>
        </w:tc>
        <w:tc>
          <w:tcPr>
            <w:tcW w:w="1451" w:type="dxa"/>
            <w:vAlign w:val="center"/>
          </w:tcPr>
          <w:p w14:paraId="6A56CDE4">
            <w:pPr>
              <w:keepNext/>
              <w:snapToGrid w:val="0"/>
              <w:spacing w:before="0" w:after="0" w:line="460" w:lineRule="exact"/>
              <w:ind w:left="0" w:leftChars="0" w:right="0" w:rightChars="0" w:firstLine="0" w:firstLineChars="0"/>
              <w:jc w:val="center"/>
              <w:rPr>
                <w:ins w:id="4867" w:author="白日梦想家" w:date="2026-10-26T14:32:24Z"/>
                <w:woUserID w:val="2"/>
              </w:rPr>
            </w:pPr>
            <w:ins w:id="4868" w:author="白日梦想家" w:date="2026-10-26T14:32:24Z">
              <w:r>
                <w:rPr>
                  <w:rFonts w:hint="default" w:ascii="Times New Roman" w:hAnsi="Times New Roman" w:eastAsia="方正仿宋_GBK" w:cs="Times New Roman"/>
                  <w:sz w:val="28"/>
                  <w:szCs w:val="28"/>
                  <w:woUserID w:val="2"/>
                </w:rPr>
                <w:t>2.57～2.67</w:t>
              </w:r>
            </w:ins>
          </w:p>
        </w:tc>
        <w:tc>
          <w:tcPr>
            <w:tcW w:w="1453" w:type="dxa"/>
            <w:vAlign w:val="center"/>
          </w:tcPr>
          <w:p w14:paraId="14ED11A4">
            <w:pPr>
              <w:keepNext/>
              <w:snapToGrid w:val="0"/>
              <w:spacing w:before="0" w:after="0" w:line="460" w:lineRule="exact"/>
              <w:ind w:left="0" w:leftChars="0" w:right="0" w:rightChars="0" w:firstLine="0" w:firstLineChars="0"/>
              <w:jc w:val="center"/>
              <w:rPr>
                <w:ins w:id="4869" w:author="白日梦想家" w:date="2026-10-26T14:32:24Z"/>
                <w:woUserID w:val="2"/>
              </w:rPr>
            </w:pPr>
            <w:ins w:id="4870" w:author="白日梦想家" w:date="2026-10-26T14:32:24Z">
              <w:r>
                <w:rPr>
                  <w:rFonts w:hint="default" w:ascii="Times New Roman" w:hAnsi="Times New Roman" w:eastAsia="方正仿宋_GBK" w:cs="Times New Roman"/>
                  <w:sz w:val="28"/>
                  <w:szCs w:val="28"/>
                  <w:woUserID w:val="2"/>
                </w:rPr>
                <w:t>2.57～2.67</w:t>
              </w:r>
            </w:ins>
          </w:p>
        </w:tc>
      </w:tr>
      <w:tr w14:paraId="52605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71" w:author="白日梦想家" w:date="2026-10-26T14:32:24Z"/>
        </w:trPr>
        <w:tc>
          <w:tcPr>
            <w:tcW w:w="1450" w:type="dxa"/>
            <w:vAlign w:val="center"/>
          </w:tcPr>
          <w:p w14:paraId="32AD0A8E">
            <w:pPr>
              <w:keepNext/>
              <w:snapToGrid w:val="0"/>
              <w:spacing w:before="0" w:after="0" w:line="460" w:lineRule="exact"/>
              <w:ind w:left="0" w:leftChars="0" w:right="0" w:rightChars="0" w:firstLine="0" w:firstLineChars="0"/>
              <w:jc w:val="center"/>
              <w:rPr>
                <w:ins w:id="4872" w:author="白日梦想家" w:date="2026-10-26T14:32:24Z"/>
                <w:woUserID w:val="2"/>
              </w:rPr>
            </w:pPr>
            <w:ins w:id="487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299C59D7">
            <w:pPr>
              <w:keepNext/>
              <w:snapToGrid w:val="0"/>
              <w:spacing w:before="0" w:after="0" w:line="460" w:lineRule="exact"/>
              <w:ind w:left="0" w:leftChars="0" w:right="0" w:rightChars="0" w:firstLine="0" w:firstLineChars="0"/>
              <w:jc w:val="center"/>
              <w:rPr>
                <w:ins w:id="4874" w:author="白日梦想家" w:date="2026-10-26T14:32:24Z"/>
                <w:woUserID w:val="2"/>
              </w:rPr>
            </w:pPr>
            <w:ins w:id="4875"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17E72C73">
            <w:pPr>
              <w:keepNext/>
              <w:snapToGrid w:val="0"/>
              <w:spacing w:before="0" w:after="0" w:line="460" w:lineRule="exact"/>
              <w:ind w:left="0" w:leftChars="0" w:right="0" w:rightChars="0" w:firstLine="0" w:firstLineChars="0"/>
              <w:jc w:val="center"/>
              <w:rPr>
                <w:ins w:id="4876" w:author="白日梦想家" w:date="2026-10-26T14:32:24Z"/>
                <w:woUserID w:val="2"/>
              </w:rPr>
            </w:pPr>
            <w:ins w:id="4877"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67BEA692">
            <w:pPr>
              <w:keepNext/>
              <w:snapToGrid w:val="0"/>
              <w:spacing w:before="0" w:after="0" w:line="460" w:lineRule="exact"/>
              <w:ind w:left="0" w:leftChars="0" w:right="0" w:rightChars="0" w:firstLine="0" w:firstLineChars="0"/>
              <w:jc w:val="center"/>
              <w:rPr>
                <w:ins w:id="4878" w:author="白日梦想家" w:date="2026-10-26T14:32:24Z"/>
                <w:woUserID w:val="2"/>
              </w:rPr>
            </w:pPr>
            <w:ins w:id="4879"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2D8B855A">
            <w:pPr>
              <w:keepNext/>
              <w:snapToGrid w:val="0"/>
              <w:spacing w:before="0" w:after="0" w:line="460" w:lineRule="exact"/>
              <w:ind w:left="0" w:leftChars="0" w:right="0" w:rightChars="0" w:firstLine="0" w:firstLineChars="0"/>
              <w:jc w:val="center"/>
              <w:rPr>
                <w:ins w:id="4880" w:author="白日梦想家" w:date="2026-10-26T14:32:24Z"/>
                <w:woUserID w:val="2"/>
              </w:rPr>
            </w:pPr>
            <w:ins w:id="4881"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5E35C66B">
            <w:pPr>
              <w:keepNext/>
              <w:snapToGrid w:val="0"/>
              <w:spacing w:before="0" w:after="0" w:line="460" w:lineRule="exact"/>
              <w:ind w:left="0" w:leftChars="0" w:right="0" w:rightChars="0" w:firstLine="0" w:firstLineChars="0"/>
              <w:jc w:val="center"/>
              <w:rPr>
                <w:ins w:id="4882" w:author="白日梦想家" w:date="2026-10-26T14:32:24Z"/>
                <w:woUserID w:val="2"/>
              </w:rPr>
            </w:pPr>
            <w:ins w:id="4883" w:author="白日梦想家" w:date="2026-10-26T14:32:24Z">
              <w:r>
                <w:rPr>
                  <w:rFonts w:hint="default" w:ascii="Times New Roman" w:hAnsi="Times New Roman" w:eastAsia="方正仿宋_GBK" w:cs="Times New Roman"/>
                  <w:sz w:val="28"/>
                  <w:szCs w:val="28"/>
                  <w:woUserID w:val="2"/>
                </w:rPr>
                <w:t>1.73～1.83</w:t>
              </w:r>
            </w:ins>
          </w:p>
        </w:tc>
      </w:tr>
      <w:tr w14:paraId="217B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84" w:author="白日梦想家" w:date="2026-10-26T14:32:24Z"/>
        </w:trPr>
        <w:tc>
          <w:tcPr>
            <w:tcW w:w="1450" w:type="dxa"/>
            <w:vAlign w:val="center"/>
          </w:tcPr>
          <w:p w14:paraId="0D7CB0D0">
            <w:pPr>
              <w:keepNext/>
              <w:snapToGrid w:val="0"/>
              <w:spacing w:before="0" w:after="0" w:line="460" w:lineRule="exact"/>
              <w:ind w:left="0" w:leftChars="0" w:right="0" w:rightChars="0" w:firstLine="0" w:firstLineChars="0"/>
              <w:jc w:val="center"/>
              <w:rPr>
                <w:ins w:id="4885" w:author="白日梦想家" w:date="2026-10-26T14:32:24Z"/>
                <w:woUserID w:val="2"/>
              </w:rPr>
            </w:pPr>
            <w:ins w:id="4886"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00F05EDB">
            <w:pPr>
              <w:keepNext/>
              <w:snapToGrid w:val="0"/>
              <w:spacing w:before="0" w:after="0" w:line="460" w:lineRule="exact"/>
              <w:ind w:left="0" w:leftChars="0" w:right="0" w:rightChars="0" w:firstLine="0" w:firstLineChars="0"/>
              <w:jc w:val="center"/>
              <w:rPr>
                <w:ins w:id="4887" w:author="白日梦想家" w:date="2026-10-26T14:32:24Z"/>
                <w:woUserID w:val="2"/>
              </w:rPr>
            </w:pPr>
            <w:ins w:id="4888"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FDA9ACB">
            <w:pPr>
              <w:keepNext/>
              <w:snapToGrid w:val="0"/>
              <w:spacing w:before="0" w:after="0" w:line="460" w:lineRule="exact"/>
              <w:ind w:left="0" w:leftChars="0" w:right="0" w:rightChars="0" w:firstLine="0" w:firstLineChars="0"/>
              <w:jc w:val="center"/>
              <w:rPr>
                <w:ins w:id="4889" w:author="白日梦想家" w:date="2026-10-26T14:32:24Z"/>
                <w:woUserID w:val="2"/>
              </w:rPr>
            </w:pPr>
            <w:ins w:id="4890" w:author="白日梦想家" w:date="2026-10-26T14:32:24Z">
              <w:r>
                <w:rPr>
                  <w:rFonts w:hint="default" w:ascii="Times New Roman" w:hAnsi="Times New Roman" w:eastAsia="方正仿宋_GBK" w:cs="Times New Roman"/>
                  <w:sz w:val="28"/>
                  <w:szCs w:val="28"/>
                  <w:woUserID w:val="2"/>
                </w:rPr>
                <w:t>2.09～2.19</w:t>
              </w:r>
            </w:ins>
          </w:p>
        </w:tc>
        <w:tc>
          <w:tcPr>
            <w:tcW w:w="1451" w:type="dxa"/>
            <w:vAlign w:val="center"/>
          </w:tcPr>
          <w:p w14:paraId="6597ED1A">
            <w:pPr>
              <w:keepNext/>
              <w:snapToGrid w:val="0"/>
              <w:spacing w:before="0" w:after="0" w:line="460" w:lineRule="exact"/>
              <w:ind w:left="0" w:leftChars="0" w:right="0" w:rightChars="0" w:firstLine="0" w:firstLineChars="0"/>
              <w:jc w:val="center"/>
              <w:rPr>
                <w:ins w:id="4891" w:author="白日梦想家" w:date="2026-10-26T14:32:24Z"/>
                <w:woUserID w:val="2"/>
              </w:rPr>
            </w:pPr>
            <w:ins w:id="4892"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32032D78">
            <w:pPr>
              <w:keepNext/>
              <w:snapToGrid w:val="0"/>
              <w:spacing w:before="0" w:after="0" w:line="460" w:lineRule="exact"/>
              <w:ind w:left="0" w:leftChars="0" w:right="0" w:rightChars="0" w:firstLine="0" w:firstLineChars="0"/>
              <w:jc w:val="center"/>
              <w:rPr>
                <w:ins w:id="4893" w:author="白日梦想家" w:date="2026-10-26T14:32:24Z"/>
                <w:woUserID w:val="2"/>
              </w:rPr>
            </w:pPr>
            <w:ins w:id="4894"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887A0B9">
            <w:pPr>
              <w:keepNext/>
              <w:snapToGrid w:val="0"/>
              <w:spacing w:before="0" w:after="0" w:line="460" w:lineRule="exact"/>
              <w:ind w:left="0" w:leftChars="0" w:right="0" w:rightChars="0" w:firstLine="0" w:firstLineChars="0"/>
              <w:jc w:val="center"/>
              <w:rPr>
                <w:ins w:id="4895" w:author="白日梦想家" w:date="2026-10-26T14:32:24Z"/>
                <w:woUserID w:val="2"/>
              </w:rPr>
            </w:pPr>
            <w:ins w:id="4896" w:author="白日梦想家" w:date="2026-10-26T14:32:24Z">
              <w:r>
                <w:rPr>
                  <w:rFonts w:hint="default" w:ascii="Times New Roman" w:hAnsi="Times New Roman" w:eastAsia="方正仿宋_GBK" w:cs="Times New Roman"/>
                  <w:sz w:val="28"/>
                  <w:szCs w:val="28"/>
                  <w:woUserID w:val="2"/>
                </w:rPr>
                <w:t>1.83～1.92</w:t>
              </w:r>
            </w:ins>
          </w:p>
        </w:tc>
      </w:tr>
      <w:tr w14:paraId="7078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97" w:author="白日梦想家" w:date="2026-10-26T14:32:24Z"/>
        </w:trPr>
        <w:tc>
          <w:tcPr>
            <w:tcW w:w="1450" w:type="dxa"/>
            <w:vAlign w:val="center"/>
          </w:tcPr>
          <w:p w14:paraId="03F02BA9">
            <w:pPr>
              <w:keepNext/>
              <w:snapToGrid w:val="0"/>
              <w:spacing w:before="0" w:after="0" w:line="460" w:lineRule="exact"/>
              <w:ind w:left="0" w:leftChars="0" w:right="0" w:rightChars="0" w:firstLine="0" w:firstLineChars="0"/>
              <w:jc w:val="center"/>
              <w:rPr>
                <w:ins w:id="4898" w:author="白日梦想家" w:date="2026-10-26T14:32:24Z"/>
                <w:woUserID w:val="2"/>
              </w:rPr>
            </w:pPr>
            <w:ins w:id="4899"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3E64B45C">
            <w:pPr>
              <w:keepNext/>
              <w:snapToGrid w:val="0"/>
              <w:spacing w:before="0" w:after="0" w:line="460" w:lineRule="exact"/>
              <w:ind w:left="0" w:leftChars="0" w:right="0" w:rightChars="0" w:firstLine="0" w:firstLineChars="0"/>
              <w:jc w:val="center"/>
              <w:rPr>
                <w:ins w:id="4900" w:author="白日梦想家" w:date="2026-10-26T14:32:24Z"/>
                <w:woUserID w:val="2"/>
              </w:rPr>
            </w:pPr>
            <w:ins w:id="4901"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0F5E9E74">
            <w:pPr>
              <w:keepNext/>
              <w:snapToGrid w:val="0"/>
              <w:spacing w:before="0" w:after="0" w:line="460" w:lineRule="exact"/>
              <w:ind w:left="0" w:leftChars="0" w:right="0" w:rightChars="0" w:firstLine="0" w:firstLineChars="0"/>
              <w:jc w:val="center"/>
              <w:rPr>
                <w:ins w:id="4902" w:author="白日梦想家" w:date="2026-10-26T14:32:24Z"/>
                <w:woUserID w:val="2"/>
              </w:rPr>
            </w:pPr>
            <w:ins w:id="4903" w:author="白日梦想家" w:date="2026-10-26T14:32:24Z">
              <w:r>
                <w:rPr>
                  <w:rFonts w:hint="default" w:ascii="Times New Roman" w:hAnsi="Times New Roman" w:eastAsia="方正仿宋_GBK" w:cs="Times New Roman"/>
                  <w:sz w:val="28"/>
                  <w:szCs w:val="28"/>
                  <w:woUserID w:val="2"/>
                </w:rPr>
                <w:t>2.65～2.75</w:t>
              </w:r>
            </w:ins>
          </w:p>
        </w:tc>
        <w:tc>
          <w:tcPr>
            <w:tcW w:w="1451" w:type="dxa"/>
            <w:vAlign w:val="center"/>
          </w:tcPr>
          <w:p w14:paraId="2517E066">
            <w:pPr>
              <w:keepNext/>
              <w:snapToGrid w:val="0"/>
              <w:spacing w:before="0" w:after="0" w:line="460" w:lineRule="exact"/>
              <w:ind w:left="0" w:leftChars="0" w:right="0" w:rightChars="0" w:firstLine="0" w:firstLineChars="0"/>
              <w:jc w:val="center"/>
              <w:rPr>
                <w:ins w:id="4904" w:author="白日梦想家" w:date="2026-10-26T14:32:24Z"/>
                <w:woUserID w:val="2"/>
              </w:rPr>
            </w:pPr>
            <w:ins w:id="4905" w:author="白日梦想家" w:date="2026-10-26T14:32:24Z">
              <w:r>
                <w:rPr>
                  <w:rFonts w:hint="default" w:ascii="Times New Roman" w:hAnsi="Times New Roman" w:eastAsia="方正仿宋_GBK" w:cs="Times New Roman"/>
                  <w:sz w:val="28"/>
                  <w:szCs w:val="28"/>
                  <w:woUserID w:val="2"/>
                </w:rPr>
                <w:t>2.37～2.47</w:t>
              </w:r>
            </w:ins>
          </w:p>
        </w:tc>
        <w:tc>
          <w:tcPr>
            <w:tcW w:w="1451" w:type="dxa"/>
            <w:vAlign w:val="center"/>
          </w:tcPr>
          <w:p w14:paraId="447B793E">
            <w:pPr>
              <w:keepNext/>
              <w:snapToGrid w:val="0"/>
              <w:spacing w:before="0" w:after="0" w:line="460" w:lineRule="exact"/>
              <w:ind w:left="0" w:leftChars="0" w:right="0" w:rightChars="0" w:firstLine="0" w:firstLineChars="0"/>
              <w:jc w:val="center"/>
              <w:rPr>
                <w:ins w:id="4906" w:author="白日梦想家" w:date="2026-10-26T14:32:24Z"/>
                <w:woUserID w:val="2"/>
              </w:rPr>
            </w:pPr>
            <w:ins w:id="4907"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027613B9">
            <w:pPr>
              <w:keepNext/>
              <w:snapToGrid w:val="0"/>
              <w:spacing w:before="0" w:after="0" w:line="460" w:lineRule="exact"/>
              <w:ind w:left="0" w:leftChars="0" w:right="0" w:rightChars="0" w:firstLine="0" w:firstLineChars="0"/>
              <w:jc w:val="center"/>
              <w:rPr>
                <w:ins w:id="4908" w:author="白日梦想家" w:date="2026-10-26T14:32:24Z"/>
                <w:woUserID w:val="2"/>
              </w:rPr>
            </w:pPr>
            <w:ins w:id="4909" w:author="白日梦想家" w:date="2026-10-26T14:32:24Z">
              <w:r>
                <w:rPr>
                  <w:rFonts w:hint="default" w:ascii="Times New Roman" w:hAnsi="Times New Roman" w:eastAsia="方正仿宋_GBK" w:cs="Times New Roman"/>
                  <w:sz w:val="28"/>
                  <w:szCs w:val="28"/>
                  <w:woUserID w:val="2"/>
                </w:rPr>
                <w:t>2.37～2.47</w:t>
              </w:r>
            </w:ins>
          </w:p>
        </w:tc>
      </w:tr>
      <w:tr w14:paraId="07A6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910" w:author="白日梦想家" w:date="2026-10-26T14:32:24Z"/>
        </w:trPr>
        <w:tc>
          <w:tcPr>
            <w:tcW w:w="1450" w:type="dxa"/>
            <w:vAlign w:val="center"/>
          </w:tcPr>
          <w:p w14:paraId="6B36F2FB">
            <w:pPr>
              <w:keepNext/>
              <w:snapToGrid w:val="0"/>
              <w:spacing w:before="0" w:after="0" w:line="460" w:lineRule="exact"/>
              <w:ind w:left="0" w:leftChars="0" w:right="0" w:rightChars="0" w:firstLine="0" w:firstLineChars="0"/>
              <w:jc w:val="center"/>
              <w:rPr>
                <w:ins w:id="4911" w:author="白日梦想家" w:date="2026-10-26T14:32:24Z"/>
                <w:woUserID w:val="2"/>
              </w:rPr>
            </w:pPr>
            <w:ins w:id="491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2BC9B033">
            <w:pPr>
              <w:keepNext/>
              <w:snapToGrid w:val="0"/>
              <w:spacing w:before="0" w:after="0" w:line="460" w:lineRule="exact"/>
              <w:ind w:left="0" w:leftChars="0" w:right="0" w:rightChars="0" w:firstLine="0" w:firstLineChars="0"/>
              <w:jc w:val="center"/>
              <w:rPr>
                <w:ins w:id="4913" w:author="白日梦想家" w:date="2026-10-26T14:32:24Z"/>
                <w:woUserID w:val="2"/>
              </w:rPr>
            </w:pPr>
            <w:ins w:id="4914"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1AE11F5">
            <w:pPr>
              <w:keepNext/>
              <w:snapToGrid w:val="0"/>
              <w:spacing w:before="0" w:after="0" w:line="460" w:lineRule="exact"/>
              <w:ind w:left="0" w:leftChars="0" w:right="0" w:rightChars="0" w:firstLine="0" w:firstLineChars="0"/>
              <w:jc w:val="center"/>
              <w:rPr>
                <w:ins w:id="4915" w:author="白日梦想家" w:date="2026-10-26T14:32:24Z"/>
                <w:woUserID w:val="2"/>
              </w:rPr>
            </w:pPr>
            <w:ins w:id="4916" w:author="白日梦想家" w:date="2026-10-26T14:32:24Z">
              <w:r>
                <w:rPr>
                  <w:rFonts w:hint="default" w:ascii="Times New Roman" w:hAnsi="Times New Roman" w:eastAsia="方正仿宋_GBK" w:cs="Times New Roman"/>
                  <w:sz w:val="28"/>
                  <w:szCs w:val="28"/>
                  <w:woUserID w:val="2"/>
                </w:rPr>
                <w:t>1.93～2.03</w:t>
              </w:r>
            </w:ins>
          </w:p>
        </w:tc>
        <w:tc>
          <w:tcPr>
            <w:tcW w:w="1451" w:type="dxa"/>
            <w:vAlign w:val="center"/>
          </w:tcPr>
          <w:p w14:paraId="15A5DB21">
            <w:pPr>
              <w:keepNext/>
              <w:snapToGrid w:val="0"/>
              <w:spacing w:before="0" w:after="0" w:line="460" w:lineRule="exact"/>
              <w:ind w:left="0" w:leftChars="0" w:right="0" w:rightChars="0" w:firstLine="0" w:firstLineChars="0"/>
              <w:jc w:val="center"/>
              <w:rPr>
                <w:ins w:id="4917" w:author="白日梦想家" w:date="2026-10-26T14:32:24Z"/>
                <w:woUserID w:val="2"/>
              </w:rPr>
            </w:pPr>
            <w:ins w:id="4918"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62231242">
            <w:pPr>
              <w:keepNext/>
              <w:snapToGrid w:val="0"/>
              <w:spacing w:before="0" w:after="0" w:line="460" w:lineRule="exact"/>
              <w:ind w:left="0" w:leftChars="0" w:right="0" w:rightChars="0" w:firstLine="0" w:firstLineChars="0"/>
              <w:jc w:val="center"/>
              <w:rPr>
                <w:ins w:id="4919" w:author="白日梦想家" w:date="2026-10-26T14:32:24Z"/>
                <w:woUserID w:val="2"/>
              </w:rPr>
            </w:pPr>
            <w:ins w:id="4920"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48C6D2FE">
            <w:pPr>
              <w:keepNext/>
              <w:snapToGrid w:val="0"/>
              <w:spacing w:before="0" w:after="0" w:line="460" w:lineRule="exact"/>
              <w:ind w:left="0" w:leftChars="0" w:right="0" w:rightChars="0" w:firstLine="0" w:firstLineChars="0"/>
              <w:jc w:val="center"/>
              <w:rPr>
                <w:ins w:id="4921" w:author="白日梦想家" w:date="2026-10-26T14:32:24Z"/>
                <w:woUserID w:val="2"/>
              </w:rPr>
            </w:pPr>
            <w:ins w:id="4922" w:author="白日梦想家" w:date="2026-10-26T14:32:24Z">
              <w:r>
                <w:rPr>
                  <w:rFonts w:hint="default" w:ascii="Times New Roman" w:hAnsi="Times New Roman" w:eastAsia="方正仿宋_GBK" w:cs="Times New Roman"/>
                  <w:sz w:val="28"/>
                  <w:szCs w:val="28"/>
                  <w:woUserID w:val="2"/>
                </w:rPr>
                <w:t>1.57～1.67</w:t>
              </w:r>
            </w:ins>
          </w:p>
        </w:tc>
      </w:tr>
      <w:tr w14:paraId="6ADF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23" w:author="白日梦想家" w:date="2026-10-26T14:32:24Z"/>
        </w:trPr>
        <w:tc>
          <w:tcPr>
            <w:tcW w:w="1450" w:type="dxa"/>
            <w:vAlign w:val="center"/>
          </w:tcPr>
          <w:p w14:paraId="3A806A62">
            <w:pPr>
              <w:keepNext/>
              <w:snapToGrid w:val="0"/>
              <w:spacing w:before="0" w:after="0" w:line="460" w:lineRule="exact"/>
              <w:ind w:left="0" w:leftChars="0" w:right="0" w:rightChars="0" w:firstLine="0" w:firstLineChars="0"/>
              <w:jc w:val="center"/>
              <w:rPr>
                <w:ins w:id="4924" w:author="白日梦想家" w:date="2026-10-26T14:32:24Z"/>
                <w:woUserID w:val="2"/>
              </w:rPr>
            </w:pPr>
            <w:ins w:id="4925"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EB9942">
            <w:pPr>
              <w:keepNext/>
              <w:snapToGrid w:val="0"/>
              <w:spacing w:before="0" w:after="0" w:line="460" w:lineRule="exact"/>
              <w:ind w:left="0" w:leftChars="0" w:right="0" w:rightChars="0" w:firstLine="0" w:firstLineChars="0"/>
              <w:jc w:val="center"/>
              <w:rPr>
                <w:ins w:id="4926" w:author="白日梦想家" w:date="2026-10-26T14:32:24Z"/>
                <w:woUserID w:val="2"/>
              </w:rPr>
            </w:pPr>
            <w:ins w:id="4927"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19B68163">
            <w:pPr>
              <w:keepNext/>
              <w:snapToGrid w:val="0"/>
              <w:spacing w:before="0" w:after="0" w:line="460" w:lineRule="exact"/>
              <w:ind w:left="0" w:leftChars="0" w:right="0" w:rightChars="0" w:firstLine="0" w:firstLineChars="0"/>
              <w:jc w:val="center"/>
              <w:rPr>
                <w:ins w:id="4928" w:author="白日梦想家" w:date="2026-10-26T14:32:24Z"/>
                <w:woUserID w:val="2"/>
              </w:rPr>
            </w:pPr>
            <w:ins w:id="4929"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382EAFDD">
            <w:pPr>
              <w:keepNext/>
              <w:snapToGrid w:val="0"/>
              <w:spacing w:before="0" w:after="0" w:line="460" w:lineRule="exact"/>
              <w:ind w:left="0" w:leftChars="0" w:right="0" w:rightChars="0" w:firstLine="0" w:firstLineChars="0"/>
              <w:jc w:val="center"/>
              <w:rPr>
                <w:ins w:id="4930" w:author="白日梦想家" w:date="2026-10-26T14:32:24Z"/>
                <w:woUserID w:val="2"/>
              </w:rPr>
            </w:pPr>
            <w:ins w:id="4931" w:author="白日梦想家" w:date="2026-10-26T14:32:24Z">
              <w:r>
                <w:rPr>
                  <w:rFonts w:hint="default" w:ascii="Times New Roman" w:hAnsi="Times New Roman" w:eastAsia="方正仿宋_GBK" w:cs="Times New Roman"/>
                  <w:sz w:val="28"/>
                  <w:szCs w:val="28"/>
                  <w:woUserID w:val="2"/>
                </w:rPr>
                <w:t>1.81～1.89</w:t>
              </w:r>
            </w:ins>
          </w:p>
        </w:tc>
        <w:tc>
          <w:tcPr>
            <w:tcW w:w="1451" w:type="dxa"/>
            <w:vAlign w:val="center"/>
          </w:tcPr>
          <w:p w14:paraId="5EDC5AD8">
            <w:pPr>
              <w:keepNext/>
              <w:snapToGrid w:val="0"/>
              <w:spacing w:before="0" w:after="0" w:line="460" w:lineRule="exact"/>
              <w:ind w:left="0" w:leftChars="0" w:right="0" w:rightChars="0" w:firstLine="0" w:firstLineChars="0"/>
              <w:jc w:val="center"/>
              <w:rPr>
                <w:ins w:id="4932" w:author="白日梦想家" w:date="2026-10-26T14:32:24Z"/>
                <w:woUserID w:val="2"/>
              </w:rPr>
            </w:pPr>
            <w:ins w:id="4933" w:author="白日梦想家" w:date="2026-10-26T14:32:24Z">
              <w:r>
                <w:rPr>
                  <w:rFonts w:hint="default" w:ascii="Times New Roman" w:hAnsi="Times New Roman" w:eastAsia="方正仿宋_GBK" w:cs="Times New Roman"/>
                  <w:sz w:val="28"/>
                  <w:szCs w:val="28"/>
                  <w:woUserID w:val="2"/>
                </w:rPr>
                <w:t>1.73～1.81</w:t>
              </w:r>
            </w:ins>
          </w:p>
        </w:tc>
        <w:tc>
          <w:tcPr>
            <w:tcW w:w="1453" w:type="dxa"/>
            <w:vAlign w:val="center"/>
          </w:tcPr>
          <w:p w14:paraId="1C83C1ED">
            <w:pPr>
              <w:keepNext/>
              <w:snapToGrid w:val="0"/>
              <w:spacing w:before="0" w:after="0" w:line="460" w:lineRule="exact"/>
              <w:ind w:left="0" w:leftChars="0" w:right="0" w:rightChars="0" w:firstLine="0" w:firstLineChars="0"/>
              <w:jc w:val="center"/>
              <w:rPr>
                <w:ins w:id="4934" w:author="白日梦想家" w:date="2026-10-26T14:32:24Z"/>
                <w:woUserID w:val="2"/>
              </w:rPr>
            </w:pPr>
            <w:ins w:id="4935" w:author="白日梦想家" w:date="2026-10-26T14:32:24Z">
              <w:r>
                <w:rPr>
                  <w:rFonts w:hint="default" w:ascii="Times New Roman" w:hAnsi="Times New Roman" w:eastAsia="方正仿宋_GBK" w:cs="Times New Roman"/>
                  <w:sz w:val="28"/>
                  <w:szCs w:val="28"/>
                  <w:woUserID w:val="2"/>
                </w:rPr>
                <w:t>1.73～1.81</w:t>
              </w:r>
            </w:ins>
          </w:p>
        </w:tc>
      </w:tr>
      <w:tr w14:paraId="7301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36" w:author="白日梦想家" w:date="2026-10-26T14:32:24Z"/>
        </w:trPr>
        <w:tc>
          <w:tcPr>
            <w:tcW w:w="1450" w:type="dxa"/>
            <w:vAlign w:val="center"/>
          </w:tcPr>
          <w:p w14:paraId="5512F8C3">
            <w:pPr>
              <w:keepNext/>
              <w:snapToGrid w:val="0"/>
              <w:spacing w:before="0" w:after="0" w:line="460" w:lineRule="exact"/>
              <w:ind w:left="0" w:leftChars="0" w:right="0" w:rightChars="0" w:firstLine="0" w:firstLineChars="0"/>
              <w:jc w:val="center"/>
              <w:rPr>
                <w:ins w:id="4937" w:author="白日梦想家" w:date="2026-10-26T14:32:24Z"/>
                <w:woUserID w:val="2"/>
              </w:rPr>
            </w:pPr>
            <w:ins w:id="4938"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45338AAC">
            <w:pPr>
              <w:keepNext/>
              <w:snapToGrid w:val="0"/>
              <w:spacing w:before="0" w:after="0" w:line="460" w:lineRule="exact"/>
              <w:ind w:left="0" w:leftChars="0" w:right="0" w:rightChars="0" w:firstLine="0" w:firstLineChars="0"/>
              <w:jc w:val="center"/>
              <w:rPr>
                <w:ins w:id="4939" w:author="白日梦想家" w:date="2026-10-26T14:32:24Z"/>
                <w:woUserID w:val="2"/>
              </w:rPr>
            </w:pPr>
            <w:ins w:id="4940"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55B4531">
            <w:pPr>
              <w:keepNext/>
              <w:snapToGrid w:val="0"/>
              <w:spacing w:before="0" w:after="0" w:line="460" w:lineRule="exact"/>
              <w:ind w:left="0" w:leftChars="0" w:right="0" w:rightChars="0" w:firstLine="0" w:firstLineChars="0"/>
              <w:jc w:val="center"/>
              <w:rPr>
                <w:ins w:id="4941" w:author="白日梦想家" w:date="2026-10-26T14:32:24Z"/>
                <w:woUserID w:val="2"/>
              </w:rPr>
            </w:pPr>
            <w:ins w:id="4942"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46C1685">
            <w:pPr>
              <w:keepNext/>
              <w:snapToGrid w:val="0"/>
              <w:spacing w:before="0" w:after="0" w:line="460" w:lineRule="exact"/>
              <w:ind w:left="0" w:leftChars="0" w:right="0" w:rightChars="0" w:firstLine="0" w:firstLineChars="0"/>
              <w:jc w:val="center"/>
              <w:rPr>
                <w:ins w:id="4943" w:author="白日梦想家" w:date="2026-10-26T14:32:24Z"/>
                <w:woUserID w:val="2"/>
              </w:rPr>
            </w:pPr>
            <w:ins w:id="4944"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E54BD23">
            <w:pPr>
              <w:keepNext/>
              <w:snapToGrid w:val="0"/>
              <w:spacing w:before="0" w:after="0" w:line="460" w:lineRule="exact"/>
              <w:ind w:left="0" w:leftChars="0" w:right="0" w:rightChars="0" w:firstLine="0" w:firstLineChars="0"/>
              <w:jc w:val="center"/>
              <w:rPr>
                <w:ins w:id="4945" w:author="白日梦想家" w:date="2026-10-26T14:32:24Z"/>
                <w:woUserID w:val="2"/>
              </w:rPr>
            </w:pPr>
            <w:ins w:id="4946" w:author="白日梦想家" w:date="2026-10-26T14:32:24Z">
              <w:r>
                <w:rPr>
                  <w:rFonts w:hint="default" w:ascii="Times New Roman" w:hAnsi="Times New Roman" w:eastAsia="方正仿宋_GBK" w:cs="Times New Roman"/>
                  <w:sz w:val="28"/>
                  <w:szCs w:val="28"/>
                  <w:woUserID w:val="2"/>
                </w:rPr>
                <w:t>2.25～2.35</w:t>
              </w:r>
            </w:ins>
          </w:p>
        </w:tc>
        <w:tc>
          <w:tcPr>
            <w:tcW w:w="1453" w:type="dxa"/>
            <w:vAlign w:val="center"/>
          </w:tcPr>
          <w:p w14:paraId="7CD8F3DE">
            <w:pPr>
              <w:keepNext/>
              <w:snapToGrid w:val="0"/>
              <w:spacing w:before="0" w:after="0" w:line="460" w:lineRule="exact"/>
              <w:ind w:left="0" w:leftChars="0" w:right="0" w:rightChars="0" w:firstLine="0" w:firstLineChars="0"/>
              <w:jc w:val="center"/>
              <w:rPr>
                <w:ins w:id="4947" w:author="白日梦想家" w:date="2026-10-26T14:32:24Z"/>
                <w:woUserID w:val="2"/>
              </w:rPr>
            </w:pPr>
            <w:ins w:id="4948" w:author="白日梦想家" w:date="2026-10-26T14:32:24Z">
              <w:r>
                <w:rPr>
                  <w:rFonts w:hint="default" w:ascii="Times New Roman" w:hAnsi="Times New Roman" w:eastAsia="方正仿宋_GBK" w:cs="Times New Roman"/>
                  <w:sz w:val="28"/>
                  <w:szCs w:val="28"/>
                  <w:woUserID w:val="2"/>
                </w:rPr>
                <w:t>2.15～2.25</w:t>
              </w:r>
            </w:ins>
          </w:p>
        </w:tc>
      </w:tr>
      <w:tr w14:paraId="6635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49" w:author="白日梦想家" w:date="2026-10-26T14:32:24Z"/>
        </w:trPr>
        <w:tc>
          <w:tcPr>
            <w:tcW w:w="1450" w:type="dxa"/>
            <w:vAlign w:val="center"/>
          </w:tcPr>
          <w:p w14:paraId="6DBBA259">
            <w:pPr>
              <w:keepNext/>
              <w:snapToGrid w:val="0"/>
              <w:spacing w:before="0" w:after="0" w:line="460" w:lineRule="exact"/>
              <w:ind w:left="0" w:leftChars="0" w:right="0" w:rightChars="0" w:firstLine="0" w:firstLineChars="0"/>
              <w:jc w:val="center"/>
              <w:rPr>
                <w:ins w:id="4950" w:author="白日梦想家" w:date="2026-10-26T14:32:24Z"/>
                <w:woUserID w:val="2"/>
              </w:rPr>
            </w:pPr>
            <w:ins w:id="495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79B844E2">
            <w:pPr>
              <w:keepNext/>
              <w:snapToGrid w:val="0"/>
              <w:spacing w:before="0" w:after="0" w:line="460" w:lineRule="exact"/>
              <w:ind w:left="0" w:leftChars="0" w:right="0" w:rightChars="0" w:firstLine="0" w:firstLineChars="0"/>
              <w:jc w:val="center"/>
              <w:rPr>
                <w:ins w:id="4952" w:author="白日梦想家" w:date="2026-10-26T14:32:24Z"/>
                <w:woUserID w:val="2"/>
              </w:rPr>
            </w:pPr>
            <w:ins w:id="4953"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7965CC6A">
            <w:pPr>
              <w:keepNext/>
              <w:snapToGrid w:val="0"/>
              <w:spacing w:before="0" w:after="0" w:line="460" w:lineRule="exact"/>
              <w:ind w:left="0" w:leftChars="0" w:right="0" w:rightChars="0" w:firstLine="0" w:firstLineChars="0"/>
              <w:jc w:val="center"/>
              <w:rPr>
                <w:ins w:id="4954" w:author="白日梦想家" w:date="2026-10-26T14:32:24Z"/>
                <w:woUserID w:val="2"/>
              </w:rPr>
            </w:pPr>
            <w:ins w:id="4955" w:author="白日梦想家" w:date="2026-10-26T14:32:24Z">
              <w:r>
                <w:rPr>
                  <w:rFonts w:hint="default" w:ascii="Times New Roman" w:hAnsi="Times New Roman" w:eastAsia="方正仿宋_GBK" w:cs="Times New Roman"/>
                  <w:sz w:val="28"/>
                  <w:szCs w:val="28"/>
                  <w:woUserID w:val="2"/>
                </w:rPr>
                <w:t>1.88～1.97</w:t>
              </w:r>
            </w:ins>
          </w:p>
        </w:tc>
        <w:tc>
          <w:tcPr>
            <w:tcW w:w="1451" w:type="dxa"/>
            <w:vAlign w:val="center"/>
          </w:tcPr>
          <w:p w14:paraId="683D1AA2">
            <w:pPr>
              <w:keepNext/>
              <w:snapToGrid w:val="0"/>
              <w:spacing w:before="0" w:after="0" w:line="460" w:lineRule="exact"/>
              <w:ind w:left="0" w:leftChars="0" w:right="0" w:rightChars="0" w:firstLine="0" w:firstLineChars="0"/>
              <w:jc w:val="center"/>
              <w:rPr>
                <w:ins w:id="4956" w:author="白日梦想家" w:date="2026-10-26T14:32:24Z"/>
                <w:woUserID w:val="2"/>
              </w:rPr>
            </w:pPr>
            <w:ins w:id="4957" w:author="白日梦想家" w:date="2026-10-26T14:32:24Z">
              <w:r>
                <w:rPr>
                  <w:rFonts w:hint="default" w:ascii="Times New Roman" w:hAnsi="Times New Roman" w:eastAsia="方正仿宋_GBK" w:cs="Times New Roman"/>
                  <w:sz w:val="28"/>
                  <w:szCs w:val="28"/>
                  <w:woUserID w:val="2"/>
                </w:rPr>
                <w:t>1.79～1.88</w:t>
              </w:r>
            </w:ins>
          </w:p>
        </w:tc>
        <w:tc>
          <w:tcPr>
            <w:tcW w:w="1451" w:type="dxa"/>
            <w:vAlign w:val="center"/>
          </w:tcPr>
          <w:p w14:paraId="29DFAA8D">
            <w:pPr>
              <w:keepNext/>
              <w:snapToGrid w:val="0"/>
              <w:spacing w:before="0" w:after="0" w:line="460" w:lineRule="exact"/>
              <w:ind w:left="0" w:leftChars="0" w:right="0" w:rightChars="0" w:firstLine="0" w:firstLineChars="0"/>
              <w:jc w:val="center"/>
              <w:rPr>
                <w:ins w:id="4958" w:author="白日梦想家" w:date="2026-10-26T14:32:24Z"/>
                <w:woUserID w:val="2"/>
              </w:rPr>
            </w:pPr>
            <w:ins w:id="4959"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10740076">
            <w:pPr>
              <w:keepNext/>
              <w:snapToGrid w:val="0"/>
              <w:spacing w:before="0" w:after="0" w:line="460" w:lineRule="exact"/>
              <w:ind w:left="0" w:leftChars="0" w:right="0" w:rightChars="0" w:firstLine="0" w:firstLineChars="0"/>
              <w:jc w:val="center"/>
              <w:rPr>
                <w:ins w:id="4960" w:author="白日梦想家" w:date="2026-10-26T14:32:24Z"/>
                <w:woUserID w:val="2"/>
              </w:rPr>
            </w:pPr>
            <w:ins w:id="4961" w:author="白日梦想家" w:date="2026-10-26T14:32:24Z">
              <w:r>
                <w:rPr>
                  <w:rFonts w:hint="default" w:ascii="Times New Roman" w:hAnsi="Times New Roman" w:eastAsia="方正仿宋_GBK" w:cs="Times New Roman"/>
                  <w:sz w:val="28"/>
                  <w:szCs w:val="28"/>
                  <w:woUserID w:val="2"/>
                </w:rPr>
                <w:t>1.43～1.53</w:t>
              </w:r>
            </w:ins>
          </w:p>
        </w:tc>
      </w:tr>
      <w:tr w14:paraId="1752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962" w:author="白日梦想家" w:date="2026-10-26T14:32:24Z"/>
        </w:trPr>
        <w:tc>
          <w:tcPr>
            <w:tcW w:w="1450" w:type="dxa"/>
            <w:vAlign w:val="center"/>
          </w:tcPr>
          <w:p w14:paraId="680DFF63">
            <w:pPr>
              <w:keepNext/>
              <w:snapToGrid w:val="0"/>
              <w:spacing w:before="0" w:after="0" w:line="460" w:lineRule="exact"/>
              <w:ind w:left="0" w:leftChars="0" w:right="0" w:rightChars="0" w:firstLine="0" w:firstLineChars="0"/>
              <w:jc w:val="center"/>
              <w:rPr>
                <w:ins w:id="4963" w:author="白日梦想家" w:date="2026-10-26T14:32:24Z"/>
                <w:woUserID w:val="2"/>
              </w:rPr>
            </w:pPr>
            <w:ins w:id="4964"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1BCAC38A">
            <w:pPr>
              <w:keepNext/>
              <w:snapToGrid w:val="0"/>
              <w:spacing w:before="0" w:after="0" w:line="460" w:lineRule="exact"/>
              <w:ind w:left="0" w:leftChars="0" w:right="0" w:rightChars="0" w:firstLine="0" w:firstLineChars="0"/>
              <w:jc w:val="center"/>
              <w:rPr>
                <w:ins w:id="4965" w:author="白日梦想家" w:date="2026-10-26T14:32:24Z"/>
                <w:woUserID w:val="2"/>
              </w:rPr>
            </w:pPr>
            <w:ins w:id="4966"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61660FD3">
            <w:pPr>
              <w:keepNext/>
              <w:snapToGrid w:val="0"/>
              <w:spacing w:before="0" w:after="0" w:line="460" w:lineRule="exact"/>
              <w:ind w:left="0" w:leftChars="0" w:right="0" w:rightChars="0" w:firstLine="0" w:firstLineChars="0"/>
              <w:jc w:val="center"/>
              <w:rPr>
                <w:ins w:id="4967" w:author="白日梦想家" w:date="2026-10-26T14:32:24Z"/>
                <w:woUserID w:val="2"/>
              </w:rPr>
            </w:pPr>
            <w:ins w:id="4968" w:author="白日梦想家" w:date="2026-10-26T14:32:24Z">
              <w:r>
                <w:rPr>
                  <w:rFonts w:hint="default" w:ascii="Times New Roman" w:hAnsi="Times New Roman" w:eastAsia="方正仿宋_GBK" w:cs="Times New Roman"/>
                  <w:sz w:val="28"/>
                  <w:szCs w:val="28"/>
                  <w:woUserID w:val="2"/>
                </w:rPr>
                <w:t>1.96～2.03</w:t>
              </w:r>
            </w:ins>
          </w:p>
        </w:tc>
        <w:tc>
          <w:tcPr>
            <w:tcW w:w="1451" w:type="dxa"/>
            <w:vAlign w:val="center"/>
          </w:tcPr>
          <w:p w14:paraId="4DB84796">
            <w:pPr>
              <w:keepNext/>
              <w:snapToGrid w:val="0"/>
              <w:spacing w:before="0" w:after="0" w:line="460" w:lineRule="exact"/>
              <w:ind w:left="0" w:leftChars="0" w:right="0" w:rightChars="0" w:firstLine="0" w:firstLineChars="0"/>
              <w:jc w:val="center"/>
              <w:rPr>
                <w:ins w:id="4969" w:author="白日梦想家" w:date="2026-10-26T14:32:24Z"/>
                <w:woUserID w:val="2"/>
              </w:rPr>
            </w:pPr>
            <w:ins w:id="4970" w:author="白日梦想家" w:date="2026-10-26T14:32:24Z">
              <w:r>
                <w:rPr>
                  <w:rFonts w:hint="default" w:ascii="Times New Roman" w:hAnsi="Times New Roman" w:eastAsia="方正仿宋_GBK" w:cs="Times New Roman"/>
                  <w:sz w:val="28"/>
                  <w:szCs w:val="28"/>
                  <w:woUserID w:val="2"/>
                </w:rPr>
                <w:t>1.89～1.96</w:t>
              </w:r>
            </w:ins>
          </w:p>
        </w:tc>
        <w:tc>
          <w:tcPr>
            <w:tcW w:w="1451" w:type="dxa"/>
            <w:vAlign w:val="center"/>
          </w:tcPr>
          <w:p w14:paraId="520B00BE">
            <w:pPr>
              <w:keepNext/>
              <w:snapToGrid w:val="0"/>
              <w:spacing w:before="0" w:after="0" w:line="460" w:lineRule="exact"/>
              <w:ind w:left="0" w:leftChars="0" w:right="0" w:rightChars="0" w:firstLine="0" w:firstLineChars="0"/>
              <w:jc w:val="center"/>
              <w:rPr>
                <w:ins w:id="4971" w:author="白日梦想家" w:date="2026-10-26T14:32:24Z"/>
                <w:woUserID w:val="2"/>
              </w:rPr>
            </w:pPr>
            <w:ins w:id="4972" w:author="白日梦想家" w:date="2026-10-26T14:32:24Z">
              <w:r>
                <w:rPr>
                  <w:rFonts w:hint="default" w:ascii="Times New Roman" w:hAnsi="Times New Roman" w:eastAsia="方正仿宋_GBK" w:cs="Times New Roman"/>
                  <w:sz w:val="28"/>
                  <w:szCs w:val="28"/>
                  <w:woUserID w:val="2"/>
                </w:rPr>
                <w:t>1.63～1.69</w:t>
              </w:r>
            </w:ins>
          </w:p>
        </w:tc>
        <w:tc>
          <w:tcPr>
            <w:tcW w:w="1453" w:type="dxa"/>
            <w:vAlign w:val="center"/>
          </w:tcPr>
          <w:p w14:paraId="0781FE6B">
            <w:pPr>
              <w:keepNext/>
              <w:snapToGrid w:val="0"/>
              <w:spacing w:before="0" w:after="0" w:line="460" w:lineRule="exact"/>
              <w:ind w:left="0" w:leftChars="0" w:right="0" w:rightChars="0" w:firstLine="0" w:firstLineChars="0"/>
              <w:jc w:val="center"/>
              <w:rPr>
                <w:ins w:id="4973" w:author="白日梦想家" w:date="2026-10-26T14:32:24Z"/>
                <w:woUserID w:val="2"/>
              </w:rPr>
            </w:pPr>
            <w:ins w:id="4974" w:author="白日梦想家" w:date="2026-10-26T14:32:24Z">
              <w:r>
                <w:rPr>
                  <w:rFonts w:hint="default" w:ascii="Times New Roman" w:hAnsi="Times New Roman" w:eastAsia="方正仿宋_GBK" w:cs="Times New Roman"/>
                  <w:sz w:val="28"/>
                  <w:szCs w:val="28"/>
                  <w:woUserID w:val="2"/>
                </w:rPr>
                <w:t>1.57～1.63</w:t>
              </w:r>
            </w:ins>
          </w:p>
        </w:tc>
      </w:tr>
      <w:tr w14:paraId="42A0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75" w:author="白日梦想家" w:date="2026-10-26T14:32:24Z"/>
        </w:trPr>
        <w:tc>
          <w:tcPr>
            <w:tcW w:w="1450" w:type="dxa"/>
            <w:vAlign w:val="center"/>
          </w:tcPr>
          <w:p w14:paraId="460AC11D">
            <w:pPr>
              <w:keepNext/>
              <w:snapToGrid w:val="0"/>
              <w:spacing w:before="0" w:after="0" w:line="460" w:lineRule="exact"/>
              <w:ind w:left="0" w:leftChars="0" w:right="0" w:rightChars="0" w:firstLine="0" w:firstLineChars="0"/>
              <w:jc w:val="center"/>
              <w:rPr>
                <w:ins w:id="4976" w:author="白日梦想家" w:date="2026-10-26T14:32:24Z"/>
                <w:woUserID w:val="2"/>
              </w:rPr>
            </w:pPr>
            <w:ins w:id="4977"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0AE08C4">
            <w:pPr>
              <w:keepNext/>
              <w:snapToGrid w:val="0"/>
              <w:spacing w:before="0" w:after="0" w:line="460" w:lineRule="exact"/>
              <w:ind w:left="0" w:leftChars="0" w:right="0" w:rightChars="0" w:firstLine="0" w:firstLineChars="0"/>
              <w:jc w:val="center"/>
              <w:rPr>
                <w:ins w:id="4978" w:author="白日梦想家" w:date="2026-10-26T14:32:24Z"/>
                <w:woUserID w:val="2"/>
              </w:rPr>
            </w:pPr>
            <w:ins w:id="4979"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66DBB6E">
            <w:pPr>
              <w:keepNext/>
              <w:snapToGrid w:val="0"/>
              <w:spacing w:before="0" w:after="0" w:line="460" w:lineRule="exact"/>
              <w:ind w:left="0" w:leftChars="0" w:right="0" w:rightChars="0" w:firstLine="0" w:firstLineChars="0"/>
              <w:jc w:val="center"/>
              <w:rPr>
                <w:ins w:id="4980" w:author="白日梦想家" w:date="2026-10-26T14:32:24Z"/>
                <w:woUserID w:val="2"/>
              </w:rPr>
            </w:pPr>
            <w:ins w:id="4981" w:author="白日梦想家" w:date="2026-10-26T14:32:24Z">
              <w:r>
                <w:rPr>
                  <w:rFonts w:hint="default" w:ascii="Times New Roman" w:hAnsi="Times New Roman" w:eastAsia="方正仿宋_GBK" w:cs="Times New Roman"/>
                  <w:sz w:val="28"/>
                  <w:szCs w:val="28"/>
                  <w:woUserID w:val="2"/>
                </w:rPr>
                <w:t>2.41～2.47</w:t>
              </w:r>
            </w:ins>
          </w:p>
        </w:tc>
        <w:tc>
          <w:tcPr>
            <w:tcW w:w="1451" w:type="dxa"/>
            <w:vAlign w:val="center"/>
          </w:tcPr>
          <w:p w14:paraId="1A3E8C9A">
            <w:pPr>
              <w:keepNext/>
              <w:snapToGrid w:val="0"/>
              <w:spacing w:before="0" w:after="0" w:line="460" w:lineRule="exact"/>
              <w:ind w:left="0" w:leftChars="0" w:right="0" w:rightChars="0" w:firstLine="0" w:firstLineChars="0"/>
              <w:jc w:val="center"/>
              <w:rPr>
                <w:ins w:id="4982" w:author="白日梦想家" w:date="2026-10-26T14:32:24Z"/>
                <w:woUserID w:val="2"/>
              </w:rPr>
            </w:pPr>
            <w:ins w:id="4983" w:author="白日梦想家" w:date="2026-10-26T14:32:24Z">
              <w:r>
                <w:rPr>
                  <w:rFonts w:hint="default" w:ascii="Times New Roman" w:hAnsi="Times New Roman" w:eastAsia="方正仿宋_GBK" w:cs="Times New Roman"/>
                  <w:sz w:val="28"/>
                  <w:szCs w:val="28"/>
                  <w:woUserID w:val="2"/>
                </w:rPr>
                <w:t>2.35～2.41</w:t>
              </w:r>
            </w:ins>
          </w:p>
        </w:tc>
        <w:tc>
          <w:tcPr>
            <w:tcW w:w="1451" w:type="dxa"/>
            <w:vAlign w:val="center"/>
          </w:tcPr>
          <w:p w14:paraId="132FC165">
            <w:pPr>
              <w:keepNext/>
              <w:snapToGrid w:val="0"/>
              <w:spacing w:before="0" w:after="0" w:line="460" w:lineRule="exact"/>
              <w:ind w:left="0" w:leftChars="0" w:right="0" w:rightChars="0" w:firstLine="0" w:firstLineChars="0"/>
              <w:jc w:val="center"/>
              <w:rPr>
                <w:ins w:id="4984" w:author="白日梦想家" w:date="2026-10-26T14:32:24Z"/>
                <w:woUserID w:val="2"/>
              </w:rPr>
            </w:pPr>
            <w:ins w:id="4985" w:author="白日梦想家" w:date="2026-10-26T14:32:24Z">
              <w:r>
                <w:rPr>
                  <w:rFonts w:hint="default" w:ascii="Times New Roman" w:hAnsi="Times New Roman" w:eastAsia="方正仿宋_GBK" w:cs="Times New Roman"/>
                  <w:sz w:val="28"/>
                  <w:szCs w:val="28"/>
                  <w:woUserID w:val="2"/>
                </w:rPr>
                <w:t>2.19～2.29</w:t>
              </w:r>
            </w:ins>
          </w:p>
        </w:tc>
        <w:tc>
          <w:tcPr>
            <w:tcW w:w="1453" w:type="dxa"/>
            <w:vAlign w:val="center"/>
          </w:tcPr>
          <w:p w14:paraId="323DC3B6">
            <w:pPr>
              <w:keepNext/>
              <w:snapToGrid w:val="0"/>
              <w:spacing w:before="0" w:after="0" w:line="460" w:lineRule="exact"/>
              <w:ind w:left="0" w:leftChars="0" w:right="0" w:rightChars="0" w:firstLine="0" w:firstLineChars="0"/>
              <w:jc w:val="center"/>
              <w:rPr>
                <w:ins w:id="4986" w:author="白日梦想家" w:date="2026-10-26T14:32:24Z"/>
                <w:woUserID w:val="2"/>
              </w:rPr>
            </w:pPr>
            <w:ins w:id="4987" w:author="白日梦想家" w:date="2026-10-26T14:32:24Z">
              <w:r>
                <w:rPr>
                  <w:rFonts w:hint="default" w:ascii="Times New Roman" w:hAnsi="Times New Roman" w:eastAsia="方正仿宋_GBK" w:cs="Times New Roman"/>
                  <w:sz w:val="28"/>
                  <w:szCs w:val="28"/>
                  <w:woUserID w:val="2"/>
                </w:rPr>
                <w:t>2.09～2.19</w:t>
              </w:r>
            </w:ins>
          </w:p>
        </w:tc>
      </w:tr>
    </w:tbl>
    <w:p w14:paraId="0E9A5518">
      <w:pPr>
        <w:widowControl/>
        <w:adjustRightInd w:val="0"/>
        <w:snapToGrid w:val="0"/>
        <w:spacing w:line="370" w:lineRule="exact"/>
        <w:ind w:left="0" w:leftChars="0" w:right="0" w:rightChars="0" w:firstLine="0" w:firstLineChars="0"/>
        <w:rPr>
          <w:ins w:id="4988" w:author="白日梦想家" w:date="2026-10-26T14:32:24Z"/>
          <w:rFonts w:hint="eastAsia" w:ascii="方正仿宋_GBK" w:hAnsi="方正仿宋_GBK" w:eastAsia="方正仿宋_GBK" w:cs="Times New Roman"/>
          <w:sz w:val="32"/>
          <w:szCs w:val="32"/>
          <w:highlight w:val="none"/>
          <w14:ligatures w14:val="standardContextual"/>
          <w:woUserID w:val="2"/>
        </w:rPr>
      </w:pPr>
      <w:ins w:id="4989" w:author="白日梦想家" w:date="2026-10-26T14:32:24Z">
        <w:r>
          <w:rPr>
            <w:rFonts w:ascii="Times New Roman" w:hAnsi="Times New Roman" w:eastAsia="方正仿宋_GBK"/>
            <w:sz w:val="24"/>
            <w:woUserID w:val="2"/>
          </w:rPr>
          <w:t xml:space="preserve">表</w:t>
        </w:r>
        <w:ins w:id="5991" w:author="xh" w:date="2026-10-27T08:22:00+08:00">
          <w:r>
            <w:rPr>
              <w:rFonts w:ascii="Times New Roman" w:hAnsi="Times New Roman" w:eastAsia="方正仿宋_GBK"/>
              <w:sz w:val="24"/>
              <w:woUserID w:val="2"/>
            </w:rPr>
            <w:t xml:space="preserve">3</w:t>
          </w:r>
        </w:ins>
        <w:del w:id="5992" w:author="xh" w:date="2026-10-27T08:22:00+08:00">
          <w:r>
            <w:rPr>
              <w:rFonts w:ascii="Times New Roman" w:hAnsi="Times New Roman" w:eastAsia="方正仿宋_GBK"/>
              <w:sz w:val="24"/>
              <w:woUserID w:val="2"/>
            </w:rPr>
            <w:delText xml:space="preserve">2</w:delText>
          </w:r>
        </w:del>
        <w:r>
          <w:rPr>
            <w:rFonts w:ascii="Times New Roman" w:hAnsi="Times New Roman" w:eastAsia="方正仿宋_GBK"/>
            <w:sz w:val="24"/>
            <w:woUserID w:val="2"/>
          </w:rPr>
          <w:t xml:space="preserve">条件：电缆长度占比≤10%，负荷分散系数≤1.15；表内四列百分比为初始转供率。</w:t>
        </w:r>
      </w:ins>
    </w:p>
    <w:p w14:paraId="564D4862">
      <w:pPr>
        <w:keepNext/>
        <w:widowControl/>
        <w:adjustRightInd w:val="0"/>
        <w:snapToGrid w:val="0"/>
        <w:ind w:left="0" w:leftChars="0" w:right="0" w:rightChars="0" w:firstLine="0" w:firstLineChars="0"/>
        <w:jc w:val="center"/>
        <w:outlineLvl w:val="9"/>
        <w:rPr>
          <w:ins w:id="4990" w:author="白日梦想家" w:date="2026-10-26T14:32:24Z"/>
          <w:rFonts w:hint="eastAsia" w:ascii="方正仿宋_GBK" w:hAnsi="方正仿宋_GBK" w:eastAsia="方正仿宋_GBK" w:cs="Times New Roman"/>
          <w:sz w:val="32"/>
          <w:szCs w:val="32"/>
          <w:highlight w:val="none"/>
          <w14:ligatures w14:val="standardContextual"/>
          <w:woUserID w:val="2"/>
        </w:rPr>
      </w:pPr>
      <w:ins w:id="4991" w:author="白日梦想家" w:date="2026-10-26T14:32:24Z">
        <w:r>
          <w:rPr>
            <w:rFonts w:hint="default" w:ascii="Times New Roman" w:hAnsi="Times New Roman" w:eastAsia="方正仿宋_GBK" w:cs="Times New Roman"/>
            <w:b w:val="0"/>
            <w:bCs w:val="0"/>
            <w:i w:val="0"/>
            <w:iCs w:val="0"/>
            <w:sz w:val="24"/>
            <w:szCs w:val="24"/>
            <w:woUserID w:val="2"/>
          </w:rPr>
          <w:t xml:space="preserve">表</w:t>
        </w:r>
        <w:ins w:id="5993" w:author="xh" w:date="2026-10-27T08:22:00+08:00">
          <w:r>
            <w:rPr>
              <w:rFonts w:hint="default" w:ascii="Times New Roman" w:hAnsi="Times New Roman" w:eastAsia="方正仿宋_GBK" w:cs="Times New Roman"/>
              <w:b w:val="0"/>
              <w:bCs w:val="0"/>
              <w:i w:val="0"/>
              <w:iCs w:val="0"/>
              <w:sz w:val="24"/>
              <w:szCs w:val="24"/>
              <w:woUserID w:val="2"/>
            </w:rPr>
            <w:t xml:space="preserve">4</w:t>
          </w:r>
        </w:ins>
        <w:del w:id="5994" w:author="xh" w:date="2026-10-27T08:22:00+08:00">
          <w:r>
            <w:rPr>
              <w:rFonts w:hint="default" w:ascii="Times New Roman" w:hAnsi="Times New Roman" w:eastAsia="方正仿宋_GBK" w:cs="Times New Roman"/>
              <w:b w:val="0"/>
              <w:bCs w:val="0"/>
              <w:i w:val="0"/>
              <w:iCs w:val="0"/>
              <w:sz w:val="24"/>
              <w:szCs w:val="24"/>
              <w:woUserID w:val="2"/>
            </w:rPr>
            <w:delText xml:space="preserve">3</w:delText>
          </w:r>
        </w:del>
        <w:r>
          <w:rPr>
            <w:rFonts w:hint="default" w:ascii="Times New Roman" w:hAnsi="Times New Roman" w:eastAsia="方正仿宋_GBK" w:cs="Times New Roman"/>
            <w:b w:val="0"/>
            <w:bCs w:val="0"/>
            <w:i w:val="0"/>
            <w:iCs w:val="0"/>
            <w:sz w:val="24"/>
            <w:szCs w:val="24"/>
            <w:woUserID w:val="2"/>
          </w:rPr>
          <w:t xml:space="preserve"> 高电缆比例、较高负荷分散系数场景的容载比推荐</w:t>
        </w:r>
      </w:ins>
      <w:ins w:id="4992" w:author="白日梦想家" w:date="2026-10-26T14:32:24Z">
        <w:r>
          <w:rPr>
            <w:rFonts w:hint="eastAsia" w:ascii="Times New Roman" w:hAnsi="Times New Roman" w:eastAsia="方正仿宋_GBK" w:cs="Times New Roman"/>
            <w:b w:val="0"/>
            <w:bCs w:val="0"/>
            <w:i w:val="0"/>
            <w:iCs w:val="0"/>
            <w:sz w:val="24"/>
            <w:szCs w:val="24"/>
            <w:lang w:eastAsia="zh-CN"/>
            <w:woUserID w:val="2"/>
          </w:rPr>
          <w:t xml:space="preserve">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22D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ins w:id="4993" w:author="白日梦想家" w:date="2026-10-26T14:32:24Z"/>
        </w:trPr>
        <w:tc>
          <w:tcPr>
            <w:tcW w:w="1450" w:type="dxa"/>
            <w:vAlign w:val="center"/>
          </w:tcPr>
          <w:p w14:paraId="14D5F895">
            <w:pPr>
              <w:keepNext/>
              <w:snapToGrid w:val="0"/>
              <w:spacing w:before="0" w:after="0" w:line="460" w:lineRule="exact"/>
              <w:ind w:left="0" w:leftChars="0" w:right="0" w:rightChars="0" w:firstLine="0" w:firstLineChars="0"/>
              <w:jc w:val="center"/>
              <w:rPr>
                <w:ins w:id="4994" w:author="白日梦想家" w:date="2026-10-26T14:32:24Z"/>
                <w:woUserID w:val="2"/>
              </w:rPr>
            </w:pPr>
            <w:ins w:id="4995"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5F5559E7">
            <w:pPr>
              <w:keepNext/>
              <w:snapToGrid w:val="0"/>
              <w:spacing w:before="0" w:after="0" w:line="460" w:lineRule="exact"/>
              <w:ind w:left="0" w:leftChars="0" w:right="0" w:rightChars="0" w:firstLine="0" w:firstLineChars="0"/>
              <w:jc w:val="center"/>
              <w:rPr>
                <w:ins w:id="4996" w:author="白日梦想家" w:date="2026-10-26T14:32:24Z"/>
                <w:woUserID w:val="2"/>
              </w:rPr>
            </w:pPr>
            <w:ins w:id="4997"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7DFF12E4">
            <w:pPr>
              <w:keepNext/>
              <w:snapToGrid w:val="0"/>
              <w:spacing w:before="0" w:after="0" w:line="460" w:lineRule="exact"/>
              <w:ind w:left="0" w:leftChars="0" w:right="0" w:rightChars="0" w:firstLine="0" w:firstLineChars="0"/>
              <w:jc w:val="center"/>
              <w:rPr>
                <w:ins w:id="4998" w:author="白日梦想家" w:date="2026-10-26T14:32:24Z"/>
                <w:woUserID w:val="2"/>
              </w:rPr>
            </w:pPr>
            <w:ins w:id="4999"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0A98E3A1">
            <w:pPr>
              <w:keepNext/>
              <w:snapToGrid w:val="0"/>
              <w:spacing w:before="0" w:after="0" w:line="460" w:lineRule="exact"/>
              <w:ind w:left="0" w:leftChars="0" w:right="0" w:rightChars="0" w:firstLine="0" w:firstLineChars="0"/>
              <w:jc w:val="center"/>
              <w:rPr>
                <w:ins w:id="5000" w:author="白日梦想家" w:date="2026-10-26T14:32:24Z"/>
                <w:woUserID w:val="2"/>
              </w:rPr>
            </w:pPr>
            <w:ins w:id="5001"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0F5D5A23">
            <w:pPr>
              <w:keepNext/>
              <w:snapToGrid w:val="0"/>
              <w:spacing w:before="0" w:after="0" w:line="460" w:lineRule="exact"/>
              <w:ind w:left="0" w:leftChars="0" w:right="0" w:rightChars="0" w:firstLine="0" w:firstLineChars="0"/>
              <w:jc w:val="center"/>
              <w:rPr>
                <w:ins w:id="5002" w:author="白日梦想家" w:date="2026-10-26T14:32:24Z"/>
                <w:woUserID w:val="2"/>
              </w:rPr>
            </w:pPr>
            <w:ins w:id="5003"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3C3FEE50">
            <w:pPr>
              <w:keepNext/>
              <w:snapToGrid w:val="0"/>
              <w:spacing w:before="0" w:after="0" w:line="460" w:lineRule="exact"/>
              <w:ind w:left="0" w:leftChars="0" w:right="0" w:rightChars="0" w:firstLine="0" w:firstLineChars="0"/>
              <w:jc w:val="center"/>
              <w:rPr>
                <w:ins w:id="5004" w:author="白日梦想家" w:date="2026-10-26T14:32:24Z"/>
                <w:woUserID w:val="2"/>
              </w:rPr>
            </w:pPr>
            <w:ins w:id="5005" w:author="白日梦想家" w:date="2026-10-26T14:32:24Z">
              <w:r>
                <w:rPr>
                  <w:rFonts w:hint="default" w:ascii="Times New Roman" w:hAnsi="Times New Roman" w:eastAsia="方正仿宋_GBK" w:cs="Times New Roman"/>
                  <w:b/>
                  <w:sz w:val="28"/>
                  <w:szCs w:val="28"/>
                  <w:woUserID w:val="2"/>
                </w:rPr>
                <w:t>&gt;70%</w:t>
              </w:r>
            </w:ins>
          </w:p>
        </w:tc>
      </w:tr>
      <w:tr w14:paraId="3C3C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06" w:author="白日梦想家" w:date="2026-10-26T14:32:24Z"/>
        </w:trPr>
        <w:tc>
          <w:tcPr>
            <w:tcW w:w="1450" w:type="dxa"/>
            <w:vAlign w:val="center"/>
          </w:tcPr>
          <w:p w14:paraId="40A03C2A">
            <w:pPr>
              <w:keepNext/>
              <w:snapToGrid w:val="0"/>
              <w:spacing w:before="0" w:after="0" w:line="460" w:lineRule="exact"/>
              <w:ind w:left="0" w:leftChars="0" w:right="0" w:rightChars="0" w:firstLine="0" w:firstLineChars="0"/>
              <w:jc w:val="center"/>
              <w:rPr>
                <w:ins w:id="5007" w:author="白日梦想家" w:date="2026-10-26T14:32:24Z"/>
                <w:woUserID w:val="2"/>
              </w:rPr>
            </w:pPr>
            <w:ins w:id="500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425B14B">
            <w:pPr>
              <w:keepNext/>
              <w:snapToGrid w:val="0"/>
              <w:spacing w:before="0" w:after="0" w:line="460" w:lineRule="exact"/>
              <w:ind w:left="0" w:leftChars="0" w:right="0" w:rightChars="0" w:firstLine="0" w:firstLineChars="0"/>
              <w:jc w:val="center"/>
              <w:rPr>
                <w:ins w:id="5009" w:author="白日梦想家" w:date="2026-10-26T14:32:24Z"/>
                <w:woUserID w:val="2"/>
              </w:rPr>
            </w:pPr>
            <w:ins w:id="5010"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215F0925">
            <w:pPr>
              <w:keepNext/>
              <w:snapToGrid w:val="0"/>
              <w:spacing w:before="0" w:after="0" w:line="460" w:lineRule="exact"/>
              <w:ind w:left="0" w:leftChars="0" w:right="0" w:rightChars="0" w:firstLine="0" w:firstLineChars="0"/>
              <w:jc w:val="center"/>
              <w:rPr>
                <w:ins w:id="5011" w:author="白日梦想家" w:date="2026-10-26T14:32:24Z"/>
                <w:woUserID w:val="2"/>
              </w:rPr>
            </w:pPr>
            <w:ins w:id="5012"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D3D37">
            <w:pPr>
              <w:keepNext/>
              <w:snapToGrid w:val="0"/>
              <w:spacing w:before="0" w:after="0" w:line="460" w:lineRule="exact"/>
              <w:ind w:left="0" w:leftChars="0" w:right="0" w:rightChars="0" w:firstLine="0" w:firstLineChars="0"/>
              <w:jc w:val="center"/>
              <w:rPr>
                <w:ins w:id="5013" w:author="白日梦想家" w:date="2026-10-26T14:32:24Z"/>
                <w:woUserID w:val="2"/>
              </w:rPr>
            </w:pPr>
            <w:ins w:id="5014" w:author="白日梦想家" w:date="2026-10-26T14:32:24Z">
              <w:r>
                <w:rPr>
                  <w:rFonts w:hint="default" w:ascii="Times New Roman" w:hAnsi="Times New Roman" w:eastAsia="方正仿宋_GBK" w:cs="Times New Roman"/>
                  <w:sz w:val="28"/>
                  <w:szCs w:val="28"/>
                  <w:woUserID w:val="2"/>
                </w:rPr>
                <w:t>2.02～2.09</w:t>
              </w:r>
            </w:ins>
          </w:p>
        </w:tc>
        <w:tc>
          <w:tcPr>
            <w:tcW w:w="1451" w:type="dxa"/>
            <w:vAlign w:val="center"/>
          </w:tcPr>
          <w:p w14:paraId="3D7AABD7">
            <w:pPr>
              <w:keepNext/>
              <w:snapToGrid w:val="0"/>
              <w:spacing w:before="0" w:after="0" w:line="460" w:lineRule="exact"/>
              <w:ind w:left="0" w:leftChars="0" w:right="0" w:rightChars="0" w:firstLine="0" w:firstLineChars="0"/>
              <w:jc w:val="center"/>
              <w:rPr>
                <w:ins w:id="5015" w:author="白日梦想家" w:date="2026-10-26T14:32:24Z"/>
                <w:woUserID w:val="2"/>
              </w:rPr>
            </w:pPr>
            <w:ins w:id="5016" w:author="白日梦想家" w:date="2026-10-26T14:32:24Z">
              <w:r>
                <w:rPr>
                  <w:rFonts w:hint="default" w:ascii="Times New Roman" w:hAnsi="Times New Roman" w:eastAsia="方正仿宋_GBK" w:cs="Times New Roman"/>
                  <w:sz w:val="28"/>
                  <w:szCs w:val="28"/>
                  <w:woUserID w:val="2"/>
                </w:rPr>
                <w:t>1.95～2.02</w:t>
              </w:r>
            </w:ins>
          </w:p>
        </w:tc>
        <w:tc>
          <w:tcPr>
            <w:tcW w:w="1453" w:type="dxa"/>
            <w:vAlign w:val="center"/>
          </w:tcPr>
          <w:p w14:paraId="1ED52B8F">
            <w:pPr>
              <w:keepNext/>
              <w:snapToGrid w:val="0"/>
              <w:spacing w:before="0" w:after="0" w:line="460" w:lineRule="exact"/>
              <w:ind w:left="0" w:leftChars="0" w:right="0" w:rightChars="0" w:firstLine="0" w:firstLineChars="0"/>
              <w:jc w:val="center"/>
              <w:rPr>
                <w:ins w:id="5017" w:author="白日梦想家" w:date="2026-10-26T14:32:24Z"/>
                <w:woUserID w:val="2"/>
              </w:rPr>
            </w:pPr>
            <w:ins w:id="5018" w:author="白日梦想家" w:date="2026-10-26T14:32:24Z">
              <w:r>
                <w:rPr>
                  <w:rFonts w:hint="default" w:ascii="Times New Roman" w:hAnsi="Times New Roman" w:eastAsia="方正仿宋_GBK" w:cs="Times New Roman"/>
                  <w:sz w:val="28"/>
                  <w:szCs w:val="28"/>
                  <w:woUserID w:val="2"/>
                </w:rPr>
                <w:t>1.95～2.02</w:t>
              </w:r>
            </w:ins>
          </w:p>
        </w:tc>
      </w:tr>
      <w:tr w14:paraId="65059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19" w:author="白日梦想家" w:date="2026-10-26T14:32:24Z"/>
        </w:trPr>
        <w:tc>
          <w:tcPr>
            <w:tcW w:w="1450" w:type="dxa"/>
            <w:vAlign w:val="center"/>
          </w:tcPr>
          <w:p w14:paraId="1ADE78C9">
            <w:pPr>
              <w:keepNext/>
              <w:snapToGrid w:val="0"/>
              <w:spacing w:before="0" w:after="0" w:line="460" w:lineRule="exact"/>
              <w:ind w:left="0" w:leftChars="0" w:right="0" w:rightChars="0" w:firstLine="0" w:firstLineChars="0"/>
              <w:jc w:val="center"/>
              <w:rPr>
                <w:ins w:id="5020" w:author="白日梦想家" w:date="2026-10-26T14:32:24Z"/>
                <w:woUserID w:val="2"/>
              </w:rPr>
            </w:pPr>
            <w:ins w:id="5021"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5ED7F71">
            <w:pPr>
              <w:keepNext/>
              <w:snapToGrid w:val="0"/>
              <w:spacing w:before="0" w:after="0" w:line="460" w:lineRule="exact"/>
              <w:ind w:left="0" w:leftChars="0" w:right="0" w:rightChars="0" w:firstLine="0" w:firstLineChars="0"/>
              <w:jc w:val="center"/>
              <w:rPr>
                <w:ins w:id="5022" w:author="白日梦想家" w:date="2026-10-26T14:32:24Z"/>
                <w:woUserID w:val="2"/>
              </w:rPr>
            </w:pPr>
            <w:ins w:id="5023"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251D312">
            <w:pPr>
              <w:keepNext/>
              <w:snapToGrid w:val="0"/>
              <w:spacing w:before="0" w:after="0" w:line="460" w:lineRule="exact"/>
              <w:ind w:left="0" w:leftChars="0" w:right="0" w:rightChars="0" w:firstLine="0" w:firstLineChars="0"/>
              <w:jc w:val="center"/>
              <w:rPr>
                <w:ins w:id="5024" w:author="白日梦想家" w:date="2026-10-26T14:32:24Z"/>
                <w:woUserID w:val="2"/>
              </w:rPr>
            </w:pPr>
            <w:ins w:id="5025"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6A7F1E62">
            <w:pPr>
              <w:keepNext/>
              <w:snapToGrid w:val="0"/>
              <w:spacing w:before="0" w:after="0" w:line="460" w:lineRule="exact"/>
              <w:ind w:left="0" w:leftChars="0" w:right="0" w:rightChars="0" w:firstLine="0" w:firstLineChars="0"/>
              <w:jc w:val="center"/>
              <w:rPr>
                <w:ins w:id="5026" w:author="白日梦想家" w:date="2026-10-26T14:32:24Z"/>
                <w:woUserID w:val="2"/>
              </w:rPr>
            </w:pPr>
            <w:ins w:id="5027"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16AA924C">
            <w:pPr>
              <w:keepNext/>
              <w:snapToGrid w:val="0"/>
              <w:spacing w:before="0" w:after="0" w:line="460" w:lineRule="exact"/>
              <w:ind w:left="0" w:leftChars="0" w:right="0" w:rightChars="0" w:firstLine="0" w:firstLineChars="0"/>
              <w:jc w:val="center"/>
              <w:rPr>
                <w:ins w:id="5028" w:author="白日梦想家" w:date="2026-10-26T14:32:24Z"/>
                <w:woUserID w:val="2"/>
              </w:rPr>
            </w:pPr>
            <w:ins w:id="5029"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8FDFCA2">
            <w:pPr>
              <w:keepNext/>
              <w:snapToGrid w:val="0"/>
              <w:spacing w:before="0" w:after="0" w:line="460" w:lineRule="exact"/>
              <w:ind w:left="0" w:leftChars="0" w:right="0" w:rightChars="0" w:firstLine="0" w:firstLineChars="0"/>
              <w:jc w:val="center"/>
              <w:rPr>
                <w:ins w:id="5030" w:author="白日梦想家" w:date="2026-10-26T14:32:24Z"/>
                <w:woUserID w:val="2"/>
              </w:rPr>
            </w:pPr>
            <w:ins w:id="5031" w:author="白日梦想家" w:date="2026-10-26T14:32:24Z">
              <w:r>
                <w:rPr>
                  <w:rFonts w:hint="default" w:ascii="Times New Roman" w:hAnsi="Times New Roman" w:eastAsia="方正仿宋_GBK" w:cs="Times New Roman"/>
                  <w:sz w:val="28"/>
                  <w:szCs w:val="28"/>
                  <w:woUserID w:val="2"/>
                </w:rPr>
                <w:t>1.99～2.09</w:t>
              </w:r>
            </w:ins>
          </w:p>
        </w:tc>
      </w:tr>
      <w:tr w14:paraId="1448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32" w:author="白日梦想家" w:date="2026-10-26T14:32:24Z"/>
        </w:trPr>
        <w:tc>
          <w:tcPr>
            <w:tcW w:w="1450" w:type="dxa"/>
            <w:vAlign w:val="center"/>
          </w:tcPr>
          <w:p w14:paraId="36D05471">
            <w:pPr>
              <w:keepNext/>
              <w:snapToGrid w:val="0"/>
              <w:spacing w:before="0" w:after="0" w:line="460" w:lineRule="exact"/>
              <w:ind w:left="0" w:leftChars="0" w:right="0" w:rightChars="0" w:firstLine="0" w:firstLineChars="0"/>
              <w:jc w:val="center"/>
              <w:rPr>
                <w:ins w:id="5033" w:author="白日梦想家" w:date="2026-10-26T14:32:24Z"/>
                <w:woUserID w:val="2"/>
              </w:rPr>
            </w:pPr>
            <w:ins w:id="503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2B0826D2">
            <w:pPr>
              <w:keepNext/>
              <w:snapToGrid w:val="0"/>
              <w:spacing w:before="0" w:after="0" w:line="460" w:lineRule="exact"/>
              <w:ind w:left="0" w:leftChars="0" w:right="0" w:rightChars="0" w:firstLine="0" w:firstLineChars="0"/>
              <w:jc w:val="center"/>
              <w:rPr>
                <w:ins w:id="5035" w:author="白日梦想家" w:date="2026-10-26T14:32:24Z"/>
                <w:woUserID w:val="2"/>
              </w:rPr>
            </w:pPr>
            <w:ins w:id="5036"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3F705E5C">
            <w:pPr>
              <w:keepNext/>
              <w:snapToGrid w:val="0"/>
              <w:spacing w:before="0" w:after="0" w:line="460" w:lineRule="exact"/>
              <w:ind w:left="0" w:leftChars="0" w:right="0" w:rightChars="0" w:firstLine="0" w:firstLineChars="0"/>
              <w:jc w:val="center"/>
              <w:rPr>
                <w:ins w:id="5037" w:author="白日梦想家" w:date="2026-10-26T14:32:24Z"/>
                <w:woUserID w:val="2"/>
              </w:rPr>
            </w:pPr>
            <w:ins w:id="5038" w:author="白日梦想家" w:date="2026-10-26T14:32:24Z">
              <w:r>
                <w:rPr>
                  <w:rFonts w:hint="default" w:ascii="Times New Roman" w:hAnsi="Times New Roman" w:eastAsia="方正仿宋_GBK" w:cs="Times New Roman"/>
                  <w:sz w:val="28"/>
                  <w:szCs w:val="28"/>
                  <w:woUserID w:val="2"/>
                </w:rPr>
                <w:t>2.79～2.89</w:t>
              </w:r>
            </w:ins>
          </w:p>
        </w:tc>
        <w:tc>
          <w:tcPr>
            <w:tcW w:w="1451" w:type="dxa"/>
            <w:vAlign w:val="center"/>
          </w:tcPr>
          <w:p w14:paraId="03C94771">
            <w:pPr>
              <w:keepNext/>
              <w:snapToGrid w:val="0"/>
              <w:spacing w:before="0" w:after="0" w:line="460" w:lineRule="exact"/>
              <w:ind w:left="0" w:leftChars="0" w:right="0" w:rightChars="0" w:firstLine="0" w:firstLineChars="0"/>
              <w:jc w:val="center"/>
              <w:rPr>
                <w:ins w:id="5039" w:author="白日梦想家" w:date="2026-10-26T14:32:24Z"/>
                <w:woUserID w:val="2"/>
              </w:rPr>
            </w:pPr>
            <w:ins w:id="5040" w:author="白日梦想家" w:date="2026-10-26T14:32:24Z">
              <w:r>
                <w:rPr>
                  <w:rFonts w:hint="default" w:ascii="Times New Roman" w:hAnsi="Times New Roman" w:eastAsia="方正仿宋_GBK" w:cs="Times New Roman"/>
                  <w:sz w:val="28"/>
                  <w:szCs w:val="28"/>
                  <w:woUserID w:val="2"/>
                </w:rPr>
                <w:t>2.63～2.69</w:t>
              </w:r>
            </w:ins>
          </w:p>
        </w:tc>
        <w:tc>
          <w:tcPr>
            <w:tcW w:w="1451" w:type="dxa"/>
            <w:vAlign w:val="center"/>
          </w:tcPr>
          <w:p w14:paraId="2A3AE6D9">
            <w:pPr>
              <w:keepNext/>
              <w:snapToGrid w:val="0"/>
              <w:spacing w:before="0" w:after="0" w:line="460" w:lineRule="exact"/>
              <w:ind w:left="0" w:leftChars="0" w:right="0" w:rightChars="0" w:firstLine="0" w:firstLineChars="0"/>
              <w:jc w:val="center"/>
              <w:rPr>
                <w:ins w:id="5041" w:author="白日梦想家" w:date="2026-10-26T14:32:24Z"/>
                <w:woUserID w:val="2"/>
              </w:rPr>
            </w:pPr>
            <w:ins w:id="5042" w:author="白日梦想家" w:date="2026-10-26T14:32:24Z">
              <w:r>
                <w:rPr>
                  <w:rFonts w:hint="default" w:ascii="Times New Roman" w:hAnsi="Times New Roman" w:eastAsia="方正仿宋_GBK" w:cs="Times New Roman"/>
                  <w:sz w:val="28"/>
                  <w:szCs w:val="28"/>
                  <w:woUserID w:val="2"/>
                </w:rPr>
                <w:t>2.57～2.63</w:t>
              </w:r>
            </w:ins>
          </w:p>
        </w:tc>
        <w:tc>
          <w:tcPr>
            <w:tcW w:w="1453" w:type="dxa"/>
            <w:vAlign w:val="center"/>
          </w:tcPr>
          <w:p w14:paraId="6494802A">
            <w:pPr>
              <w:keepNext/>
              <w:snapToGrid w:val="0"/>
              <w:spacing w:before="0" w:after="0" w:line="460" w:lineRule="exact"/>
              <w:ind w:left="0" w:leftChars="0" w:right="0" w:rightChars="0" w:firstLine="0" w:firstLineChars="0"/>
              <w:jc w:val="center"/>
              <w:rPr>
                <w:ins w:id="5043" w:author="白日梦想家" w:date="2026-10-26T14:32:24Z"/>
                <w:woUserID w:val="2"/>
              </w:rPr>
            </w:pPr>
            <w:ins w:id="5044" w:author="白日梦想家" w:date="2026-10-26T14:32:24Z">
              <w:r>
                <w:rPr>
                  <w:rFonts w:hint="default" w:ascii="Times New Roman" w:hAnsi="Times New Roman" w:eastAsia="方正仿宋_GBK" w:cs="Times New Roman"/>
                  <w:sz w:val="28"/>
                  <w:szCs w:val="28"/>
                  <w:woUserID w:val="2"/>
                </w:rPr>
                <w:t>2.57～2.63</w:t>
              </w:r>
            </w:ins>
          </w:p>
        </w:tc>
      </w:tr>
      <w:tr w14:paraId="30EB7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45" w:author="白日梦想家" w:date="2026-10-26T14:32:24Z"/>
        </w:trPr>
        <w:tc>
          <w:tcPr>
            <w:tcW w:w="1450" w:type="dxa"/>
            <w:vAlign w:val="center"/>
          </w:tcPr>
          <w:p w14:paraId="335A0D20">
            <w:pPr>
              <w:keepNext/>
              <w:snapToGrid w:val="0"/>
              <w:spacing w:before="0" w:after="0" w:line="460" w:lineRule="exact"/>
              <w:ind w:left="0" w:leftChars="0" w:right="0" w:rightChars="0" w:firstLine="0" w:firstLineChars="0"/>
              <w:jc w:val="center"/>
              <w:rPr>
                <w:ins w:id="5046" w:author="白日梦想家" w:date="2026-10-26T14:32:24Z"/>
                <w:woUserID w:val="2"/>
              </w:rPr>
            </w:pPr>
            <w:ins w:id="504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534CFB0B">
            <w:pPr>
              <w:keepNext/>
              <w:snapToGrid w:val="0"/>
              <w:spacing w:before="0" w:after="0" w:line="460" w:lineRule="exact"/>
              <w:ind w:left="0" w:leftChars="0" w:right="0" w:rightChars="0" w:firstLine="0" w:firstLineChars="0"/>
              <w:jc w:val="center"/>
              <w:rPr>
                <w:ins w:id="5048" w:author="白日梦想家" w:date="2026-10-26T14:32:24Z"/>
                <w:woUserID w:val="2"/>
              </w:rPr>
            </w:pPr>
            <w:ins w:id="5049"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811AD6F">
            <w:pPr>
              <w:keepNext/>
              <w:snapToGrid w:val="0"/>
              <w:spacing w:before="0" w:after="0" w:line="460" w:lineRule="exact"/>
              <w:ind w:left="0" w:leftChars="0" w:right="0" w:rightChars="0" w:firstLine="0" w:firstLineChars="0"/>
              <w:jc w:val="center"/>
              <w:rPr>
                <w:ins w:id="5050" w:author="白日梦想家" w:date="2026-10-26T14:32:24Z"/>
                <w:woUserID w:val="2"/>
              </w:rPr>
            </w:pPr>
            <w:ins w:id="5051"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AA73C">
            <w:pPr>
              <w:keepNext/>
              <w:snapToGrid w:val="0"/>
              <w:spacing w:before="0" w:after="0" w:line="460" w:lineRule="exact"/>
              <w:ind w:left="0" w:leftChars="0" w:right="0" w:rightChars="0" w:firstLine="0" w:firstLineChars="0"/>
              <w:jc w:val="center"/>
              <w:rPr>
                <w:ins w:id="5052" w:author="白日梦想家" w:date="2026-10-26T14:32:24Z"/>
                <w:woUserID w:val="2"/>
              </w:rPr>
            </w:pPr>
            <w:ins w:id="5053"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24A3BEF7">
            <w:pPr>
              <w:keepNext/>
              <w:snapToGrid w:val="0"/>
              <w:spacing w:before="0" w:after="0" w:line="460" w:lineRule="exact"/>
              <w:ind w:left="0" w:leftChars="0" w:right="0" w:rightChars="0" w:firstLine="0" w:firstLineChars="0"/>
              <w:jc w:val="center"/>
              <w:rPr>
                <w:ins w:id="5054" w:author="白日梦想家" w:date="2026-10-26T14:32:24Z"/>
                <w:woUserID w:val="2"/>
              </w:rPr>
            </w:pPr>
            <w:ins w:id="5055"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DA01C3E">
            <w:pPr>
              <w:keepNext/>
              <w:snapToGrid w:val="0"/>
              <w:spacing w:before="0" w:after="0" w:line="460" w:lineRule="exact"/>
              <w:ind w:left="0" w:leftChars="0" w:right="0" w:rightChars="0" w:firstLine="0" w:firstLineChars="0"/>
              <w:jc w:val="center"/>
              <w:rPr>
                <w:ins w:id="5056" w:author="白日梦想家" w:date="2026-10-26T14:32:24Z"/>
                <w:woUserID w:val="2"/>
              </w:rPr>
            </w:pPr>
            <w:ins w:id="5057" w:author="白日梦想家" w:date="2026-10-26T14:32:24Z">
              <w:r>
                <w:rPr>
                  <w:rFonts w:hint="default" w:ascii="Times New Roman" w:hAnsi="Times New Roman" w:eastAsia="方正仿宋_GBK" w:cs="Times New Roman"/>
                  <w:sz w:val="28"/>
                  <w:szCs w:val="28"/>
                  <w:woUserID w:val="2"/>
                </w:rPr>
                <w:t>1.73～1.83</w:t>
              </w:r>
            </w:ins>
          </w:p>
        </w:tc>
      </w:tr>
      <w:tr w14:paraId="4042C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58" w:author="白日梦想家" w:date="2026-10-26T14:32:24Z"/>
        </w:trPr>
        <w:tc>
          <w:tcPr>
            <w:tcW w:w="1450" w:type="dxa"/>
            <w:vAlign w:val="center"/>
          </w:tcPr>
          <w:p w14:paraId="5208F7C2">
            <w:pPr>
              <w:keepNext/>
              <w:snapToGrid w:val="0"/>
              <w:spacing w:before="0" w:after="0" w:line="460" w:lineRule="exact"/>
              <w:ind w:left="0" w:leftChars="0" w:right="0" w:rightChars="0" w:firstLine="0" w:firstLineChars="0"/>
              <w:jc w:val="center"/>
              <w:rPr>
                <w:ins w:id="5059" w:author="白日梦想家" w:date="2026-10-26T14:32:24Z"/>
                <w:woUserID w:val="2"/>
              </w:rPr>
            </w:pPr>
            <w:ins w:id="5060"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7060CCBB">
            <w:pPr>
              <w:keepNext/>
              <w:snapToGrid w:val="0"/>
              <w:spacing w:before="0" w:after="0" w:line="460" w:lineRule="exact"/>
              <w:ind w:left="0" w:leftChars="0" w:right="0" w:rightChars="0" w:firstLine="0" w:firstLineChars="0"/>
              <w:jc w:val="center"/>
              <w:rPr>
                <w:ins w:id="5061" w:author="白日梦想家" w:date="2026-10-26T14:32:24Z"/>
                <w:woUserID w:val="2"/>
              </w:rPr>
            </w:pPr>
            <w:ins w:id="5062"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05BB641">
            <w:pPr>
              <w:keepNext/>
              <w:snapToGrid w:val="0"/>
              <w:spacing w:before="0" w:after="0" w:line="460" w:lineRule="exact"/>
              <w:ind w:left="0" w:leftChars="0" w:right="0" w:rightChars="0" w:firstLine="0" w:firstLineChars="0"/>
              <w:jc w:val="center"/>
              <w:rPr>
                <w:ins w:id="5063" w:author="白日梦想家" w:date="2026-10-26T14:32:24Z"/>
                <w:woUserID w:val="2"/>
              </w:rPr>
            </w:pPr>
            <w:ins w:id="5064"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398DC550">
            <w:pPr>
              <w:keepNext/>
              <w:snapToGrid w:val="0"/>
              <w:spacing w:before="0" w:after="0" w:line="460" w:lineRule="exact"/>
              <w:ind w:left="0" w:leftChars="0" w:right="0" w:rightChars="0" w:firstLine="0" w:firstLineChars="0"/>
              <w:jc w:val="center"/>
              <w:rPr>
                <w:ins w:id="5065" w:author="白日梦想家" w:date="2026-10-26T14:32:24Z"/>
                <w:woUserID w:val="2"/>
              </w:rPr>
            </w:pPr>
            <w:ins w:id="5066"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72F873E0">
            <w:pPr>
              <w:keepNext/>
              <w:snapToGrid w:val="0"/>
              <w:spacing w:before="0" w:after="0" w:line="460" w:lineRule="exact"/>
              <w:ind w:left="0" w:leftChars="0" w:right="0" w:rightChars="0" w:firstLine="0" w:firstLineChars="0"/>
              <w:jc w:val="center"/>
              <w:rPr>
                <w:ins w:id="5067" w:author="白日梦想家" w:date="2026-10-26T14:32:24Z"/>
                <w:woUserID w:val="2"/>
              </w:rPr>
            </w:pPr>
            <w:ins w:id="5068" w:author="白日梦想家" w:date="2026-10-26T14:32:24Z">
              <w:r>
                <w:rPr>
                  <w:rFonts w:hint="default" w:ascii="Times New Roman" w:hAnsi="Times New Roman" w:eastAsia="方正仿宋_GBK" w:cs="Times New Roman"/>
                  <w:sz w:val="28"/>
                  <w:szCs w:val="28"/>
                  <w:woUserID w:val="2"/>
                </w:rPr>
                <w:t>1.92～2.01</w:t>
              </w:r>
            </w:ins>
          </w:p>
        </w:tc>
        <w:tc>
          <w:tcPr>
            <w:tcW w:w="1453" w:type="dxa"/>
            <w:vAlign w:val="center"/>
          </w:tcPr>
          <w:p w14:paraId="043E226A">
            <w:pPr>
              <w:keepNext/>
              <w:snapToGrid w:val="0"/>
              <w:spacing w:before="0" w:after="0" w:line="460" w:lineRule="exact"/>
              <w:ind w:left="0" w:leftChars="0" w:right="0" w:rightChars="0" w:firstLine="0" w:firstLineChars="0"/>
              <w:jc w:val="center"/>
              <w:rPr>
                <w:ins w:id="5069" w:author="白日梦想家" w:date="2026-10-26T14:32:24Z"/>
                <w:woUserID w:val="2"/>
              </w:rPr>
            </w:pPr>
            <w:ins w:id="5070" w:author="白日梦想家" w:date="2026-10-26T14:32:24Z">
              <w:r>
                <w:rPr>
                  <w:rFonts w:hint="default" w:ascii="Times New Roman" w:hAnsi="Times New Roman" w:eastAsia="方正仿宋_GBK" w:cs="Times New Roman"/>
                  <w:sz w:val="28"/>
                  <w:szCs w:val="28"/>
                  <w:woUserID w:val="2"/>
                </w:rPr>
                <w:t>1.83～1.92</w:t>
              </w:r>
            </w:ins>
          </w:p>
        </w:tc>
      </w:tr>
      <w:tr w14:paraId="744BF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71" w:author="白日梦想家" w:date="2026-10-26T14:32:24Z"/>
        </w:trPr>
        <w:tc>
          <w:tcPr>
            <w:tcW w:w="1450" w:type="dxa"/>
            <w:vAlign w:val="center"/>
          </w:tcPr>
          <w:p w14:paraId="76088487">
            <w:pPr>
              <w:keepNext/>
              <w:snapToGrid w:val="0"/>
              <w:spacing w:before="0" w:after="0" w:line="460" w:lineRule="exact"/>
              <w:ind w:left="0" w:leftChars="0" w:right="0" w:rightChars="0" w:firstLine="0" w:firstLineChars="0"/>
              <w:jc w:val="center"/>
              <w:rPr>
                <w:ins w:id="5072" w:author="白日梦想家" w:date="2026-10-26T14:32:24Z"/>
                <w:woUserID w:val="2"/>
              </w:rPr>
            </w:pPr>
            <w:ins w:id="507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67C6429C">
            <w:pPr>
              <w:keepNext/>
              <w:snapToGrid w:val="0"/>
              <w:spacing w:before="0" w:after="0" w:line="460" w:lineRule="exact"/>
              <w:ind w:left="0" w:leftChars="0" w:right="0" w:rightChars="0" w:firstLine="0" w:firstLineChars="0"/>
              <w:jc w:val="center"/>
              <w:rPr>
                <w:ins w:id="5074" w:author="白日梦想家" w:date="2026-10-26T14:32:24Z"/>
                <w:woUserID w:val="2"/>
              </w:rPr>
            </w:pPr>
            <w:ins w:id="5075"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C34D039">
            <w:pPr>
              <w:keepNext/>
              <w:snapToGrid w:val="0"/>
              <w:spacing w:before="0" w:after="0" w:line="460" w:lineRule="exact"/>
              <w:ind w:left="0" w:leftChars="0" w:right="0" w:rightChars="0" w:firstLine="0" w:firstLineChars="0"/>
              <w:jc w:val="center"/>
              <w:rPr>
                <w:ins w:id="5076" w:author="白日梦想家" w:date="2026-10-26T14:32:24Z"/>
                <w:woUserID w:val="2"/>
              </w:rPr>
            </w:pPr>
            <w:ins w:id="5077"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0EE8A921">
            <w:pPr>
              <w:keepNext/>
              <w:snapToGrid w:val="0"/>
              <w:spacing w:before="0" w:after="0" w:line="460" w:lineRule="exact"/>
              <w:ind w:left="0" w:leftChars="0" w:right="0" w:rightChars="0" w:firstLine="0" w:firstLineChars="0"/>
              <w:jc w:val="center"/>
              <w:rPr>
                <w:ins w:id="5078" w:author="白日梦想家" w:date="2026-10-26T14:32:24Z"/>
                <w:woUserID w:val="2"/>
              </w:rPr>
            </w:pPr>
            <w:ins w:id="5079" w:author="白日梦想家" w:date="2026-10-26T14:32:24Z">
              <w:r>
                <w:rPr>
                  <w:rFonts w:hint="default" w:ascii="Times New Roman" w:hAnsi="Times New Roman" w:eastAsia="方正仿宋_GBK" w:cs="Times New Roman"/>
                  <w:sz w:val="28"/>
                  <w:szCs w:val="28"/>
                  <w:woUserID w:val="2"/>
                </w:rPr>
                <w:t>2.47～2.57</w:t>
              </w:r>
            </w:ins>
          </w:p>
        </w:tc>
        <w:tc>
          <w:tcPr>
            <w:tcW w:w="1451" w:type="dxa"/>
            <w:vAlign w:val="center"/>
          </w:tcPr>
          <w:p w14:paraId="5546105F">
            <w:pPr>
              <w:keepNext/>
              <w:snapToGrid w:val="0"/>
              <w:spacing w:before="0" w:after="0" w:line="460" w:lineRule="exact"/>
              <w:ind w:left="0" w:leftChars="0" w:right="0" w:rightChars="0" w:firstLine="0" w:firstLineChars="0"/>
              <w:jc w:val="center"/>
              <w:rPr>
                <w:ins w:id="5080" w:author="白日梦想家" w:date="2026-10-26T14:32:24Z"/>
                <w:woUserID w:val="2"/>
              </w:rPr>
            </w:pPr>
            <w:ins w:id="5081"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48890066">
            <w:pPr>
              <w:keepNext/>
              <w:snapToGrid w:val="0"/>
              <w:spacing w:before="0" w:after="0" w:line="460" w:lineRule="exact"/>
              <w:ind w:left="0" w:leftChars="0" w:right="0" w:rightChars="0" w:firstLine="0" w:firstLineChars="0"/>
              <w:jc w:val="center"/>
              <w:rPr>
                <w:ins w:id="5082" w:author="白日梦想家" w:date="2026-10-26T14:32:24Z"/>
                <w:woUserID w:val="2"/>
              </w:rPr>
            </w:pPr>
            <w:ins w:id="5083" w:author="白日梦想家" w:date="2026-10-26T14:32:24Z">
              <w:r>
                <w:rPr>
                  <w:rFonts w:hint="default" w:ascii="Times New Roman" w:hAnsi="Times New Roman" w:eastAsia="方正仿宋_GBK" w:cs="Times New Roman"/>
                  <w:sz w:val="28"/>
                  <w:szCs w:val="28"/>
                  <w:woUserID w:val="2"/>
                </w:rPr>
                <w:t>2.37～2.47</w:t>
              </w:r>
            </w:ins>
          </w:p>
        </w:tc>
      </w:tr>
      <w:tr w14:paraId="53C5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84" w:author="白日梦想家" w:date="2026-10-26T14:32:24Z"/>
        </w:trPr>
        <w:tc>
          <w:tcPr>
            <w:tcW w:w="1450" w:type="dxa"/>
            <w:vAlign w:val="center"/>
          </w:tcPr>
          <w:p w14:paraId="6E144D75">
            <w:pPr>
              <w:keepNext/>
              <w:snapToGrid w:val="0"/>
              <w:spacing w:before="0" w:after="0" w:line="460" w:lineRule="exact"/>
              <w:ind w:left="0" w:leftChars="0" w:right="0" w:rightChars="0" w:firstLine="0" w:firstLineChars="0"/>
              <w:jc w:val="center"/>
              <w:rPr>
                <w:ins w:id="5085" w:author="白日梦想家" w:date="2026-10-26T14:32:24Z"/>
                <w:woUserID w:val="2"/>
              </w:rPr>
            </w:pPr>
            <w:ins w:id="508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63804FE0">
            <w:pPr>
              <w:keepNext/>
              <w:snapToGrid w:val="0"/>
              <w:spacing w:before="0" w:after="0" w:line="460" w:lineRule="exact"/>
              <w:ind w:left="0" w:leftChars="0" w:right="0" w:rightChars="0" w:firstLine="0" w:firstLineChars="0"/>
              <w:jc w:val="center"/>
              <w:rPr>
                <w:ins w:id="5087" w:author="白日梦想家" w:date="2026-10-26T14:32:24Z"/>
                <w:woUserID w:val="2"/>
              </w:rPr>
            </w:pPr>
            <w:ins w:id="5088"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3A446F0">
            <w:pPr>
              <w:keepNext/>
              <w:snapToGrid w:val="0"/>
              <w:spacing w:before="0" w:after="0" w:line="460" w:lineRule="exact"/>
              <w:ind w:left="0" w:leftChars="0" w:right="0" w:rightChars="0" w:firstLine="0" w:firstLineChars="0"/>
              <w:jc w:val="center"/>
              <w:rPr>
                <w:ins w:id="5089" w:author="白日梦想家" w:date="2026-10-26T14:32:24Z"/>
                <w:woUserID w:val="2"/>
              </w:rPr>
            </w:pPr>
            <w:ins w:id="5090" w:author="白日梦想家" w:date="2026-10-26T14:32:24Z">
              <w:r>
                <w:rPr>
                  <w:rFonts w:hint="default" w:ascii="Times New Roman" w:hAnsi="Times New Roman" w:eastAsia="方正仿宋_GBK" w:cs="Times New Roman"/>
                  <w:sz w:val="28"/>
                  <w:szCs w:val="28"/>
                  <w:woUserID w:val="2"/>
                </w:rPr>
                <w:t>2.08～2.15</w:t>
              </w:r>
            </w:ins>
          </w:p>
        </w:tc>
        <w:tc>
          <w:tcPr>
            <w:tcW w:w="1451" w:type="dxa"/>
            <w:vAlign w:val="center"/>
          </w:tcPr>
          <w:p w14:paraId="4979AF76">
            <w:pPr>
              <w:keepNext/>
              <w:snapToGrid w:val="0"/>
              <w:spacing w:before="0" w:after="0" w:line="460" w:lineRule="exact"/>
              <w:ind w:left="0" w:leftChars="0" w:right="0" w:rightChars="0" w:firstLine="0" w:firstLineChars="0"/>
              <w:jc w:val="center"/>
              <w:rPr>
                <w:ins w:id="5091" w:author="白日梦想家" w:date="2026-10-26T14:32:24Z"/>
                <w:woUserID w:val="2"/>
              </w:rPr>
            </w:pPr>
            <w:ins w:id="5092" w:author="白日梦想家" w:date="2026-10-26T14:32:24Z">
              <w:r>
                <w:rPr>
                  <w:rFonts w:hint="default" w:ascii="Times New Roman" w:hAnsi="Times New Roman" w:eastAsia="方正仿宋_GBK" w:cs="Times New Roman"/>
                  <w:sz w:val="28"/>
                  <w:szCs w:val="28"/>
                  <w:woUserID w:val="2"/>
                </w:rPr>
                <w:t>2.01～2.08</w:t>
              </w:r>
            </w:ins>
          </w:p>
        </w:tc>
        <w:tc>
          <w:tcPr>
            <w:tcW w:w="1451" w:type="dxa"/>
            <w:vAlign w:val="center"/>
          </w:tcPr>
          <w:p w14:paraId="1D31F016">
            <w:pPr>
              <w:keepNext/>
              <w:snapToGrid w:val="0"/>
              <w:spacing w:before="0" w:after="0" w:line="460" w:lineRule="exact"/>
              <w:ind w:left="0" w:leftChars="0" w:right="0" w:rightChars="0" w:firstLine="0" w:firstLineChars="0"/>
              <w:jc w:val="center"/>
              <w:rPr>
                <w:ins w:id="5093" w:author="白日梦想家" w:date="2026-10-26T14:32:24Z"/>
                <w:woUserID w:val="2"/>
              </w:rPr>
            </w:pPr>
            <w:ins w:id="5094"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772109A3">
            <w:pPr>
              <w:keepNext/>
              <w:snapToGrid w:val="0"/>
              <w:spacing w:before="0" w:after="0" w:line="460" w:lineRule="exact"/>
              <w:ind w:left="0" w:leftChars="0" w:right="0" w:rightChars="0" w:firstLine="0" w:firstLineChars="0"/>
              <w:jc w:val="center"/>
              <w:rPr>
                <w:ins w:id="5095" w:author="白日梦想家" w:date="2026-10-26T14:32:24Z"/>
                <w:woUserID w:val="2"/>
              </w:rPr>
            </w:pPr>
            <w:ins w:id="5096" w:author="白日梦想家" w:date="2026-10-26T14:32:24Z">
              <w:r>
                <w:rPr>
                  <w:rFonts w:hint="default" w:ascii="Times New Roman" w:hAnsi="Times New Roman" w:eastAsia="方正仿宋_GBK" w:cs="Times New Roman"/>
                  <w:sz w:val="28"/>
                  <w:szCs w:val="28"/>
                  <w:woUserID w:val="2"/>
                </w:rPr>
                <w:t>1.57～1.67</w:t>
              </w:r>
            </w:ins>
          </w:p>
        </w:tc>
      </w:tr>
      <w:tr w14:paraId="7954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97" w:author="白日梦想家" w:date="2026-10-26T14:32:24Z"/>
        </w:trPr>
        <w:tc>
          <w:tcPr>
            <w:tcW w:w="1450" w:type="dxa"/>
            <w:vAlign w:val="center"/>
          </w:tcPr>
          <w:p w14:paraId="3C962E2B">
            <w:pPr>
              <w:keepNext/>
              <w:snapToGrid w:val="0"/>
              <w:spacing w:before="0" w:after="0" w:line="460" w:lineRule="exact"/>
              <w:ind w:left="0" w:leftChars="0" w:right="0" w:rightChars="0" w:firstLine="0" w:firstLineChars="0"/>
              <w:jc w:val="center"/>
              <w:rPr>
                <w:ins w:id="5098" w:author="白日梦想家" w:date="2026-10-26T14:32:24Z"/>
                <w:woUserID w:val="2"/>
              </w:rPr>
            </w:pPr>
            <w:ins w:id="5099"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7B623D53">
            <w:pPr>
              <w:keepNext/>
              <w:snapToGrid w:val="0"/>
              <w:spacing w:before="0" w:after="0" w:line="460" w:lineRule="exact"/>
              <w:ind w:left="0" w:leftChars="0" w:right="0" w:rightChars="0" w:firstLine="0" w:firstLineChars="0"/>
              <w:jc w:val="center"/>
              <w:rPr>
                <w:ins w:id="5100" w:author="白日梦想家" w:date="2026-10-26T14:32:24Z"/>
                <w:woUserID w:val="2"/>
              </w:rPr>
            </w:pPr>
            <w:ins w:id="5101"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B55333B">
            <w:pPr>
              <w:keepNext/>
              <w:snapToGrid w:val="0"/>
              <w:spacing w:before="0" w:after="0" w:line="460" w:lineRule="exact"/>
              <w:ind w:left="0" w:leftChars="0" w:right="0" w:rightChars="0" w:firstLine="0" w:firstLineChars="0"/>
              <w:jc w:val="center"/>
              <w:rPr>
                <w:ins w:id="5102" w:author="白日梦想家" w:date="2026-10-26T14:32:24Z"/>
                <w:woUserID w:val="2"/>
              </w:rPr>
            </w:pPr>
            <w:ins w:id="5103"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62C1DA41">
            <w:pPr>
              <w:keepNext/>
              <w:snapToGrid w:val="0"/>
              <w:spacing w:before="0" w:after="0" w:line="460" w:lineRule="exact"/>
              <w:ind w:left="0" w:leftChars="0" w:right="0" w:rightChars="0" w:firstLine="0" w:firstLineChars="0"/>
              <w:jc w:val="center"/>
              <w:rPr>
                <w:ins w:id="5104" w:author="白日梦想家" w:date="2026-10-26T14:32:24Z"/>
                <w:woUserID w:val="2"/>
              </w:rPr>
            </w:pPr>
            <w:ins w:id="5105"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50168B82">
            <w:pPr>
              <w:keepNext/>
              <w:snapToGrid w:val="0"/>
              <w:spacing w:before="0" w:after="0" w:line="460" w:lineRule="exact"/>
              <w:ind w:left="0" w:leftChars="0" w:right="0" w:rightChars="0" w:firstLine="0" w:firstLineChars="0"/>
              <w:jc w:val="center"/>
              <w:rPr>
                <w:ins w:id="5106" w:author="白日梦想家" w:date="2026-10-26T14:32:24Z"/>
                <w:woUserID w:val="2"/>
              </w:rPr>
            </w:pPr>
            <w:ins w:id="5107" w:author="白日梦想家" w:date="2026-10-26T14:32:24Z">
              <w:r>
                <w:rPr>
                  <w:rFonts w:hint="default" w:ascii="Times New Roman" w:hAnsi="Times New Roman" w:eastAsia="方正仿宋_GBK" w:cs="Times New Roman"/>
                  <w:sz w:val="28"/>
                  <w:szCs w:val="28"/>
                  <w:woUserID w:val="2"/>
                </w:rPr>
                <w:t>1.81～1.89</w:t>
              </w:r>
            </w:ins>
          </w:p>
        </w:tc>
        <w:tc>
          <w:tcPr>
            <w:tcW w:w="1453" w:type="dxa"/>
            <w:vAlign w:val="center"/>
          </w:tcPr>
          <w:p w14:paraId="58CE8D59">
            <w:pPr>
              <w:keepNext/>
              <w:snapToGrid w:val="0"/>
              <w:spacing w:before="0" w:after="0" w:line="460" w:lineRule="exact"/>
              <w:ind w:left="0" w:leftChars="0" w:right="0" w:rightChars="0" w:firstLine="0" w:firstLineChars="0"/>
              <w:jc w:val="center"/>
              <w:rPr>
                <w:ins w:id="5108" w:author="白日梦想家" w:date="2026-10-26T14:32:24Z"/>
                <w:woUserID w:val="2"/>
              </w:rPr>
            </w:pPr>
            <w:ins w:id="5109" w:author="白日梦想家" w:date="2026-10-26T14:32:24Z">
              <w:r>
                <w:rPr>
                  <w:rFonts w:hint="default" w:ascii="Times New Roman" w:hAnsi="Times New Roman" w:eastAsia="方正仿宋_GBK" w:cs="Times New Roman"/>
                  <w:sz w:val="28"/>
                  <w:szCs w:val="28"/>
                  <w:woUserID w:val="2"/>
                </w:rPr>
                <w:t>1.73～1.81</w:t>
              </w:r>
            </w:ins>
          </w:p>
        </w:tc>
      </w:tr>
      <w:tr w14:paraId="4E55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10" w:author="白日梦想家" w:date="2026-10-26T14:32:24Z"/>
        </w:trPr>
        <w:tc>
          <w:tcPr>
            <w:tcW w:w="1450" w:type="dxa"/>
            <w:vAlign w:val="center"/>
          </w:tcPr>
          <w:p w14:paraId="1A741ECF">
            <w:pPr>
              <w:keepNext/>
              <w:snapToGrid w:val="0"/>
              <w:spacing w:before="0" w:after="0" w:line="460" w:lineRule="exact"/>
              <w:ind w:left="0" w:leftChars="0" w:right="0" w:rightChars="0" w:firstLine="0" w:firstLineChars="0"/>
              <w:jc w:val="center"/>
              <w:rPr>
                <w:ins w:id="5111" w:author="白日梦想家" w:date="2026-10-26T14:32:24Z"/>
                <w:woUserID w:val="2"/>
              </w:rPr>
            </w:pPr>
            <w:ins w:id="511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F96556">
            <w:pPr>
              <w:keepNext/>
              <w:snapToGrid w:val="0"/>
              <w:spacing w:before="0" w:after="0" w:line="460" w:lineRule="exact"/>
              <w:ind w:left="0" w:leftChars="0" w:right="0" w:rightChars="0" w:firstLine="0" w:firstLineChars="0"/>
              <w:jc w:val="center"/>
              <w:rPr>
                <w:ins w:id="5113" w:author="白日梦想家" w:date="2026-10-26T14:32:24Z"/>
                <w:woUserID w:val="2"/>
              </w:rPr>
            </w:pPr>
            <w:ins w:id="5114"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2187DF67">
            <w:pPr>
              <w:keepNext/>
              <w:snapToGrid w:val="0"/>
              <w:spacing w:before="0" w:after="0" w:line="460" w:lineRule="exact"/>
              <w:ind w:left="0" w:leftChars="0" w:right="0" w:rightChars="0" w:firstLine="0" w:firstLineChars="0"/>
              <w:jc w:val="center"/>
              <w:rPr>
                <w:ins w:id="5115" w:author="白日梦想家" w:date="2026-10-26T14:32:24Z"/>
                <w:woUserID w:val="2"/>
              </w:rPr>
            </w:pPr>
            <w:ins w:id="5116" w:author="白日梦想家" w:date="2026-10-26T14:32:24Z">
              <w:r>
                <w:rPr>
                  <w:rFonts w:hint="default" w:ascii="Times New Roman" w:hAnsi="Times New Roman" w:eastAsia="方正仿宋_GBK" w:cs="Times New Roman"/>
                  <w:sz w:val="28"/>
                  <w:szCs w:val="28"/>
                  <w:woUserID w:val="2"/>
                </w:rPr>
                <w:t>2.52～2.59</w:t>
              </w:r>
            </w:ins>
          </w:p>
        </w:tc>
        <w:tc>
          <w:tcPr>
            <w:tcW w:w="1451" w:type="dxa"/>
            <w:vAlign w:val="center"/>
          </w:tcPr>
          <w:p w14:paraId="08A7224E">
            <w:pPr>
              <w:keepNext/>
              <w:snapToGrid w:val="0"/>
              <w:spacing w:before="0" w:after="0" w:line="460" w:lineRule="exact"/>
              <w:ind w:left="0" w:leftChars="0" w:right="0" w:rightChars="0" w:firstLine="0" w:firstLineChars="0"/>
              <w:jc w:val="center"/>
              <w:rPr>
                <w:ins w:id="5117" w:author="白日梦想家" w:date="2026-10-26T14:32:24Z"/>
                <w:woUserID w:val="2"/>
              </w:rPr>
            </w:pPr>
            <w:ins w:id="5118" w:author="白日梦想家" w:date="2026-10-26T14:32:24Z">
              <w:r>
                <w:rPr>
                  <w:rFonts w:hint="default" w:ascii="Times New Roman" w:hAnsi="Times New Roman" w:eastAsia="方正仿宋_GBK" w:cs="Times New Roman"/>
                  <w:sz w:val="28"/>
                  <w:szCs w:val="28"/>
                  <w:woUserID w:val="2"/>
                </w:rPr>
                <w:t>2.48～2.52</w:t>
              </w:r>
            </w:ins>
          </w:p>
        </w:tc>
        <w:tc>
          <w:tcPr>
            <w:tcW w:w="1451" w:type="dxa"/>
            <w:vAlign w:val="center"/>
          </w:tcPr>
          <w:p w14:paraId="45CD2693">
            <w:pPr>
              <w:keepNext/>
              <w:snapToGrid w:val="0"/>
              <w:spacing w:before="0" w:after="0" w:line="460" w:lineRule="exact"/>
              <w:ind w:left="0" w:leftChars="0" w:right="0" w:rightChars="0" w:firstLine="0" w:firstLineChars="0"/>
              <w:jc w:val="center"/>
              <w:rPr>
                <w:ins w:id="5119" w:author="白日梦想家" w:date="2026-10-26T14:32:24Z"/>
                <w:woUserID w:val="2"/>
              </w:rPr>
            </w:pPr>
            <w:ins w:id="5120" w:author="白日梦想家" w:date="2026-10-26T14:32:24Z">
              <w:r>
                <w:rPr>
                  <w:rFonts w:hint="default" w:ascii="Times New Roman" w:hAnsi="Times New Roman" w:eastAsia="方正仿宋_GBK" w:cs="Times New Roman"/>
                  <w:sz w:val="28"/>
                  <w:szCs w:val="28"/>
                  <w:woUserID w:val="2"/>
                </w:rPr>
                <w:t>2.41～2.48</w:t>
              </w:r>
            </w:ins>
          </w:p>
        </w:tc>
        <w:tc>
          <w:tcPr>
            <w:tcW w:w="1453" w:type="dxa"/>
            <w:vAlign w:val="center"/>
          </w:tcPr>
          <w:p w14:paraId="28ED77EE">
            <w:pPr>
              <w:keepNext/>
              <w:snapToGrid w:val="0"/>
              <w:spacing w:before="0" w:after="0" w:line="460" w:lineRule="exact"/>
              <w:ind w:left="0" w:leftChars="0" w:right="0" w:rightChars="0" w:firstLine="0" w:firstLineChars="0"/>
              <w:jc w:val="center"/>
              <w:rPr>
                <w:ins w:id="5121" w:author="白日梦想家" w:date="2026-10-26T14:32:24Z"/>
                <w:woUserID w:val="2"/>
              </w:rPr>
            </w:pPr>
            <w:ins w:id="5122" w:author="白日梦想家" w:date="2026-10-26T14:32:24Z">
              <w:r>
                <w:rPr>
                  <w:rFonts w:hint="default" w:ascii="Times New Roman" w:hAnsi="Times New Roman" w:eastAsia="方正仿宋_GBK" w:cs="Times New Roman"/>
                  <w:sz w:val="28"/>
                  <w:szCs w:val="28"/>
                  <w:woUserID w:val="2"/>
                </w:rPr>
                <w:t>2.25～2.35</w:t>
              </w:r>
            </w:ins>
          </w:p>
        </w:tc>
      </w:tr>
      <w:tr w14:paraId="783A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23" w:author="白日梦想家" w:date="2026-10-26T14:32:24Z"/>
        </w:trPr>
        <w:tc>
          <w:tcPr>
            <w:tcW w:w="1450" w:type="dxa"/>
            <w:vAlign w:val="center"/>
          </w:tcPr>
          <w:p w14:paraId="206B11F4">
            <w:pPr>
              <w:keepNext/>
              <w:snapToGrid w:val="0"/>
              <w:spacing w:before="0" w:after="0" w:line="460" w:lineRule="exact"/>
              <w:ind w:left="0" w:leftChars="0" w:right="0" w:rightChars="0" w:firstLine="0" w:firstLineChars="0"/>
              <w:jc w:val="center"/>
              <w:rPr>
                <w:ins w:id="5124" w:author="白日梦想家" w:date="2026-10-26T14:32:24Z"/>
                <w:woUserID w:val="2"/>
              </w:rPr>
            </w:pPr>
            <w:ins w:id="512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65C9761C">
            <w:pPr>
              <w:keepNext/>
              <w:snapToGrid w:val="0"/>
              <w:spacing w:before="0" w:after="0" w:line="460" w:lineRule="exact"/>
              <w:ind w:left="0" w:leftChars="0" w:right="0" w:rightChars="0" w:firstLine="0" w:firstLineChars="0"/>
              <w:jc w:val="center"/>
              <w:rPr>
                <w:ins w:id="5126" w:author="白日梦想家" w:date="2026-10-26T14:32:24Z"/>
                <w:woUserID w:val="2"/>
              </w:rPr>
            </w:pPr>
            <w:ins w:id="5127"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07FEA808">
            <w:pPr>
              <w:keepNext/>
              <w:snapToGrid w:val="0"/>
              <w:spacing w:before="0" w:after="0" w:line="460" w:lineRule="exact"/>
              <w:ind w:left="0" w:leftChars="0" w:right="0" w:rightChars="0" w:firstLine="0" w:firstLineChars="0"/>
              <w:jc w:val="center"/>
              <w:rPr>
                <w:ins w:id="5128" w:author="白日梦想家" w:date="2026-10-26T14:32:24Z"/>
                <w:woUserID w:val="2"/>
              </w:rPr>
            </w:pPr>
            <w:ins w:id="5129" w:author="白日梦想家" w:date="2026-10-26T14:32:24Z">
              <w:r>
                <w:rPr>
                  <w:rFonts w:hint="default" w:ascii="Times New Roman" w:hAnsi="Times New Roman" w:eastAsia="方正仿宋_GBK" w:cs="Times New Roman"/>
                  <w:sz w:val="28"/>
                  <w:szCs w:val="28"/>
                  <w:woUserID w:val="2"/>
                </w:rPr>
                <w:t>2.02～2.11</w:t>
              </w:r>
            </w:ins>
          </w:p>
        </w:tc>
        <w:tc>
          <w:tcPr>
            <w:tcW w:w="1451" w:type="dxa"/>
            <w:vAlign w:val="center"/>
          </w:tcPr>
          <w:p w14:paraId="47C680E6">
            <w:pPr>
              <w:keepNext/>
              <w:snapToGrid w:val="0"/>
              <w:spacing w:before="0" w:after="0" w:line="460" w:lineRule="exact"/>
              <w:ind w:left="0" w:leftChars="0" w:right="0" w:rightChars="0" w:firstLine="0" w:firstLineChars="0"/>
              <w:jc w:val="center"/>
              <w:rPr>
                <w:ins w:id="5130" w:author="白日梦想家" w:date="2026-10-26T14:32:24Z"/>
                <w:woUserID w:val="2"/>
              </w:rPr>
            </w:pPr>
            <w:ins w:id="5131" w:author="白日梦想家" w:date="2026-10-26T14:32:24Z">
              <w:r>
                <w:rPr>
                  <w:rFonts w:hint="default" w:ascii="Times New Roman" w:hAnsi="Times New Roman" w:eastAsia="方正仿宋_GBK" w:cs="Times New Roman"/>
                  <w:sz w:val="28"/>
                  <w:szCs w:val="28"/>
                  <w:woUserID w:val="2"/>
                </w:rPr>
                <w:t>1.95～2.02</w:t>
              </w:r>
            </w:ins>
          </w:p>
        </w:tc>
        <w:tc>
          <w:tcPr>
            <w:tcW w:w="1451" w:type="dxa"/>
            <w:vAlign w:val="center"/>
          </w:tcPr>
          <w:p w14:paraId="02DF4181">
            <w:pPr>
              <w:keepNext/>
              <w:snapToGrid w:val="0"/>
              <w:spacing w:before="0" w:after="0" w:line="460" w:lineRule="exact"/>
              <w:ind w:left="0" w:leftChars="0" w:right="0" w:rightChars="0" w:firstLine="0" w:firstLineChars="0"/>
              <w:jc w:val="center"/>
              <w:rPr>
                <w:ins w:id="5132" w:author="白日梦想家" w:date="2026-10-26T14:32:24Z"/>
                <w:woUserID w:val="2"/>
              </w:rPr>
            </w:pPr>
            <w:ins w:id="5133" w:author="白日梦想家" w:date="2026-10-26T14:32:24Z">
              <w:r>
                <w:rPr>
                  <w:rFonts w:hint="default" w:ascii="Times New Roman" w:hAnsi="Times New Roman" w:eastAsia="方正仿宋_GBK" w:cs="Times New Roman"/>
                  <w:sz w:val="28"/>
                  <w:szCs w:val="28"/>
                  <w:woUserID w:val="2"/>
                </w:rPr>
                <w:t>1.87～1.95</w:t>
              </w:r>
            </w:ins>
          </w:p>
        </w:tc>
        <w:tc>
          <w:tcPr>
            <w:tcW w:w="1453" w:type="dxa"/>
            <w:vAlign w:val="center"/>
          </w:tcPr>
          <w:p w14:paraId="467B3028">
            <w:pPr>
              <w:keepNext/>
              <w:snapToGrid w:val="0"/>
              <w:spacing w:before="0" w:after="0" w:line="460" w:lineRule="exact"/>
              <w:ind w:left="0" w:leftChars="0" w:right="0" w:rightChars="0" w:firstLine="0" w:firstLineChars="0"/>
              <w:jc w:val="center"/>
              <w:rPr>
                <w:ins w:id="5134" w:author="白日梦想家" w:date="2026-10-26T14:32:24Z"/>
                <w:woUserID w:val="2"/>
              </w:rPr>
            </w:pPr>
            <w:ins w:id="5135" w:author="白日梦想家" w:date="2026-10-26T14:32:24Z">
              <w:r>
                <w:rPr>
                  <w:rFonts w:hint="default" w:ascii="Times New Roman" w:hAnsi="Times New Roman" w:eastAsia="方正仿宋_GBK" w:cs="Times New Roman"/>
                  <w:sz w:val="28"/>
                  <w:szCs w:val="28"/>
                  <w:woUserID w:val="2"/>
                </w:rPr>
                <w:t>1.45～1.55</w:t>
              </w:r>
            </w:ins>
          </w:p>
        </w:tc>
      </w:tr>
      <w:tr w14:paraId="3658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36" w:author="白日梦想家" w:date="2026-10-26T14:32:24Z"/>
        </w:trPr>
        <w:tc>
          <w:tcPr>
            <w:tcW w:w="1450" w:type="dxa"/>
            <w:vAlign w:val="center"/>
          </w:tcPr>
          <w:p w14:paraId="3FAE9500">
            <w:pPr>
              <w:keepNext/>
              <w:snapToGrid w:val="0"/>
              <w:spacing w:before="0" w:after="0" w:line="460" w:lineRule="exact"/>
              <w:ind w:left="0" w:leftChars="0" w:right="0" w:rightChars="0" w:firstLine="0" w:firstLineChars="0"/>
              <w:jc w:val="center"/>
              <w:rPr>
                <w:ins w:id="5137" w:author="白日梦想家" w:date="2026-10-26T14:32:24Z"/>
                <w:woUserID w:val="2"/>
              </w:rPr>
            </w:pPr>
            <w:ins w:id="5138"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E2B51E4">
            <w:pPr>
              <w:keepNext/>
              <w:snapToGrid w:val="0"/>
              <w:spacing w:before="0" w:after="0" w:line="460" w:lineRule="exact"/>
              <w:ind w:left="0" w:leftChars="0" w:right="0" w:rightChars="0" w:firstLine="0" w:firstLineChars="0"/>
              <w:jc w:val="center"/>
              <w:rPr>
                <w:ins w:id="5139" w:author="白日梦想家" w:date="2026-10-26T14:32:24Z"/>
                <w:woUserID w:val="2"/>
              </w:rPr>
            </w:pPr>
            <w:ins w:id="5140"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247CDDD">
            <w:pPr>
              <w:keepNext/>
              <w:snapToGrid w:val="0"/>
              <w:spacing w:before="0" w:after="0" w:line="460" w:lineRule="exact"/>
              <w:ind w:left="0" w:leftChars="0" w:right="0" w:rightChars="0" w:firstLine="0" w:firstLineChars="0"/>
              <w:jc w:val="center"/>
              <w:rPr>
                <w:ins w:id="5141" w:author="白日梦想家" w:date="2026-10-26T14:32:24Z"/>
                <w:woUserID w:val="2"/>
              </w:rPr>
            </w:pPr>
            <w:ins w:id="5142" w:author="白日梦想家" w:date="2026-10-26T14:32:24Z">
              <w:r>
                <w:rPr>
                  <w:rFonts w:hint="default" w:ascii="Times New Roman" w:hAnsi="Times New Roman" w:eastAsia="方正仿宋_GBK" w:cs="Times New Roman"/>
                  <w:sz w:val="28"/>
                  <w:szCs w:val="28"/>
                  <w:woUserID w:val="2"/>
                </w:rPr>
                <w:t>2.01～2.07</w:t>
              </w:r>
            </w:ins>
          </w:p>
        </w:tc>
        <w:tc>
          <w:tcPr>
            <w:tcW w:w="1451" w:type="dxa"/>
            <w:vAlign w:val="center"/>
          </w:tcPr>
          <w:p w14:paraId="2B7FBDD3">
            <w:pPr>
              <w:keepNext/>
              <w:snapToGrid w:val="0"/>
              <w:spacing w:before="0" w:after="0" w:line="460" w:lineRule="exact"/>
              <w:ind w:left="0" w:leftChars="0" w:right="0" w:rightChars="0" w:firstLine="0" w:firstLineChars="0"/>
              <w:jc w:val="center"/>
              <w:rPr>
                <w:ins w:id="5143" w:author="白日梦想家" w:date="2026-10-26T14:32:24Z"/>
                <w:woUserID w:val="2"/>
              </w:rPr>
            </w:pPr>
            <w:ins w:id="5144" w:author="白日梦想家" w:date="2026-10-26T14:32:24Z">
              <w:r>
                <w:rPr>
                  <w:rFonts w:hint="default" w:ascii="Times New Roman" w:hAnsi="Times New Roman" w:eastAsia="方正仿宋_GBK" w:cs="Times New Roman"/>
                  <w:sz w:val="28"/>
                  <w:szCs w:val="28"/>
                  <w:woUserID w:val="2"/>
                </w:rPr>
                <w:t>2.07～2.13</w:t>
              </w:r>
            </w:ins>
          </w:p>
        </w:tc>
        <w:tc>
          <w:tcPr>
            <w:tcW w:w="1451" w:type="dxa"/>
            <w:vAlign w:val="center"/>
          </w:tcPr>
          <w:p w14:paraId="26412F83">
            <w:pPr>
              <w:keepNext/>
              <w:snapToGrid w:val="0"/>
              <w:spacing w:before="0" w:after="0" w:line="460" w:lineRule="exact"/>
              <w:ind w:left="0" w:leftChars="0" w:right="0" w:rightChars="0" w:firstLine="0" w:firstLineChars="0"/>
              <w:jc w:val="center"/>
              <w:rPr>
                <w:ins w:id="5145" w:author="白日梦想家" w:date="2026-10-26T14:32:24Z"/>
                <w:woUserID w:val="2"/>
              </w:rPr>
            </w:pPr>
            <w:ins w:id="5146" w:author="白日梦想家" w:date="2026-10-26T14:32:24Z">
              <w:r>
                <w:rPr>
                  <w:rFonts w:hint="default" w:ascii="Times New Roman" w:hAnsi="Times New Roman" w:eastAsia="方正仿宋_GBK" w:cs="Times New Roman"/>
                  <w:sz w:val="28"/>
                  <w:szCs w:val="28"/>
                  <w:woUserID w:val="2"/>
                </w:rPr>
                <w:t>1.89～1.99</w:t>
              </w:r>
            </w:ins>
          </w:p>
        </w:tc>
        <w:tc>
          <w:tcPr>
            <w:tcW w:w="1453" w:type="dxa"/>
            <w:vAlign w:val="center"/>
          </w:tcPr>
          <w:p w14:paraId="7F9833B7">
            <w:pPr>
              <w:keepNext/>
              <w:snapToGrid w:val="0"/>
              <w:spacing w:before="0" w:after="0" w:line="460" w:lineRule="exact"/>
              <w:ind w:left="0" w:leftChars="0" w:right="0" w:rightChars="0" w:firstLine="0" w:firstLineChars="0"/>
              <w:jc w:val="center"/>
              <w:rPr>
                <w:ins w:id="5147" w:author="白日梦想家" w:date="2026-10-26T14:32:24Z"/>
                <w:woUserID w:val="2"/>
              </w:rPr>
            </w:pPr>
            <w:ins w:id="5148" w:author="白日梦想家" w:date="2026-10-26T14:32:24Z">
              <w:r>
                <w:rPr>
                  <w:rFonts w:hint="default" w:ascii="Times New Roman" w:hAnsi="Times New Roman" w:eastAsia="方正仿宋_GBK" w:cs="Times New Roman"/>
                  <w:sz w:val="28"/>
                  <w:szCs w:val="28"/>
                  <w:woUserID w:val="2"/>
                </w:rPr>
                <w:t>1.57～1.67</w:t>
              </w:r>
            </w:ins>
          </w:p>
        </w:tc>
      </w:tr>
      <w:tr w14:paraId="4664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49" w:author="白日梦想家" w:date="2026-10-26T14:32:24Z"/>
        </w:trPr>
        <w:tc>
          <w:tcPr>
            <w:tcW w:w="1450" w:type="dxa"/>
            <w:vAlign w:val="center"/>
          </w:tcPr>
          <w:p w14:paraId="5C51ECB2">
            <w:pPr>
              <w:keepNext/>
              <w:snapToGrid w:val="0"/>
              <w:spacing w:before="0" w:after="0" w:line="460" w:lineRule="exact"/>
              <w:ind w:left="0" w:leftChars="0" w:right="0" w:rightChars="0" w:firstLine="0" w:firstLineChars="0"/>
              <w:jc w:val="center"/>
              <w:rPr>
                <w:ins w:id="5150" w:author="白日梦想家" w:date="2026-10-26T14:32:24Z"/>
                <w:woUserID w:val="2"/>
              </w:rPr>
            </w:pPr>
            <w:ins w:id="515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48C119AA">
            <w:pPr>
              <w:keepNext/>
              <w:snapToGrid w:val="0"/>
              <w:spacing w:before="0" w:after="0" w:line="460" w:lineRule="exact"/>
              <w:ind w:left="0" w:leftChars="0" w:right="0" w:rightChars="0" w:firstLine="0" w:firstLineChars="0"/>
              <w:jc w:val="center"/>
              <w:rPr>
                <w:ins w:id="5152" w:author="白日梦想家" w:date="2026-10-26T14:32:24Z"/>
                <w:woUserID w:val="2"/>
              </w:rPr>
            </w:pPr>
            <w:ins w:id="5153"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D303E4F">
            <w:pPr>
              <w:keepNext/>
              <w:snapToGrid w:val="0"/>
              <w:spacing w:before="0" w:after="0" w:line="460" w:lineRule="exact"/>
              <w:ind w:left="0" w:leftChars="0" w:right="0" w:rightChars="0" w:firstLine="0" w:firstLineChars="0"/>
              <w:jc w:val="center"/>
              <w:rPr>
                <w:ins w:id="5154" w:author="白日梦想家" w:date="2026-10-26T14:32:24Z"/>
                <w:woUserID w:val="2"/>
              </w:rPr>
            </w:pPr>
            <w:ins w:id="5155" w:author="白日梦想家" w:date="2026-10-26T14:32:24Z">
              <w:r>
                <w:rPr>
                  <w:rFonts w:hint="default" w:ascii="Times New Roman" w:hAnsi="Times New Roman" w:eastAsia="方正仿宋_GBK" w:cs="Times New Roman"/>
                  <w:sz w:val="28"/>
                  <w:szCs w:val="28"/>
                  <w:woUserID w:val="2"/>
                </w:rPr>
                <w:t>2.46～2.55</w:t>
              </w:r>
            </w:ins>
          </w:p>
        </w:tc>
        <w:tc>
          <w:tcPr>
            <w:tcW w:w="1451" w:type="dxa"/>
            <w:vAlign w:val="center"/>
          </w:tcPr>
          <w:p w14:paraId="28121DC9">
            <w:pPr>
              <w:keepNext/>
              <w:snapToGrid w:val="0"/>
              <w:spacing w:before="0" w:after="0" w:line="460" w:lineRule="exact"/>
              <w:ind w:left="0" w:leftChars="0" w:right="0" w:rightChars="0" w:firstLine="0" w:firstLineChars="0"/>
              <w:jc w:val="center"/>
              <w:rPr>
                <w:ins w:id="5156" w:author="白日梦想家" w:date="2026-10-26T14:32:24Z"/>
                <w:woUserID w:val="2"/>
              </w:rPr>
            </w:pPr>
            <w:ins w:id="5157" w:author="白日梦想家" w:date="2026-10-26T14:32:24Z">
              <w:r>
                <w:rPr>
                  <w:rFonts w:hint="default" w:ascii="Times New Roman" w:hAnsi="Times New Roman" w:eastAsia="方正仿宋_GBK" w:cs="Times New Roman"/>
                  <w:sz w:val="28"/>
                  <w:szCs w:val="28"/>
                  <w:woUserID w:val="2"/>
                </w:rPr>
                <w:t>2.37～2.46</w:t>
              </w:r>
            </w:ins>
          </w:p>
        </w:tc>
        <w:tc>
          <w:tcPr>
            <w:tcW w:w="1451" w:type="dxa"/>
            <w:vAlign w:val="center"/>
          </w:tcPr>
          <w:p w14:paraId="30F7E045">
            <w:pPr>
              <w:keepNext/>
              <w:snapToGrid w:val="0"/>
              <w:spacing w:before="0" w:after="0" w:line="460" w:lineRule="exact"/>
              <w:ind w:left="0" w:leftChars="0" w:right="0" w:rightChars="0" w:firstLine="0" w:firstLineChars="0"/>
              <w:jc w:val="center"/>
              <w:rPr>
                <w:ins w:id="5158" w:author="白日梦想家" w:date="2026-10-26T14:32:24Z"/>
                <w:woUserID w:val="2"/>
              </w:rPr>
            </w:pPr>
            <w:ins w:id="5159" w:author="白日梦想家" w:date="2026-10-26T14:32:24Z">
              <w:r>
                <w:rPr>
                  <w:rFonts w:hint="default" w:ascii="Times New Roman" w:hAnsi="Times New Roman" w:eastAsia="方正仿宋_GBK" w:cs="Times New Roman"/>
                  <w:sz w:val="28"/>
                  <w:szCs w:val="28"/>
                  <w:woUserID w:val="2"/>
                </w:rPr>
                <w:t>2.28～2.37</w:t>
              </w:r>
            </w:ins>
          </w:p>
        </w:tc>
        <w:tc>
          <w:tcPr>
            <w:tcW w:w="1453" w:type="dxa"/>
            <w:vAlign w:val="center"/>
          </w:tcPr>
          <w:p w14:paraId="45477793">
            <w:pPr>
              <w:keepNext/>
              <w:snapToGrid w:val="0"/>
              <w:spacing w:before="0" w:after="0" w:line="460" w:lineRule="exact"/>
              <w:ind w:left="0" w:leftChars="0" w:right="0" w:rightChars="0" w:firstLine="0" w:firstLineChars="0"/>
              <w:jc w:val="center"/>
              <w:rPr>
                <w:ins w:id="5160" w:author="白日梦想家" w:date="2026-10-26T14:32:24Z"/>
                <w:woUserID w:val="2"/>
              </w:rPr>
            </w:pPr>
            <w:ins w:id="5161" w:author="白日梦想家" w:date="2026-10-26T14:32:24Z">
              <w:r>
                <w:rPr>
                  <w:rFonts w:hint="default" w:ascii="Times New Roman" w:hAnsi="Times New Roman" w:eastAsia="方正仿宋_GBK" w:cs="Times New Roman"/>
                  <w:sz w:val="28"/>
                  <w:szCs w:val="28"/>
                  <w:woUserID w:val="2"/>
                </w:rPr>
                <w:t>2.19～2.28</w:t>
              </w:r>
            </w:ins>
          </w:p>
        </w:tc>
      </w:tr>
    </w:tbl>
    <w:p w14:paraId="16E00A3F">
      <w:pPr>
        <w:widowControl/>
        <w:adjustRightInd w:val="0"/>
        <w:snapToGrid w:val="0"/>
        <w:spacing w:line="370" w:lineRule="exact"/>
        <w:ind w:left="0" w:leftChars="0" w:right="0" w:rightChars="0" w:firstLine="0" w:firstLineChars="0"/>
        <w:rPr>
          <w:ins w:id="5162" w:author="白日梦想家" w:date="2026-10-26T14:32:24Z"/>
          <w:rFonts w:hint="default" w:ascii="Times New Roman" w:hAnsi="Times New Roman" w:eastAsia="方正黑体_GBK" w:cs="Times New Roman"/>
          <w:b/>
          <w:bCs/>
          <w:sz w:val="36"/>
          <w:szCs w:val="36"/>
          <w:highlight w:val="none"/>
          <w:rPrChange w:id="5163" w:author="白日梦想家" w:date="2026-10-26T15:22:50Z">
            <w:rPr>
              <w:ins w:id="5164" w:author="白日梦想家" w:date="2026-10-26T14:32:24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165" w:author="白日梦想家" w:date="2026-10-26T14:32:24Z">
        <w:r>
          <w:rPr>
            <w:rFonts w:ascii="Times New Roman" w:hAnsi="Times New Roman" w:eastAsia="方正仿宋_GBK"/>
            <w:sz w:val="24"/>
            <w:woUserID w:val="2"/>
          </w:rPr>
          <w:t xml:space="preserve">表</w:t>
        </w:r>
        <w:ins w:id="5995" w:author="xh" w:date="2026-10-27T08:22:00+08:00">
          <w:r>
            <w:rPr>
              <w:rFonts w:ascii="Times New Roman" w:hAnsi="Times New Roman" w:eastAsia="方正仿宋_GBK"/>
              <w:sz w:val="24"/>
              <w:woUserID w:val="2"/>
            </w:rPr>
            <w:t xml:space="preserve">4</w:t>
          </w:r>
        </w:ins>
        <w:del w:id="5996" w:author="xh" w:date="2026-10-27T08:22:00+08:00">
          <w:r>
            <w:rPr>
              <w:rFonts w:ascii="Times New Roman" w:hAnsi="Times New Roman" w:eastAsia="方正仿宋_GBK"/>
              <w:sz w:val="24"/>
              <w:woUserID w:val="2"/>
            </w:rPr>
            <w:delText xml:space="preserve">3</w:delText>
          </w:r>
        </w:del>
        <w:r>
          <w:rPr>
            <w:rFonts w:ascii="Times New Roman" w:hAnsi="Times New Roman" w:eastAsia="方正仿宋_GBK"/>
            <w:sz w:val="24"/>
            <w:woUserID w:val="2"/>
          </w:rPr>
          <w:t xml:space="preserve">条件：电缆长度占比&gt;30%，负荷分散系数&gt;1.15；表内四列百分比为初始转供率。</w:t>
        </w:r>
      </w:ins>
    </w:p>
    <w:p w14:paraId="78E83F75">
      <w:pPr>
        <w:pStyle w:val="3"/>
        <w:keepNext/>
        <w:widowControl/>
        <w:adjustRightInd w:val="0"/>
        <w:snapToGrid w:val="0"/>
        <w:spacing w:before="0" w:after="0" w:line="560" w:lineRule="exact"/>
        <w:ind w:firstLine="721" w:firstLineChars="200"/>
        <w:outlineLvl w:val="1"/>
        <w:rPr>
          <w:ins w:id="5167" w:author="白日梦想家" w:date="2026-10-26T14:32:28Z"/>
          <w:rFonts w:hint="default" w:ascii="Times New Roman" w:hAnsi="Times New Roman" w:eastAsia="方正仿宋_GBK" w:cs="Times New Roman"/>
          <w:b w:val="0"/>
          <w:bCs w:val="0"/>
          <w:i w:val="0"/>
          <w:iCs w:val="0"/>
          <w:sz w:val="32"/>
          <w:szCs w:val="32"/>
          <w:woUserID w:val="2"/>
        </w:rPr>
        <w:pPrChange w:id="5166" w:author="白日梦想家" w:date="2026-10-26T15:24:37Z">
          <w:pPr>
            <w:keepNext/>
            <w:widowControl/>
            <w:adjustRightInd w:val="0"/>
            <w:snapToGrid w:val="0"/>
            <w:spacing w:line="560" w:lineRule="exact"/>
            <w:ind w:firstLine="641" w:firstLineChars="200"/>
            <w:outlineLvl w:val="1"/>
          </w:pPr>
        </w:pPrChange>
      </w:pPr>
      <w:ins w:id="5168" w:author="白日梦想家" w:date="2026-10-26T14:33:39Z">
        <w:r>
          <w:rPr>
            <w:rFonts w:hint="default" w:ascii="Times New Roman" w:hAnsi="Times New Roman" w:eastAsia="方正黑体_GBK" w:cs="Times New Roman"/>
            <w:b/>
            <w:bCs/>
            <w:sz w:val="36"/>
            <w:szCs w:val="36"/>
            <w:lang w:eastAsia="zh"/>
            <w:rPrChange w:id="5169" w:author="白日梦想家" w:date="2026-10-26T15:22:50Z">
              <w:rPr>
                <w:rFonts w:hint="eastAsia" w:ascii="方正黑体_GBK" w:hAnsi="方正黑体_GBK" w:eastAsia="方正黑体_GBK" w:cs="方正黑体_GBK"/>
                <w:b/>
                <w:bCs/>
                <w:sz w:val="36"/>
                <w:szCs w:val="36"/>
                <w:lang w:eastAsia="zh"/>
                <w:woUserID w:val="2"/>
              </w:rPr>
            </w:rPrChange>
            <w:woUserID w:val="0"/>
          </w:rPr>
          <w:t>五</w:t>
        </w:r>
      </w:ins>
      <w:ins w:id="5170" w:author="白日梦想家" w:date="2026-10-26T14:33:39Z">
        <w:r>
          <w:rPr>
            <w:rFonts w:hint="eastAsia" w:ascii="方正黑体_GBK" w:hAnsi="方正黑体_GBK" w:eastAsia="方正黑体_GBK" w:cs="方正黑体_GBK"/>
            <w:b/>
            <w:bCs/>
            <w:sz w:val="36"/>
            <w:szCs w:val="36"/>
            <w:lang w:eastAsia="zh"/>
            <w:woUserID w:val="2"/>
          </w:rPr>
          <w:t>、</w:t>
        </w:r>
      </w:ins>
      <w:ins w:id="5171" w:author="白日梦想家" w:date="2026-10-26T14:32:45Z">
        <w:r>
          <w:rPr>
            <w:rFonts w:hint="eastAsia" w:ascii="方正黑体_GBK" w:hAnsi="方正黑体_GBK" w:eastAsia="方正黑体_GBK" w:cs="方正黑体_GBK"/>
            <w:b/>
            <w:bCs/>
            <w:sz w:val="36"/>
            <w:szCs w:val="36"/>
            <w:woUserID w:val="2"/>
          </w:rPr>
          <w:t>规划应用相关工作建议</w:t>
        </w:r>
      </w:ins>
    </w:p>
    <w:p w14:paraId="63F4A9C4">
      <w:pPr>
        <w:pStyle w:val="8"/>
        <w:keepNext/>
        <w:widowControl/>
        <w:adjustRightInd w:val="0"/>
        <w:snapToGrid w:val="0"/>
        <w:spacing w:line="560" w:lineRule="exact"/>
        <w:ind w:firstLine="640" w:firstLineChars="200"/>
        <w:outlineLvl w:val="1"/>
        <w:rPr>
          <w:ins w:id="5173" w:author="白日梦想家" w:date="2026-10-26T16:32:58Z"/>
          <w:rFonts w:hint="default" w:ascii="Times New Roman" w:hAnsi="Times New Roman" w:eastAsia="方正楷体_GBK" w:cs="Times New Roman"/>
          <w:b/>
          <w:bCs/>
          <w:i w:val="0"/>
          <w:iCs w:val="0"/>
          <w:sz w:val="32"/>
          <w:szCs w:val="32"/>
        </w:rPr>
        <w:pPrChange w:id="5172" w:author="白日梦想家" w:date="2026-10-26T16:33:14Z">
          <w:pPr>
            <w:keepNext/>
            <w:widowControl/>
            <w:adjustRightInd w:val="0"/>
            <w:snapToGrid w:val="0"/>
            <w:spacing w:line="560" w:lineRule="exact"/>
            <w:ind w:firstLine="641" w:firstLineChars="200"/>
            <w:outlineLvl w:val="1"/>
          </w:pPr>
        </w:pPrChange>
      </w:pPr>
      <w:ins w:id="5174" w:author="白日梦想家" w:date="2026-10-26T16:33:03Z">
        <w:r>
          <w:rPr>
            <w:rFonts w:hint="default" w:ascii="方正仿宋_GBK" w:hAnsi="方正仿宋_GBK" w:eastAsia="方正仿宋_GBK" w:cs="方正仿宋_GBK"/>
            <w:b w:val="0"/>
            <w:kern w:val="0"/>
            <w:sz w:val="32"/>
            <w:szCs w:val="32"/>
            <w:lang w:val="en-US" w:eastAsia="zh-CN" w:bidi="ar"/>
            <w:woUserID w:val="2"/>
          </w:rPr>
          <w:t>为将五参数容载比推广矩阵研究成果转化为规划实操工具，破解</w:t>
        </w:r>
      </w:ins>
      <w:ins w:id="5175" w:author="白日梦想家" w:date="2026-10-26T16:33:35Z">
        <w:r>
          <w:rPr>
            <w:rFonts w:hint="eastAsia" w:ascii="方正仿宋_GBK" w:hAnsi="方正仿宋_GBK" w:eastAsia="方正仿宋_GBK" w:cs="方正仿宋_GBK"/>
            <w:b w:val="0"/>
            <w:kern w:val="0"/>
            <w:sz w:val="32"/>
            <w:szCs w:val="32"/>
            <w:lang w:val="en-US" w:eastAsia="zh" w:bidi="ar"/>
            <w:woUserID w:val="2"/>
          </w:rPr>
          <w:t>仅</w:t>
        </w:r>
      </w:ins>
      <w:ins w:id="5176" w:author="白日梦想家" w:date="2026-10-26T16:33:03Z">
        <w:r>
          <w:rPr>
            <w:rFonts w:hint="default" w:ascii="方正仿宋_GBK" w:hAnsi="方正仿宋_GBK" w:eastAsia="方正仿宋_GBK" w:cs="方正仿宋_GBK"/>
            <w:b w:val="0"/>
            <w:kern w:val="0"/>
            <w:sz w:val="32"/>
            <w:szCs w:val="32"/>
            <w:lang w:val="en-US" w:eastAsia="zh-CN" w:bidi="ar"/>
            <w:woUserID w:val="2"/>
          </w:rPr>
          <w:t>凭年最大净负荷平均增长率难以</w:t>
        </w:r>
      </w:ins>
      <w:ins w:id="5177" w:author="白日梦想家" w:date="2026-10-26T16:33:47Z">
        <w:r>
          <w:rPr>
            <w:rFonts w:hint="eastAsia" w:ascii="方正仿宋_GBK" w:hAnsi="方正仿宋_GBK" w:eastAsia="方正仿宋_GBK" w:cs="方正仿宋_GBK"/>
            <w:b w:val="0"/>
            <w:kern w:val="0"/>
            <w:sz w:val="32"/>
            <w:szCs w:val="32"/>
            <w:lang w:val="en-US" w:eastAsia="zh" w:bidi="ar"/>
            <w:woUserID w:val="2"/>
          </w:rPr>
          <w:t>有效</w:t>
        </w:r>
      </w:ins>
      <w:ins w:id="5178" w:author="白日梦想家" w:date="2026-10-26T16:33:50Z">
        <w:r>
          <w:rPr>
            <w:rFonts w:hint="eastAsia" w:ascii="方正仿宋_GBK" w:hAnsi="方正仿宋_GBK" w:eastAsia="方正仿宋_GBK" w:cs="方正仿宋_GBK"/>
            <w:b w:val="0"/>
            <w:kern w:val="0"/>
            <w:sz w:val="32"/>
            <w:szCs w:val="32"/>
            <w:lang w:val="en-US" w:eastAsia="zh" w:bidi="ar"/>
            <w:woUserID w:val="2"/>
          </w:rPr>
          <w:t>评估</w:t>
        </w:r>
      </w:ins>
      <w:ins w:id="5179" w:author="白日梦想家" w:date="2026-10-26T16:33:03Z">
        <w:r>
          <w:rPr>
            <w:rFonts w:hint="default" w:ascii="方正仿宋_GBK" w:hAnsi="方正仿宋_GBK" w:eastAsia="方正仿宋_GBK" w:cs="方正仿宋_GBK"/>
            <w:b w:val="0"/>
            <w:kern w:val="0"/>
            <w:sz w:val="32"/>
            <w:szCs w:val="32"/>
            <w:lang w:val="en-US" w:eastAsia="zh-CN" w:bidi="ar"/>
            <w:woUserID w:val="2"/>
          </w:rPr>
          <w:t>容载比的矛盾，从矩阵应用、网络论证、滚动完善</w:t>
        </w:r>
      </w:ins>
      <w:ins w:id="5180" w:author="白日梦想家" w:date="2026-10-26T17:17:14Z">
        <w:r>
          <w:rPr>
            <w:rFonts w:hint="eastAsia" w:ascii="方正仿宋_GBK" w:hAnsi="方正仿宋_GBK" w:cs="方正仿宋_GBK"/>
            <w:b w:val="0"/>
            <w:kern w:val="0"/>
            <w:sz w:val="32"/>
            <w:szCs w:val="32"/>
            <w:lang w:val="en-US" w:eastAsia="zh" w:bidi="ar"/>
            <w:woUserID w:val="2"/>
          </w:rPr>
          <w:t>三</w:t>
        </w:r>
      </w:ins>
      <w:ins w:id="5181" w:author="白日梦想家" w:date="2026-10-26T16:33:03Z">
        <w:r>
          <w:rPr>
            <w:rFonts w:hint="default" w:ascii="方正仿宋_GBK" w:hAnsi="方正仿宋_GBK" w:eastAsia="方正仿宋_GBK" w:cs="方正仿宋_GBK"/>
            <w:b w:val="0"/>
            <w:kern w:val="0"/>
            <w:sz w:val="32"/>
            <w:szCs w:val="32"/>
            <w:lang w:val="en-US" w:eastAsia="zh-CN" w:bidi="ar"/>
            <w:woUserID w:val="2"/>
          </w:rPr>
          <w:t>个维度提出应用建议，推动</w:t>
        </w:r>
      </w:ins>
      <w:ins w:id="5182" w:author="白日梦想家" w:date="2026-10-26T16:33:03Z">
        <w:r>
          <w:rPr>
            <w:rFonts w:hint="default" w:ascii="方正仿宋_GBK" w:hAnsi="方正仿宋_GBK" w:eastAsia="方正仿宋_GBK" w:cs="Times New Roman"/>
            <w:b w:val="0"/>
            <w:kern w:val="0"/>
            <w:sz w:val="32"/>
            <w:szCs w:val="32"/>
            <w:lang w:val="en-US" w:eastAsia="zh-CN" w:bidi="ar"/>
            <w:woUserID w:val="2"/>
          </w:rPr>
          <w:t>110千伏电网容载比规划由“按增长率取固定区间”向“一片一策、多参数弹性安排”转变。</w:t>
        </w:r>
      </w:ins>
    </w:p>
    <w:p w14:paraId="66E0F082">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5183" w:author="xh" w:date="2026-10-26T09:58:48Z">
            <w:rPr>
              <w:rFonts w:hint="eastAsia" w:ascii="方正楷体_GBK" w:hAnsi="方正楷体_GBK" w:eastAsia="方正楷体_GBK" w:cs="方正楷体_GBK"/>
              <w:b/>
              <w:bCs/>
              <w:sz w:val="32"/>
              <w:szCs w:val="32"/>
            </w:rPr>
          </w:rPrChange>
        </w:rPr>
        <w:t>（一）</w:t>
      </w:r>
      <w:ins w:id="5184" w:author="白日梦想家" w:date="2026-10-26T15:35:47Z">
        <w:r>
          <w:rPr>
            <w:rFonts w:hint="eastAsia" w:ascii="Times New Roman" w:hAnsi="Times New Roman" w:eastAsia="方正楷体_GBK" w:cs="Times New Roman"/>
            <w:b/>
            <w:bCs/>
            <w:i w:val="0"/>
            <w:iCs w:val="0"/>
            <w:sz w:val="32"/>
            <w:szCs w:val="32"/>
            <w:lang w:eastAsia="zh"/>
            <w:woUserID w:val="2"/>
          </w:rPr>
          <w:t>推动</w:t>
        </w:r>
      </w:ins>
      <w:ins w:id="5185" w:author="白日梦想家" w:date="2026-10-26T15:36:10Z">
        <w:r>
          <w:rPr>
            <w:rFonts w:hint="eastAsia" w:ascii="Times New Roman" w:hAnsi="Times New Roman" w:eastAsia="方正楷体_GBK" w:cs="Times New Roman"/>
            <w:b/>
            <w:bCs/>
            <w:i w:val="0"/>
            <w:iCs w:val="0"/>
            <w:sz w:val="32"/>
            <w:szCs w:val="32"/>
            <w:lang w:eastAsia="zh"/>
            <w:woUserID w:val="2"/>
          </w:rPr>
          <w:t>五参数</w:t>
        </w:r>
      </w:ins>
      <w:ins w:id="5186" w:author="白日梦想家" w:date="2026-10-26T15:36:14Z">
        <w:r>
          <w:rPr>
            <w:rFonts w:hint="eastAsia" w:ascii="Times New Roman" w:hAnsi="Times New Roman" w:eastAsia="方正楷体_GBK" w:cs="Times New Roman"/>
            <w:b/>
            <w:bCs/>
            <w:i w:val="0"/>
            <w:iCs w:val="0"/>
            <w:sz w:val="32"/>
            <w:szCs w:val="32"/>
            <w:lang w:eastAsia="zh"/>
            <w:woUserID w:val="2"/>
          </w:rPr>
          <w:t>容载比</w:t>
        </w:r>
      </w:ins>
      <w:ins w:id="5187" w:author="白日梦想家" w:date="2026-10-26T15:36:15Z">
        <w:r>
          <w:rPr>
            <w:rFonts w:hint="eastAsia" w:ascii="Times New Roman" w:hAnsi="Times New Roman" w:eastAsia="方正楷体_GBK" w:cs="Times New Roman"/>
            <w:b/>
            <w:bCs/>
            <w:i w:val="0"/>
            <w:iCs w:val="0"/>
            <w:sz w:val="32"/>
            <w:szCs w:val="32"/>
            <w:lang w:eastAsia="zh"/>
            <w:woUserID w:val="2"/>
          </w:rPr>
          <w:t>矩阵</w:t>
        </w:r>
      </w:ins>
      <w:ins w:id="5188" w:author="白日梦想家" w:date="2026-10-26T15:36:17Z">
        <w:r>
          <w:rPr>
            <w:rFonts w:hint="eastAsia" w:ascii="Times New Roman" w:hAnsi="Times New Roman" w:eastAsia="方正楷体_GBK" w:cs="Times New Roman"/>
            <w:b/>
            <w:bCs/>
            <w:i w:val="0"/>
            <w:iCs w:val="0"/>
            <w:sz w:val="32"/>
            <w:szCs w:val="32"/>
            <w:lang w:eastAsia="zh"/>
            <w:woUserID w:val="2"/>
          </w:rPr>
          <w:t>应用</w:t>
        </w:r>
      </w:ins>
      <w:del w:id="5189" w:author="白日梦想家" w:date="2026-10-26T15:34:29Z">
        <w:r>
          <w:rPr>
            <w:rFonts w:hint="default" w:ascii="Times New Roman" w:hAnsi="Times New Roman" w:eastAsia="方正楷体_GBK" w:cs="Times New Roman"/>
            <w:b/>
            <w:bCs/>
            <w:i w:val="0"/>
            <w:iCs w:val="0"/>
            <w:sz w:val="32"/>
            <w:szCs w:val="32"/>
            <w:rPrChange w:id="5190" w:author="xh" w:date="2026-10-26T09:58:48Z">
              <w:rPr>
                <w:rFonts w:hint="eastAsia" w:ascii="方正楷体_GBK" w:hAnsi="方正楷体_GBK" w:eastAsia="方正楷体_GBK" w:cs="方正楷体_GBK"/>
                <w:b/>
                <w:bCs/>
                <w:sz w:val="32"/>
                <w:szCs w:val="32"/>
              </w:rPr>
            </w:rPrChange>
          </w:rPr>
          <w:delText>按片区</w:delText>
        </w:r>
      </w:del>
      <w:ins w:id="5191" w:author="xh" w:date="2026-10-26T09:58:48Z">
        <w:del w:id="5192" w:author="白日梦想家" w:date="2026-10-26T15:34:29Z">
          <w:r>
            <w:rPr>
              <w:rFonts w:hint="default" w:ascii="Times New Roman" w:hAnsi="Times New Roman" w:eastAsia="方正楷体_GBK" w:cs="Times New Roman"/>
              <w:b/>
              <w:bCs/>
              <w:i w:val="0"/>
              <w:iCs w:val="0"/>
              <w:sz w:val="32"/>
              <w:szCs w:val="32"/>
              <w:rPrChange w:id="5193" w:author="xh" w:date="2026-10-26T09:58:48Z">
                <w:rPr>
                  <w:rFonts w:hint="eastAsia" w:ascii="方正楷体_GBK" w:hAnsi="方正楷体_GBK" w:eastAsia="方正楷体_GBK" w:cs="方正楷体_GBK"/>
                  <w:b/>
                  <w:bCs/>
                  <w:sz w:val="32"/>
                  <w:szCs w:val="32"/>
                </w:rPr>
              </w:rPrChange>
            </w:rPr>
            <w:delText>供电任务确定容量与工程组合</w:delText>
          </w:r>
        </w:del>
      </w:ins>
      <w:del w:id="5194" w:author="xh" w:date="2026-10-26T09:58:48Z">
        <w:r>
          <w:rPr>
            <w:rFonts w:hint="eastAsia" w:ascii="方正楷体_GBK" w:hAnsi="方正楷体_GBK" w:eastAsia="方正楷体_GBK" w:cs="方正楷体_GBK"/>
            <w:b/>
            <w:bCs/>
            <w:sz w:val="32"/>
            <w:szCs w:val="32"/>
          </w:rPr>
          <w:delText>条件查表，形成具体设备方案</w:delText>
        </w:r>
      </w:del>
    </w:p>
    <w:p w14:paraId="608345CC">
      <w:pPr>
        <w:widowControl/>
        <w:adjustRightInd w:val="0"/>
        <w:snapToGrid w:val="0"/>
        <w:spacing w:beforeAutospacing="0" w:after="0" w:line="560" w:lineRule="exact"/>
        <w:ind w:firstLine="640" w:firstLineChars="200"/>
        <w:rPr>
          <w:ins w:id="5196" w:author="白日梦想家" w:date="2026-10-26T16:36:33Z"/>
          <w:rFonts w:hint="default" w:ascii="方正仿宋_GBK" w:hAnsi="方正仿宋_GBK" w:eastAsia="方正仿宋_GBK" w:cs="方正仿宋_GBK"/>
          <w:b/>
          <w:bCs/>
          <w:kern w:val="0"/>
          <w:sz w:val="32"/>
          <w:szCs w:val="32"/>
          <w:lang w:val="en-US" w:eastAsia="zh-CN" w:bidi="ar"/>
          <w:woUserID w:val="2"/>
        </w:rPr>
        <w:pPrChange w:id="5195" w:author="白日梦想家" w:date="2026-10-26T16:34:42Z">
          <w:pPr>
            <w:widowControl/>
            <w:adjustRightInd w:val="0"/>
            <w:snapToGrid w:val="0"/>
            <w:spacing w:line="560" w:lineRule="exact"/>
            <w:ind w:firstLine="641" w:firstLineChars="200"/>
          </w:pPr>
        </w:pPrChange>
      </w:pPr>
      <w:ins w:id="5197" w:author="白日梦想家" w:date="2026-10-26T16:37:51Z">
        <w:r>
          <w:rPr>
            <w:rFonts w:hint="eastAsia" w:ascii="方正仿宋_GBK" w:hAnsi="方正仿宋_GBK" w:eastAsia="方正仿宋_GBK" w:cs="方正仿宋_GBK"/>
            <w:b/>
            <w:bCs/>
            <w:kern w:val="0"/>
            <w:sz w:val="32"/>
            <w:szCs w:val="32"/>
            <w:lang w:val="en-US" w:eastAsia="zh" w:bidi="ar"/>
            <w:rPrChange w:id="5198"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目标</w:t>
        </w:r>
      </w:ins>
      <w:ins w:id="5199" w:author="白日梦想家" w:date="2026-10-26T16:37:52Z">
        <w:r>
          <w:rPr>
            <w:rFonts w:hint="eastAsia" w:ascii="方正仿宋_GBK" w:hAnsi="方正仿宋_GBK" w:eastAsia="方正仿宋_GBK" w:cs="方正仿宋_GBK"/>
            <w:b/>
            <w:bCs/>
            <w:kern w:val="0"/>
            <w:sz w:val="32"/>
            <w:szCs w:val="32"/>
            <w:lang w:val="en-US" w:eastAsia="zh" w:bidi="ar"/>
            <w:rPrChange w:id="5200"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w:t>
        </w:r>
      </w:ins>
      <w:ins w:id="5201" w:author="白日梦想家" w:date="2026-10-26T16:37:48Z">
        <w:r>
          <w:rPr>
            <w:rFonts w:hint="default" w:ascii="方正仿宋_GBK" w:hAnsi="方正仿宋_GBK" w:eastAsia="方正仿宋_GBK" w:cs="方正仿宋_GBK"/>
            <w:b w:val="0"/>
            <w:kern w:val="0"/>
            <w:sz w:val="32"/>
            <w:szCs w:val="32"/>
            <w:lang w:val="en-US" w:eastAsia="zh-CN" w:bidi="ar"/>
            <w:woUserID w:val="2"/>
          </w:rPr>
          <w:t>规划人员可凭片区参数快速得到容载比推荐窗口，容量取值由经验判断转为“查表初选＋设备校核”，便于方案审查与片区之间横向比较。</w:t>
        </w:r>
      </w:ins>
    </w:p>
    <w:p w14:paraId="25EE7C61">
      <w:pPr>
        <w:widowControl/>
        <w:adjustRightInd w:val="0"/>
        <w:snapToGrid w:val="0"/>
        <w:spacing w:beforeAutospacing="0" w:after="0" w:line="560" w:lineRule="exact"/>
        <w:ind w:firstLine="640" w:firstLineChars="200"/>
        <w:rPr>
          <w:ins w:id="5203" w:author="白日梦想家" w:date="2026-10-26T15:38:41Z"/>
        </w:rPr>
        <w:pPrChange w:id="5202" w:author="白日梦想家" w:date="2026-10-26T16:37:44Z">
          <w:pPr>
            <w:widowControl/>
            <w:adjustRightInd w:val="0"/>
            <w:snapToGrid w:val="0"/>
            <w:spacing w:line="560" w:lineRule="exact"/>
            <w:ind w:firstLine="641" w:firstLineChars="200"/>
          </w:pPr>
        </w:pPrChange>
      </w:pPr>
      <w:ins w:id="5204" w:author="白日梦想家" w:date="2026-10-26T16:37:58Z">
        <w:r>
          <w:rPr>
            <w:rFonts w:hint="eastAsia" w:ascii="方正仿宋_GBK" w:hAnsi="方正仿宋_GBK" w:eastAsia="方正仿宋_GBK" w:cs="方正仿宋_GBK"/>
            <w:b/>
            <w:bCs/>
            <w:kern w:val="0"/>
            <w:sz w:val="32"/>
            <w:szCs w:val="32"/>
            <w:lang w:val="en-US" w:eastAsia="zh" w:bidi="ar"/>
            <w:woUserID w:val="2"/>
          </w:rPr>
          <w:t>措施：</w:t>
        </w:r>
      </w:ins>
      <w:ins w:id="5205" w:author="白日梦想家" w:date="2026-10-26T16:34:17Z">
        <w:r>
          <w:rPr>
            <w:rFonts w:hint="default" w:ascii="方正仿宋_GBK" w:hAnsi="方正仿宋_GBK" w:eastAsia="方正仿宋_GBK" w:cs="方正仿宋_GBK"/>
            <w:b/>
            <w:bCs/>
            <w:kern w:val="0"/>
            <w:sz w:val="32"/>
            <w:szCs w:val="32"/>
            <w:lang w:val="en-US" w:eastAsia="zh-CN" w:bidi="ar"/>
            <w:rPrChange w:id="5206" w:author="白日梦想家" w:date="2026-10-26T16:34:46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207" w:author="白日梦想家" w:date="2026-10-26T16:34:17Z">
        <w:r>
          <w:rPr>
            <w:rFonts w:hint="default" w:ascii="方正仿宋_GBK" w:hAnsi="方正仿宋_GBK" w:eastAsia="方正仿宋_GBK" w:cs="方正仿宋_GBK"/>
            <w:b w:val="0"/>
            <w:kern w:val="0"/>
            <w:sz w:val="32"/>
            <w:szCs w:val="32"/>
            <w:lang w:val="en-US" w:eastAsia="zh-CN" w:bidi="ar"/>
            <w:woUserID w:val="2"/>
          </w:rPr>
          <w:t>统一五项参数测算口径。按同一统计范围</w:t>
        </w:r>
      </w:ins>
      <w:ins w:id="5208" w:author="白日梦想家" w:date="2026-10-26T16:34:17Z">
        <w:del w:id="5209" w:author="xh" w:date="2026-10-27T07:51:20Z">
          <w:r>
            <w:rPr>
              <w:rFonts w:hint="default" w:ascii="方正仿宋_GBK" w:hAnsi="方正仿宋_GBK" w:eastAsia="方正仿宋_GBK" w:cs="方正仿宋_GBK"/>
              <w:b w:val="0"/>
              <w:kern w:val="0"/>
              <w:sz w:val="32"/>
              <w:szCs w:val="32"/>
              <w:lang w:val="en-US" w:eastAsia="zh-CN" w:bidi="ar"/>
              <w:woUserID w:val="2"/>
            </w:rPr>
            <w:delText>和同期</w:delText>
          </w:r>
        </w:del>
      </w:ins>
      <w:ins w:id="5210" w:author="白日梦想家" w:date="2026-10-26T16:34:17Z">
        <w:del w:id="5211" w:author="xh" w:date="2026-10-27T07:51:20Z">
          <w:r>
            <w:rPr>
              <w:rFonts w:hint="default" w:ascii="方正仿宋_GBK" w:hAnsi="方正仿宋_GBK" w:eastAsia="方正仿宋_GBK" w:cs="Times New Roman"/>
              <w:b w:val="0"/>
              <w:kern w:val="0"/>
              <w:sz w:val="32"/>
              <w:szCs w:val="32"/>
              <w:lang w:val="en-US" w:eastAsia="zh-CN" w:bidi="ar"/>
              <w:woUserID w:val="2"/>
            </w:rPr>
            <w:delText>8760小时曲线</w:delText>
          </w:r>
        </w:del>
      </w:ins>
      <w:ins w:id="5212" w:author="白日梦想家" w:date="2026-10-26T16:34:17Z">
        <w:r>
          <w:rPr>
            <w:rFonts w:hint="default" w:ascii="方正仿宋_GBK" w:hAnsi="方正仿宋_GBK" w:eastAsia="方正仿宋_GBK" w:cs="Times New Roman"/>
            <w:b w:val="0"/>
            <w:kern w:val="0"/>
            <w:sz w:val="32"/>
            <w:szCs w:val="32"/>
            <w:lang w:val="en-US" w:eastAsia="zh-CN" w:bidi="ar"/>
            <w:woUserID w:val="2"/>
          </w:rPr>
          <w:t>测算装机渗透率、年最大净负荷平均增长率、电缆长度占比、初始转供率、负荷分散系数</w:t>
        </w:r>
      </w:ins>
      <w:ins w:id="5213" w:author="xh" w:date="2026-10-27T07:51:20Z">
        <w:r>
          <w:rPr>
            <w:rFonts w:hint="default" w:ascii="方正仿宋_GBK" w:hAnsi="方正仿宋_GBK" w:eastAsia="方正仿宋_GBK" w:cs="Times New Roman"/>
            <w:b w:val="0"/>
            <w:kern w:val="0"/>
            <w:sz w:val="32"/>
            <w:szCs w:val="32"/>
            <w:lang w:val="en-US" w:eastAsia="zh-CN" w:bidi="ar"/>
            <w:woUserID w:val="2"/>
          </w:rPr>
          <w:t>，其中负荷分散系数结合同期8760小时曲线确定</w:t>
        </w:r>
      </w:ins>
      <w:r>
        <w:rPr>
          <w:rFonts w:hint="default" w:ascii="方正仿宋_GBK" w:hAnsi="方正仿宋_GBK" w:eastAsia="方正仿宋_GBK" w:cs="Times New Roman"/>
          <w:b w:val="0"/>
          <w:kern w:val="0"/>
          <w:sz w:val="32"/>
          <w:szCs w:val="32"/>
          <w:lang w:val="en-US" w:eastAsia="zh-CN" w:bidi="ar"/>
          <w:woUserID w:val="2"/>
        </w:rPr>
        <w:t>，使不同地区参数可比、可复查；</w:t>
      </w:r>
      <w:ins w:id="5214" w:author="白日梦想家" w:date="2026-10-26T16:34:17Z">
        <w:r>
          <w:rPr>
            <w:rFonts w:hint="default" w:ascii="方正仿宋_GBK" w:hAnsi="方正仿宋_GBK" w:eastAsia="方正仿宋_GBK" w:cs="Times New Roman"/>
            <w:b/>
            <w:bCs/>
            <w:kern w:val="0"/>
            <w:sz w:val="32"/>
            <w:szCs w:val="32"/>
            <w:lang w:val="en-US" w:eastAsia="zh-CN" w:bidi="ar"/>
            <w:rPrChange w:id="5215" w:author="白日梦想家" w:date="2026-10-26T16:34:49Z">
              <w:rPr>
                <w:rFonts w:hint="default" w:ascii="方正仿宋_GBK" w:hAnsi="方正仿宋_GBK" w:eastAsia="方正仿宋_GBK" w:cs="Times New Roman"/>
                <w:b w:val="0"/>
                <w:kern w:val="0"/>
                <w:sz w:val="32"/>
                <w:szCs w:val="32"/>
                <w:lang w:val="en-US" w:eastAsia="zh-CN" w:bidi="ar"/>
                <w:woUserID w:val="2"/>
              </w:rPr>
            </w:rPrChange>
            <w:woUserID w:val="2"/>
          </w:rPr>
          <w:t>二是</w:t>
        </w:r>
      </w:ins>
      <w:ins w:id="5216" w:author="白日梦想家" w:date="2026-10-26T16:34:17Z">
        <w:r>
          <w:rPr>
            <w:rFonts w:hint="default" w:ascii="方正仿宋_GBK" w:hAnsi="方正仿宋_GBK" w:eastAsia="方正仿宋_GBK" w:cs="Times New Roman"/>
            <w:b w:val="0"/>
            <w:kern w:val="0"/>
            <w:sz w:val="32"/>
            <w:szCs w:val="32"/>
            <w:lang w:val="en-US" w:eastAsia="zh-CN" w:bidi="ar"/>
            <w:woUserID w:val="2"/>
          </w:rPr>
          <w:t>建立分片查表流程。按电缆长度占比分区、负荷分散系数定档，以增长率和装机渗透率选行、初始转供率选列，在六类场景推荐矩阵中查取容载比推荐区间，作为片区容量初选范围</w:t>
        </w:r>
      </w:ins>
      <w:ins w:id="5217" w:author="白日梦想家" w:date="2026-10-26T17:18:19Z">
        <w:r>
          <w:rPr>
            <w:rFonts w:hint="eastAsia" w:ascii="方正仿宋_GBK" w:hAnsi="方正仿宋_GBK" w:eastAsia="方正仿宋_GBK" w:cs="Times New Roman"/>
            <w:b w:val="0"/>
            <w:kern w:val="0"/>
            <w:sz w:val="32"/>
            <w:szCs w:val="32"/>
            <w:lang w:val="en-US" w:eastAsia="zh" w:bidi="ar"/>
            <w:woUserID w:val="2"/>
          </w:rPr>
          <w:t>；</w:t>
        </w:r>
      </w:ins>
      <w:ins w:id="5218" w:author="白日梦想家" w:date="2026-10-26T16:34:17Z">
        <w:r>
          <w:rPr>
            <w:rFonts w:hint="default" w:ascii="方正仿宋_GBK" w:hAnsi="方正仿宋_GBK" w:eastAsia="方正仿宋_GBK" w:cs="Times New Roman"/>
            <w:b/>
            <w:bCs/>
            <w:kern w:val="0"/>
            <w:sz w:val="32"/>
            <w:szCs w:val="32"/>
            <w:lang w:val="en-US" w:eastAsia="zh-CN" w:bidi="ar"/>
            <w:rPrChange w:id="5219" w:author="白日梦想家" w:date="2026-10-26T16:34:53Z">
              <w:rPr>
                <w:rFonts w:hint="default" w:ascii="方正仿宋_GBK" w:hAnsi="方正仿宋_GBK" w:eastAsia="方正仿宋_GBK" w:cs="Times New Roman"/>
                <w:b w:val="0"/>
                <w:kern w:val="0"/>
                <w:sz w:val="32"/>
                <w:szCs w:val="32"/>
                <w:lang w:val="en-US" w:eastAsia="zh-CN" w:bidi="ar"/>
                <w:woUserID w:val="2"/>
              </w:rPr>
            </w:rPrChange>
            <w:woUserID w:val="2"/>
          </w:rPr>
          <w:t>三是</w:t>
        </w:r>
      </w:ins>
      <w:ins w:id="5220" w:author="白日梦想家" w:date="2026-10-26T16:34:17Z">
        <w:r>
          <w:rPr>
            <w:rFonts w:hint="default" w:ascii="方正仿宋_GBK" w:hAnsi="方正仿宋_GBK" w:eastAsia="方正仿宋_GBK" w:cs="Times New Roman"/>
            <w:b w:val="0"/>
            <w:kern w:val="0"/>
            <w:sz w:val="32"/>
            <w:szCs w:val="32"/>
            <w:lang w:val="en-US" w:eastAsia="zh-CN" w:bidi="ar"/>
            <w:woUserID w:val="2"/>
          </w:rPr>
          <w:t>将推荐区间折算为设备容量。结合片区年网供最大负荷，把容载比区间换算为主变总容量范围，再按在役设备、扩建位置和站间承接能力形成可实施组合，使取值落</w:t>
        </w:r>
      </w:ins>
      <w:ins w:id="5221" w:author="xh" w:date="2026-10-27T07:51:20Z">
        <w:r>
          <w:rPr>
            <w:rFonts w:hint="default" w:ascii="方正仿宋_GBK" w:hAnsi="方正仿宋_GBK" w:eastAsia="方正仿宋_GBK" w:cs="Times New Roman"/>
            <w:b w:val="0"/>
            <w:kern w:val="0"/>
            <w:sz w:val="32"/>
            <w:szCs w:val="32"/>
            <w:lang w:val="en-US" w:eastAsia="zh-CN" w:bidi="ar"/>
            <w:woUserID w:val="2"/>
          </w:rPr>
          <w:t>实</w:t>
        </w:r>
      </w:ins>
      <w:r>
        <w:rPr>
          <w:rFonts w:hint="default" w:ascii="方正仿宋_GBK" w:hAnsi="方正仿宋_GBK" w:eastAsia="方正仿宋_GBK" w:cs="Times New Roman"/>
          <w:b w:val="0"/>
          <w:kern w:val="0"/>
          <w:sz w:val="32"/>
          <w:szCs w:val="32"/>
          <w:lang w:val="en-US" w:eastAsia="zh-CN" w:bidi="ar"/>
          <w:woUserID w:val="2"/>
        </w:rPr>
        <w:t>到具体站点</w:t>
      </w:r>
      <w:del w:id="5222" w:author="xh" w:date="2026-10-27T07:51:20Z">
        <w:r>
          <w:rPr>
            <w:rFonts w:hint="default" w:ascii="方正仿宋_GBK" w:hAnsi="方正仿宋_GBK" w:eastAsia="方正仿宋_GBK" w:cs="Times New Roman"/>
            <w:b w:val="0"/>
            <w:kern w:val="0"/>
            <w:sz w:val="32"/>
            <w:szCs w:val="32"/>
            <w:lang w:val="en-US" w:eastAsia="zh-CN" w:bidi="ar"/>
            <w:woUserID w:val="2"/>
          </w:rPr>
          <w:delText>而非停留在比值层面</w:delText>
        </w:r>
      </w:del>
      <w:r>
        <w:rPr>
          <w:rFonts w:hint="default" w:ascii="方正仿宋_GBK" w:hAnsi="方正仿宋_GBK" w:eastAsia="方正仿宋_GBK" w:cs="Times New Roman"/>
          <w:b w:val="0"/>
          <w:kern w:val="0"/>
          <w:sz w:val="32"/>
          <w:szCs w:val="32"/>
          <w:lang w:val="en-US" w:eastAsia="zh-CN" w:bidi="ar"/>
          <w:woUserID w:val="2"/>
        </w:rPr>
        <w:t>。</w:t>
      </w:r>
    </w:p>
    <w:p w14:paraId="7EEC1ADD">
      <w:pPr>
        <w:pStyle w:val="8"/>
        <w:widowControl/>
        <w:adjustRightInd w:val="0"/>
        <w:snapToGrid w:val="0"/>
        <w:spacing w:line="560" w:lineRule="exact"/>
        <w:ind w:firstLine="641" w:firstLineChars="200"/>
        <w:rPr>
          <w:del w:id="5224" w:author="白日梦想家" w:date="2026-10-26T15:34:09Z"/>
          <w:rFonts w:hint="eastAsia" w:ascii="方正仿宋_GBK" w:hAnsi="方正仿宋_GBK" w:eastAsia="方正仿宋_GBK" w:cs="Times New Roman"/>
          <w:sz w:val="32"/>
          <w:szCs w:val="32"/>
          <w:highlight w:val="none"/>
          <w14:ligatures w14:val="standardContextual"/>
        </w:rPr>
        <w:pPrChange w:id="5223" w:author="白日梦想家" w:date="2026-10-26T15:38:39Z">
          <w:pPr>
            <w:widowControl/>
            <w:adjustRightInd w:val="0"/>
            <w:snapToGrid w:val="0"/>
            <w:spacing w:line="560" w:lineRule="exact"/>
            <w:ind w:firstLine="641" w:firstLineChars="200"/>
          </w:pPr>
        </w:pPrChange>
      </w:pPr>
      <w:del w:id="5225" w:author="白日梦想家" w:date="2026-10-26T15:34:14Z">
        <w:r>
          <w:rPr>
            <w:rFonts w:hint="default" w:ascii="Times New Roman" w:hAnsi="Times New Roman" w:eastAsia="方正楷体_GBK" w:cs="Times New Roman"/>
            <w:b/>
            <w:bCs/>
            <w:i w:val="0"/>
            <w:iCs w:val="0"/>
            <w:sz w:val="32"/>
            <w:szCs w:val="32"/>
            <w:rPrChange w:id="5226" w:author="xh" w:date="2026-10-26T10:00:26Z">
              <w:rPr>
                <w:rFonts w:hint="eastAsia" w:ascii="方正楷体_GBK" w:hAnsi="方正楷体_GBK" w:eastAsia="方正楷体_GBK" w:cs="方正楷体_GBK"/>
                <w:b/>
                <w:sz w:val="32"/>
                <w:szCs w:val="32"/>
              </w:rPr>
            </w:rPrChange>
          </w:rPr>
          <w:delText>一是</w:delText>
        </w:r>
      </w:del>
      <w:ins w:id="5227" w:author="xh" w:date="2026-10-26T10:00:26Z">
        <w:del w:id="5228" w:author="白日梦想家" w:date="2026-10-26T15:34:14Z">
          <w:r>
            <w:rPr>
              <w:rFonts w:hint="default" w:ascii="Times New Roman" w:hAnsi="Times New Roman" w:eastAsia="方正楷体_GBK" w:cs="Times New Roman"/>
              <w:b/>
              <w:bCs/>
              <w:i w:val="0"/>
              <w:iCs w:val="0"/>
              <w:sz w:val="32"/>
              <w:szCs w:val="32"/>
              <w:rPrChange w:id="5229" w:author="xh" w:date="2026-10-26T10:00:26Z">
                <w:rPr>
                  <w:rFonts w:hint="eastAsia" w:ascii="方正楷体_GBK" w:hAnsi="方正楷体_GBK" w:eastAsia="方正楷体_GBK" w:cs="方正楷体_GBK"/>
                  <w:b/>
                  <w:sz w:val="32"/>
                  <w:szCs w:val="32"/>
                </w:rPr>
              </w:rPrChange>
            </w:rPr>
            <w:delText>结合源荷</w:delText>
          </w:r>
        </w:del>
      </w:ins>
      <w:del w:id="5230" w:author="白日梦想家" w:date="2026-10-26T15:34:14Z">
        <w:r>
          <w:rPr>
            <w:rFonts w:hint="eastAsia" w:ascii="方正楷体_GBK" w:hAnsi="方正楷体_GBK" w:eastAsia="方正楷体_GBK" w:cs="方正楷体_GBK"/>
            <w:b/>
            <w:sz w:val="32"/>
            <w:szCs w:val="32"/>
          </w:rPr>
          <w:delText>统一统计范围和</w:delText>
        </w:r>
      </w:del>
      <w:del w:id="5231" w:author="白日梦想家" w:date="2026-10-26T15:34:14Z">
        <w:r>
          <w:rPr>
            <w:rFonts w:hint="default" w:ascii="Times New Roman" w:hAnsi="Times New Roman" w:eastAsia="方正楷体_GBK" w:cs="Times New Roman"/>
            <w:b/>
            <w:bCs/>
            <w:i w:val="0"/>
            <w:iCs w:val="0"/>
            <w:sz w:val="32"/>
            <w:szCs w:val="32"/>
            <w:rPrChange w:id="5232" w:author="xh" w:date="2026-10-26T10:00:26Z">
              <w:rPr>
                <w:rFonts w:hint="eastAsia" w:ascii="方正楷体_GBK" w:hAnsi="方正楷体_GBK" w:eastAsia="方正楷体_GBK" w:cs="方正楷体_GBK"/>
                <w:b/>
                <w:sz w:val="32"/>
                <w:szCs w:val="32"/>
              </w:rPr>
            </w:rPrChange>
          </w:rPr>
          <w:delText>发展</w:delText>
        </w:r>
      </w:del>
      <w:ins w:id="5233" w:author="xh" w:date="2026-10-26T10:00:26Z">
        <w:del w:id="5234" w:author="白日梦想家" w:date="2026-10-26T15:34:14Z">
          <w:r>
            <w:rPr>
              <w:rFonts w:hint="default" w:ascii="Times New Roman" w:hAnsi="Times New Roman" w:eastAsia="方正楷体_GBK" w:cs="Times New Roman"/>
              <w:b/>
              <w:bCs/>
              <w:i w:val="0"/>
              <w:iCs w:val="0"/>
              <w:sz w:val="32"/>
              <w:szCs w:val="32"/>
              <w:rPrChange w:id="5235" w:author="xh" w:date="2026-10-26T10:00:26Z">
                <w:rPr>
                  <w:rFonts w:hint="eastAsia" w:ascii="方正楷体_GBK" w:hAnsi="方正楷体_GBK" w:eastAsia="方正楷体_GBK" w:cs="方正楷体_GBK"/>
                  <w:b/>
                  <w:sz w:val="32"/>
                  <w:szCs w:val="32"/>
                </w:rPr>
              </w:rPrChange>
            </w:rPr>
            <w:delText>确定比选方向</w:delText>
          </w:r>
        </w:del>
      </w:ins>
      <w:del w:id="5236" w:author="白日梦想家" w:date="2026-10-26T15:34:14Z">
        <w:r>
          <w:rPr>
            <w:rFonts w:hint="eastAsia" w:ascii="方正楷体_GBK" w:hAnsi="方正楷体_GBK" w:eastAsia="方正楷体_GBK" w:cs="方正楷体_GBK"/>
            <w:b/>
            <w:sz w:val="32"/>
            <w:szCs w:val="32"/>
          </w:rPr>
          <w:delText>阶段</w:delText>
        </w:r>
      </w:del>
      <w:del w:id="5237" w:author="白日梦想家" w:date="2026-10-26T15:34:14Z">
        <w:r>
          <w:rPr>
            <w:rFonts w:hint="default" w:ascii="Times New Roman" w:hAnsi="Times New Roman" w:eastAsia="方正楷体_GBK" w:cs="Times New Roman"/>
            <w:b/>
            <w:bCs/>
            <w:i w:val="0"/>
            <w:iCs w:val="0"/>
            <w:sz w:val="32"/>
            <w:szCs w:val="32"/>
            <w:rPrChange w:id="5238" w:author="xh" w:date="2026-10-26T10:00:26Z">
              <w:rPr>
                <w:rFonts w:hint="eastAsia" w:ascii="方正楷体_GBK" w:hAnsi="方正楷体_GBK" w:eastAsia="方正楷体_GBK" w:cs="方正楷体_GBK"/>
                <w:b/>
                <w:sz w:val="32"/>
                <w:szCs w:val="32"/>
              </w:rPr>
            </w:rPrChange>
          </w:rPr>
          <w:delText>。</w:delText>
        </w:r>
      </w:del>
      <w:ins w:id="5239" w:author="xh" w:date="2026-10-26T10:00:26Z">
        <w:del w:id="5240" w:author="白日梦想家" w:date="2026-10-26T15:34:09Z">
          <w:r>
            <w:rPr>
              <w:rFonts w:hint="default" w:ascii="Times New Roman" w:hAnsi="Times New Roman" w:eastAsia="方正仿宋_GBK" w:cs="Times New Roman"/>
              <w:b w:val="0"/>
              <w:bCs w:val="0"/>
              <w:i w:val="0"/>
              <w:iCs w:val="0"/>
              <w:sz w:val="32"/>
              <w:szCs w:val="32"/>
              <w:rPrChange w:id="5241" w:author="xh" w:date="2026-10-26T10:00:26Z">
                <w:rPr>
                  <w:rFonts w:hint="eastAsia" w:ascii="方正仿宋_GBK" w:hAnsi="方正仿宋_GBK" w:eastAsia="方正仿宋_GBK" w:cs="Times New Roman"/>
                  <w:sz w:val="32"/>
                  <w:szCs w:val="32"/>
                </w:rPr>
              </w:rPrChange>
            </w:rPr>
            <w:delText>对光伏</w:delText>
          </w:r>
        </w:del>
      </w:ins>
      <w:del w:id="5242" w:author="白日梦想家" w:date="2026-10-26T15:34:09Z">
        <w:r>
          <w:rPr>
            <w:rFonts w:hint="eastAsia" w:ascii="方正仿宋_GBK" w:hAnsi="方正仿宋_GBK" w:eastAsia="方正仿宋_GBK" w:cs="Times New Roman"/>
            <w:sz w:val="32"/>
            <w:szCs w:val="32"/>
          </w:rPr>
          <w:delText>按相同电压等级、供电范围和年度计算网供峰值、分布式电源装机</w:delText>
        </w:r>
      </w:del>
      <w:del w:id="5243" w:author="白日梦想家" w:date="2026-10-26T15:34:09Z">
        <w:r>
          <w:rPr>
            <w:rFonts w:hint="default" w:ascii="Times New Roman" w:hAnsi="Times New Roman" w:eastAsia="方正仿宋_GBK" w:cs="Times New Roman"/>
            <w:b w:val="0"/>
            <w:bCs w:val="0"/>
            <w:i w:val="0"/>
            <w:iCs w:val="0"/>
            <w:sz w:val="32"/>
            <w:szCs w:val="32"/>
            <w:rPrChange w:id="5244" w:author="xh" w:date="2026-10-26T10:00:26Z">
              <w:rPr>
                <w:rFonts w:hint="eastAsia" w:ascii="方正仿宋_GBK" w:hAnsi="方正仿宋_GBK" w:eastAsia="方正仿宋_GBK" w:cs="Times New Roman"/>
                <w:sz w:val="32"/>
                <w:szCs w:val="32"/>
              </w:rPr>
            </w:rPrChange>
          </w:rPr>
          <w:delText>渗透率</w:delText>
        </w:r>
      </w:del>
      <w:ins w:id="5245" w:author="xh" w:date="2026-10-26T10:00:26Z">
        <w:del w:id="5246" w:author="白日梦想家" w:date="2026-10-26T15:34:09Z">
          <w:r>
            <w:rPr>
              <w:rFonts w:hint="default" w:ascii="Times New Roman" w:hAnsi="Times New Roman" w:eastAsia="方正仿宋_GBK" w:cs="Times New Roman"/>
              <w:b w:val="0"/>
              <w:bCs w:val="0"/>
              <w:i w:val="0"/>
              <w:iCs w:val="0"/>
              <w:sz w:val="32"/>
              <w:szCs w:val="32"/>
              <w:rPrChange w:id="5247" w:author="xh" w:date="2026-10-26T10:00:26Z">
                <w:rPr>
                  <w:rFonts w:hint="eastAsia" w:ascii="方正仿宋_GBK" w:hAnsi="方正仿宋_GBK" w:eastAsia="方正仿宋_GBK" w:cs="Times New Roman"/>
                  <w:sz w:val="32"/>
                  <w:szCs w:val="32"/>
                </w:rPr>
              </w:rPrChange>
            </w:rPr>
            <w:delText>较高的片区，同时分析日间反向输送、晚间正向供电</w:delText>
          </w:r>
        </w:del>
      </w:ins>
      <w:del w:id="5248" w:author="白日梦想家" w:date="2026-10-26T15:34:09Z">
        <w:r>
          <w:rPr>
            <w:rFonts w:hint="default" w:ascii="Times New Roman" w:hAnsi="Times New Roman" w:eastAsia="方正仿宋_GBK" w:cs="Times New Roman"/>
            <w:b w:val="0"/>
            <w:bCs w:val="0"/>
            <w:i w:val="0"/>
            <w:iCs w:val="0"/>
            <w:sz w:val="32"/>
            <w:szCs w:val="32"/>
            <w:rPrChange w:id="5249" w:author="xh" w:date="2026-10-26T10:00:26Z">
              <w:rPr>
                <w:rFonts w:hint="eastAsia" w:ascii="方正仿宋_GBK" w:hAnsi="方正仿宋_GBK" w:eastAsia="方正仿宋_GBK" w:cs="Times New Roman"/>
                <w:sz w:val="32"/>
                <w:szCs w:val="32"/>
              </w:rPr>
            </w:rPrChange>
          </w:rPr>
          <w:delText>及</w:delText>
        </w:r>
      </w:del>
      <w:ins w:id="5250" w:author="xh" w:date="2026-10-26T10:00:26Z">
        <w:del w:id="5251" w:author="白日梦想家" w:date="2026-10-26T15:34:09Z">
          <w:r>
            <w:rPr>
              <w:rFonts w:hint="default" w:ascii="Times New Roman" w:hAnsi="Times New Roman" w:eastAsia="方正仿宋_GBK" w:cs="Times New Roman"/>
              <w:b w:val="0"/>
              <w:bCs w:val="0"/>
              <w:i w:val="0"/>
              <w:iCs w:val="0"/>
              <w:sz w:val="32"/>
              <w:szCs w:val="32"/>
              <w:rPrChange w:id="5252" w:author="xh" w:date="2026-10-26T10:00:26Z">
                <w:rPr>
                  <w:rFonts w:hint="eastAsia" w:ascii="方正仿宋_GBK" w:hAnsi="方正仿宋_GBK" w:eastAsia="方正仿宋_GBK" w:cs="Times New Roman"/>
                  <w:sz w:val="32"/>
                  <w:szCs w:val="32"/>
                </w:rPr>
              </w:rPrChange>
            </w:rPr>
            <w:delText>故障后的支撑任务；对</w:delText>
          </w:r>
        </w:del>
      </w:ins>
      <w:del w:id="5253" w:author="白日梦想家" w:date="2026-10-26T15:34:09Z">
        <w:r>
          <w:rPr>
            <w:rFonts w:hint="eastAsia" w:ascii="方正仿宋_GBK" w:hAnsi="方正仿宋_GBK" w:eastAsia="方正仿宋_GBK" w:cs="Times New Roman"/>
            <w:sz w:val="32"/>
            <w:szCs w:val="32"/>
          </w:rPr>
          <w:delText>年最大净</w:delText>
        </w:r>
      </w:del>
      <w:del w:id="5254" w:author="白日梦想家" w:date="2026-10-26T15:34:09Z">
        <w:r>
          <w:rPr>
            <w:rFonts w:hint="default" w:ascii="Times New Roman" w:hAnsi="Times New Roman" w:eastAsia="方正仿宋_GBK" w:cs="Times New Roman"/>
            <w:b w:val="0"/>
            <w:bCs w:val="0"/>
            <w:i w:val="0"/>
            <w:iCs w:val="0"/>
            <w:sz w:val="32"/>
            <w:szCs w:val="32"/>
            <w:rPrChange w:id="5255" w:author="xh" w:date="2026-10-26T10:00:26Z">
              <w:rPr>
                <w:rFonts w:hint="eastAsia" w:ascii="方正仿宋_GBK" w:hAnsi="方正仿宋_GBK" w:eastAsia="方正仿宋_GBK" w:cs="Times New Roman"/>
                <w:sz w:val="32"/>
                <w:szCs w:val="32"/>
              </w:rPr>
            </w:rPrChange>
          </w:rPr>
          <w:delText>负荷</w:delText>
        </w:r>
      </w:del>
      <w:ins w:id="5256" w:author="xh" w:date="2026-10-26T10:00:26Z">
        <w:del w:id="5257" w:author="白日梦想家" w:date="2026-10-26T15:34:09Z">
          <w:r>
            <w:rPr>
              <w:rFonts w:hint="default" w:ascii="Times New Roman" w:hAnsi="Times New Roman" w:eastAsia="方正仿宋_GBK" w:cs="Times New Roman"/>
              <w:b w:val="0"/>
              <w:bCs w:val="0"/>
              <w:i w:val="0"/>
              <w:iCs w:val="0"/>
              <w:sz w:val="32"/>
              <w:szCs w:val="32"/>
              <w:rPrChange w:id="5258" w:author="xh" w:date="2026-10-26T10:00:26Z">
                <w:rPr>
                  <w:rFonts w:hint="eastAsia" w:ascii="方正仿宋_GBK" w:hAnsi="方正仿宋_GBK" w:eastAsia="方正仿宋_GBK" w:cs="Times New Roman"/>
                  <w:sz w:val="32"/>
                  <w:szCs w:val="32"/>
                </w:rPr>
              </w:rPrChange>
            </w:rPr>
            <w:delText>较集中的城区</w:delText>
          </w:r>
        </w:del>
      </w:ins>
      <w:del w:id="5259" w:author="白日梦想家" w:date="2026-10-26T15:34:09Z">
        <w:r>
          <w:rPr>
            <w:rFonts w:hint="eastAsia" w:ascii="方正仿宋_GBK" w:hAnsi="方正仿宋_GBK" w:eastAsia="方正仿宋_GBK" w:cs="Times New Roman"/>
            <w:sz w:val="32"/>
            <w:szCs w:val="32"/>
          </w:rPr>
          <w:delText>平均增长率</w:delText>
        </w:r>
      </w:del>
      <w:del w:id="5260" w:author="白日梦想家" w:date="2026-10-26T15:34:09Z">
        <w:r>
          <w:rPr>
            <w:rFonts w:hint="default" w:ascii="Times New Roman" w:hAnsi="Times New Roman" w:eastAsia="方正仿宋_GBK" w:cs="Times New Roman"/>
            <w:b w:val="0"/>
            <w:bCs w:val="0"/>
            <w:i w:val="0"/>
            <w:iCs w:val="0"/>
            <w:sz w:val="32"/>
            <w:szCs w:val="32"/>
            <w:rPrChange w:id="5261" w:author="xh" w:date="2026-10-26T10:00:26Z">
              <w:rPr>
                <w:rFonts w:hint="eastAsia" w:ascii="方正仿宋_GBK" w:hAnsi="方正仿宋_GBK" w:eastAsia="方正仿宋_GBK" w:cs="Times New Roman"/>
                <w:sz w:val="32"/>
                <w:szCs w:val="32"/>
              </w:rPr>
            </w:rPrChange>
          </w:rPr>
          <w:delText>，</w:delText>
        </w:r>
      </w:del>
      <w:ins w:id="5262" w:author="xh" w:date="2026-10-26T10:00:26Z">
        <w:del w:id="5263" w:author="白日梦想家" w:date="2026-10-26T15:34:09Z">
          <w:r>
            <w:rPr>
              <w:rFonts w:hint="default" w:ascii="Times New Roman" w:hAnsi="Times New Roman" w:eastAsia="方正仿宋_GBK" w:cs="Times New Roman"/>
              <w:b w:val="0"/>
              <w:bCs w:val="0"/>
              <w:i w:val="0"/>
              <w:iCs w:val="0"/>
              <w:sz w:val="32"/>
              <w:szCs w:val="32"/>
              <w:rPrChange w:id="5264" w:author="xh" w:date="2026-10-26T10:00:26Z">
                <w:rPr>
                  <w:rFonts w:hint="eastAsia" w:ascii="方正仿宋_GBK" w:hAnsi="方正仿宋_GBK" w:eastAsia="方正仿宋_GBK" w:cs="Times New Roman"/>
                  <w:sz w:val="32"/>
                  <w:szCs w:val="32"/>
                </w:rPr>
              </w:rPrChange>
            </w:rPr>
            <w:delText>结合高负载站点与邻站承接条件</w:delText>
          </w:r>
        </w:del>
      </w:ins>
      <w:del w:id="5265" w:author="白日梦想家" w:date="2026-10-26T15:34:09Z">
        <w:r>
          <w:rPr>
            <w:rFonts w:hint="eastAsia" w:ascii="方正仿宋_GBK" w:hAnsi="方正仿宋_GBK" w:eastAsia="方正仿宋_GBK" w:cs="Times New Roman"/>
            <w:sz w:val="32"/>
            <w:szCs w:val="32"/>
          </w:rPr>
          <w:delText>再根据电缆长度占</w:delText>
        </w:r>
      </w:del>
      <w:del w:id="5266" w:author="白日梦想家" w:date="2026-10-26T15:34:09Z">
        <w:r>
          <w:rPr>
            <w:rFonts w:hint="default" w:ascii="Times New Roman" w:hAnsi="Times New Roman" w:eastAsia="方正仿宋_GBK" w:cs="Times New Roman"/>
            <w:b w:val="0"/>
            <w:bCs w:val="0"/>
            <w:i w:val="0"/>
            <w:iCs w:val="0"/>
            <w:sz w:val="32"/>
            <w:szCs w:val="32"/>
            <w:rPrChange w:id="5267" w:author="xh" w:date="2026-10-26T10:00:26Z">
              <w:rPr>
                <w:rFonts w:hint="eastAsia" w:ascii="方正仿宋_GBK" w:hAnsi="方正仿宋_GBK" w:eastAsia="方正仿宋_GBK" w:cs="Times New Roman"/>
                <w:sz w:val="32"/>
                <w:szCs w:val="32"/>
              </w:rPr>
            </w:rPrChange>
          </w:rPr>
          <w:delText>比</w:delText>
        </w:r>
      </w:del>
      <w:ins w:id="5268" w:author="xh" w:date="2026-10-26T10:00:26Z">
        <w:del w:id="5269" w:author="白日梦想家" w:date="2026-10-26T15:34:09Z">
          <w:r>
            <w:rPr>
              <w:rFonts w:hint="default" w:ascii="Times New Roman" w:hAnsi="Times New Roman" w:eastAsia="方正仿宋_GBK" w:cs="Times New Roman"/>
              <w:b w:val="0"/>
              <w:bCs w:val="0"/>
              <w:i w:val="0"/>
              <w:iCs w:val="0"/>
              <w:sz w:val="32"/>
              <w:szCs w:val="32"/>
              <w:rPrChange w:id="5270" w:author="xh" w:date="2026-10-26T10:00:26Z">
                <w:rPr>
                  <w:rFonts w:hint="eastAsia" w:ascii="方正仿宋_GBK" w:hAnsi="方正仿宋_GBK" w:eastAsia="方正仿宋_GBK" w:cs="Times New Roman"/>
                  <w:sz w:val="32"/>
                  <w:szCs w:val="32"/>
                </w:rPr>
              </w:rPrChange>
            </w:rPr>
            <w:delText>较站内补强和联络建设</w:delText>
          </w:r>
        </w:del>
      </w:ins>
      <w:del w:id="5271" w:author="白日梦想家" w:date="2026-10-26T15:34:09Z">
        <w:r>
          <w:rPr>
            <w:rFonts w:hint="eastAsia" w:ascii="方正仿宋_GBK" w:hAnsi="方正仿宋_GBK" w:eastAsia="方正仿宋_GBK" w:cs="Times New Roman"/>
            <w:sz w:val="32"/>
            <w:szCs w:val="32"/>
          </w:rPr>
          <w:delText>、初始转供率及负荷分散系数定位矩阵</w:delText>
        </w:r>
      </w:del>
      <w:del w:id="5272" w:author="白日梦想家" w:date="2026-10-26T15:34:09Z">
        <w:r>
          <w:rPr>
            <w:rFonts w:hint="default" w:ascii="Times New Roman" w:hAnsi="Times New Roman" w:eastAsia="方正仿宋_GBK" w:cs="Times New Roman"/>
            <w:b w:val="0"/>
            <w:bCs w:val="0"/>
            <w:i w:val="0"/>
            <w:iCs w:val="0"/>
            <w:sz w:val="32"/>
            <w:szCs w:val="32"/>
            <w:rPrChange w:id="5273" w:author="xh" w:date="2026-10-26T10:00:26Z">
              <w:rPr>
                <w:rFonts w:hint="eastAsia" w:ascii="方正仿宋_GBK" w:hAnsi="方正仿宋_GBK" w:eastAsia="方正仿宋_GBK" w:cs="Times New Roman"/>
                <w:sz w:val="32"/>
                <w:szCs w:val="32"/>
              </w:rPr>
            </w:rPrChange>
          </w:rPr>
          <w:delText>。</w:delText>
        </w:r>
      </w:del>
      <w:del w:id="5274" w:author="白日梦想家" w:date="2026-10-26T15:34:09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38F683E2">
      <w:pPr>
        <w:pStyle w:val="8"/>
        <w:widowControl/>
        <w:adjustRightInd w:val="0"/>
        <w:snapToGrid w:val="0"/>
        <w:spacing w:line="560" w:lineRule="exact"/>
        <w:ind w:firstLine="641" w:firstLineChars="200"/>
        <w:rPr>
          <w:del w:id="5276" w:author="白日梦想家" w:date="2026-10-26T15:38:43Z"/>
          <w:rFonts w:hint="eastAsia" w:ascii="方正仿宋_GBK" w:hAnsi="方正仿宋_GBK" w:eastAsia="方正仿宋_GBK" w:cs="Times New Roman"/>
          <w:sz w:val="32"/>
          <w:szCs w:val="32"/>
          <w:highlight w:val="none"/>
          <w14:ligatures w14:val="standardContextual"/>
        </w:rPr>
        <w:pPrChange w:id="5275" w:author="白日梦想家" w:date="2026-10-26T15:38:55Z">
          <w:pPr>
            <w:widowControl/>
            <w:adjustRightInd w:val="0"/>
            <w:snapToGrid w:val="0"/>
            <w:spacing w:line="560" w:lineRule="exact"/>
            <w:ind w:firstLine="641" w:firstLineChars="200"/>
          </w:pPr>
        </w:pPrChange>
      </w:pPr>
      <w:del w:id="5277" w:author="白日梦想家" w:date="2026-10-26T15:34:09Z">
        <w:r>
          <w:rPr>
            <w:rFonts w:hint="default" w:ascii="Times New Roman" w:hAnsi="Times New Roman" w:eastAsia="方正楷体_GBK" w:cs="Times New Roman"/>
            <w:b/>
            <w:bCs/>
            <w:i w:val="0"/>
            <w:iCs w:val="0"/>
            <w:sz w:val="32"/>
            <w:szCs w:val="32"/>
            <w:rPrChange w:id="5278" w:author="xh" w:date="2026-10-26T10:02:03Z">
              <w:rPr>
                <w:rFonts w:hint="eastAsia" w:ascii="方正楷体_GBK" w:hAnsi="方正楷体_GBK" w:eastAsia="方正楷体_GBK" w:cs="方正楷体_GBK"/>
                <w:b/>
                <w:sz w:val="32"/>
                <w:szCs w:val="32"/>
              </w:rPr>
            </w:rPrChange>
          </w:rPr>
          <w:delText>二是将推荐范围落实到</w:delText>
        </w:r>
      </w:del>
      <w:ins w:id="5279" w:author="xh" w:date="2026-10-26T10:02:03Z">
        <w:del w:id="5280" w:author="白日梦想家" w:date="2026-10-26T15:34:09Z">
          <w:r>
            <w:rPr>
              <w:rFonts w:hint="default" w:ascii="Times New Roman" w:hAnsi="Times New Roman" w:eastAsia="方正楷体_GBK" w:cs="Times New Roman"/>
              <w:b/>
              <w:bCs/>
              <w:i w:val="0"/>
              <w:iCs w:val="0"/>
              <w:sz w:val="32"/>
              <w:szCs w:val="32"/>
              <w:rPrChange w:id="5281" w:author="xh" w:date="2026-10-26T10:02:03Z">
                <w:rPr>
                  <w:rFonts w:hint="eastAsia" w:ascii="方正楷体_GBK" w:hAnsi="方正楷体_GBK" w:eastAsia="方正楷体_GBK" w:cs="方正楷体_GBK"/>
                  <w:b/>
                  <w:sz w:val="32"/>
                  <w:szCs w:val="32"/>
                </w:rPr>
              </w:rPrChange>
            </w:rPr>
            <w:delText>具体设备</w:delText>
          </w:r>
        </w:del>
      </w:ins>
      <w:del w:id="5282" w:author="白日梦想家" w:date="2026-10-26T15:34:09Z">
        <w:r>
          <w:rPr>
            <w:rFonts w:hint="eastAsia" w:ascii="方正楷体_GBK" w:hAnsi="方正楷体_GBK" w:eastAsia="方正楷体_GBK" w:cs="方正楷体_GBK"/>
            <w:b/>
            <w:sz w:val="32"/>
            <w:szCs w:val="32"/>
          </w:rPr>
          <w:delText>站级措施</w:delText>
        </w:r>
      </w:del>
      <w:del w:id="5283" w:author="白日梦想家" w:date="2026-10-26T15:34:09Z">
        <w:r>
          <w:rPr>
            <w:rFonts w:hint="default" w:ascii="Times New Roman" w:hAnsi="Times New Roman" w:eastAsia="方正楷体_GBK" w:cs="Times New Roman"/>
            <w:b/>
            <w:bCs/>
            <w:i w:val="0"/>
            <w:iCs w:val="0"/>
            <w:sz w:val="32"/>
            <w:szCs w:val="32"/>
            <w:rPrChange w:id="5284" w:author="xh" w:date="2026-10-26T10:02:03Z">
              <w:rPr>
                <w:rFonts w:hint="eastAsia" w:ascii="方正楷体_GBK" w:hAnsi="方正楷体_GBK" w:eastAsia="方正楷体_GBK" w:cs="方正楷体_GBK"/>
                <w:b/>
                <w:sz w:val="32"/>
                <w:szCs w:val="32"/>
              </w:rPr>
            </w:rPrChange>
          </w:rPr>
          <w:delText>。</w:delText>
        </w:r>
      </w:del>
      <w:del w:id="5285" w:author="白日梦想家" w:date="2026-10-26T15:34:09Z">
        <w:r>
          <w:rPr>
            <w:rFonts w:hint="default" w:ascii="Times New Roman" w:hAnsi="Times New Roman" w:eastAsia="方正仿宋_GBK" w:cs="Times New Roman"/>
            <w:b w:val="0"/>
            <w:bCs w:val="0"/>
            <w:i w:val="0"/>
            <w:iCs w:val="0"/>
            <w:sz w:val="32"/>
            <w:szCs w:val="32"/>
            <w:rPrChange w:id="5286" w:author="xh" w:date="2026-10-26T10:02:03Z">
              <w:rPr>
                <w:rFonts w:hint="eastAsia" w:ascii="方正仿宋_GBK" w:hAnsi="方正仿宋_GBK" w:eastAsia="方正仿宋_GBK" w:cs="Times New Roman"/>
                <w:sz w:val="32"/>
                <w:szCs w:val="32"/>
              </w:rPr>
            </w:rPrChange>
            <w:woUserID w:val="2"/>
          </w:rPr>
          <w:delText>以</w:delText>
        </w:r>
      </w:del>
      <w:del w:id="5287" w:author="白日梦想家" w:date="2026-10-26T15:34:09Z">
        <w:r>
          <w:rPr>
            <w:rFonts w:hint="eastAsia" w:ascii="方正仿宋_GBK" w:hAnsi="方正仿宋_GBK" w:eastAsia="方正仿宋_GBK" w:cs="Times New Roman"/>
            <w:sz w:val="32"/>
            <w:szCs w:val="32"/>
            <w:woUserID w:val="2"/>
          </w:rPr>
          <w:delText>实际</w:delText>
        </w:r>
      </w:del>
      <w:del w:id="5288" w:author="白日梦想家" w:date="2026-10-26T15:34:09Z">
        <w:r>
          <w:rPr>
            <w:rFonts w:hint="default" w:ascii="Times New Roman" w:hAnsi="Times New Roman" w:eastAsia="方正仿宋_GBK" w:cs="Times New Roman"/>
            <w:b w:val="0"/>
            <w:bCs w:val="0"/>
            <w:i w:val="0"/>
            <w:iCs w:val="0"/>
            <w:sz w:val="32"/>
            <w:szCs w:val="32"/>
            <w:rPrChange w:id="5289" w:author="xh" w:date="2026-10-26T10:02:03Z">
              <w:rPr>
                <w:rFonts w:hint="eastAsia" w:ascii="方正仿宋_GBK" w:hAnsi="方正仿宋_GBK" w:eastAsia="方正仿宋_GBK" w:cs="Times New Roman"/>
                <w:sz w:val="32"/>
                <w:szCs w:val="32"/>
              </w:rPr>
            </w:rPrChange>
            <w:woUserID w:val="2"/>
          </w:rPr>
          <w:delText>在役主变</w:delText>
        </w:r>
      </w:del>
      <w:ins w:id="5290" w:author="xh" w:date="2026-10-26T10:02:03Z">
        <w:del w:id="5291" w:author="白日梦想家" w:date="2026-10-26T15:34:09Z">
          <w:r>
            <w:rPr>
              <w:rFonts w:hint="default" w:ascii="Times New Roman" w:hAnsi="Times New Roman" w:eastAsia="方正仿宋_GBK" w:cs="Times New Roman"/>
              <w:b w:val="0"/>
              <w:bCs w:val="0"/>
              <w:i w:val="0"/>
              <w:iCs w:val="0"/>
              <w:sz w:val="32"/>
              <w:szCs w:val="32"/>
              <w:rPrChange w:id="5292" w:author="xh" w:date="2026-10-26T10:02:03Z">
                <w:rPr>
                  <w:rFonts w:hint="eastAsia" w:ascii="方正仿宋_GBK" w:hAnsi="方正仿宋_GBK" w:eastAsia="方正仿宋_GBK" w:cs="Times New Roman"/>
                  <w:sz w:val="32"/>
                  <w:szCs w:val="32"/>
                </w:rPr>
              </w:rPrChange>
              <w:woUserID w:val="2"/>
            </w:rPr>
            <w:delText>及可利用的联络</w:delText>
          </w:r>
        </w:del>
      </w:ins>
      <w:del w:id="5293" w:author="白日梦想家" w:date="2026-10-26T15:34:09Z">
        <w:r>
          <w:rPr>
            <w:rFonts w:hint="default" w:ascii="Times New Roman" w:hAnsi="Times New Roman" w:eastAsia="方正仿宋_GBK" w:cs="Times New Roman"/>
            <w:b w:val="0"/>
            <w:bCs w:val="0"/>
            <w:i w:val="0"/>
            <w:iCs w:val="0"/>
            <w:sz w:val="32"/>
            <w:szCs w:val="32"/>
            <w:rPrChange w:id="5294" w:author="xh" w:date="2026-10-26T10:02:03Z">
              <w:rPr>
                <w:rFonts w:hint="eastAsia" w:ascii="方正仿宋_GBK" w:hAnsi="方正仿宋_GBK" w:eastAsia="方正仿宋_GBK" w:cs="Times New Roman"/>
                <w:sz w:val="32"/>
                <w:szCs w:val="32"/>
              </w:rPr>
            </w:rPrChange>
            <w:woUserID w:val="2"/>
          </w:rPr>
          <w:delText>为起点，逐站比较更换</w:delText>
        </w:r>
      </w:del>
      <w:ins w:id="5295" w:author="xh" w:date="2026-10-26T10:02:03Z">
        <w:del w:id="5296" w:author="白日梦想家" w:date="2026-10-26T15:34:09Z">
          <w:r>
            <w:rPr>
              <w:rFonts w:hint="default" w:ascii="Times New Roman" w:hAnsi="Times New Roman" w:eastAsia="方正仿宋_GBK" w:cs="Times New Roman"/>
              <w:b w:val="0"/>
              <w:bCs w:val="0"/>
              <w:i w:val="0"/>
              <w:iCs w:val="0"/>
              <w:sz w:val="32"/>
              <w:szCs w:val="32"/>
              <w:rPrChange w:id="5297" w:author="xh" w:date="2026-10-26T10:02:03Z">
                <w:rPr>
                  <w:rFonts w:hint="eastAsia" w:ascii="方正仿宋_GBK" w:hAnsi="方正仿宋_GBK" w:eastAsia="方正仿宋_GBK" w:cs="Times New Roman"/>
                  <w:sz w:val="32"/>
                  <w:szCs w:val="32"/>
                </w:rPr>
              </w:rPrChange>
              <w:woUserID w:val="2"/>
            </w:rPr>
            <w:delText>、</w:delText>
          </w:r>
        </w:del>
      </w:ins>
      <w:del w:id="5298" w:author="白日梦想家" w:date="2026-10-26T15:34:09Z">
        <w:r>
          <w:rPr>
            <w:rFonts w:hint="eastAsia" w:ascii="方正仿宋_GBK" w:hAnsi="方正仿宋_GBK" w:eastAsia="方正仿宋_GBK" w:cs="Times New Roman"/>
            <w:sz w:val="32"/>
            <w:szCs w:val="32"/>
            <w:woUserID w:val="2"/>
          </w:rPr>
          <w:delText>和</w:delText>
        </w:r>
      </w:del>
      <w:del w:id="5299" w:author="白日梦想家" w:date="2026-10-26T15:34:09Z">
        <w:r>
          <w:rPr>
            <w:rFonts w:hint="default" w:ascii="Times New Roman" w:hAnsi="Times New Roman" w:eastAsia="方正仿宋_GBK" w:cs="Times New Roman"/>
            <w:b w:val="0"/>
            <w:bCs w:val="0"/>
            <w:i w:val="0"/>
            <w:iCs w:val="0"/>
            <w:sz w:val="32"/>
            <w:szCs w:val="32"/>
            <w:rPrChange w:id="5300" w:author="xh" w:date="2026-10-26T10:02:03Z">
              <w:rPr>
                <w:rFonts w:hint="eastAsia" w:ascii="方正仿宋_GBK" w:hAnsi="方正仿宋_GBK" w:eastAsia="方正仿宋_GBK" w:cs="Times New Roman"/>
                <w:sz w:val="32"/>
                <w:szCs w:val="32"/>
              </w:rPr>
            </w:rPrChange>
            <w:woUserID w:val="2"/>
          </w:rPr>
          <w:delText>扩建</w:delText>
        </w:r>
      </w:del>
      <w:ins w:id="5301" w:author="xh" w:date="2026-10-26T10:02:03Z">
        <w:del w:id="5302" w:author="白日梦想家" w:date="2026-10-26T15:34:09Z">
          <w:r>
            <w:rPr>
              <w:rFonts w:hint="default" w:ascii="Times New Roman" w:hAnsi="Times New Roman" w:eastAsia="方正仿宋_GBK" w:cs="Times New Roman"/>
              <w:b w:val="0"/>
              <w:bCs w:val="0"/>
              <w:i w:val="0"/>
              <w:iCs w:val="0"/>
              <w:sz w:val="32"/>
              <w:szCs w:val="32"/>
              <w:rPrChange w:id="5303" w:author="xh" w:date="2026-10-26T10:02:03Z">
                <w:rPr>
                  <w:rFonts w:hint="eastAsia" w:ascii="方正仿宋_GBK" w:hAnsi="方正仿宋_GBK" w:eastAsia="方正仿宋_GBK" w:cs="Times New Roman"/>
                  <w:sz w:val="32"/>
                  <w:szCs w:val="32"/>
                </w:rPr>
              </w:rPrChange>
              <w:woUserID w:val="2"/>
            </w:rPr>
            <w:delText>与配储</w:delText>
          </w:r>
        </w:del>
      </w:ins>
      <w:del w:id="5304" w:author="白日梦想家" w:date="2026-10-26T15:34:09Z">
        <w:r>
          <w:rPr>
            <w:rFonts w:hint="default" w:ascii="Times New Roman" w:hAnsi="Times New Roman" w:eastAsia="方正仿宋_GBK" w:cs="Times New Roman"/>
            <w:b w:val="0"/>
            <w:bCs w:val="0"/>
            <w:i w:val="0"/>
            <w:iCs w:val="0"/>
            <w:sz w:val="32"/>
            <w:szCs w:val="32"/>
            <w:rPrChange w:id="5305" w:author="xh" w:date="2026-10-26T10:02:03Z">
              <w:rPr>
                <w:rFonts w:hint="eastAsia" w:ascii="方正仿宋_GBK" w:hAnsi="方正仿宋_GBK" w:eastAsia="方正仿宋_GBK" w:cs="Times New Roman"/>
                <w:sz w:val="32"/>
                <w:szCs w:val="32"/>
              </w:rPr>
            </w:rPrChange>
            <w:woUserID w:val="2"/>
          </w:rPr>
          <w:delText>，</w:delText>
        </w:r>
      </w:del>
      <w:ins w:id="5306" w:author="xh" w:date="2026-10-26T10:02:03Z">
        <w:del w:id="5307" w:author="白日梦想家" w:date="2026-10-26T15:34:09Z">
          <w:r>
            <w:rPr>
              <w:rFonts w:hint="default" w:ascii="Times New Roman" w:hAnsi="Times New Roman" w:eastAsia="方正仿宋_GBK" w:cs="Times New Roman"/>
              <w:b w:val="0"/>
              <w:bCs w:val="0"/>
              <w:i w:val="0"/>
              <w:iCs w:val="0"/>
              <w:sz w:val="32"/>
              <w:szCs w:val="32"/>
              <w:rPrChange w:id="5308" w:author="xh" w:date="2026-10-26T10:02:03Z">
                <w:rPr>
                  <w:rFonts w:hint="eastAsia" w:ascii="方正仿宋_GBK" w:hAnsi="方正仿宋_GBK" w:eastAsia="方正仿宋_GBK" w:cs="Times New Roman"/>
                  <w:sz w:val="32"/>
                  <w:szCs w:val="32"/>
                </w:rPr>
              </w:rPrChange>
              <w:woUserID w:val="2"/>
            </w:rPr>
            <w:delText>按</w:delText>
          </w:r>
        </w:del>
      </w:ins>
      <w:del w:id="5309" w:author="白日梦想家" w:date="2026-10-26T15:34:09Z">
        <w:r>
          <w:rPr>
            <w:rFonts w:hint="eastAsia" w:ascii="方正仿宋_GBK" w:hAnsi="方正仿宋_GBK" w:eastAsia="方正仿宋_GBK" w:cs="Times New Roman"/>
            <w:sz w:val="32"/>
            <w:szCs w:val="32"/>
            <w:woUserID w:val="2"/>
          </w:rPr>
          <w:delText>结合储能有效功率与联络通道确定建设组合。主变容量与台数应同时满足</w:delText>
        </w:r>
      </w:del>
      <w:del w:id="5310" w:author="白日梦想家" w:date="2026-10-26T15:34:09Z">
        <w:r>
          <w:rPr>
            <w:rFonts w:hint="default" w:ascii="Times New Roman" w:hAnsi="Times New Roman" w:eastAsia="方正仿宋_GBK" w:cs="Times New Roman"/>
            <w:b w:val="0"/>
            <w:bCs w:val="0"/>
            <w:i w:val="0"/>
            <w:iCs w:val="0"/>
            <w:sz w:val="32"/>
            <w:szCs w:val="32"/>
            <w:rPrChange w:id="5311" w:author="xh" w:date="2026-10-26T10:02:03Z">
              <w:rPr>
                <w:rFonts w:hint="eastAsia" w:ascii="方正仿宋_GBK" w:hAnsi="方正仿宋_GBK" w:eastAsia="方正仿宋_GBK" w:cs="Times New Roman"/>
                <w:sz w:val="32"/>
                <w:szCs w:val="32"/>
              </w:rPr>
            </w:rPrChange>
            <w:woUserID w:val="2"/>
          </w:rPr>
          <w:delText>正常</w:delText>
        </w:r>
      </w:del>
      <w:del w:id="5312" w:author="白日梦想家" w:date="2026-10-26T15:34:09Z">
        <w:r>
          <w:rPr>
            <w:rFonts w:hint="eastAsia" w:ascii="方正仿宋_GBK" w:hAnsi="方正仿宋_GBK" w:eastAsia="方正仿宋_GBK" w:cs="Times New Roman"/>
            <w:sz w:val="32"/>
            <w:szCs w:val="32"/>
            <w:woUserID w:val="2"/>
          </w:rPr>
          <w:delText>供电</w:delText>
        </w:r>
      </w:del>
      <w:del w:id="5313" w:author="白日梦想家" w:date="2026-10-26T15:34:09Z">
        <w:r>
          <w:rPr>
            <w:rFonts w:hint="default" w:ascii="Times New Roman" w:hAnsi="Times New Roman" w:eastAsia="方正仿宋_GBK" w:cs="Times New Roman"/>
            <w:b w:val="0"/>
            <w:bCs w:val="0"/>
            <w:i w:val="0"/>
            <w:iCs w:val="0"/>
            <w:sz w:val="32"/>
            <w:szCs w:val="32"/>
            <w:rPrChange w:id="5314" w:author="xh" w:date="2026-10-26T10:02:03Z">
              <w:rPr>
                <w:rFonts w:hint="eastAsia" w:ascii="方正仿宋_GBK" w:hAnsi="方正仿宋_GBK" w:eastAsia="方正仿宋_GBK" w:cs="Times New Roman"/>
                <w:sz w:val="32"/>
                <w:szCs w:val="32"/>
              </w:rPr>
            </w:rPrChange>
            <w:woUserID w:val="2"/>
          </w:rPr>
          <w:delText>及</w:delText>
        </w:r>
      </w:del>
      <w:del w:id="5315" w:author="白日梦想家" w:date="2026-10-26T15:34:09Z">
        <w:r>
          <w:rPr>
            <w:rFonts w:hint="eastAsia" w:ascii="方正仿宋_GBK" w:hAnsi="方正仿宋_GBK" w:eastAsia="方正仿宋_GBK" w:cs="Times New Roman"/>
            <w:sz w:val="32"/>
            <w:szCs w:val="32"/>
            <w:woUserID w:val="2"/>
          </w:rPr>
          <w:delText>最大单台主变</w:delText>
        </w:r>
      </w:del>
      <w:del w:id="5316" w:author="白日梦想家" w:date="2026-10-26T15:34:09Z">
        <w:r>
          <w:rPr>
            <w:rFonts w:hint="default" w:ascii="Times New Roman" w:hAnsi="Times New Roman" w:eastAsia="方正仿宋_GBK" w:cs="Times New Roman"/>
            <w:b w:val="0"/>
            <w:bCs w:val="0"/>
            <w:i w:val="0"/>
            <w:iCs w:val="0"/>
            <w:sz w:val="32"/>
            <w:szCs w:val="32"/>
            <w:rPrChange w:id="5317" w:author="xh" w:date="2026-10-26T10:02:03Z">
              <w:rPr>
                <w:rFonts w:hint="eastAsia" w:ascii="方正仿宋_GBK" w:hAnsi="方正仿宋_GBK" w:eastAsia="方正仿宋_GBK" w:cs="Times New Roman"/>
                <w:sz w:val="32"/>
                <w:szCs w:val="32"/>
              </w:rPr>
            </w:rPrChange>
            <w:woUserID w:val="2"/>
          </w:rPr>
          <w:delText>N-1要求</w:delText>
        </w:r>
      </w:del>
      <w:ins w:id="5318" w:author="xh" w:date="2026-10-26T10:02:03Z">
        <w:del w:id="5319" w:author="白日梦想家" w:date="2026-10-26T15:34:09Z">
          <w:r>
            <w:rPr>
              <w:rFonts w:hint="default" w:ascii="Times New Roman" w:hAnsi="Times New Roman" w:eastAsia="方正仿宋_GBK" w:cs="Times New Roman"/>
              <w:b w:val="0"/>
              <w:bCs w:val="0"/>
              <w:i w:val="0"/>
              <w:iCs w:val="0"/>
              <w:sz w:val="32"/>
              <w:szCs w:val="32"/>
              <w:rPrChange w:id="5320" w:author="xh" w:date="2026-10-26T10:02:03Z">
                <w:rPr>
                  <w:rFonts w:hint="eastAsia" w:ascii="方正仿宋_GBK" w:hAnsi="方正仿宋_GBK" w:eastAsia="方正仿宋_GBK" w:cs="Times New Roman"/>
                  <w:sz w:val="32"/>
                  <w:szCs w:val="32"/>
                </w:rPr>
              </w:rPrChange>
              <w:woUserID w:val="2"/>
            </w:rPr>
            <w:delText>确定设备台数</w:delText>
          </w:r>
        </w:del>
      </w:ins>
      <w:del w:id="5321" w:author="白日梦想家" w:date="2026-10-26T15:34:09Z">
        <w:r>
          <w:rPr>
            <w:rFonts w:hint="eastAsia" w:ascii="方正仿宋_GBK" w:hAnsi="方正仿宋_GBK" w:eastAsia="方正仿宋_GBK" w:cs="Times New Roman"/>
            <w:sz w:val="32"/>
            <w:szCs w:val="32"/>
            <w:woUserID w:val="2"/>
          </w:rPr>
          <w:delText>，再按具体采购</w:delText>
        </w:r>
      </w:del>
      <w:del w:id="5322" w:author="白日梦想家" w:date="2026-10-26T15:34:09Z">
        <w:r>
          <w:rPr>
            <w:rFonts w:hint="default" w:ascii="Times New Roman" w:hAnsi="Times New Roman" w:eastAsia="方正仿宋_GBK" w:cs="Times New Roman"/>
            <w:b w:val="0"/>
            <w:bCs w:val="0"/>
            <w:i w:val="0"/>
            <w:iCs w:val="0"/>
            <w:sz w:val="32"/>
            <w:szCs w:val="32"/>
            <w:rPrChange w:id="5323" w:author="xh" w:date="2026-10-26T10:02:03Z">
              <w:rPr>
                <w:rFonts w:hint="eastAsia" w:ascii="方正仿宋_GBK" w:hAnsi="方正仿宋_GBK" w:eastAsia="方正仿宋_GBK" w:cs="Times New Roman"/>
                <w:sz w:val="32"/>
                <w:szCs w:val="32"/>
              </w:rPr>
            </w:rPrChange>
            <w:woUserID w:val="2"/>
          </w:rPr>
          <w:delText>、</w:delText>
        </w:r>
      </w:del>
      <w:ins w:id="5324" w:author="xh" w:date="2026-10-26T10:02:03Z">
        <w:del w:id="5325" w:author="白日梦想家" w:date="2026-10-26T15:34:09Z">
          <w:r>
            <w:rPr>
              <w:rFonts w:hint="default" w:ascii="Times New Roman" w:hAnsi="Times New Roman" w:eastAsia="方正仿宋_GBK" w:cs="Times New Roman"/>
              <w:b w:val="0"/>
              <w:bCs w:val="0"/>
              <w:i w:val="0"/>
              <w:iCs w:val="0"/>
              <w:sz w:val="32"/>
              <w:szCs w:val="32"/>
              <w:rPrChange w:id="5326" w:author="xh" w:date="2026-10-26T10:02:03Z">
                <w:rPr>
                  <w:rFonts w:hint="eastAsia" w:ascii="方正仿宋_GBK" w:hAnsi="方正仿宋_GBK" w:eastAsia="方正仿宋_GBK" w:cs="Times New Roman"/>
                  <w:sz w:val="32"/>
                  <w:szCs w:val="32"/>
                </w:rPr>
              </w:rPrChange>
              <w:woUserID w:val="2"/>
            </w:rPr>
            <w:delText>容量和</w:delText>
          </w:r>
        </w:del>
      </w:ins>
      <w:del w:id="5327" w:author="白日梦想家" w:date="2026-10-26T15:34:09Z">
        <w:r>
          <w:rPr>
            <w:rFonts w:hint="eastAsia" w:ascii="方正仿宋_GBK" w:hAnsi="方正仿宋_GBK" w:eastAsia="方正仿宋_GBK" w:cs="Times New Roman"/>
            <w:sz w:val="32"/>
            <w:szCs w:val="32"/>
            <w:woUserID w:val="2"/>
          </w:rPr>
          <w:delText>配储及线路工程计算费用，明确</w:delText>
        </w:r>
      </w:del>
      <w:del w:id="5328" w:author="白日梦想家" w:date="2026-10-26T15:34:09Z">
        <w:r>
          <w:rPr>
            <w:rFonts w:hint="default" w:ascii="Times New Roman" w:hAnsi="Times New Roman" w:eastAsia="方正仿宋_GBK" w:cs="Times New Roman"/>
            <w:b w:val="0"/>
            <w:bCs w:val="0"/>
            <w:i w:val="0"/>
            <w:iCs w:val="0"/>
            <w:sz w:val="32"/>
            <w:szCs w:val="32"/>
            <w:rPrChange w:id="5329" w:author="xh" w:date="2026-10-26T10:02:03Z">
              <w:rPr>
                <w:rFonts w:hint="eastAsia" w:ascii="方正仿宋_GBK" w:hAnsi="方正仿宋_GBK" w:eastAsia="方正仿宋_GBK" w:cs="Times New Roman"/>
                <w:sz w:val="32"/>
                <w:szCs w:val="32"/>
              </w:rPr>
            </w:rPrChange>
            <w:woUserID w:val="2"/>
          </w:rPr>
          <w:delText>投运年份</w:delText>
        </w:r>
      </w:del>
      <w:ins w:id="5330" w:author="xh" w:date="2026-10-26T10:02:03Z">
        <w:del w:id="5331" w:author="白日梦想家" w:date="2026-10-26T15:34:09Z">
          <w:r>
            <w:rPr>
              <w:rFonts w:hint="default" w:ascii="Times New Roman" w:hAnsi="Times New Roman" w:eastAsia="方正仿宋_GBK" w:cs="Times New Roman"/>
              <w:b w:val="0"/>
              <w:bCs w:val="0"/>
              <w:i w:val="0"/>
              <w:iCs w:val="0"/>
              <w:sz w:val="32"/>
              <w:szCs w:val="32"/>
              <w:rPrChange w:id="5332" w:author="xh" w:date="2026-10-26T10:02:03Z">
                <w:rPr>
                  <w:rFonts w:hint="eastAsia" w:ascii="方正仿宋_GBK" w:hAnsi="方正仿宋_GBK" w:eastAsia="方正仿宋_GBK" w:cs="Times New Roman"/>
                  <w:sz w:val="32"/>
                  <w:szCs w:val="32"/>
                </w:rPr>
              </w:rPrChange>
              <w:woUserID w:val="2"/>
            </w:rPr>
            <w:delText>。新增线路、储能</w:delText>
          </w:r>
        </w:del>
      </w:ins>
      <w:del w:id="5333" w:author="白日梦想家" w:date="2026-10-26T15:34:09Z">
        <w:r>
          <w:rPr>
            <w:rFonts w:hint="default" w:ascii="Times New Roman" w:hAnsi="Times New Roman" w:eastAsia="方正仿宋_GBK" w:cs="Times New Roman"/>
            <w:b w:val="0"/>
            <w:bCs w:val="0"/>
            <w:i w:val="0"/>
            <w:iCs w:val="0"/>
            <w:sz w:val="32"/>
            <w:szCs w:val="32"/>
            <w:rPrChange w:id="5334" w:author="xh" w:date="2026-10-26T10:02:03Z">
              <w:rPr>
                <w:rFonts w:hint="eastAsia" w:ascii="方正仿宋_GBK" w:hAnsi="方正仿宋_GBK" w:eastAsia="方正仿宋_GBK" w:cs="Times New Roman"/>
                <w:sz w:val="32"/>
                <w:szCs w:val="32"/>
              </w:rPr>
            </w:rPrChange>
            <w:woUserID w:val="2"/>
          </w:rPr>
          <w:delText>和</w:delText>
        </w:r>
      </w:del>
      <w:ins w:id="5335" w:author="xh" w:date="2026-10-26T10:02:03Z">
        <w:del w:id="5336" w:author="白日梦想家" w:date="2026-10-26T15:34:09Z">
          <w:r>
            <w:rPr>
              <w:rFonts w:hint="default" w:ascii="Times New Roman" w:hAnsi="Times New Roman" w:eastAsia="方正仿宋_GBK" w:cs="Times New Roman"/>
              <w:b w:val="0"/>
              <w:bCs w:val="0"/>
              <w:i w:val="0"/>
              <w:iCs w:val="0"/>
              <w:sz w:val="32"/>
              <w:szCs w:val="32"/>
              <w:rPrChange w:id="5337" w:author="xh" w:date="2026-10-26T10:02:03Z">
                <w:rPr>
                  <w:rFonts w:hint="eastAsia" w:ascii="方正仿宋_GBK" w:hAnsi="方正仿宋_GBK" w:eastAsia="方正仿宋_GBK" w:cs="Times New Roman"/>
                  <w:sz w:val="32"/>
                  <w:szCs w:val="32"/>
                </w:rPr>
              </w:rPrChange>
              <w:woUserID w:val="2"/>
            </w:rPr>
            <w:delText>主变统一计价，按满足任务的具体可行方案比较费用</w:delText>
          </w:r>
        </w:del>
      </w:ins>
      <w:del w:id="5338" w:author="白日梦想家" w:date="2026-10-26T15:34:09Z">
        <w:r>
          <w:rPr>
            <w:rFonts w:hint="eastAsia" w:ascii="方正仿宋_GBK" w:hAnsi="方正仿宋_GBK" w:eastAsia="方正仿宋_GBK" w:cs="Times New Roman"/>
            <w:sz w:val="32"/>
            <w:szCs w:val="32"/>
            <w:woUserID w:val="2"/>
          </w:rPr>
          <w:delText>负荷转接安排</w:delText>
        </w:r>
      </w:del>
      <w:del w:id="5339" w:author="白日梦想家" w:date="2026-10-26T15:34:09Z">
        <w:r>
          <w:rPr>
            <w:rFonts w:hint="default" w:ascii="Times New Roman" w:hAnsi="Times New Roman" w:eastAsia="方正仿宋_GBK" w:cs="Times New Roman"/>
            <w:b w:val="0"/>
            <w:bCs w:val="0"/>
            <w:i w:val="0"/>
            <w:iCs w:val="0"/>
            <w:sz w:val="32"/>
            <w:szCs w:val="32"/>
            <w:rPrChange w:id="5340" w:author="xh" w:date="2026-10-26T10:02:03Z">
              <w:rPr>
                <w:rFonts w:hint="eastAsia" w:ascii="方正仿宋_GBK" w:hAnsi="方正仿宋_GBK" w:eastAsia="方正仿宋_GBK" w:cs="Times New Roman"/>
                <w:sz w:val="32"/>
                <w:szCs w:val="32"/>
              </w:rPr>
            </w:rPrChange>
            <w:woUserID w:val="2"/>
          </w:rPr>
          <w:delText>。</w:delText>
        </w:r>
      </w:del>
    </w:p>
    <w:p w14:paraId="4BC5B030">
      <w:pPr>
        <w:pStyle w:val="8"/>
        <w:widowControl/>
        <w:adjustRightInd w:val="0"/>
        <w:snapToGrid w:val="0"/>
        <w:ind w:firstLine="641" w:firstLineChars="200"/>
        <w:rPr>
          <w:del w:id="5342" w:author="xh" w:date="2026-10-26T10:03:41Z"/>
          <w:rFonts w:hint="eastAsia" w:ascii="方正仿宋_GBK" w:hAnsi="方正仿宋_GBK" w:eastAsia="方正仿宋_GBK" w:cs="Times New Roman"/>
          <w:sz w:val="32"/>
          <w:szCs w:val="32"/>
          <w:highlight w:val="none"/>
          <w14:ligatures w14:val="standardContextual"/>
        </w:rPr>
        <w:pPrChange w:id="5341" w:author="白日梦想家" w:date="2026-10-26T15:38:54Z">
          <w:pPr>
            <w:widowControl/>
            <w:adjustRightInd w:val="0"/>
            <w:snapToGrid w:val="0"/>
            <w:spacing w:line="560" w:lineRule="exact"/>
            <w:ind w:firstLine="641" w:firstLineChars="200"/>
          </w:pPr>
        </w:pPrChange>
      </w:pPr>
      <w:del w:id="5343" w:author="xh" w:date="2026-10-26T10:03:41Z">
        <w:r>
          <w:rPr>
            <w:rFonts w:hint="eastAsia" w:ascii="方正楷体_GBK" w:hAnsi="方正楷体_GBK" w:eastAsia="方正楷体_GBK" w:cs="方正楷体_GBK"/>
            <w:b/>
            <w:sz w:val="32"/>
            <w:szCs w:val="32"/>
          </w:rPr>
          <w:delText>三是按设备配置回算最终容载比。</w:delText>
        </w:r>
      </w:del>
      <w:del w:id="5344"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5ABF66E8">
      <w:pPr>
        <w:keepNext/>
        <w:keepLines w:val="0"/>
        <w:widowControl/>
        <w:suppressLineNumbers w:val="0"/>
        <w:adjustRightInd w:val="0"/>
        <w:snapToGrid w:val="0"/>
        <w:spacing w:before="0" w:beforeAutospacing="0" w:after="0" w:afterAutospacing="0" w:line="560" w:lineRule="exact"/>
        <w:ind w:left="0" w:right="0" w:firstLine="641" w:firstLineChars="200"/>
        <w:jc w:val="left"/>
        <w:outlineLvl w:val="1"/>
        <w:rPr>
          <w:ins w:id="5346" w:author="白日梦想家" w:date="2026-10-26T16:38:12Z"/>
          <w:rFonts w:hint="eastAsia" w:ascii="方正仿宋_GBK" w:hAnsi="方正仿宋_GBK" w:eastAsia="方正仿宋_GBK" w:cs="方正仿宋_GBK"/>
          <w:b/>
          <w:bCs/>
          <w:kern w:val="0"/>
          <w:sz w:val="32"/>
          <w:szCs w:val="32"/>
          <w:lang w:eastAsia="zh" w:bidi="ar"/>
          <w:rPrChange w:id="5347" w:author="白日梦想家" w:date="2026-10-26T16:41:08Z">
            <w:rPr>
              <w:ins w:id="5348" w:author="白日梦想家" w:date="2026-10-26T16:38:12Z"/>
              <w:woUserID w:val="2"/>
            </w:rPr>
          </w:rPrChange>
          <w:woUserID w:val="2"/>
        </w:rPr>
        <w:pPrChange w:id="5345" w:author="白日梦想家" w:date="2026-10-26T16:38:18Z">
          <w:pPr>
            <w:keepNext w:val="0"/>
            <w:keepLines w:val="0"/>
            <w:widowControl/>
            <w:suppressLineNumbers w:val="0"/>
            <w:spacing w:before="0" w:beforeAutospacing="1" w:after="200" w:afterAutospacing="0" w:line="273" w:lineRule="auto"/>
            <w:ind w:left="0" w:right="0"/>
            <w:jc w:val="left"/>
          </w:pPr>
        </w:pPrChange>
      </w:pPr>
      <w:r>
        <w:rPr>
          <w:rFonts w:hint="default" w:ascii="Times New Roman" w:hAnsi="Times New Roman" w:eastAsia="方正楷体_GBK" w:cs="Times New Roman"/>
          <w:b/>
          <w:bCs/>
          <w:i w:val="0"/>
          <w:iCs w:val="0"/>
          <w:sz w:val="32"/>
          <w:szCs w:val="32"/>
          <w:rPrChange w:id="5349" w:author="白日梦想家" w:date="2026-10-27T10:21:28Z">
            <w:rPr>
              <w:rFonts w:hint="eastAsia" w:ascii="方正楷体_GBK" w:hAnsi="方正楷体_GBK" w:eastAsia="方正楷体_GBK" w:cs="方正楷体_GBK"/>
              <w:b/>
              <w:bCs/>
              <w:sz w:val="32"/>
              <w:szCs w:val="32"/>
            </w:rPr>
          </w:rPrChange>
        </w:rPr>
        <w:t>（二）</w:t>
      </w:r>
      <w:ins w:id="5350" w:author="白日梦想家" w:date="2026-10-26T16:38:12Z">
        <w:r>
          <w:rPr>
            <w:rFonts w:hint="default" w:ascii="方正楷体_GBK" w:hAnsi="方正楷体_GBK" w:eastAsia="方正楷体_GBK" w:cs="方正楷体_GBK"/>
            <w:b/>
            <w:bCs/>
            <w:kern w:val="0"/>
            <w:sz w:val="32"/>
            <w:szCs w:val="32"/>
            <w:lang w:val="en-US" w:eastAsia="zh-CN" w:bidi="ar"/>
            <w:rPrChange w:id="5351" w:author="白日梦想家" w:date="2026-10-27T10:21:28Z">
              <w:rPr>
                <w:rFonts w:hint="default" w:ascii="方正楷体_GBK" w:hAnsi="方正楷体_GBK" w:eastAsia="方正楷体_GBK" w:cs="方正楷体_GBK"/>
                <w:b w:val="0"/>
                <w:kern w:val="0"/>
                <w:sz w:val="32"/>
                <w:szCs w:val="32"/>
                <w:lang w:val="en-US" w:eastAsia="zh-CN" w:bidi="ar"/>
                <w:woUserID w:val="2"/>
              </w:rPr>
            </w:rPrChange>
            <w:woUserID w:val="2"/>
          </w:rPr>
          <w:t>结合站级双向承载论证容载比取值</w:t>
        </w:r>
      </w:ins>
    </w:p>
    <w:p w14:paraId="6A57273D">
      <w:pPr>
        <w:keepNext w:val="0"/>
        <w:widowControl/>
        <w:adjustRightInd w:val="0"/>
        <w:snapToGrid w:val="0"/>
        <w:spacing w:line="560" w:lineRule="exact"/>
        <w:ind w:firstLine="640" w:firstLineChars="200"/>
        <w:outlineLvl w:val="1"/>
        <w:rPr>
          <w:rFonts w:hint="eastAsia" w:ascii="方正楷体_GBK" w:hAnsi="方正楷体_GBK" w:eastAsia="方正楷体_GBK" w:cs="方正楷体_GBK"/>
          <w:b/>
          <w:bCs/>
          <w:sz w:val="32"/>
          <w:szCs w:val="32"/>
          <w:highlight w:val="none"/>
        </w:rPr>
        <w:pPrChange w:id="5353" w:author="白日梦想家" w:date="2026-10-26T16:41:11Z">
          <w:pPr>
            <w:keepNext/>
            <w:widowControl/>
            <w:adjustRightInd w:val="0"/>
            <w:snapToGrid w:val="0"/>
            <w:spacing w:line="560" w:lineRule="exact"/>
            <w:ind w:firstLine="641" w:firstLineChars="200"/>
            <w:outlineLvl w:val="1"/>
          </w:pPr>
        </w:pPrChange>
      </w:pPr>
      <w:ins w:id="5354" w:author="xh" w:date="2026-10-26T10:05:19Z">
        <w:del w:id="5355" w:author="白日梦想家" w:date="2026-10-26T16:38:12Z">
          <w:r>
            <w:rPr>
              <w:rFonts w:hint="default" w:ascii="方正仿宋_GBK" w:hAnsi="方正仿宋_GBK" w:eastAsia="方正仿宋_GBK" w:cs="方正仿宋_GBK"/>
              <w:b/>
              <w:bCs/>
              <w:kern w:val="0"/>
              <w:sz w:val="32"/>
              <w:szCs w:val="32"/>
              <w:lang w:eastAsia="zh" w:bidi="ar"/>
              <w:rPrChange w:id="5356" w:author="白日梦想家" w:date="2026-10-26T16:41:08Z">
                <w:rPr>
                  <w:rFonts w:hint="eastAsia" w:ascii="方正楷体_GBK" w:hAnsi="方正楷体_GBK" w:eastAsia="方正楷体_GBK" w:cs="方正楷体_GBK"/>
                  <w:b/>
                  <w:bCs/>
                  <w:sz w:val="32"/>
                  <w:szCs w:val="32"/>
                </w:rPr>
              </w:rPrChange>
              <w:woUserID w:val="2"/>
            </w:rPr>
            <w:delText>结</w:delText>
          </w:r>
        </w:del>
      </w:ins>
      <w:del w:id="5357" w:author="白日梦想家" w:date="2026-10-26T16:38:12Z">
        <w:r>
          <w:rPr>
            <w:rFonts w:hint="eastAsia" w:ascii="方正仿宋_GBK" w:hAnsi="方正仿宋_GBK" w:eastAsia="方正仿宋_GBK" w:cs="方正仿宋_GBK"/>
            <w:b/>
            <w:bCs/>
            <w:kern w:val="0"/>
            <w:sz w:val="32"/>
            <w:szCs w:val="32"/>
            <w:lang w:eastAsia="zh" w:bidi="ar"/>
            <w:rPrChange w:id="5358" w:author="白日梦想家" w:date="2026-10-26T16:41:08Z">
              <w:rPr>
                <w:rFonts w:hint="eastAsia" w:ascii="方正楷体_GBK" w:hAnsi="方正楷体_GBK" w:eastAsia="方正楷体_GBK" w:cs="方正楷体_GBK"/>
                <w:b/>
                <w:bCs/>
                <w:sz w:val="32"/>
                <w:szCs w:val="32"/>
                <w:woUserID w:val="2"/>
              </w:rPr>
            </w:rPrChange>
            <w:woUserID w:val="2"/>
          </w:rPr>
          <w:delText>区分片区供电任务，</w:delText>
        </w:r>
      </w:del>
      <w:del w:id="5359" w:author="白日梦想家" w:date="2026-10-26T16:38:12Z">
        <w:r>
          <w:rPr>
            <w:rFonts w:hint="default" w:ascii="方正仿宋_GBK" w:hAnsi="方正仿宋_GBK" w:eastAsia="方正仿宋_GBK" w:cs="方正仿宋_GBK"/>
            <w:b/>
            <w:bCs/>
            <w:kern w:val="0"/>
            <w:sz w:val="32"/>
            <w:szCs w:val="32"/>
            <w:lang w:eastAsia="zh" w:bidi="ar"/>
            <w:rPrChange w:id="5360" w:author="白日梦想家" w:date="2026-10-26T16:41:08Z">
              <w:rPr>
                <w:rFonts w:hint="eastAsia" w:ascii="方正楷体_GBK" w:hAnsi="方正楷体_GBK" w:eastAsia="方正楷体_GBK" w:cs="方正楷体_GBK"/>
                <w:b/>
                <w:bCs/>
                <w:sz w:val="32"/>
                <w:szCs w:val="32"/>
              </w:rPr>
            </w:rPrChange>
            <w:woUserID w:val="2"/>
          </w:rPr>
          <w:delText>合</w:delText>
        </w:r>
      </w:del>
      <w:ins w:id="5361" w:author="xh" w:date="2026-10-26T10:05:19Z">
        <w:del w:id="5362" w:author="白日梦想家" w:date="2026-10-26T16:38:12Z">
          <w:r>
            <w:rPr>
              <w:rFonts w:hint="default" w:ascii="方正仿宋_GBK" w:hAnsi="方正仿宋_GBK" w:eastAsia="方正仿宋_GBK" w:cs="方正仿宋_GBK"/>
              <w:b/>
              <w:bCs/>
              <w:kern w:val="0"/>
              <w:sz w:val="32"/>
              <w:szCs w:val="32"/>
              <w:lang w:eastAsia="zh" w:bidi="ar"/>
              <w:rPrChange w:id="5363" w:author="白日梦想家" w:date="2026-10-26T16:41:08Z">
                <w:rPr>
                  <w:rFonts w:hint="eastAsia" w:ascii="方正楷体_GBK" w:hAnsi="方正楷体_GBK" w:eastAsia="方正楷体_GBK" w:cs="方正楷体_GBK"/>
                  <w:b/>
                  <w:bCs/>
                  <w:sz w:val="32"/>
                  <w:szCs w:val="32"/>
                </w:rPr>
              </w:rPrChange>
              <w:woUserID w:val="2"/>
            </w:rPr>
            <w:delText>网络条件论证容载比取值</w:delText>
          </w:r>
        </w:del>
      </w:ins>
      <w:del w:id="5364" w:author="白日梦想家" w:date="2026-10-26T16:38:12Z">
        <w:r>
          <w:rPr>
            <w:rFonts w:hint="eastAsia" w:ascii="方正仿宋_GBK" w:hAnsi="方正仿宋_GBK" w:eastAsia="方正仿宋_GBK" w:cs="方正仿宋_GBK"/>
            <w:b/>
            <w:bCs/>
            <w:kern w:val="0"/>
            <w:sz w:val="32"/>
            <w:szCs w:val="32"/>
            <w:lang w:eastAsia="zh" w:bidi="ar"/>
            <w:rPrChange w:id="5365" w:author="白日梦想家" w:date="2026-10-26T16:41:08Z">
              <w:rPr>
                <w:rFonts w:hint="eastAsia" w:ascii="方正楷体_GBK" w:hAnsi="方正楷体_GBK" w:eastAsia="方正楷体_GBK" w:cs="方正楷体_GBK"/>
                <w:b/>
                <w:bCs/>
                <w:sz w:val="32"/>
                <w:szCs w:val="32"/>
                <w:woUserID w:val="2"/>
              </w:rPr>
            </w:rPrChange>
            <w:woUserID w:val="2"/>
          </w:rPr>
          <w:delText>理组合补强措施</w:delText>
        </w:r>
      </w:del>
      <w:ins w:id="5366" w:author="白日梦想家" w:date="2026-10-26T16:40:05Z">
        <w:r>
          <w:rPr>
            <w:rFonts w:hint="eastAsia" w:ascii="方正仿宋_GBK" w:hAnsi="方正仿宋_GBK" w:eastAsia="方正仿宋_GBK" w:cs="方正仿宋_GBK"/>
            <w:b/>
            <w:bCs/>
            <w:kern w:val="0"/>
            <w:sz w:val="32"/>
            <w:szCs w:val="32"/>
            <w:lang w:val="en-US" w:eastAsia="zh" w:bidi="ar"/>
            <w:woUserID w:val="2"/>
          </w:rPr>
          <w:t>目标：</w:t>
        </w:r>
      </w:ins>
      <w:ins w:id="5367" w:author="白日梦想家" w:date="2026-10-26T16:40:15Z">
        <w:r>
          <w:rPr>
            <w:rFonts w:hint="default" w:ascii="方正仿宋_GBK" w:hAnsi="方正仿宋_GBK" w:eastAsia="方正仿宋_GBK" w:cs="方正仿宋_GBK"/>
            <w:b w:val="0"/>
            <w:kern w:val="0"/>
            <w:sz w:val="32"/>
            <w:szCs w:val="32"/>
            <w:lang w:val="en-US" w:eastAsia="zh-CN" w:bidi="ar"/>
            <w:woUserID w:val="2"/>
          </w:rPr>
          <w:t>推荐矩阵仅为容量初选、未考虑具体设备配置差异，直接套用可能与实际供电能力脱节的问题，</w:t>
        </w:r>
      </w:ins>
      <w:ins w:id="5368" w:author="白日梦想家" w:date="2026-10-26T16:41:21Z">
        <w:r>
          <w:rPr>
            <w:rFonts w:hint="eastAsia" w:ascii="方正仿宋_GBK" w:hAnsi="方正仿宋_GBK" w:eastAsia="方正仿宋_GBK" w:cs="方正仿宋_GBK"/>
            <w:b w:val="0"/>
            <w:kern w:val="0"/>
            <w:sz w:val="32"/>
            <w:szCs w:val="32"/>
            <w:lang w:val="en-US" w:eastAsia="zh" w:bidi="ar"/>
            <w:woUserID w:val="2"/>
          </w:rPr>
          <w:t>规划</w:t>
        </w:r>
      </w:ins>
      <w:ins w:id="5369" w:author="白日梦想家" w:date="2026-10-26T16:41:22Z">
        <w:r>
          <w:rPr>
            <w:rFonts w:hint="eastAsia" w:ascii="方正仿宋_GBK" w:hAnsi="方正仿宋_GBK" w:eastAsia="方正仿宋_GBK" w:cs="方正仿宋_GBK"/>
            <w:b w:val="0"/>
            <w:kern w:val="0"/>
            <w:sz w:val="32"/>
            <w:szCs w:val="32"/>
            <w:lang w:val="en-US" w:eastAsia="zh" w:bidi="ar"/>
            <w:woUserID w:val="2"/>
          </w:rPr>
          <w:t>人员</w:t>
        </w:r>
      </w:ins>
      <w:ins w:id="5370" w:author="白日梦想家" w:date="2026-10-26T16:41:24Z">
        <w:r>
          <w:rPr>
            <w:rFonts w:hint="eastAsia" w:ascii="方正仿宋_GBK" w:hAnsi="方正仿宋_GBK" w:eastAsia="方正仿宋_GBK" w:cs="方正仿宋_GBK"/>
            <w:b w:val="0"/>
            <w:kern w:val="0"/>
            <w:sz w:val="32"/>
            <w:szCs w:val="32"/>
            <w:lang w:val="en-US" w:eastAsia="zh" w:bidi="ar"/>
            <w:woUserID w:val="2"/>
          </w:rPr>
          <w:t>需</w:t>
        </w:r>
      </w:ins>
      <w:ins w:id="5371" w:author="白日梦想家" w:date="2026-10-26T16:40:15Z">
        <w:r>
          <w:rPr>
            <w:rFonts w:hint="default" w:ascii="方正仿宋_GBK" w:hAnsi="方正仿宋_GBK" w:eastAsia="方正仿宋_GBK" w:cs="方正仿宋_GBK"/>
            <w:b w:val="0"/>
            <w:kern w:val="0"/>
            <w:sz w:val="32"/>
            <w:szCs w:val="32"/>
            <w:lang w:val="en-US" w:eastAsia="zh-CN" w:bidi="ar"/>
            <w:woUserID w:val="2"/>
          </w:rPr>
          <w:t>将矩阵取值与站级校核相衔接</w:t>
        </w:r>
      </w:ins>
      <w:ins w:id="5372" w:author="白日梦想家" w:date="2026-10-26T16:41:38Z">
        <w:r>
          <w:rPr>
            <w:rFonts w:hint="eastAsia" w:ascii="方正仿宋_GBK" w:hAnsi="方正仿宋_GBK" w:eastAsia="方正仿宋_GBK" w:cs="方正仿宋_GBK"/>
            <w:b w:val="0"/>
            <w:kern w:val="0"/>
            <w:sz w:val="32"/>
            <w:szCs w:val="32"/>
            <w:lang w:val="en-US" w:eastAsia="zh" w:bidi="ar"/>
            <w:woUserID w:val="2"/>
          </w:rPr>
          <w:t>，</w:t>
        </w:r>
      </w:ins>
      <w:ins w:id="5373" w:author="白日梦想家" w:date="2026-10-26T16:41:03Z">
        <w:r>
          <w:rPr>
            <w:rFonts w:hint="default" w:ascii="方正仿宋_GBK" w:hAnsi="方正仿宋_GBK" w:eastAsia="方正仿宋_GBK" w:cs="方正仿宋_GBK"/>
            <w:b w:val="0"/>
            <w:kern w:val="0"/>
            <w:sz w:val="32"/>
            <w:szCs w:val="32"/>
            <w:lang w:val="en-US" w:eastAsia="zh-CN" w:bidi="ar"/>
            <w:woUserID w:val="2"/>
          </w:rPr>
          <w:t>减少“</w:t>
        </w:r>
      </w:ins>
      <w:ins w:id="5374" w:author="白日梦想家" w:date="2026-10-26T16:41:53Z">
        <w:r>
          <w:rPr>
            <w:rFonts w:hint="eastAsia" w:ascii="方正仿宋_GBK" w:hAnsi="方正仿宋_GBK" w:eastAsia="方正仿宋_GBK" w:cs="方正仿宋_GBK"/>
            <w:b w:val="0"/>
            <w:kern w:val="0"/>
            <w:sz w:val="32"/>
            <w:szCs w:val="32"/>
            <w:lang w:val="en-US" w:eastAsia="zh" w:bidi="ar"/>
            <w:woUserID w:val="2"/>
          </w:rPr>
          <w:t>地区</w:t>
        </w:r>
      </w:ins>
      <w:ins w:id="5375" w:author="白日梦想家" w:date="2026-10-26T16:41:44Z">
        <w:r>
          <w:rPr>
            <w:rFonts w:hint="eastAsia" w:ascii="方正仿宋_GBK" w:hAnsi="方正仿宋_GBK" w:eastAsia="方正仿宋_GBK" w:cs="方正仿宋_GBK"/>
            <w:b w:val="0"/>
            <w:kern w:val="0"/>
            <w:sz w:val="32"/>
            <w:szCs w:val="32"/>
            <w:lang w:val="en-US" w:eastAsia="zh" w:bidi="ar"/>
            <w:woUserID w:val="2"/>
          </w:rPr>
          <w:t>容载比</w:t>
        </w:r>
      </w:ins>
      <w:ins w:id="5376" w:author="白日梦想家" w:date="2026-10-26T16:41:03Z">
        <w:r>
          <w:rPr>
            <w:rFonts w:hint="default" w:ascii="方正仿宋_GBK" w:hAnsi="方正仿宋_GBK" w:eastAsia="方正仿宋_GBK" w:cs="方正仿宋_GBK"/>
            <w:b w:val="0"/>
            <w:kern w:val="0"/>
            <w:sz w:val="32"/>
            <w:szCs w:val="32"/>
            <w:lang w:val="en-US" w:eastAsia="zh-CN" w:bidi="ar"/>
            <w:woUserID w:val="2"/>
          </w:rPr>
          <w:t>够、局部不够”和“整体过度配置”两类偏差。</w:t>
        </w:r>
      </w:ins>
    </w:p>
    <w:p w14:paraId="5CEE088E">
      <w:pPr>
        <w:keepNext w:val="0"/>
        <w:keepLines w:val="0"/>
        <w:widowControl/>
        <w:suppressLineNumbers w:val="0"/>
        <w:spacing w:before="0" w:beforeAutospacing="0" w:after="0" w:afterAutospacing="0" w:line="560" w:lineRule="exact"/>
        <w:ind w:left="0" w:right="0" w:firstLine="640"/>
        <w:jc w:val="both"/>
        <w:rPr>
          <w:ins w:id="5378" w:author="白日梦想家" w:date="2026-10-26T16:38:41Z"/>
          <w:rFonts w:ascii="Times New Roman" w:hAnsi="Times New Roman" w:eastAsia="方正楷体_GBK" w:cs="Times New Roman"/>
          <w:b/>
          <w:bCs/>
          <w:sz w:val="32"/>
          <w:szCs w:val="32"/>
          <w:rPrChange w:id="5379" w:author="白日梦想家" w:date="2026-10-26T16:42:14Z">
            <w:rPr>
              <w:ins w:id="5380" w:author="白日梦想家" w:date="2026-10-26T16:38:41Z"/>
              <w:woUserID w:val="2"/>
            </w:rPr>
          </w:rPrChange>
          <w:woUserID w:val="0"/>
        </w:rPr>
        <w:pPrChange w:id="5377" w:author="白日梦想家" w:date="2026-10-26T16:38:47Z">
          <w:pPr>
            <w:keepNext w:val="0"/>
            <w:keepLines w:val="0"/>
            <w:widowControl/>
            <w:suppressLineNumbers w:val="0"/>
            <w:spacing w:before="0" w:beforeAutospacing="1" w:after="200" w:afterAutospacing="0" w:line="273" w:lineRule="auto"/>
            <w:ind w:left="0" w:right="0"/>
            <w:jc w:val="left"/>
          </w:pPr>
        </w:pPrChange>
      </w:pPr>
      <w:ins w:id="5381" w:author="白日梦想家" w:date="2026-10-26T16:38:41Z">
        <w:r>
          <w:rPr>
            <w:rFonts w:hint="default" w:ascii="方正仿宋_GBK" w:hAnsi="方正仿宋_GBK" w:eastAsia="方正仿宋_GBK" w:cs="方正仿宋_GBK"/>
            <w:b/>
            <w:bCs w:val="0"/>
            <w:kern w:val="0"/>
            <w:sz w:val="32"/>
            <w:szCs w:val="32"/>
            <w:lang w:val="en-US" w:eastAsia="zh-CN" w:bidi="ar"/>
            <w:woUserID w:val="2"/>
          </w:rPr>
          <w:t>措施：</w:t>
        </w:r>
      </w:ins>
      <w:ins w:id="5382" w:author="白日梦想家" w:date="2026-10-26T16:38:41Z">
        <w:r>
          <w:rPr>
            <w:rFonts w:hint="default" w:ascii="方正仿宋_GBK" w:hAnsi="方正仿宋_GBK" w:eastAsia="方正仿宋_GBK" w:cs="方正仿宋_GBK"/>
            <w:b/>
            <w:bCs/>
            <w:kern w:val="0"/>
            <w:sz w:val="32"/>
            <w:szCs w:val="32"/>
            <w:lang w:val="en-US" w:eastAsia="zh-CN" w:bidi="ar"/>
            <w:rPrChange w:id="5383" w:author="白日梦想家" w:date="2026-10-26T16:38:5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384" w:author="白日梦想家" w:date="2026-10-26T16:38:41Z">
        <w:r>
          <w:rPr>
            <w:rFonts w:hint="default" w:ascii="方正仿宋_GBK" w:hAnsi="方正仿宋_GBK" w:eastAsia="方正仿宋_GBK" w:cs="方正仿宋_GBK"/>
            <w:b w:val="0"/>
            <w:kern w:val="0"/>
            <w:sz w:val="32"/>
            <w:szCs w:val="32"/>
            <w:lang w:val="en-US" w:eastAsia="zh-CN" w:bidi="ar"/>
            <w:woUserID w:val="2"/>
          </w:rPr>
          <w:t>核定既有转供能力。以逐站可转功率为上限，核实可切换区段、共享馈线余量和受端主变能力，明确联络措施可承担的实际供电任务</w:t>
        </w:r>
      </w:ins>
      <w:ins w:id="5385" w:author="白日梦想家" w:date="2026-10-26T17:18:24Z">
        <w:r>
          <w:rPr>
            <w:rFonts w:hint="eastAsia" w:ascii="方正仿宋_GBK" w:hAnsi="方正仿宋_GBK" w:eastAsia="方正仿宋_GBK" w:cs="方正仿宋_GBK"/>
            <w:b w:val="0"/>
            <w:kern w:val="0"/>
            <w:sz w:val="32"/>
            <w:szCs w:val="32"/>
            <w:lang w:val="en-US" w:eastAsia="zh" w:bidi="ar"/>
            <w:woUserID w:val="2"/>
          </w:rPr>
          <w:t>；</w:t>
        </w:r>
      </w:ins>
      <w:ins w:id="5386" w:author="白日梦想家" w:date="2026-10-26T16:38:41Z">
        <w:r>
          <w:rPr>
            <w:rFonts w:hint="default" w:ascii="方正仿宋_GBK" w:hAnsi="方正仿宋_GBK" w:eastAsia="方正仿宋_GBK" w:cs="方正仿宋_GBK"/>
            <w:b/>
            <w:bCs/>
            <w:kern w:val="0"/>
            <w:sz w:val="32"/>
            <w:szCs w:val="32"/>
            <w:lang w:val="en-US" w:eastAsia="zh-CN" w:bidi="ar"/>
            <w:rPrChange w:id="5387" w:author="白日梦想家" w:date="2026-10-26T16:39:02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388" w:author="白日梦想家" w:date="2026-10-26T16:38:41Z">
        <w:r>
          <w:rPr>
            <w:rFonts w:hint="default" w:ascii="方正仿宋_GBK" w:hAnsi="方正仿宋_GBK" w:eastAsia="方正仿宋_GBK" w:cs="方正仿宋_GBK"/>
            <w:b w:val="0"/>
            <w:kern w:val="0"/>
            <w:sz w:val="32"/>
            <w:szCs w:val="32"/>
            <w:lang w:val="en-US" w:eastAsia="zh-CN" w:bidi="ar"/>
            <w:woUserID w:val="2"/>
          </w:rPr>
          <w:t>按缺口持续时间配置储能。结合站点日间反送与晚间高峰的功率缺口持续时间校核储能有效支撑能力，使储能容量与本地双向缺口相匹配</w:t>
        </w:r>
      </w:ins>
      <w:ins w:id="5389" w:author="白日梦想家" w:date="2026-10-26T16:38:41Z">
        <w:del w:id="5390" w:author="xh" w:date="2026-10-27T08:01:20Z">
          <w:r>
            <w:rPr>
              <w:rFonts w:hint="default" w:ascii="方正仿宋_GBK" w:hAnsi="方正仿宋_GBK" w:eastAsia="方正仿宋_GBK" w:cs="方正仿宋_GBK"/>
              <w:b w:val="0"/>
              <w:kern w:val="0"/>
              <w:sz w:val="32"/>
              <w:szCs w:val="32"/>
              <w:lang w:val="en-US" w:eastAsia="zh-CN" w:bidi="ar"/>
              <w:woUserID w:val="2"/>
            </w:rPr>
            <w:delText>，而非简单按比例配置</w:delText>
          </w:r>
        </w:del>
      </w:ins>
      <w:ins w:id="5391" w:author="白日梦想家" w:date="2026-10-26T17:18:25Z">
        <w:r>
          <w:rPr>
            <w:rFonts w:hint="eastAsia" w:ascii="方正仿宋_GBK" w:hAnsi="方正仿宋_GBK" w:eastAsia="方正仿宋_GBK" w:cs="方正仿宋_GBK"/>
            <w:b w:val="0"/>
            <w:kern w:val="0"/>
            <w:sz w:val="32"/>
            <w:szCs w:val="32"/>
            <w:lang w:val="en-US" w:eastAsia="zh" w:bidi="ar"/>
            <w:woUserID w:val="2"/>
          </w:rPr>
          <w:t>；</w:t>
        </w:r>
      </w:ins>
      <w:ins w:id="5392" w:author="白日梦想家" w:date="2026-10-26T16:38:41Z">
        <w:r>
          <w:rPr>
            <w:rFonts w:hint="default" w:ascii="方正仿宋_GBK" w:hAnsi="方正仿宋_GBK" w:eastAsia="方正仿宋_GBK" w:cs="方正仿宋_GBK"/>
            <w:b/>
            <w:bCs/>
            <w:kern w:val="0"/>
            <w:sz w:val="32"/>
            <w:szCs w:val="32"/>
            <w:lang w:val="en-US" w:eastAsia="zh-CN" w:bidi="ar"/>
            <w:rPrChange w:id="5393" w:author="白日梦想家" w:date="2026-10-26T16:39:05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394" w:author="白日梦想家" w:date="2026-10-26T16:38:41Z">
        <w:r>
          <w:rPr>
            <w:rFonts w:hint="default" w:ascii="方正仿宋_GBK" w:hAnsi="方正仿宋_GBK" w:eastAsia="方正仿宋_GBK" w:cs="方正仿宋_GBK"/>
            <w:b w:val="0"/>
            <w:kern w:val="0"/>
            <w:sz w:val="32"/>
            <w:szCs w:val="32"/>
            <w:lang w:val="en-US" w:eastAsia="zh-CN" w:bidi="ar"/>
            <w:woUserID w:val="2"/>
          </w:rPr>
          <w:t>在统一约束下比选主变增容与</w:t>
        </w:r>
      </w:ins>
      <w:ins w:id="5395" w:author="白日梦想家" w:date="2026-10-26T16:39:26Z">
        <w:r>
          <w:rPr>
            <w:rFonts w:hint="eastAsia" w:ascii="方正仿宋_GBK" w:hAnsi="方正仿宋_GBK" w:eastAsia="方正仿宋_GBK" w:cs="方正仿宋_GBK"/>
            <w:b w:val="0"/>
            <w:kern w:val="0"/>
            <w:sz w:val="32"/>
            <w:szCs w:val="32"/>
            <w:lang w:val="en-US" w:eastAsia="zh" w:bidi="ar"/>
            <w:woUserID w:val="2"/>
          </w:rPr>
          <w:t>中压</w:t>
        </w:r>
      </w:ins>
      <w:ins w:id="5396" w:author="白日梦想家" w:date="2026-10-26T16:38:41Z">
        <w:r>
          <w:rPr>
            <w:rFonts w:hint="default" w:ascii="方正仿宋_GBK" w:hAnsi="方正仿宋_GBK" w:eastAsia="方正仿宋_GBK" w:cs="方正仿宋_GBK"/>
            <w:b w:val="0"/>
            <w:kern w:val="0"/>
            <w:sz w:val="32"/>
            <w:szCs w:val="32"/>
            <w:lang w:val="en-US" w:eastAsia="zh-CN" w:bidi="ar"/>
            <w:woUserID w:val="2"/>
          </w:rPr>
          <w:t>联络。在正常运行负载率不超过</w:t>
        </w:r>
      </w:ins>
      <w:ins w:id="5397" w:author="白日梦想家" w:date="2026-10-26T16:38:41Z">
        <w:r>
          <w:rPr>
            <w:rFonts w:hint="default" w:ascii="方正仿宋_GBK" w:hAnsi="方正仿宋_GBK" w:eastAsia="方正仿宋_GBK" w:cs="Times New Roman"/>
            <w:b w:val="0"/>
            <w:kern w:val="0"/>
            <w:sz w:val="32"/>
            <w:szCs w:val="32"/>
            <w:lang w:val="en-US" w:eastAsia="zh-CN" w:bidi="ar"/>
            <w:woUserID w:val="2"/>
          </w:rPr>
          <w:t>80%、主变N-1后剩余主变短时负载率不超过130%、反向潮流不超过80%的共同约束下，比较站内</w:t>
        </w:r>
      </w:ins>
      <w:ins w:id="5398" w:author="白日梦想家" w:date="2026-10-26T16:39:35Z">
        <w:r>
          <w:rPr>
            <w:rFonts w:hint="eastAsia" w:ascii="方正仿宋_GBK" w:hAnsi="方正仿宋_GBK" w:eastAsia="方正仿宋_GBK" w:cs="Times New Roman"/>
            <w:b w:val="0"/>
            <w:kern w:val="0"/>
            <w:sz w:val="32"/>
            <w:szCs w:val="32"/>
            <w:lang w:val="en-US" w:eastAsia="zh" w:bidi="ar"/>
            <w:woUserID w:val="2"/>
          </w:rPr>
          <w:t>主变</w:t>
        </w:r>
      </w:ins>
      <w:ins w:id="5399" w:author="白日梦想家" w:date="2026-10-26T16:39:41Z">
        <w:r>
          <w:rPr>
            <w:rFonts w:hint="eastAsia" w:ascii="方正仿宋_GBK" w:hAnsi="方正仿宋_GBK" w:eastAsia="方正仿宋_GBK" w:cs="Times New Roman"/>
            <w:b w:val="0"/>
            <w:kern w:val="0"/>
            <w:sz w:val="32"/>
            <w:szCs w:val="32"/>
            <w:lang w:val="en-US" w:eastAsia="zh" w:bidi="ar"/>
            <w:woUserID w:val="2"/>
          </w:rPr>
          <w:t>增容</w:t>
        </w:r>
      </w:ins>
      <w:ins w:id="5400" w:author="白日梦想家" w:date="2026-10-26T16:38:41Z">
        <w:r>
          <w:rPr>
            <w:rFonts w:hint="default" w:ascii="方正仿宋_GBK" w:hAnsi="方正仿宋_GBK" w:eastAsia="方正仿宋_GBK" w:cs="Times New Roman"/>
            <w:b w:val="0"/>
            <w:kern w:val="0"/>
            <w:sz w:val="32"/>
            <w:szCs w:val="32"/>
            <w:lang w:val="en-US" w:eastAsia="zh-CN" w:bidi="ar"/>
            <w:woUserID w:val="2"/>
          </w:rPr>
          <w:t>与新增联络的费用，确定各站点</w:t>
        </w:r>
      </w:ins>
      <w:ins w:id="5401" w:author="xh" w:date="2026-10-27T08:01:20Z">
        <w:r>
          <w:rPr>
            <w:rFonts w:hint="default" w:ascii="方正仿宋_GBK" w:hAnsi="方正仿宋_GBK" w:eastAsia="方正仿宋_GBK" w:cs="Times New Roman"/>
            <w:b w:val="0"/>
            <w:kern w:val="0"/>
            <w:sz w:val="32"/>
            <w:szCs w:val="32"/>
            <w:lang w:val="en-US" w:eastAsia="zh-CN" w:bidi="ar"/>
            <w:woUserID w:val="2"/>
          </w:rPr>
          <w:t>的可行经济</w:t>
        </w:r>
      </w:ins>
      <w:del w:id="5402" w:author="xh" w:date="2026-10-27T08:01:20Z">
        <w:r>
          <w:rPr>
            <w:rFonts w:hint="default" w:ascii="方正仿宋_GBK" w:hAnsi="方正仿宋_GBK" w:eastAsia="方正仿宋_GBK" w:cs="Times New Roman"/>
            <w:b w:val="0"/>
            <w:kern w:val="0"/>
            <w:sz w:val="32"/>
            <w:szCs w:val="32"/>
            <w:lang w:val="en-US" w:eastAsia="zh-CN" w:bidi="ar"/>
            <w:woUserID w:val="2"/>
          </w:rPr>
          <w:delText>最优措施</w:delText>
        </w:r>
      </w:del>
      <w:r>
        <w:rPr>
          <w:rFonts w:hint="default" w:ascii="方正仿宋_GBK" w:hAnsi="方正仿宋_GBK" w:eastAsia="方正仿宋_GBK" w:cs="Times New Roman"/>
          <w:b w:val="0"/>
          <w:kern w:val="0"/>
          <w:sz w:val="32"/>
          <w:szCs w:val="32"/>
          <w:lang w:val="en-US" w:eastAsia="zh-CN" w:bidi="ar"/>
          <w:woUserID w:val="2"/>
        </w:rPr>
        <w:t>组合。</w:t>
      </w:r>
    </w:p>
    <w:p w14:paraId="499C3886">
      <w:pPr>
        <w:widowControl/>
        <w:adjustRightInd w:val="0"/>
        <w:snapToGrid w:val="0"/>
        <w:spacing w:line="560" w:lineRule="exact"/>
        <w:ind w:firstLine="641" w:firstLineChars="200"/>
        <w:rPr>
          <w:del w:id="5403" w:author="白日梦想家" w:date="2026-10-26T16:38:41Z"/>
          <w:rFonts w:hint="default" w:ascii="Times New Roman" w:hAnsi="Times New Roman" w:eastAsia="方正楷体_GBK" w:cs="Times New Roman"/>
          <w:b/>
          <w:bCs/>
          <w:sz w:val="32"/>
          <w:szCs w:val="32"/>
          <w:highlight w:val="none"/>
          <w:rPrChange w:id="5404" w:author="白日梦想家" w:date="2026-10-26T16:42:14Z">
            <w:rPr>
              <w:del w:id="5405"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406" w:author="xh" w:date="2026-10-26T10:06:57Z">
        <w:del w:id="5407" w:author="白日梦想家" w:date="2026-10-26T16:38:41Z">
          <w:r>
            <w:rPr>
              <w:rFonts w:hint="default" w:ascii="Times New Roman" w:hAnsi="Times New Roman" w:eastAsia="方正楷体_GBK" w:cs="Times New Roman"/>
              <w:b/>
              <w:bCs/>
              <w:i w:val="0"/>
              <w:iCs w:val="0"/>
              <w:sz w:val="32"/>
              <w:szCs w:val="32"/>
              <w:rPrChange w:id="5408" w:author="白日梦想家" w:date="2026-10-26T16:42:14Z">
                <w:rPr>
                  <w:rFonts w:hint="eastAsia" w:ascii="方正仿宋_GBK" w:hAnsi="方正仿宋_GBK" w:eastAsia="方正仿宋_GBK" w:cs="Times New Roman"/>
                  <w:sz w:val="32"/>
                  <w:szCs w:val="32"/>
                </w:rPr>
              </w:rPrChange>
            </w:rPr>
            <w:delText>推荐矩阵用于容量初选，具体取值还需与站级双向承载、转供路径和储能持续支撑相衔接。对</w:delText>
          </w:r>
        </w:del>
      </w:ins>
      <w:del w:id="5409" w:author="白日梦想家" w:date="2026-10-26T16:38:41Z">
        <w:r>
          <w:rPr>
            <w:rFonts w:hint="default" w:ascii="Times New Roman" w:hAnsi="Times New Roman" w:eastAsia="方正楷体_GBK" w:cs="Times New Roman"/>
            <w:b/>
            <w:bCs/>
            <w:sz w:val="32"/>
            <w:szCs w:val="32"/>
            <w:rPrChange w:id="5410" w:author="白日梦想家" w:date="2026-10-26T16:42:14Z">
              <w:rPr>
                <w:rFonts w:hint="eastAsia" w:ascii="方正仿宋_GBK" w:hAnsi="方正仿宋_GBK" w:eastAsia="方正仿宋_GBK" w:cs="Times New Roman"/>
                <w:sz w:val="32"/>
                <w:szCs w:val="32"/>
                <w:woUserID w:val="2"/>
              </w:rPr>
            </w:rPrChange>
            <w:woUserID w:val="0"/>
          </w:rPr>
          <w:delText>邳州类光伏渗透率较</w:delText>
        </w:r>
      </w:del>
      <w:del w:id="5411" w:author="白日梦想家" w:date="2026-10-26T16:38:41Z">
        <w:r>
          <w:rPr>
            <w:rFonts w:hint="default" w:ascii="Times New Roman" w:hAnsi="Times New Roman" w:eastAsia="方正楷体_GBK" w:cs="Times New Roman"/>
            <w:b/>
            <w:bCs/>
            <w:i w:val="0"/>
            <w:iCs w:val="0"/>
            <w:sz w:val="32"/>
            <w:szCs w:val="32"/>
            <w:rPrChange w:id="5412" w:author="白日梦想家" w:date="2026-10-26T16:42:14Z">
              <w:rPr>
                <w:rFonts w:hint="eastAsia" w:ascii="方正仿宋_GBK" w:hAnsi="方正仿宋_GBK" w:eastAsia="方正仿宋_GBK" w:cs="Times New Roman"/>
                <w:sz w:val="32"/>
                <w:szCs w:val="32"/>
              </w:rPr>
            </w:rPrChange>
          </w:rPr>
          <w:delText>高</w:delText>
        </w:r>
      </w:del>
      <w:ins w:id="5413" w:author="xh" w:date="2026-10-26T10:06:57Z">
        <w:del w:id="5414" w:author="白日梦想家" w:date="2026-10-26T16:38:41Z">
          <w:r>
            <w:rPr>
              <w:rFonts w:hint="default" w:ascii="Times New Roman" w:hAnsi="Times New Roman" w:eastAsia="方正楷体_GBK" w:cs="Times New Roman"/>
              <w:b/>
              <w:bCs/>
              <w:i w:val="0"/>
              <w:iCs w:val="0"/>
              <w:sz w:val="32"/>
              <w:szCs w:val="32"/>
              <w:rPrChange w:id="5415" w:author="白日梦想家" w:date="2026-10-26T16:42:14Z">
                <w:rPr>
                  <w:rFonts w:hint="eastAsia" w:ascii="方正仿宋_GBK" w:hAnsi="方正仿宋_GBK" w:eastAsia="方正仿宋_GBK" w:cs="Times New Roman"/>
                  <w:sz w:val="32"/>
                  <w:szCs w:val="32"/>
                </w:rPr>
              </w:rPrChange>
            </w:rPr>
            <w:delText>于导则分档建议上限</w:delText>
          </w:r>
        </w:del>
      </w:ins>
      <w:del w:id="5416" w:author="白日梦想家" w:date="2026-10-26T16:38:41Z">
        <w:r>
          <w:rPr>
            <w:rFonts w:hint="default" w:ascii="Times New Roman" w:hAnsi="Times New Roman" w:eastAsia="方正楷体_GBK" w:cs="Times New Roman"/>
            <w:b/>
            <w:bCs/>
            <w:i w:val="0"/>
            <w:iCs w:val="0"/>
            <w:sz w:val="32"/>
            <w:szCs w:val="32"/>
            <w:rPrChange w:id="5417" w:author="白日梦想家" w:date="2026-10-26T16:42:14Z">
              <w:rPr>
                <w:rFonts w:hint="eastAsia" w:ascii="方正仿宋_GBK" w:hAnsi="方正仿宋_GBK" w:eastAsia="方正仿宋_GBK" w:cs="Times New Roman"/>
                <w:sz w:val="32"/>
                <w:szCs w:val="32"/>
              </w:rPr>
            </w:rPrChange>
          </w:rPr>
          <w:delText>的</w:delText>
        </w:r>
      </w:del>
      <w:ins w:id="5418" w:author="xh" w:date="2026-10-26T10:06:57Z">
        <w:del w:id="5419" w:author="白日梦想家" w:date="2026-10-26T16:38:41Z">
          <w:r>
            <w:rPr>
              <w:rFonts w:hint="default" w:ascii="Times New Roman" w:hAnsi="Times New Roman" w:eastAsia="方正楷体_GBK" w:cs="Times New Roman"/>
              <w:b/>
              <w:bCs/>
              <w:i w:val="0"/>
              <w:iCs w:val="0"/>
              <w:sz w:val="32"/>
              <w:szCs w:val="32"/>
              <w:rPrChange w:id="5420" w:author="白日梦想家" w:date="2026-10-26T16:42:14Z">
                <w:rPr>
                  <w:rFonts w:hint="eastAsia" w:ascii="方正仿宋_GBK" w:hAnsi="方正仿宋_GBK" w:eastAsia="方正仿宋_GBK" w:cs="Times New Roman"/>
                  <w:sz w:val="32"/>
                  <w:szCs w:val="32"/>
                </w:rPr>
              </w:rPrChange>
            </w:rPr>
            <w:delText>方案</w:delText>
          </w:r>
        </w:del>
      </w:ins>
      <w:del w:id="5421" w:author="白日梦想家" w:date="2026-10-26T16:38:41Z">
        <w:r>
          <w:rPr>
            <w:rFonts w:hint="default" w:ascii="Times New Roman" w:hAnsi="Times New Roman" w:eastAsia="方正楷体_GBK" w:cs="Times New Roman"/>
            <w:b/>
            <w:bCs/>
            <w:sz w:val="32"/>
            <w:szCs w:val="32"/>
            <w:rPrChange w:id="5422" w:author="白日梦想家" w:date="2026-10-26T16:42:14Z">
              <w:rPr>
                <w:rFonts w:hint="eastAsia" w:ascii="方正仿宋_GBK" w:hAnsi="方正仿宋_GBK" w:eastAsia="方正仿宋_GBK" w:cs="Times New Roman"/>
                <w:sz w:val="32"/>
                <w:szCs w:val="32"/>
                <w:woUserID w:val="2"/>
              </w:rPr>
            </w:rPrChange>
            <w:woUserID w:val="0"/>
          </w:rPr>
          <w:delText>片区</w:delText>
        </w:r>
      </w:del>
      <w:del w:id="5423" w:author="白日梦想家" w:date="2026-10-26T16:38:41Z">
        <w:r>
          <w:rPr>
            <w:rFonts w:hint="default" w:ascii="Times New Roman" w:hAnsi="Times New Roman" w:eastAsia="方正楷体_GBK" w:cs="Times New Roman"/>
            <w:b/>
            <w:bCs/>
            <w:i w:val="0"/>
            <w:iCs w:val="0"/>
            <w:sz w:val="32"/>
            <w:szCs w:val="32"/>
            <w:rPrChange w:id="5424" w:author="白日梦想家" w:date="2026-10-26T16:42:14Z">
              <w:rPr>
                <w:rFonts w:hint="eastAsia" w:ascii="方正仿宋_GBK" w:hAnsi="方正仿宋_GBK" w:eastAsia="方正仿宋_GBK" w:cs="Times New Roman"/>
                <w:sz w:val="32"/>
                <w:szCs w:val="32"/>
              </w:rPr>
            </w:rPrChange>
          </w:rPr>
          <w:delText>，</w:delText>
        </w:r>
      </w:del>
      <w:ins w:id="5425" w:author="xh" w:date="2026-10-26T10:06:57Z">
        <w:del w:id="5426" w:author="白日梦想家" w:date="2026-10-26T16:38:41Z">
          <w:r>
            <w:rPr>
              <w:rFonts w:hint="default" w:ascii="Times New Roman" w:hAnsi="Times New Roman" w:eastAsia="方正楷体_GBK" w:cs="Times New Roman"/>
              <w:b/>
              <w:bCs/>
              <w:i w:val="0"/>
              <w:iCs w:val="0"/>
              <w:sz w:val="32"/>
              <w:szCs w:val="32"/>
              <w:rPrChange w:id="5427" w:author="白日梦想家" w:date="2026-10-26T16:42:14Z">
                <w:rPr>
                  <w:rFonts w:hint="eastAsia" w:ascii="方正仿宋_GBK" w:hAnsi="方正仿宋_GBK" w:eastAsia="方正仿宋_GBK" w:cs="Times New Roman"/>
                  <w:sz w:val="32"/>
                  <w:szCs w:val="32"/>
                </w:rPr>
              </w:rPrChange>
            </w:rPr>
            <w:delText>结合局部</w:delText>
          </w:r>
        </w:del>
      </w:ins>
      <w:del w:id="5428" w:author="白日梦想家" w:date="2026-10-26T16:38:41Z">
        <w:r>
          <w:rPr>
            <w:rFonts w:hint="default" w:ascii="Times New Roman" w:hAnsi="Times New Roman" w:eastAsia="方正楷体_GBK" w:cs="Times New Roman"/>
            <w:b/>
            <w:bCs/>
            <w:sz w:val="32"/>
            <w:szCs w:val="32"/>
            <w:rPrChange w:id="5429" w:author="白日梦想家" w:date="2026-10-26T16:42:14Z">
              <w:rPr>
                <w:rFonts w:hint="eastAsia" w:ascii="方正仿宋_GBK" w:hAnsi="方正仿宋_GBK" w:eastAsia="方正仿宋_GBK" w:cs="Times New Roman"/>
                <w:sz w:val="32"/>
                <w:szCs w:val="32"/>
                <w:woUserID w:val="2"/>
              </w:rPr>
            </w:rPrChange>
            <w:woUserID w:val="0"/>
          </w:rPr>
          <w:delText>重点分析日间反向功率、晚间正向</w:delText>
        </w:r>
      </w:del>
      <w:del w:id="5430" w:author="白日梦想家" w:date="2026-10-26T16:38:41Z">
        <w:r>
          <w:rPr>
            <w:rFonts w:hint="default" w:ascii="Times New Roman" w:hAnsi="Times New Roman" w:eastAsia="方正楷体_GBK" w:cs="Times New Roman"/>
            <w:b/>
            <w:bCs/>
            <w:i w:val="0"/>
            <w:iCs w:val="0"/>
            <w:sz w:val="32"/>
            <w:szCs w:val="32"/>
            <w:rPrChange w:id="5431" w:author="白日梦想家" w:date="2026-10-26T16:42:14Z">
              <w:rPr>
                <w:rFonts w:hint="eastAsia" w:ascii="方正仿宋_GBK" w:hAnsi="方正仿宋_GBK" w:eastAsia="方正仿宋_GBK" w:cs="Times New Roman"/>
                <w:sz w:val="32"/>
                <w:szCs w:val="32"/>
              </w:rPr>
            </w:rPrChange>
          </w:rPr>
          <w:delText>供电</w:delText>
        </w:r>
      </w:del>
      <w:del w:id="5432" w:author="白日梦想家" w:date="2026-10-26T16:38:41Z">
        <w:r>
          <w:rPr>
            <w:rFonts w:hint="default" w:ascii="Times New Roman" w:hAnsi="Times New Roman" w:eastAsia="方正楷体_GBK" w:cs="Times New Roman"/>
            <w:b/>
            <w:bCs/>
            <w:sz w:val="32"/>
            <w:szCs w:val="32"/>
            <w:rPrChange w:id="5433" w:author="白日梦想家" w:date="2026-10-26T16:42:14Z">
              <w:rPr>
                <w:rFonts w:hint="eastAsia" w:ascii="方正仿宋_GBK" w:hAnsi="方正仿宋_GBK" w:eastAsia="方正仿宋_GBK" w:cs="Times New Roman"/>
                <w:sz w:val="32"/>
                <w:szCs w:val="32"/>
                <w:woUserID w:val="2"/>
              </w:rPr>
            </w:rPrChange>
            <w:woUserID w:val="0"/>
          </w:rPr>
          <w:delText>和故障剩余能力，按局部缺口的持续过程确定储能支撑。主变补强、邻站支援与储能吸收或放电共同满足双向</w:delText>
        </w:r>
      </w:del>
      <w:del w:id="5434" w:author="白日梦想家" w:date="2026-10-26T16:38:41Z">
        <w:r>
          <w:rPr>
            <w:rFonts w:hint="default" w:ascii="Times New Roman" w:hAnsi="Times New Roman" w:eastAsia="方正楷体_GBK" w:cs="Times New Roman"/>
            <w:b/>
            <w:bCs/>
            <w:i w:val="0"/>
            <w:iCs w:val="0"/>
            <w:sz w:val="32"/>
            <w:szCs w:val="32"/>
            <w:rPrChange w:id="5435" w:author="白日梦想家" w:date="2026-10-26T16:42:14Z">
              <w:rPr>
                <w:rFonts w:hint="eastAsia" w:ascii="方正仿宋_GBK" w:hAnsi="方正仿宋_GBK" w:eastAsia="方正仿宋_GBK" w:cs="Times New Roman"/>
                <w:sz w:val="32"/>
                <w:szCs w:val="32"/>
              </w:rPr>
            </w:rPrChange>
          </w:rPr>
          <w:delText>任务</w:delText>
        </w:r>
      </w:del>
      <w:ins w:id="5436" w:author="xh" w:date="2026-10-26T10:06:57Z">
        <w:del w:id="5437" w:author="白日梦想家" w:date="2026-10-26T16:38:41Z">
          <w:r>
            <w:rPr>
              <w:rFonts w:hint="default" w:ascii="Times New Roman" w:hAnsi="Times New Roman" w:eastAsia="方正楷体_GBK" w:cs="Times New Roman"/>
              <w:b/>
              <w:bCs/>
              <w:i w:val="0"/>
              <w:iCs w:val="0"/>
              <w:sz w:val="32"/>
              <w:szCs w:val="32"/>
              <w:rPrChange w:id="5438" w:author="白日梦想家" w:date="2026-10-26T16:42:14Z">
                <w:rPr>
                  <w:rFonts w:hint="eastAsia" w:ascii="方正仿宋_GBK" w:hAnsi="方正仿宋_GBK" w:eastAsia="方正仿宋_GBK" w:cs="Times New Roman"/>
                  <w:sz w:val="32"/>
                  <w:szCs w:val="32"/>
                </w:rPr>
              </w:rPrChange>
            </w:rPr>
            <w:delText>和可实施的替代措施</w:delText>
          </w:r>
        </w:del>
      </w:ins>
      <w:del w:id="5439" w:author="白日梦想家" w:date="2026-10-26T16:38:41Z">
        <w:r>
          <w:rPr>
            <w:rFonts w:hint="default" w:ascii="Times New Roman" w:hAnsi="Times New Roman" w:eastAsia="方正楷体_GBK" w:cs="Times New Roman"/>
            <w:b/>
            <w:bCs/>
            <w:i w:val="0"/>
            <w:iCs w:val="0"/>
            <w:sz w:val="32"/>
            <w:szCs w:val="32"/>
            <w:rPrChange w:id="5440" w:author="白日梦想家" w:date="2026-10-26T16:42:14Z">
              <w:rPr>
                <w:rFonts w:hint="eastAsia" w:ascii="方正仿宋_GBK" w:hAnsi="方正仿宋_GBK" w:eastAsia="方正仿宋_GBK" w:cs="Times New Roman"/>
                <w:sz w:val="32"/>
                <w:szCs w:val="32"/>
              </w:rPr>
            </w:rPrChange>
          </w:rPr>
          <w:delText>，</w:delText>
        </w:r>
      </w:del>
      <w:ins w:id="5441" w:author="xh" w:date="2026-10-26T10:06:57Z">
        <w:del w:id="5442" w:author="白日梦想家" w:date="2026-10-26T16:38:41Z">
          <w:r>
            <w:rPr>
              <w:rFonts w:hint="default" w:ascii="Times New Roman" w:hAnsi="Times New Roman" w:eastAsia="方正楷体_GBK" w:cs="Times New Roman"/>
              <w:b/>
              <w:bCs/>
              <w:i w:val="0"/>
              <w:iCs w:val="0"/>
              <w:sz w:val="32"/>
              <w:szCs w:val="32"/>
              <w:rPrChange w:id="5443" w:author="白日梦想家" w:date="2026-10-26T16:42:14Z">
                <w:rPr>
                  <w:rFonts w:hint="eastAsia" w:ascii="方正仿宋_GBK" w:hAnsi="方正仿宋_GBK" w:eastAsia="方正仿宋_GBK" w:cs="Times New Roman"/>
                  <w:sz w:val="32"/>
                  <w:szCs w:val="32"/>
                </w:rPr>
              </w:rPrChange>
            </w:rPr>
            <w:delText>论证提高</w:delText>
          </w:r>
        </w:del>
      </w:ins>
      <w:del w:id="5444" w:author="白日梦想家" w:date="2026-10-26T16:38:41Z">
        <w:r>
          <w:rPr>
            <w:rFonts w:hint="default" w:ascii="Times New Roman" w:hAnsi="Times New Roman" w:eastAsia="方正楷体_GBK" w:cs="Times New Roman"/>
            <w:b/>
            <w:bCs/>
            <w:sz w:val="32"/>
            <w:szCs w:val="32"/>
            <w:rPrChange w:id="5445" w:author="白日梦想家" w:date="2026-10-26T16:42:14Z">
              <w:rPr>
                <w:rFonts w:hint="eastAsia" w:ascii="方正仿宋_GBK" w:hAnsi="方正仿宋_GBK" w:eastAsia="方正仿宋_GBK" w:cs="Times New Roman"/>
                <w:sz w:val="32"/>
                <w:szCs w:val="32"/>
                <w:woUserID w:val="2"/>
              </w:rPr>
            </w:rPrChange>
            <w:woUserID w:val="0"/>
          </w:rPr>
          <w:delText>按具体工程费用选择组合，并随光伏投产进度更新</w:delText>
        </w:r>
      </w:del>
      <w:del w:id="5446" w:author="白日梦想家" w:date="2026-10-26T16:38:41Z">
        <w:r>
          <w:rPr>
            <w:rFonts w:hint="default" w:ascii="Times New Roman" w:hAnsi="Times New Roman" w:eastAsia="方正楷体_GBK" w:cs="Times New Roman"/>
            <w:b/>
            <w:bCs/>
            <w:i w:val="0"/>
            <w:iCs w:val="0"/>
            <w:sz w:val="32"/>
            <w:szCs w:val="32"/>
            <w:rPrChange w:id="5447" w:author="白日梦想家" w:date="2026-10-26T16:42:14Z">
              <w:rPr>
                <w:rFonts w:hint="eastAsia" w:ascii="方正仿宋_GBK" w:hAnsi="方正仿宋_GBK" w:eastAsia="方正仿宋_GBK" w:cs="Times New Roman"/>
                <w:sz w:val="32"/>
                <w:szCs w:val="32"/>
              </w:rPr>
            </w:rPrChange>
          </w:rPr>
          <w:delText>容量</w:delText>
        </w:r>
      </w:del>
      <w:ins w:id="5448" w:author="xh" w:date="2026-10-26T10:06:57Z">
        <w:del w:id="5449" w:author="白日梦想家" w:date="2026-10-26T16:38:41Z">
          <w:r>
            <w:rPr>
              <w:rFonts w:hint="default" w:ascii="Times New Roman" w:hAnsi="Times New Roman" w:eastAsia="方正楷体_GBK" w:cs="Times New Roman"/>
              <w:b/>
              <w:bCs/>
              <w:i w:val="0"/>
              <w:iCs w:val="0"/>
              <w:sz w:val="32"/>
              <w:szCs w:val="32"/>
              <w:rPrChange w:id="5450" w:author="白日梦想家" w:date="2026-10-26T16:42:14Z">
                <w:rPr>
                  <w:rFonts w:hint="eastAsia" w:ascii="方正仿宋_GBK" w:hAnsi="方正仿宋_GBK" w:eastAsia="方正仿宋_GBK" w:cs="Times New Roman"/>
                  <w:sz w:val="32"/>
                  <w:szCs w:val="32"/>
                </w:rPr>
              </w:rPrChange>
            </w:rPr>
            <w:delText>的必要性</w:delText>
          </w:r>
        </w:del>
      </w:ins>
      <w:del w:id="5451" w:author="白日梦想家" w:date="2026-10-26T16:38:41Z">
        <w:r>
          <w:rPr>
            <w:rFonts w:hint="default" w:ascii="Times New Roman" w:hAnsi="Times New Roman" w:eastAsia="方正楷体_GBK" w:cs="Times New Roman"/>
            <w:b/>
            <w:bCs/>
            <w:sz w:val="32"/>
            <w:szCs w:val="32"/>
            <w:rPrChange w:id="5452" w:author="白日梦想家" w:date="2026-10-26T16:42:14Z">
              <w:rPr>
                <w:rFonts w:hint="eastAsia" w:ascii="方正仿宋_GBK" w:hAnsi="方正仿宋_GBK" w:eastAsia="方正仿宋_GBK" w:cs="Times New Roman"/>
                <w:sz w:val="32"/>
                <w:szCs w:val="32"/>
                <w:woUserID w:val="2"/>
              </w:rPr>
            </w:rPrChange>
            <w:woUserID w:val="0"/>
          </w:rPr>
          <w:delText>需求</w:delText>
        </w:r>
      </w:del>
      <w:del w:id="5453" w:author="白日梦想家" w:date="2026-10-26T16:38:41Z">
        <w:r>
          <w:rPr>
            <w:rFonts w:hint="default" w:ascii="Times New Roman" w:hAnsi="Times New Roman" w:eastAsia="方正楷体_GBK" w:cs="Times New Roman"/>
            <w:b/>
            <w:bCs/>
            <w:i w:val="0"/>
            <w:iCs w:val="0"/>
            <w:sz w:val="32"/>
            <w:szCs w:val="32"/>
            <w:rPrChange w:id="5454" w:author="白日梦想家" w:date="2026-10-26T16:42:14Z">
              <w:rPr>
                <w:rFonts w:hint="eastAsia" w:ascii="方正仿宋_GBK" w:hAnsi="方正仿宋_GBK" w:eastAsia="方正仿宋_GBK" w:cs="Times New Roman"/>
                <w:sz w:val="32"/>
                <w:szCs w:val="32"/>
              </w:rPr>
            </w:rPrChange>
          </w:rPr>
          <w:delText>。</w:delText>
        </w:r>
      </w:del>
    </w:p>
    <w:p w14:paraId="23247027">
      <w:pPr>
        <w:widowControl/>
        <w:adjustRightInd w:val="0"/>
        <w:snapToGrid w:val="0"/>
        <w:spacing w:line="560" w:lineRule="exact"/>
        <w:ind w:firstLine="641" w:firstLineChars="200"/>
        <w:rPr>
          <w:del w:id="5455" w:author="白日梦想家" w:date="2026-10-26T16:38:41Z"/>
          <w:rFonts w:hint="default" w:ascii="Times New Roman" w:hAnsi="Times New Roman" w:eastAsia="方正楷体_GBK" w:cs="Times New Roman"/>
          <w:b/>
          <w:bCs/>
          <w:sz w:val="32"/>
          <w:szCs w:val="32"/>
          <w:highlight w:val="none"/>
          <w:rPrChange w:id="5456" w:author="白日梦想家" w:date="2026-10-26T16:42:14Z">
            <w:rPr>
              <w:del w:id="5457"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del w:id="5458" w:author="白日梦想家" w:date="2026-10-26T16:38:41Z">
        <w:r>
          <w:rPr>
            <w:rFonts w:hint="default" w:ascii="Times New Roman" w:hAnsi="Times New Roman" w:eastAsia="方正楷体_GBK" w:cs="Times New Roman"/>
            <w:b/>
            <w:bCs/>
            <w:sz w:val="32"/>
            <w:szCs w:val="32"/>
            <w:rPrChange w:id="5459" w:author="白日梦想家" w:date="2026-10-26T16:42:14Z">
              <w:rPr>
                <w:rFonts w:hint="eastAsia" w:ascii="方正仿宋_GBK" w:hAnsi="方正仿宋_GBK" w:eastAsia="方正仿宋_GBK" w:cs="Times New Roman"/>
                <w:sz w:val="32"/>
                <w:szCs w:val="32"/>
                <w:woUserID w:val="2"/>
              </w:rPr>
            </w:rPrChange>
            <w:woUserID w:val="0"/>
          </w:rPr>
          <w:delText>市区类负荷较集中的片区，重点结合站级高负载、主变N-1能力和邻站承接任务比较站内补强与联络建设。</w:delText>
        </w:r>
      </w:del>
      <w:del w:id="5460" w:author="白日梦想家" w:date="2026-10-26T16:38:41Z">
        <w:r>
          <w:rPr>
            <w:rFonts w:hint="default" w:ascii="Times New Roman" w:hAnsi="Times New Roman" w:eastAsia="方正楷体_GBK" w:cs="Times New Roman"/>
            <w:b/>
            <w:bCs/>
            <w:i w:val="0"/>
            <w:iCs w:val="0"/>
            <w:sz w:val="32"/>
            <w:szCs w:val="32"/>
            <w:rPrChange w:id="5461" w:author="白日梦想家" w:date="2026-10-26T16:42:14Z">
              <w:rPr>
                <w:rFonts w:hint="eastAsia" w:ascii="方正仿宋_GBK" w:hAnsi="方正仿宋_GBK" w:eastAsia="方正仿宋_GBK" w:cs="Times New Roman"/>
                <w:sz w:val="32"/>
                <w:szCs w:val="32"/>
              </w:rPr>
            </w:rPrChange>
          </w:rPr>
          <w:delText>电缆比例较高</w:delText>
        </w:r>
      </w:del>
      <w:ins w:id="5462" w:author="xh" w:date="2026-10-26T10:08:35Z">
        <w:del w:id="5463" w:author="白日梦想家" w:date="2026-10-26T16:38:41Z">
          <w:r>
            <w:rPr>
              <w:rFonts w:hint="default" w:ascii="Times New Roman" w:hAnsi="Times New Roman" w:eastAsia="方正楷体_GBK" w:cs="Times New Roman"/>
              <w:b/>
              <w:bCs/>
              <w:i w:val="0"/>
              <w:iCs w:val="0"/>
              <w:sz w:val="32"/>
              <w:szCs w:val="32"/>
              <w:rPrChange w:id="5464" w:author="白日梦想家" w:date="2026-10-26T16:42:14Z">
                <w:rPr>
                  <w:rFonts w:hint="eastAsia" w:ascii="方正仿宋_GBK" w:hAnsi="方正仿宋_GBK" w:eastAsia="方正仿宋_GBK" w:cs="Times New Roman"/>
                  <w:sz w:val="32"/>
                  <w:szCs w:val="32"/>
                </w:rPr>
              </w:rPrChange>
            </w:rPr>
            <w:delText>、</w:delText>
          </w:r>
        </w:del>
      </w:ins>
      <w:del w:id="5465" w:author="白日梦想家" w:date="2026-10-26T16:38:41Z">
        <w:r>
          <w:rPr>
            <w:rFonts w:hint="default" w:ascii="Times New Roman" w:hAnsi="Times New Roman" w:eastAsia="方正楷体_GBK" w:cs="Times New Roman"/>
            <w:b/>
            <w:bCs/>
            <w:sz w:val="32"/>
            <w:szCs w:val="32"/>
            <w:rPrChange w:id="5466" w:author="白日梦想家" w:date="2026-10-26T16:42:14Z">
              <w:rPr>
                <w:rFonts w:hint="eastAsia" w:ascii="方正仿宋_GBK" w:hAnsi="方正仿宋_GBK" w:eastAsia="方正仿宋_GBK" w:cs="Times New Roman"/>
                <w:sz w:val="32"/>
                <w:szCs w:val="32"/>
                <w:woUserID w:val="2"/>
              </w:rPr>
            </w:rPrChange>
            <w:woUserID w:val="0"/>
          </w:rPr>
          <w:delText>时，新建</w:delText>
        </w:r>
      </w:del>
      <w:del w:id="5467" w:author="白日梦想家" w:date="2026-10-26T16:38:41Z">
        <w:r>
          <w:rPr>
            <w:rFonts w:hint="default" w:ascii="Times New Roman" w:hAnsi="Times New Roman" w:eastAsia="方正楷体_GBK" w:cs="Times New Roman"/>
            <w:b/>
            <w:bCs/>
            <w:i w:val="0"/>
            <w:iCs w:val="0"/>
            <w:sz w:val="32"/>
            <w:szCs w:val="32"/>
            <w:rPrChange w:id="5468" w:author="白日梦想家" w:date="2026-10-26T16:42:14Z">
              <w:rPr>
                <w:rFonts w:hint="eastAsia" w:ascii="方正仿宋_GBK" w:hAnsi="方正仿宋_GBK" w:eastAsia="方正仿宋_GBK" w:cs="Times New Roman"/>
                <w:sz w:val="32"/>
                <w:szCs w:val="32"/>
              </w:rPr>
            </w:rPrChange>
          </w:rPr>
          <w:delText>通道</w:delText>
        </w:r>
      </w:del>
      <w:ins w:id="5469" w:author="xh" w:date="2026-10-26T10:08:35Z">
        <w:del w:id="5470" w:author="白日梦想家" w:date="2026-10-26T16:38:41Z">
          <w:r>
            <w:rPr>
              <w:rFonts w:hint="default" w:ascii="Times New Roman" w:hAnsi="Times New Roman" w:eastAsia="方正楷体_GBK" w:cs="Times New Roman"/>
              <w:b/>
              <w:bCs/>
              <w:i w:val="0"/>
              <w:iCs w:val="0"/>
              <w:sz w:val="32"/>
              <w:szCs w:val="32"/>
              <w:rPrChange w:id="5471" w:author="白日梦想家" w:date="2026-10-26T16:42:14Z">
                <w:rPr>
                  <w:rFonts w:hint="eastAsia" w:ascii="方正仿宋_GBK" w:hAnsi="方正仿宋_GBK" w:eastAsia="方正仿宋_GBK" w:cs="Times New Roman"/>
                  <w:sz w:val="32"/>
                  <w:szCs w:val="32"/>
                </w:rPr>
              </w:rPrChange>
            </w:rPr>
            <w:delText>建设</w:delText>
          </w:r>
        </w:del>
      </w:ins>
      <w:del w:id="5472" w:author="白日梦想家" w:date="2026-10-26T16:38:41Z">
        <w:r>
          <w:rPr>
            <w:rFonts w:hint="default" w:ascii="Times New Roman" w:hAnsi="Times New Roman" w:eastAsia="方正楷体_GBK" w:cs="Times New Roman"/>
            <w:b/>
            <w:bCs/>
            <w:i w:val="0"/>
            <w:iCs w:val="0"/>
            <w:sz w:val="32"/>
            <w:szCs w:val="32"/>
            <w:rPrChange w:id="5473" w:author="白日梦想家" w:date="2026-10-26T16:42:14Z">
              <w:rPr>
                <w:rFonts w:hint="eastAsia" w:ascii="方正仿宋_GBK" w:hAnsi="方正仿宋_GBK" w:eastAsia="方正仿宋_GBK" w:cs="Times New Roman"/>
                <w:sz w:val="32"/>
                <w:szCs w:val="32"/>
              </w:rPr>
            </w:rPrChange>
          </w:rPr>
          <w:delText>费用</w:delText>
        </w:r>
      </w:del>
      <w:ins w:id="5474" w:author="xh" w:date="2026-10-26T10:08:35Z">
        <w:del w:id="5475" w:author="白日梦想家" w:date="2026-10-26T16:38:41Z">
          <w:r>
            <w:rPr>
              <w:rFonts w:hint="default" w:ascii="Times New Roman" w:hAnsi="Times New Roman" w:eastAsia="方正楷体_GBK" w:cs="Times New Roman"/>
              <w:b/>
              <w:bCs/>
              <w:i w:val="0"/>
              <w:iCs w:val="0"/>
              <w:sz w:val="32"/>
              <w:szCs w:val="32"/>
              <w:rPrChange w:id="5476" w:author="白日梦想家" w:date="2026-10-26T16:42:14Z">
                <w:rPr>
                  <w:rFonts w:hint="eastAsia" w:ascii="方正仿宋_GBK" w:hAnsi="方正仿宋_GBK" w:eastAsia="方正仿宋_GBK" w:cs="Times New Roman"/>
                  <w:sz w:val="32"/>
                  <w:szCs w:val="32"/>
                </w:rPr>
              </w:rPrChange>
            </w:rPr>
            <w:delText>较大</w:delText>
          </w:r>
        </w:del>
      </w:ins>
      <w:del w:id="5477" w:author="白日梦想家" w:date="2026-10-26T16:38:41Z">
        <w:r>
          <w:rPr>
            <w:rFonts w:hint="default" w:ascii="Times New Roman" w:hAnsi="Times New Roman" w:eastAsia="方正楷体_GBK" w:cs="Times New Roman"/>
            <w:b/>
            <w:bCs/>
            <w:sz w:val="32"/>
            <w:szCs w:val="32"/>
            <w:rPrChange w:id="5478" w:author="白日梦想家" w:date="2026-10-26T16:42:14Z">
              <w:rPr>
                <w:rFonts w:hint="eastAsia" w:ascii="方正仿宋_GBK" w:hAnsi="方正仿宋_GBK" w:eastAsia="方正仿宋_GBK" w:cs="Times New Roman"/>
                <w:sz w:val="32"/>
                <w:szCs w:val="32"/>
                <w:woUserID w:val="2"/>
              </w:rPr>
            </w:rPrChange>
            <w:woUserID w:val="0"/>
          </w:rPr>
          <w:delText>对方案排序</w:delText>
        </w:r>
      </w:del>
      <w:del w:id="5479" w:author="白日梦想家" w:date="2026-10-26T16:38:41Z">
        <w:r>
          <w:rPr>
            <w:rFonts w:hint="default" w:ascii="Times New Roman" w:hAnsi="Times New Roman" w:eastAsia="方正楷体_GBK" w:cs="Times New Roman"/>
            <w:b/>
            <w:bCs/>
            <w:i w:val="0"/>
            <w:iCs w:val="0"/>
            <w:sz w:val="32"/>
            <w:szCs w:val="32"/>
            <w:rPrChange w:id="5480" w:author="白日梦想家" w:date="2026-10-26T16:42:14Z">
              <w:rPr>
                <w:rFonts w:hint="eastAsia" w:ascii="方正仿宋_GBK" w:hAnsi="方正仿宋_GBK" w:eastAsia="方正仿宋_GBK" w:cs="Times New Roman"/>
                <w:sz w:val="32"/>
                <w:szCs w:val="32"/>
              </w:rPr>
            </w:rPrChange>
          </w:rPr>
          <w:delText>的</w:delText>
        </w:r>
      </w:del>
      <w:ins w:id="5481" w:author="xh" w:date="2026-10-26T10:08:35Z">
        <w:del w:id="5482" w:author="白日梦想家" w:date="2026-10-26T16:38:41Z">
          <w:r>
            <w:rPr>
              <w:rFonts w:hint="default" w:ascii="Times New Roman" w:hAnsi="Times New Roman" w:eastAsia="方正楷体_GBK" w:cs="Times New Roman"/>
              <w:b/>
              <w:bCs/>
              <w:i w:val="0"/>
              <w:iCs w:val="0"/>
              <w:sz w:val="32"/>
              <w:szCs w:val="32"/>
              <w:rPrChange w:id="5483" w:author="白日梦想家" w:date="2026-10-26T16:42:14Z">
                <w:rPr>
                  <w:rFonts w:hint="eastAsia" w:ascii="方正仿宋_GBK" w:hAnsi="方正仿宋_GBK" w:eastAsia="方正仿宋_GBK" w:cs="Times New Roman"/>
                  <w:sz w:val="32"/>
                  <w:szCs w:val="32"/>
                </w:rPr>
              </w:rPrChange>
            </w:rPr>
            <w:delText>片区</w:delText>
          </w:r>
        </w:del>
      </w:ins>
      <w:del w:id="5484" w:author="白日梦想家" w:date="2026-10-26T16:38:41Z">
        <w:r>
          <w:rPr>
            <w:rFonts w:hint="default" w:ascii="Times New Roman" w:hAnsi="Times New Roman" w:eastAsia="方正楷体_GBK" w:cs="Times New Roman"/>
            <w:b/>
            <w:bCs/>
            <w:sz w:val="32"/>
            <w:szCs w:val="32"/>
            <w:rPrChange w:id="5485" w:author="白日梦想家" w:date="2026-10-26T16:42:14Z">
              <w:rPr>
                <w:rFonts w:hint="eastAsia" w:ascii="方正仿宋_GBK" w:hAnsi="方正仿宋_GBK" w:eastAsia="方正仿宋_GBK" w:cs="Times New Roman"/>
                <w:sz w:val="32"/>
                <w:szCs w:val="32"/>
                <w:woUserID w:val="2"/>
              </w:rPr>
            </w:rPrChange>
            <w:woUserID w:val="0"/>
          </w:rPr>
          <w:delText>影响更大</w:delText>
        </w:r>
      </w:del>
      <w:del w:id="5486" w:author="白日梦想家" w:date="2026-10-26T16:38:41Z">
        <w:r>
          <w:rPr>
            <w:rFonts w:hint="default" w:ascii="Times New Roman" w:hAnsi="Times New Roman" w:eastAsia="方正楷体_GBK" w:cs="Times New Roman"/>
            <w:b/>
            <w:bCs/>
            <w:i w:val="0"/>
            <w:iCs w:val="0"/>
            <w:sz w:val="32"/>
            <w:szCs w:val="32"/>
            <w:rPrChange w:id="5487" w:author="白日梦想家" w:date="2026-10-26T16:42:14Z">
              <w:rPr>
                <w:rFonts w:hint="eastAsia" w:ascii="方正仿宋_GBK" w:hAnsi="方正仿宋_GBK" w:eastAsia="方正仿宋_GBK" w:cs="Times New Roman"/>
                <w:sz w:val="32"/>
                <w:szCs w:val="32"/>
              </w:rPr>
            </w:rPrChange>
          </w:rPr>
          <w:delText>，应</w:delText>
        </w:r>
      </w:del>
      <w:ins w:id="5488" w:author="xh" w:date="2026-10-26T10:08:35Z">
        <w:del w:id="5489" w:author="白日梦想家" w:date="2026-10-26T16:38:41Z">
          <w:r>
            <w:rPr>
              <w:rFonts w:hint="default" w:ascii="Times New Roman" w:hAnsi="Times New Roman" w:eastAsia="方正楷体_GBK" w:cs="Times New Roman"/>
              <w:b/>
              <w:bCs/>
              <w:i w:val="0"/>
              <w:iCs w:val="0"/>
              <w:sz w:val="32"/>
              <w:szCs w:val="32"/>
              <w:rPrChange w:id="5490" w:author="白日梦想家" w:date="2026-10-26T16:42:14Z">
                <w:rPr>
                  <w:rFonts w:hint="eastAsia" w:ascii="方正仿宋_GBK" w:hAnsi="方正仿宋_GBK" w:eastAsia="方正仿宋_GBK" w:cs="Times New Roman"/>
                  <w:sz w:val="32"/>
                  <w:szCs w:val="32"/>
                </w:rPr>
              </w:rPrChange>
            </w:rPr>
            <w:delText>将站内补强与新增联络共同比较。</w:delText>
          </w:r>
        </w:del>
      </w:ins>
      <w:del w:id="5491" w:author="白日梦想家" w:date="2026-10-26T16:38:41Z">
        <w:r>
          <w:rPr>
            <w:rFonts w:hint="default" w:ascii="Times New Roman" w:hAnsi="Times New Roman" w:eastAsia="方正楷体_GBK" w:cs="Times New Roman"/>
            <w:b/>
            <w:bCs/>
            <w:sz w:val="32"/>
            <w:szCs w:val="32"/>
            <w:rPrChange w:id="5492" w:author="白日梦想家" w:date="2026-10-26T16:42:14Z">
              <w:rPr>
                <w:rFonts w:hint="eastAsia" w:ascii="方正仿宋_GBK" w:hAnsi="方正仿宋_GBK" w:eastAsia="方正仿宋_GBK" w:cs="Times New Roman"/>
                <w:sz w:val="32"/>
                <w:szCs w:val="32"/>
                <w:woUserID w:val="2"/>
              </w:rPr>
            </w:rPrChange>
            <w:woUserID w:val="0"/>
          </w:rPr>
          <w:delText>利用</w:delText>
        </w:r>
      </w:del>
      <w:del w:id="5493" w:author="白日梦想家" w:date="2026-10-26T16:38:41Z">
        <w:r>
          <w:rPr>
            <w:rFonts w:hint="default" w:ascii="Times New Roman" w:hAnsi="Times New Roman" w:eastAsia="方正楷体_GBK" w:cs="Times New Roman"/>
            <w:b/>
            <w:bCs/>
            <w:i w:val="0"/>
            <w:iCs w:val="0"/>
            <w:sz w:val="32"/>
            <w:szCs w:val="32"/>
            <w:rPrChange w:id="5494" w:author="白日梦想家" w:date="2026-10-26T16:42:14Z">
              <w:rPr>
                <w:rFonts w:hint="eastAsia" w:ascii="方正仿宋_GBK" w:hAnsi="方正仿宋_GBK" w:eastAsia="方正仿宋_GBK" w:cs="Times New Roman"/>
                <w:sz w:val="32"/>
                <w:szCs w:val="32"/>
              </w:rPr>
            </w:rPrChange>
          </w:rPr>
          <w:delText>既有</w:delText>
        </w:r>
      </w:del>
      <w:ins w:id="5495" w:author="xh" w:date="2026-10-26T10:08:35Z">
        <w:del w:id="5496" w:author="白日梦想家" w:date="2026-10-26T16:38:41Z">
          <w:r>
            <w:rPr>
              <w:rFonts w:hint="default" w:ascii="Times New Roman" w:hAnsi="Times New Roman" w:eastAsia="方正楷体_GBK" w:cs="Times New Roman"/>
              <w:b/>
              <w:bCs/>
              <w:i w:val="0"/>
              <w:iCs w:val="0"/>
              <w:sz w:val="32"/>
              <w:szCs w:val="32"/>
              <w:rPrChange w:id="5497" w:author="白日梦想家" w:date="2026-10-26T16:42:14Z">
                <w:rPr>
                  <w:rFonts w:hint="eastAsia" w:ascii="方正仿宋_GBK" w:hAnsi="方正仿宋_GBK" w:eastAsia="方正仿宋_GBK" w:cs="Times New Roman"/>
                  <w:sz w:val="32"/>
                  <w:szCs w:val="32"/>
                </w:rPr>
              </w:rPrChange>
            </w:rPr>
            <w:delText>支援条件较好的片区，核定</w:delText>
          </w:r>
        </w:del>
      </w:ins>
      <w:del w:id="5498" w:author="白日梦想家" w:date="2026-10-26T16:38:41Z">
        <w:r>
          <w:rPr>
            <w:rFonts w:hint="default" w:ascii="Times New Roman" w:hAnsi="Times New Roman" w:eastAsia="方正楷体_GBK" w:cs="Times New Roman"/>
            <w:b/>
            <w:bCs/>
            <w:i w:val="0"/>
            <w:iCs w:val="0"/>
            <w:sz w:val="32"/>
            <w:szCs w:val="32"/>
            <w:rPrChange w:id="5499" w:author="白日梦想家" w:date="2026-10-26T16:42:14Z">
              <w:rPr>
                <w:rFonts w:hint="eastAsia" w:ascii="方正仿宋_GBK" w:hAnsi="方正仿宋_GBK" w:eastAsia="方正仿宋_GBK" w:cs="Times New Roman"/>
                <w:sz w:val="32"/>
                <w:szCs w:val="32"/>
              </w:rPr>
            </w:rPrChange>
          </w:rPr>
          <w:delText>可切换区段</w:delText>
        </w:r>
      </w:del>
      <w:ins w:id="5500" w:author="xh" w:date="2026-10-26T10:08:35Z">
        <w:del w:id="5501" w:author="白日梦想家" w:date="2026-10-26T16:38:41Z">
          <w:r>
            <w:rPr>
              <w:rFonts w:hint="default" w:ascii="Times New Roman" w:hAnsi="Times New Roman" w:eastAsia="方正楷体_GBK" w:cs="Times New Roman"/>
              <w:b/>
              <w:bCs/>
              <w:i w:val="0"/>
              <w:iCs w:val="0"/>
              <w:sz w:val="32"/>
              <w:szCs w:val="32"/>
              <w:rPrChange w:id="5502" w:author="白日梦想家" w:date="2026-10-26T16:42:14Z">
                <w:rPr>
                  <w:rFonts w:hint="eastAsia" w:ascii="方正仿宋_GBK" w:hAnsi="方正仿宋_GBK" w:eastAsia="方正仿宋_GBK" w:cs="Times New Roman"/>
                  <w:sz w:val="32"/>
                  <w:szCs w:val="32"/>
                </w:rPr>
              </w:rPrChange>
            </w:rPr>
            <w:delText>、共享馈线及受端</w:delText>
          </w:r>
        </w:del>
      </w:ins>
      <w:del w:id="5503" w:author="白日梦想家" w:date="2026-10-26T16:38:41Z">
        <w:r>
          <w:rPr>
            <w:rFonts w:hint="default" w:ascii="Times New Roman" w:hAnsi="Times New Roman" w:eastAsia="方正楷体_GBK" w:cs="Times New Roman"/>
            <w:b/>
            <w:bCs/>
            <w:sz w:val="32"/>
            <w:szCs w:val="32"/>
            <w:rPrChange w:id="5504" w:author="白日梦想家" w:date="2026-10-26T16:42:14Z">
              <w:rPr>
                <w:rFonts w:hint="eastAsia" w:ascii="方正仿宋_GBK" w:hAnsi="方正仿宋_GBK" w:eastAsia="方正仿宋_GBK" w:cs="Times New Roman"/>
                <w:sz w:val="32"/>
                <w:szCs w:val="32"/>
                <w:woUserID w:val="2"/>
              </w:rPr>
            </w:rPrChange>
            <w:woUserID w:val="0"/>
          </w:rPr>
          <w:delText>和邻站</w:delText>
        </w:r>
      </w:del>
      <w:del w:id="5505" w:author="白日梦想家" w:date="2026-10-26T16:38:41Z">
        <w:r>
          <w:rPr>
            <w:rFonts w:hint="default" w:ascii="Times New Roman" w:hAnsi="Times New Roman" w:eastAsia="方正楷体_GBK" w:cs="Times New Roman"/>
            <w:b/>
            <w:bCs/>
            <w:i w:val="0"/>
            <w:iCs w:val="0"/>
            <w:sz w:val="32"/>
            <w:szCs w:val="32"/>
            <w:rPrChange w:id="5506" w:author="白日梦想家" w:date="2026-10-26T16:42:14Z">
              <w:rPr>
                <w:rFonts w:hint="eastAsia" w:ascii="方正仿宋_GBK" w:hAnsi="方正仿宋_GBK" w:eastAsia="方正仿宋_GBK" w:cs="Times New Roman"/>
                <w:sz w:val="32"/>
                <w:szCs w:val="32"/>
              </w:rPr>
            </w:rPrChange>
          </w:rPr>
          <w:delText>余量</w:delText>
        </w:r>
      </w:del>
      <w:ins w:id="5507" w:author="xh" w:date="2026-10-26T10:08:35Z">
        <w:del w:id="5508" w:author="白日梦想家" w:date="2026-10-26T16:38:41Z">
          <w:r>
            <w:rPr>
              <w:rFonts w:hint="default" w:ascii="Times New Roman" w:hAnsi="Times New Roman" w:eastAsia="方正楷体_GBK" w:cs="Times New Roman"/>
              <w:b/>
              <w:bCs/>
              <w:i w:val="0"/>
              <w:iCs w:val="0"/>
              <w:sz w:val="32"/>
              <w:szCs w:val="32"/>
              <w:rPrChange w:id="5509" w:author="白日梦想家" w:date="2026-10-26T16:42:14Z">
                <w:rPr>
                  <w:rFonts w:hint="eastAsia" w:ascii="方正仿宋_GBK" w:hAnsi="方正仿宋_GBK" w:eastAsia="方正仿宋_GBK" w:cs="Times New Roman"/>
                  <w:sz w:val="32"/>
                  <w:szCs w:val="32"/>
                </w:rPr>
              </w:rPrChange>
            </w:rPr>
            <w:delText>后</w:delText>
          </w:r>
        </w:del>
      </w:ins>
      <w:del w:id="5510" w:author="白日梦想家" w:date="2026-10-26T16:38:41Z">
        <w:r>
          <w:rPr>
            <w:rFonts w:hint="default" w:ascii="Times New Roman" w:hAnsi="Times New Roman" w:eastAsia="方正楷体_GBK" w:cs="Times New Roman"/>
            <w:b/>
            <w:bCs/>
            <w:i w:val="0"/>
            <w:iCs w:val="0"/>
            <w:sz w:val="32"/>
            <w:szCs w:val="32"/>
            <w:rPrChange w:id="5511" w:author="白日梦想家" w:date="2026-10-26T16:42:14Z">
              <w:rPr>
                <w:rFonts w:hint="eastAsia" w:ascii="方正仿宋_GBK" w:hAnsi="方正仿宋_GBK" w:eastAsia="方正仿宋_GBK" w:cs="Times New Roman"/>
                <w:sz w:val="32"/>
                <w:szCs w:val="32"/>
              </w:rPr>
            </w:rPrChange>
          </w:rPr>
          <w:delText>，</w:delText>
        </w:r>
      </w:del>
      <w:ins w:id="5512" w:author="xh" w:date="2026-10-26T10:08:35Z">
        <w:del w:id="5513" w:author="白日梦想家" w:date="2026-10-26T16:38:41Z">
          <w:r>
            <w:rPr>
              <w:rFonts w:hint="default" w:ascii="Times New Roman" w:hAnsi="Times New Roman" w:eastAsia="方正楷体_GBK" w:cs="Times New Roman"/>
              <w:b/>
              <w:bCs/>
              <w:i w:val="0"/>
              <w:iCs w:val="0"/>
              <w:sz w:val="32"/>
              <w:szCs w:val="32"/>
              <w:rPrChange w:id="5514" w:author="白日梦想家" w:date="2026-10-26T16:42:14Z">
                <w:rPr>
                  <w:rFonts w:hint="eastAsia" w:ascii="方正仿宋_GBK" w:hAnsi="方正仿宋_GBK" w:eastAsia="方正仿宋_GBK" w:cs="Times New Roman"/>
                  <w:sz w:val="32"/>
                  <w:szCs w:val="32"/>
                </w:rPr>
              </w:rPrChange>
            </w:rPr>
            <w:delText>利用可用网</w:delText>
          </w:r>
        </w:del>
      </w:ins>
      <w:del w:id="5515" w:author="白日梦想家" w:date="2026-10-26T16:38:41Z">
        <w:r>
          <w:rPr>
            <w:rFonts w:hint="default" w:ascii="Times New Roman" w:hAnsi="Times New Roman" w:eastAsia="方正楷体_GBK" w:cs="Times New Roman"/>
            <w:b/>
            <w:bCs/>
            <w:sz w:val="32"/>
            <w:szCs w:val="32"/>
            <w:rPrChange w:id="5516" w:author="白日梦想家" w:date="2026-10-26T16:42:14Z">
              <w:rPr>
                <w:rFonts w:hint="eastAsia" w:ascii="方正仿宋_GBK" w:hAnsi="方正仿宋_GBK" w:eastAsia="方正仿宋_GBK" w:cs="Times New Roman"/>
                <w:sz w:val="32"/>
                <w:szCs w:val="32"/>
                <w:woUserID w:val="2"/>
              </w:rPr>
            </w:rPrChange>
            <w:woUserID w:val="0"/>
          </w:rPr>
          <w:delText>将新增联</w:delText>
        </w:r>
      </w:del>
      <w:del w:id="5517" w:author="白日梦想家" w:date="2026-10-26T16:38:41Z">
        <w:r>
          <w:rPr>
            <w:rFonts w:hint="default" w:ascii="Times New Roman" w:hAnsi="Times New Roman" w:eastAsia="方正楷体_GBK" w:cs="Times New Roman"/>
            <w:b/>
            <w:bCs/>
            <w:i w:val="0"/>
            <w:iCs w:val="0"/>
            <w:sz w:val="32"/>
            <w:szCs w:val="32"/>
            <w:rPrChange w:id="5518" w:author="白日梦想家" w:date="2026-10-26T16:42:14Z">
              <w:rPr>
                <w:rFonts w:hint="eastAsia" w:ascii="方正仿宋_GBK" w:hAnsi="方正仿宋_GBK" w:eastAsia="方正仿宋_GBK" w:cs="Times New Roman"/>
                <w:sz w:val="32"/>
                <w:szCs w:val="32"/>
              </w:rPr>
            </w:rPrChange>
          </w:rPr>
          <w:delText>络</w:delText>
        </w:r>
      </w:del>
      <w:ins w:id="5519" w:author="xh" w:date="2026-10-26T10:08:35Z">
        <w:del w:id="5520" w:author="白日梦想家" w:date="2026-10-26T16:38:41Z">
          <w:r>
            <w:rPr>
              <w:rFonts w:hint="default" w:ascii="Times New Roman" w:hAnsi="Times New Roman" w:eastAsia="方正楷体_GBK" w:cs="Times New Roman"/>
              <w:b/>
              <w:bCs/>
              <w:i w:val="0"/>
              <w:iCs w:val="0"/>
              <w:sz w:val="32"/>
              <w:szCs w:val="32"/>
              <w:rPrChange w:id="5521" w:author="白日梦想家" w:date="2026-10-26T16:42:14Z">
                <w:rPr>
                  <w:rFonts w:hint="eastAsia" w:ascii="方正仿宋_GBK" w:hAnsi="方正仿宋_GBK" w:eastAsia="方正仿宋_GBK" w:cs="Times New Roman"/>
                  <w:sz w:val="32"/>
                  <w:szCs w:val="32"/>
                </w:rPr>
              </w:rPrChange>
            </w:rPr>
            <w:delText>能力安排</w:delText>
          </w:r>
        </w:del>
      </w:ins>
      <w:del w:id="5522" w:author="白日梦想家" w:date="2026-10-26T16:38:41Z">
        <w:r>
          <w:rPr>
            <w:rFonts w:hint="default" w:ascii="Times New Roman" w:hAnsi="Times New Roman" w:eastAsia="方正楷体_GBK" w:cs="Times New Roman"/>
            <w:b/>
            <w:bCs/>
            <w:sz w:val="32"/>
            <w:szCs w:val="32"/>
            <w:rPrChange w:id="5523" w:author="白日梦想家" w:date="2026-10-26T16:42:14Z">
              <w:rPr>
                <w:rFonts w:hint="eastAsia" w:ascii="方正仿宋_GBK" w:hAnsi="方正仿宋_GBK" w:eastAsia="方正仿宋_GBK" w:cs="Times New Roman"/>
                <w:sz w:val="32"/>
                <w:szCs w:val="32"/>
                <w:woUserID w:val="2"/>
              </w:rPr>
            </w:rPrChange>
            <w:woUserID w:val="0"/>
          </w:rPr>
          <w:delText>与主变更换、扩</w:delText>
        </w:r>
      </w:del>
      <w:del w:id="5524" w:author="白日梦想家" w:date="2026-10-26T16:38:41Z">
        <w:r>
          <w:rPr>
            <w:rFonts w:hint="default" w:ascii="Times New Roman" w:hAnsi="Times New Roman" w:eastAsia="方正楷体_GBK" w:cs="Times New Roman"/>
            <w:b/>
            <w:bCs/>
            <w:i w:val="0"/>
            <w:iCs w:val="0"/>
            <w:sz w:val="32"/>
            <w:szCs w:val="32"/>
            <w:rPrChange w:id="5525" w:author="白日梦想家" w:date="2026-10-26T16:42:14Z">
              <w:rPr>
                <w:rFonts w:hint="eastAsia" w:ascii="方正仿宋_GBK" w:hAnsi="方正仿宋_GBK" w:eastAsia="方正仿宋_GBK" w:cs="Times New Roman"/>
                <w:sz w:val="32"/>
                <w:szCs w:val="32"/>
              </w:rPr>
            </w:rPrChange>
          </w:rPr>
          <w:delText>建</w:delText>
        </w:r>
      </w:del>
      <w:ins w:id="5526" w:author="xh" w:date="2026-10-26T10:08:35Z">
        <w:del w:id="5527" w:author="白日梦想家" w:date="2026-10-26T16:38:41Z">
          <w:r>
            <w:rPr>
              <w:rFonts w:hint="default" w:ascii="Times New Roman" w:hAnsi="Times New Roman" w:eastAsia="方正楷体_GBK" w:cs="Times New Roman"/>
              <w:b/>
              <w:bCs/>
              <w:i w:val="0"/>
              <w:iCs w:val="0"/>
              <w:sz w:val="32"/>
              <w:szCs w:val="32"/>
              <w:rPrChange w:id="5528" w:author="白日梦想家" w:date="2026-10-26T16:42:14Z">
                <w:rPr>
                  <w:rFonts w:hint="eastAsia" w:ascii="方正仿宋_GBK" w:hAnsi="方正仿宋_GBK" w:eastAsia="方正仿宋_GBK" w:cs="Times New Roman"/>
                  <w:sz w:val="32"/>
                  <w:szCs w:val="32"/>
                </w:rPr>
              </w:rPrChange>
            </w:rPr>
            <w:delText>设，明确各措施承担的实际供电任务</w:delText>
          </w:r>
        </w:del>
      </w:ins>
      <w:del w:id="5529" w:author="白日梦想家" w:date="2026-10-26T16:38:41Z">
        <w:r>
          <w:rPr>
            <w:rFonts w:hint="default" w:ascii="Times New Roman" w:hAnsi="Times New Roman" w:eastAsia="方正楷体_GBK" w:cs="Times New Roman"/>
            <w:b/>
            <w:bCs/>
            <w:sz w:val="32"/>
            <w:szCs w:val="32"/>
            <w:rPrChange w:id="5530" w:author="白日梦想家" w:date="2026-10-26T16:42:14Z">
              <w:rPr>
                <w:rFonts w:hint="eastAsia" w:ascii="方正仿宋_GBK" w:hAnsi="方正仿宋_GBK" w:eastAsia="方正仿宋_GBK" w:cs="Times New Roman"/>
                <w:sz w:val="32"/>
                <w:szCs w:val="32"/>
                <w:woUserID w:val="2"/>
              </w:rPr>
            </w:rPrChange>
            <w:woUserID w:val="0"/>
          </w:rPr>
          <w:delText>及配储共同纳入比选</w:delText>
        </w:r>
      </w:del>
      <w:del w:id="5531" w:author="白日梦想家" w:date="2026-10-26T16:38:41Z">
        <w:r>
          <w:rPr>
            <w:rFonts w:hint="default" w:ascii="Times New Roman" w:hAnsi="Times New Roman" w:eastAsia="方正楷体_GBK" w:cs="Times New Roman"/>
            <w:b/>
            <w:bCs/>
            <w:i w:val="0"/>
            <w:iCs w:val="0"/>
            <w:sz w:val="32"/>
            <w:szCs w:val="32"/>
            <w:rPrChange w:id="5532" w:author="白日梦想家" w:date="2026-10-26T16:42:14Z">
              <w:rPr>
                <w:rFonts w:hint="eastAsia" w:ascii="方正仿宋_GBK" w:hAnsi="方正仿宋_GBK" w:eastAsia="方正仿宋_GBK" w:cs="Times New Roman"/>
                <w:sz w:val="32"/>
                <w:szCs w:val="32"/>
              </w:rPr>
            </w:rPrChange>
          </w:rPr>
          <w:delText>。</w:delText>
        </w:r>
      </w:del>
    </w:p>
    <w:p w14:paraId="218335F6">
      <w:pPr>
        <w:widowControl/>
        <w:adjustRightInd w:val="0"/>
        <w:snapToGrid w:val="0"/>
        <w:spacing w:line="560" w:lineRule="exact"/>
        <w:ind w:firstLine="641" w:firstLineChars="200"/>
        <w:rPr>
          <w:del w:id="5533" w:author="xh" w:date="2026-10-26T10:10:13Z"/>
          <w:rFonts w:hint="default" w:ascii="Times New Roman" w:hAnsi="Times New Roman" w:eastAsia="方正楷体_GBK" w:cs="Times New Roman"/>
          <w:b/>
          <w:bCs/>
          <w:sz w:val="32"/>
          <w:szCs w:val="32"/>
          <w:highlight w:val="none"/>
          <w:rPrChange w:id="5534" w:author="白日梦想家" w:date="2026-10-26T16:42:14Z">
            <w:rPr>
              <w:del w:id="5535" w:author="xh" w:date="2026-10-26T10:10:13Z"/>
              <w:rFonts w:hint="eastAsia" w:ascii="方正仿宋_GBK" w:hAnsi="方正仿宋_GBK" w:eastAsia="方正仿宋_GBK" w:cs="Times New Roman"/>
              <w:sz w:val="32"/>
              <w:szCs w:val="32"/>
              <w:highlight w:val="none"/>
              <w14:ligatures w14:val="standardContextual"/>
            </w:rPr>
          </w:rPrChange>
          <w14:ligatures w14:val="none"/>
        </w:rPr>
      </w:pPr>
      <w:del w:id="5536" w:author="xh" w:date="2026-10-26T10:10:13Z">
        <w:r>
          <w:rPr>
            <w:rFonts w:hint="default" w:ascii="Times New Roman" w:hAnsi="Times New Roman" w:eastAsia="方正楷体_GBK" w:cs="Times New Roman"/>
            <w:b/>
            <w:bCs/>
            <w:sz w:val="32"/>
            <w:szCs w:val="32"/>
            <w:rPrChange w:id="5537" w:author="白日梦想家" w:date="2026-10-26T16:42:14Z">
              <w:rPr>
                <w:rFonts w:hint="eastAsia" w:ascii="方正仿宋_GBK" w:hAnsi="方正仿宋_GBK" w:eastAsia="方正仿宋_GBK" w:cs="Times New Roman"/>
                <w:sz w:val="32"/>
                <w:szCs w:val="32"/>
              </w:rPr>
            </w:rPrChange>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55AD5F5C">
      <w:pPr>
        <w:keepNext w:val="0"/>
        <w:keepLines w:val="0"/>
        <w:widowControl/>
        <w:suppressLineNumbers w:val="0"/>
        <w:spacing w:before="0" w:beforeAutospacing="0" w:after="0" w:afterAutospacing="0" w:line="560" w:lineRule="exact"/>
        <w:ind w:left="0" w:right="0" w:firstLine="640"/>
        <w:jc w:val="left"/>
        <w:rPr>
          <w:ins w:id="5538" w:author="白日梦想家" w:date="2026-10-26T16:43:24Z"/>
          <w:rFonts w:hint="default" w:ascii="Cambria" w:hAnsi="Cambria" w:eastAsia="MS Mincho" w:cs="Times New Roman"/>
          <w:sz w:val="22"/>
          <w:szCs w:val="22"/>
          <w:woUserID w:val="2"/>
        </w:rPr>
      </w:pPr>
      <w:del w:id="5539" w:author="白日梦想家" w:date="2026-10-26T17:06:42Z">
        <w:r>
          <w:rPr>
            <w:rFonts w:hint="default" w:ascii="Times New Roman" w:hAnsi="Times New Roman" w:eastAsia="方正楷体_GBK" w:cs="Times New Roman"/>
            <w:b/>
            <w:bCs/>
            <w:i w:val="0"/>
            <w:iCs w:val="0"/>
            <w:sz w:val="32"/>
            <w:szCs w:val="32"/>
            <w:rPrChange w:id="5540" w:author="xh" w:date="2026-10-26T10:11:50Z">
              <w:rPr>
                <w:rFonts w:hint="eastAsia" w:ascii="方正楷体_GBK" w:hAnsi="方正楷体_GBK" w:eastAsia="方正楷体_GBK" w:cs="方正楷体_GBK"/>
                <w:b/>
                <w:bCs/>
                <w:sz w:val="32"/>
                <w:szCs w:val="32"/>
              </w:rPr>
            </w:rPrChange>
          </w:rPr>
          <w:delText>（三）</w:delText>
        </w:r>
      </w:del>
      <w:ins w:id="5541" w:author="xh" w:date="2026-10-26T10:11:50Z">
        <w:del w:id="5542" w:author="白日梦想家" w:date="2026-10-26T17:06:42Z">
          <w:r>
            <w:rPr>
              <w:rFonts w:hint="default" w:ascii="Times New Roman" w:hAnsi="Times New Roman" w:eastAsia="方正楷体_GBK" w:cs="Times New Roman"/>
              <w:b/>
              <w:bCs/>
              <w:i w:val="0"/>
              <w:iCs w:val="0"/>
              <w:sz w:val="32"/>
              <w:szCs w:val="32"/>
              <w:rPrChange w:id="5543" w:author="xh" w:date="2026-10-26T10:11:50Z">
                <w:rPr>
                  <w:rFonts w:hint="eastAsia" w:ascii="方正楷体_GBK" w:hAnsi="方正楷体_GBK" w:eastAsia="方正楷体_GBK" w:cs="方正楷体_GBK"/>
                  <w:b/>
                  <w:bCs/>
                  <w:sz w:val="32"/>
                  <w:szCs w:val="32"/>
                </w:rPr>
              </w:rPrChange>
              <w:woUserID w:val="2"/>
            </w:rPr>
            <w:delText>随</w:delText>
          </w:r>
        </w:del>
      </w:ins>
      <w:del w:id="5544" w:author="白日梦想家" w:date="2026-10-26T17:06:42Z">
        <w:r>
          <w:rPr>
            <w:rFonts w:hint="eastAsia" w:ascii="方正楷体_GBK" w:hAnsi="方正楷体_GBK" w:eastAsia="方正楷体_GBK" w:cs="方正楷体_GBK"/>
            <w:b/>
            <w:bCs/>
            <w:sz w:val="32"/>
            <w:szCs w:val="32"/>
            <w:woUserID w:val="2"/>
          </w:rPr>
          <w:delText>结合</w:delText>
        </w:r>
      </w:del>
      <w:del w:id="5545" w:author="白日梦想家" w:date="2026-10-26T17:06:42Z">
        <w:r>
          <w:rPr>
            <w:rFonts w:hint="default" w:ascii="Times New Roman" w:hAnsi="Times New Roman" w:eastAsia="方正楷体_GBK" w:cs="Times New Roman"/>
            <w:b/>
            <w:bCs/>
            <w:i w:val="0"/>
            <w:iCs w:val="0"/>
            <w:sz w:val="32"/>
            <w:szCs w:val="32"/>
            <w:rPrChange w:id="5546" w:author="xh" w:date="2026-10-26T10:11:50Z">
              <w:rPr>
                <w:rFonts w:hint="eastAsia" w:ascii="方正楷体_GBK" w:hAnsi="方正楷体_GBK" w:eastAsia="方正楷体_GBK" w:cs="方正楷体_GBK"/>
                <w:b/>
                <w:bCs/>
                <w:sz w:val="32"/>
                <w:szCs w:val="32"/>
              </w:rPr>
            </w:rPrChange>
            <w:woUserID w:val="2"/>
          </w:rPr>
          <w:delText>建设进度滚动</w:delText>
        </w:r>
      </w:del>
      <w:ins w:id="5547" w:author="xh" w:date="2026-10-26T10:11:50Z">
        <w:del w:id="5548" w:author="白日梦想家" w:date="2026-10-26T17:06:42Z">
          <w:r>
            <w:rPr>
              <w:rFonts w:hint="default" w:ascii="Times New Roman" w:hAnsi="Times New Roman" w:eastAsia="方正楷体_GBK" w:cs="Times New Roman"/>
              <w:b/>
              <w:bCs/>
              <w:i w:val="0"/>
              <w:iCs w:val="0"/>
              <w:sz w:val="32"/>
              <w:szCs w:val="32"/>
              <w:rPrChange w:id="5549" w:author="xh" w:date="2026-10-26T10:11:50Z">
                <w:rPr>
                  <w:rFonts w:hint="eastAsia" w:ascii="方正楷体_GBK" w:hAnsi="方正楷体_GBK" w:eastAsia="方正楷体_GBK" w:cs="方正楷体_GBK"/>
                  <w:b/>
                  <w:bCs/>
                  <w:sz w:val="32"/>
                  <w:szCs w:val="32"/>
                </w:rPr>
              </w:rPrChange>
              <w:woUserID w:val="2"/>
            </w:rPr>
            <w:delText>完善</w:delText>
          </w:r>
        </w:del>
      </w:ins>
      <w:del w:id="5550" w:author="白日梦想家" w:date="2026-10-26T17:06:42Z">
        <w:r>
          <w:rPr>
            <w:rFonts w:hint="eastAsia" w:ascii="方正楷体_GBK" w:hAnsi="方正楷体_GBK" w:eastAsia="方正楷体_GBK" w:cs="方正楷体_GBK"/>
            <w:b/>
            <w:bCs/>
            <w:sz w:val="32"/>
            <w:szCs w:val="32"/>
            <w:woUserID w:val="2"/>
          </w:rPr>
          <w:delText>更新</w:delText>
        </w:r>
      </w:del>
      <w:del w:id="5551" w:author="白日梦想家" w:date="2026-10-26T17:06:42Z">
        <w:r>
          <w:rPr>
            <w:rFonts w:hint="default" w:ascii="Times New Roman" w:hAnsi="Times New Roman" w:eastAsia="方正楷体_GBK" w:cs="Times New Roman"/>
            <w:b/>
            <w:bCs/>
            <w:i w:val="0"/>
            <w:iCs w:val="0"/>
            <w:sz w:val="32"/>
            <w:szCs w:val="32"/>
            <w:rPrChange w:id="5552" w:author="xh" w:date="2026-10-26T10:11:50Z">
              <w:rPr>
                <w:rFonts w:hint="eastAsia" w:ascii="方正楷体_GBK" w:hAnsi="方正楷体_GBK" w:eastAsia="方正楷体_GBK" w:cs="方正楷体_GBK"/>
                <w:b/>
                <w:bCs/>
                <w:sz w:val="32"/>
                <w:szCs w:val="32"/>
              </w:rPr>
            </w:rPrChange>
            <w:woUserID w:val="2"/>
          </w:rPr>
          <w:delText>应用</w:delText>
        </w:r>
      </w:del>
      <w:ins w:id="5553" w:author="xh" w:date="2026-10-26T10:11:50Z">
        <w:del w:id="5554" w:author="白日梦想家" w:date="2026-10-26T17:06:42Z">
          <w:r>
            <w:rPr>
              <w:rFonts w:hint="default" w:ascii="Times New Roman" w:hAnsi="Times New Roman" w:eastAsia="方正楷体_GBK" w:cs="Times New Roman"/>
              <w:b/>
              <w:bCs/>
              <w:i w:val="0"/>
              <w:iCs w:val="0"/>
              <w:sz w:val="32"/>
              <w:szCs w:val="32"/>
              <w:rPrChange w:id="5555" w:author="xh" w:date="2026-10-26T10:11:50Z">
                <w:rPr>
                  <w:rFonts w:hint="eastAsia" w:ascii="方正楷体_GBK" w:hAnsi="方正楷体_GBK" w:eastAsia="方正楷体_GBK" w:cs="方正楷体_GBK"/>
                  <w:b/>
                  <w:bCs/>
                  <w:sz w:val="32"/>
                  <w:szCs w:val="32"/>
                </w:rPr>
              </w:rPrChange>
              <w:woUserID w:val="2"/>
            </w:rPr>
            <w:delText>方案</w:delText>
          </w:r>
        </w:del>
      </w:ins>
      <w:del w:id="5556" w:author="白日梦想家" w:date="2026-10-26T17:06:42Z">
        <w:r>
          <w:rPr>
            <w:rFonts w:hint="eastAsia" w:ascii="方正楷体_GBK" w:hAnsi="方正楷体_GBK" w:eastAsia="方正楷体_GBK" w:cs="方正楷体_GBK"/>
            <w:b/>
            <w:bCs/>
            <w:sz w:val="32"/>
            <w:szCs w:val="32"/>
          </w:rPr>
          <w:delText>结果</w:delText>
        </w:r>
      </w:del>
      <w:ins w:id="5557" w:author="白日梦想家" w:date="2026-10-26T16:43:24Z">
        <w:r>
          <w:rPr>
            <w:rFonts w:hint="default" w:ascii="方正楷体_GBK" w:hAnsi="方正楷体_GBK" w:eastAsia="方正楷体_GBK" w:cs="方正楷体_GBK"/>
            <w:b/>
            <w:bCs/>
            <w:kern w:val="0"/>
            <w:sz w:val="32"/>
            <w:szCs w:val="32"/>
            <w:lang w:val="en-US" w:eastAsia="zh-CN" w:bidi="ar"/>
            <w:rPrChange w:id="5558" w:author="白日梦想家" w:date="2026-10-27T10:21:31Z">
              <w:rPr>
                <w:rFonts w:hint="default" w:ascii="方正楷体_GBK" w:hAnsi="方正楷体_GBK" w:eastAsia="方正楷体_GBK" w:cs="方正楷体_GBK"/>
                <w:b w:val="0"/>
                <w:kern w:val="0"/>
                <w:sz w:val="32"/>
                <w:szCs w:val="32"/>
                <w:lang w:val="en-US" w:eastAsia="zh-CN" w:bidi="ar"/>
                <w:woUserID w:val="2"/>
              </w:rPr>
            </w:rPrChange>
            <w:woUserID w:val="2"/>
          </w:rPr>
          <w:t>（</w:t>
        </w:r>
      </w:ins>
      <w:ins w:id="5560" w:author="白日梦想家" w:date="2026-10-26T17:06:46Z">
        <w:r>
          <w:rPr>
            <w:rFonts w:hint="eastAsia" w:ascii="方正楷体_GBK" w:hAnsi="方正楷体_GBK" w:eastAsia="方正楷体_GBK" w:cs="方正楷体_GBK"/>
            <w:b/>
            <w:bCs/>
            <w:kern w:val="0"/>
            <w:sz w:val="32"/>
            <w:szCs w:val="32"/>
            <w:lang w:val="en-US" w:eastAsia="zh" w:bidi="ar"/>
            <w:rPrChange w:id="5561" w:author="白日梦想家" w:date="2026-10-27T10:21:31Z">
              <w:rPr>
                <w:rFonts w:hint="eastAsia" w:ascii="方正楷体_GBK" w:hAnsi="方正楷体_GBK" w:eastAsia="方正楷体_GBK" w:cs="方正楷体_GBK"/>
                <w:b w:val="0"/>
                <w:kern w:val="0"/>
                <w:sz w:val="32"/>
                <w:szCs w:val="32"/>
                <w:lang w:val="en-US" w:eastAsia="zh" w:bidi="ar"/>
                <w:woUserID w:val="2"/>
              </w:rPr>
            </w:rPrChange>
            <w:woUserID w:val="2"/>
          </w:rPr>
          <w:t>三</w:t>
        </w:r>
      </w:ins>
      <w:ins w:id="5563" w:author="白日梦想家" w:date="2026-10-26T16:43:24Z">
        <w:r>
          <w:rPr>
            <w:rFonts w:hint="default" w:ascii="方正楷体_GBK" w:hAnsi="方正楷体_GBK" w:eastAsia="方正楷体_GBK" w:cs="方正楷体_GBK"/>
            <w:b/>
            <w:bCs/>
            <w:kern w:val="0"/>
            <w:sz w:val="32"/>
            <w:szCs w:val="32"/>
            <w:lang w:val="en-US" w:eastAsia="zh-CN" w:bidi="ar"/>
            <w:rPrChange w:id="5564" w:author="白日梦想家" w:date="2026-10-27T10:21:31Z">
              <w:rPr>
                <w:rFonts w:hint="default" w:ascii="方正楷体_GBK" w:hAnsi="方正楷体_GBK" w:eastAsia="方正楷体_GBK" w:cs="方正楷体_GBK"/>
                <w:b w:val="0"/>
                <w:kern w:val="0"/>
                <w:sz w:val="32"/>
                <w:szCs w:val="32"/>
                <w:lang w:val="en-US" w:eastAsia="zh-CN" w:bidi="ar"/>
                <w:woUserID w:val="2"/>
              </w:rPr>
            </w:rPrChange>
            <w:woUserID w:val="2"/>
          </w:rPr>
          <w:t>）随建设进度滚动完善应用方案</w:t>
        </w:r>
      </w:ins>
    </w:p>
    <w:p w14:paraId="29761193">
      <w:pPr>
        <w:keepNext w:val="0"/>
        <w:keepLines w:val="0"/>
        <w:widowControl/>
        <w:suppressLineNumbers w:val="0"/>
        <w:spacing w:before="0" w:beforeAutospacing="0" w:after="0" w:afterAutospacing="0" w:line="560" w:lineRule="exact"/>
        <w:ind w:left="0" w:right="0" w:firstLine="640"/>
        <w:jc w:val="both"/>
        <w:rPr>
          <w:ins w:id="5566" w:author="白日梦想家" w:date="2026-10-26T16:43:24Z"/>
          <w:rFonts w:hint="default" w:ascii="Cambria" w:hAnsi="Cambria" w:eastAsia="MS Mincho" w:cs="Times New Roman"/>
          <w:sz w:val="22"/>
          <w:szCs w:val="22"/>
          <w:woUserID w:val="2"/>
        </w:rPr>
      </w:pPr>
      <w:ins w:id="5567" w:author="白日梦想家" w:date="2026-10-26T17:19:30Z">
        <w:r>
          <w:rPr>
            <w:rFonts w:hint="eastAsia" w:ascii="方正仿宋_GBK" w:hAnsi="方正仿宋_GBK" w:eastAsia="方正仿宋_GBK" w:cs="方正仿宋_GBK"/>
            <w:b/>
            <w:bCs/>
            <w:kern w:val="0"/>
            <w:sz w:val="32"/>
            <w:szCs w:val="32"/>
            <w:lang w:val="en-US" w:eastAsia="zh" w:bidi="ar"/>
            <w:woUserID w:val="2"/>
          </w:rPr>
          <w:t>目标：</w:t>
        </w:r>
      </w:ins>
      <w:ins w:id="5568" w:author="白日梦想家" w:date="2026-10-26T16:43:24Z">
        <w:r>
          <w:rPr>
            <w:rFonts w:hint="default" w:ascii="方正仿宋_GBK" w:hAnsi="方正仿宋_GBK" w:eastAsia="方正仿宋_GBK" w:cs="方正仿宋_GBK"/>
            <w:b w:val="0"/>
            <w:kern w:val="0"/>
            <w:sz w:val="32"/>
            <w:szCs w:val="32"/>
            <w:lang w:val="en-US" w:eastAsia="zh-CN" w:bidi="ar"/>
            <w:woUserID w:val="2"/>
          </w:rPr>
          <w:t>针对源荷条件和工程价格持续变化、一次规划长期沿用易产生偏差的问题，建立动态更新与校核机制。</w:t>
        </w:r>
      </w:ins>
      <w:ins w:id="5569" w:author="白日梦想家" w:date="2026-10-26T16:58:05Z">
        <w:r>
          <w:rPr>
            <w:rFonts w:hint="eastAsia" w:ascii="方正仿宋_GBK" w:hAnsi="方正仿宋_GBK" w:eastAsia="方正仿宋_GBK" w:cs="方正仿宋_GBK"/>
            <w:b w:val="0"/>
            <w:kern w:val="0"/>
            <w:sz w:val="32"/>
            <w:szCs w:val="32"/>
            <w:lang w:val="en-US" w:eastAsia="zh" w:bidi="ar"/>
            <w:woUserID w:val="2"/>
          </w:rPr>
          <w:t>需要</w:t>
        </w:r>
      </w:ins>
      <w:ins w:id="5570" w:author="白日梦想家" w:date="2026-10-26T16:58:06Z">
        <w:r>
          <w:rPr>
            <w:rFonts w:hint="eastAsia" w:ascii="方正仿宋_GBK" w:hAnsi="方正仿宋_GBK" w:eastAsia="方正仿宋_GBK" w:cs="方正仿宋_GBK"/>
            <w:b w:val="0"/>
            <w:kern w:val="0"/>
            <w:sz w:val="32"/>
            <w:szCs w:val="32"/>
            <w:lang w:val="en-US" w:eastAsia="zh" w:bidi="ar"/>
            <w:woUserID w:val="2"/>
          </w:rPr>
          <w:t>保持</w:t>
        </w:r>
      </w:ins>
      <w:ins w:id="5571" w:author="白日梦想家" w:date="2026-10-26T16:58:00Z">
        <w:r>
          <w:rPr>
            <w:rFonts w:hint="default" w:ascii="方正仿宋_GBK" w:hAnsi="方正仿宋_GBK" w:eastAsia="方正仿宋_GBK" w:cs="方正仿宋_GBK"/>
            <w:b w:val="0"/>
            <w:kern w:val="0"/>
            <w:sz w:val="32"/>
            <w:szCs w:val="32"/>
            <w:lang w:val="en-US" w:eastAsia="zh-CN" w:bidi="ar"/>
            <w:woUserID w:val="2"/>
          </w:rPr>
          <w:t>容量安排与建设进度、投资计划同步，形成可逐年复核的技术档案，逐步落实“一片一策”的弹性容载比规划。</w:t>
        </w:r>
      </w:ins>
    </w:p>
    <w:p w14:paraId="554D2F70">
      <w:pPr>
        <w:keepNext w:val="0"/>
        <w:keepLines w:val="0"/>
        <w:widowControl/>
        <w:suppressLineNumbers w:val="0"/>
        <w:spacing w:before="0" w:beforeAutospacing="0" w:after="0" w:afterAutospacing="0" w:line="560" w:lineRule="exact"/>
        <w:ind w:left="0" w:right="0" w:firstLine="640"/>
        <w:jc w:val="both"/>
        <w:rPr>
          <w:ins w:id="5572" w:author="白日梦想家" w:date="2026-10-26T16:43:24Z"/>
          <w:rFonts w:hint="eastAsia" w:ascii="Cambria" w:hAnsi="Cambria" w:eastAsia="方正仿宋_GBK" w:cs="Times New Roman"/>
          <w:sz w:val="22"/>
          <w:szCs w:val="22"/>
          <w:lang w:eastAsia="zh"/>
          <w:woUserID w:val="2"/>
        </w:rPr>
      </w:pPr>
      <w:ins w:id="5573" w:author="白日梦想家" w:date="2026-10-26T16:43:24Z">
        <w:r>
          <w:rPr>
            <w:rFonts w:hint="default" w:ascii="方正仿宋_GBK" w:hAnsi="方正仿宋_GBK" w:eastAsia="方正仿宋_GBK" w:cs="方正仿宋_GBK"/>
            <w:b/>
            <w:bCs w:val="0"/>
            <w:kern w:val="0"/>
            <w:sz w:val="32"/>
            <w:szCs w:val="32"/>
            <w:lang w:val="en-US" w:eastAsia="zh-CN" w:bidi="ar"/>
            <w:woUserID w:val="2"/>
          </w:rPr>
          <w:t>措施：</w:t>
        </w:r>
      </w:ins>
      <w:ins w:id="5574" w:author="白日梦想家" w:date="2026-10-26T16:43:24Z">
        <w:r>
          <w:rPr>
            <w:rFonts w:hint="default" w:ascii="方正仿宋_GBK" w:hAnsi="方正仿宋_GBK" w:eastAsia="方正仿宋_GBK" w:cs="方正仿宋_GBK"/>
            <w:b/>
            <w:bCs/>
            <w:kern w:val="0"/>
            <w:sz w:val="32"/>
            <w:szCs w:val="32"/>
            <w:lang w:val="en-US" w:eastAsia="zh-CN" w:bidi="ar"/>
            <w:rPrChange w:id="5575" w:author="白日梦想家" w:date="2026-10-26T16:58:1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576" w:author="白日梦想家" w:date="2026-10-26T16:43:24Z">
        <w:r>
          <w:rPr>
            <w:rFonts w:hint="default" w:ascii="方正仿宋_GBK" w:hAnsi="方正仿宋_GBK" w:eastAsia="方正仿宋_GBK" w:cs="方正仿宋_GBK"/>
            <w:b w:val="0"/>
            <w:kern w:val="0"/>
            <w:sz w:val="32"/>
            <w:szCs w:val="32"/>
            <w:lang w:val="en-US" w:eastAsia="zh-CN" w:bidi="ar"/>
            <w:woUserID w:val="2"/>
          </w:rPr>
          <w:t>年度更新参数与方案。结合新增用户、实际峰值和光伏投产重算五项参数，调整主变、储能和</w:t>
        </w:r>
      </w:ins>
      <w:ins w:id="5577" w:author="白日梦想家" w:date="2026-10-26T16:58:42Z">
        <w:r>
          <w:rPr>
            <w:rFonts w:hint="eastAsia" w:ascii="方正仿宋_GBK" w:hAnsi="方正仿宋_GBK" w:eastAsia="方正仿宋_GBK" w:cs="方正仿宋_GBK"/>
            <w:b w:val="0"/>
            <w:kern w:val="0"/>
            <w:sz w:val="32"/>
            <w:szCs w:val="32"/>
            <w:lang w:val="en-US" w:eastAsia="zh" w:bidi="ar"/>
            <w:woUserID w:val="2"/>
          </w:rPr>
          <w:t>中压</w:t>
        </w:r>
      </w:ins>
      <w:ins w:id="5578" w:author="白日梦想家" w:date="2026-10-26T16:43:24Z">
        <w:r>
          <w:rPr>
            <w:rFonts w:hint="default" w:ascii="方正仿宋_GBK" w:hAnsi="方正仿宋_GBK" w:eastAsia="方正仿宋_GBK" w:cs="方正仿宋_GBK"/>
            <w:b w:val="0"/>
            <w:kern w:val="0"/>
            <w:sz w:val="32"/>
            <w:szCs w:val="32"/>
            <w:lang w:val="en-US" w:eastAsia="zh-CN" w:bidi="ar"/>
            <w:woUserID w:val="2"/>
          </w:rPr>
          <w:t>联络的建设时序，</w:t>
        </w:r>
      </w:ins>
      <w:ins w:id="5579" w:author="白日梦想家" w:date="2026-10-26T17:19:15Z">
        <w:r>
          <w:rPr>
            <w:rFonts w:hint="default" w:ascii="方正仿宋_GBK" w:hAnsi="方正仿宋_GBK" w:eastAsia="方正仿宋_GBK" w:cs="方正仿宋_GBK"/>
            <w:b w:val="0"/>
            <w:kern w:val="0"/>
            <w:sz w:val="32"/>
            <w:szCs w:val="32"/>
            <w:lang w:val="en-US" w:eastAsia="zh-CN" w:bidi="ar"/>
            <w:woUserID w:val="2"/>
          </w:rPr>
          <w:t>使参数、方案与源荷条件同步更新；</w:t>
        </w:r>
      </w:ins>
      <w:ins w:id="5580" w:author="白日梦想家" w:date="2026-10-26T16:43:24Z">
        <w:r>
          <w:rPr>
            <w:rFonts w:hint="default" w:ascii="方正仿宋_GBK" w:hAnsi="方正仿宋_GBK" w:eastAsia="方正仿宋_GBK" w:cs="方正仿宋_GBK"/>
            <w:b/>
            <w:bCs/>
            <w:kern w:val="0"/>
            <w:sz w:val="32"/>
            <w:szCs w:val="32"/>
            <w:lang w:val="en-US" w:eastAsia="zh-CN" w:bidi="ar"/>
            <w:rPrChange w:id="5581" w:author="白日梦想家" w:date="2026-10-26T16:58:17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582" w:author="白日梦想家" w:date="2026-10-26T16:43:24Z">
        <w:r>
          <w:rPr>
            <w:rFonts w:hint="default" w:ascii="方正仿宋_GBK" w:hAnsi="方正仿宋_GBK" w:eastAsia="方正仿宋_GBK" w:cs="方正仿宋_GBK"/>
            <w:b w:val="0"/>
            <w:kern w:val="0"/>
            <w:sz w:val="32"/>
            <w:szCs w:val="32"/>
            <w:lang w:val="en-US" w:eastAsia="zh-CN" w:bidi="ar"/>
            <w:woUserID w:val="2"/>
          </w:rPr>
          <w:t>价格与条件变化后重算。</w:t>
        </w:r>
      </w:ins>
      <w:ins w:id="5583" w:author="白日梦想家" w:date="2026-10-26T17:20:08Z">
        <w:r>
          <w:rPr>
            <w:rFonts w:hint="eastAsia" w:ascii="方正仿宋_GBK" w:hAnsi="方正仿宋_GBK" w:eastAsia="方正仿宋_GBK" w:cs="方正仿宋_GBK"/>
            <w:b w:val="0"/>
            <w:kern w:val="0"/>
            <w:sz w:val="32"/>
            <w:szCs w:val="32"/>
            <w:lang w:val="en-US" w:eastAsia="zh" w:bidi="ar"/>
            <w:woUserID w:val="2"/>
          </w:rPr>
          <w:t>设备</w:t>
        </w:r>
      </w:ins>
      <w:ins w:id="5584" w:author="白日梦想家" w:date="2026-10-26T16:43:24Z">
        <w:r>
          <w:rPr>
            <w:rFonts w:hint="default" w:ascii="方正仿宋_GBK" w:hAnsi="方正仿宋_GBK" w:eastAsia="方正仿宋_GBK" w:cs="方正仿宋_GBK"/>
            <w:b w:val="0"/>
            <w:kern w:val="0"/>
            <w:sz w:val="32"/>
            <w:szCs w:val="32"/>
            <w:lang w:val="en-US" w:eastAsia="zh-CN" w:bidi="ar"/>
            <w:woUserID w:val="2"/>
          </w:rPr>
          <w:t>造价、储能价格变化后，按统一费用范围重算设备组合，保持容量、配置与投入之间的对应关系</w:t>
        </w:r>
      </w:ins>
      <w:ins w:id="5585" w:author="白日梦想家" w:date="2026-10-26T17:18:31Z">
        <w:r>
          <w:rPr>
            <w:rFonts w:hint="eastAsia" w:ascii="方正仿宋_GBK" w:hAnsi="方正仿宋_GBK" w:eastAsia="方正仿宋_GBK" w:cs="方正仿宋_GBK"/>
            <w:b w:val="0"/>
            <w:kern w:val="0"/>
            <w:sz w:val="32"/>
            <w:szCs w:val="32"/>
            <w:lang w:val="en-US" w:eastAsia="zh" w:bidi="ar"/>
            <w:woUserID w:val="2"/>
          </w:rPr>
          <w:t>；</w:t>
        </w:r>
      </w:ins>
      <w:ins w:id="5586" w:author="白日梦想家" w:date="2026-10-26T17:20:29Z">
        <w:r>
          <w:rPr>
            <w:rFonts w:hint="default" w:ascii="方正仿宋_GBK" w:hAnsi="方正仿宋_GBK" w:eastAsia="方正仿宋_GBK" w:cs="方正仿宋_GBK"/>
            <w:b/>
            <w:bCs/>
            <w:kern w:val="0"/>
            <w:sz w:val="32"/>
            <w:szCs w:val="32"/>
            <w:lang w:val="en-US" w:eastAsia="zh-CN" w:bidi="ar"/>
            <w:rPrChange w:id="5587" w:author="白日梦想家" w:date="2026-10-26T17:20:44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588" w:author="白日梦想家" w:date="2026-10-26T17:20:29Z">
        <w:r>
          <w:rPr>
            <w:rFonts w:hint="default" w:ascii="方正仿宋_GBK" w:hAnsi="方正仿宋_GBK" w:eastAsia="方正仿宋_GBK" w:cs="方正仿宋_GBK"/>
            <w:b w:val="0"/>
            <w:kern w:val="0"/>
            <w:sz w:val="32"/>
            <w:szCs w:val="32"/>
            <w:lang w:val="en-US" w:eastAsia="zh-CN" w:bidi="ar"/>
            <w:woUserID w:val="2"/>
          </w:rPr>
          <w:t>建立运行反馈与再校核机制。</w:t>
        </w:r>
      </w:ins>
      <w:ins w:id="5589" w:author="白日梦想家" w:date="2026-10-26T17:21:52Z">
        <w:r>
          <w:rPr>
            <w:rFonts w:hint="eastAsia" w:ascii="方正仿宋_GBK" w:hAnsi="方正仿宋_GBK" w:eastAsia="方正仿宋_GBK" w:cs="方正仿宋_GBK"/>
            <w:b w:val="0"/>
            <w:kern w:val="0"/>
            <w:sz w:val="32"/>
            <w:szCs w:val="32"/>
            <w:lang w:val="en-US" w:eastAsia="zh" w:bidi="ar"/>
            <w:woUserID w:val="2"/>
          </w:rPr>
          <w:t>根据</w:t>
        </w:r>
      </w:ins>
      <w:ins w:id="5590" w:author="白日梦想家" w:date="2026-10-26T17:22:31Z">
        <w:r>
          <w:rPr>
            <w:rFonts w:hint="eastAsia" w:ascii="方正仿宋_GBK" w:hAnsi="方正仿宋_GBK" w:eastAsia="方正仿宋_GBK" w:cs="方正仿宋_GBK"/>
            <w:b w:val="0"/>
            <w:kern w:val="0"/>
            <w:sz w:val="32"/>
            <w:szCs w:val="32"/>
            <w:lang w:val="en-US" w:eastAsia="zh" w:bidi="ar"/>
            <w:woUserID w:val="2"/>
          </w:rPr>
          <w:t>更新</w:t>
        </w:r>
      </w:ins>
      <w:ins w:id="5591" w:author="白日梦想家" w:date="2026-10-26T17:22:33Z">
        <w:r>
          <w:rPr>
            <w:rFonts w:hint="eastAsia" w:ascii="方正仿宋_GBK" w:hAnsi="方正仿宋_GBK" w:eastAsia="方正仿宋_GBK" w:cs="方正仿宋_GBK"/>
            <w:b w:val="0"/>
            <w:kern w:val="0"/>
            <w:sz w:val="32"/>
            <w:szCs w:val="32"/>
            <w:lang w:val="en-US" w:eastAsia="zh" w:bidi="ar"/>
            <w:woUserID w:val="2"/>
          </w:rPr>
          <w:t>后的</w:t>
        </w:r>
      </w:ins>
      <w:ins w:id="5592" w:author="白日梦想家" w:date="2026-10-26T17:20:29Z">
        <w:r>
          <w:rPr>
            <w:rFonts w:hint="default" w:ascii="方正仿宋_GBK" w:hAnsi="方正仿宋_GBK" w:eastAsia="方正仿宋_GBK" w:cs="方正仿宋_GBK"/>
            <w:b w:val="0"/>
            <w:kern w:val="0"/>
            <w:sz w:val="32"/>
            <w:szCs w:val="32"/>
            <w:lang w:val="en-US" w:eastAsia="zh-CN" w:bidi="ar"/>
            <w:woUserID w:val="2"/>
          </w:rPr>
          <w:t>参数和</w:t>
        </w:r>
      </w:ins>
      <w:ins w:id="5593" w:author="白日梦想家" w:date="2026-10-26T17:21:57Z">
        <w:r>
          <w:rPr>
            <w:rFonts w:hint="eastAsia" w:ascii="方正仿宋_GBK" w:hAnsi="方正仿宋_GBK" w:eastAsia="方正仿宋_GBK" w:cs="方正仿宋_GBK"/>
            <w:b w:val="0"/>
            <w:kern w:val="0"/>
            <w:sz w:val="32"/>
            <w:szCs w:val="32"/>
            <w:lang w:val="en-US" w:eastAsia="zh" w:bidi="ar"/>
            <w:woUserID w:val="2"/>
          </w:rPr>
          <w:t>工程</w:t>
        </w:r>
      </w:ins>
      <w:ins w:id="5594" w:author="白日梦想家" w:date="2026-10-26T17:22:00Z">
        <w:r>
          <w:rPr>
            <w:rFonts w:hint="eastAsia" w:ascii="方正仿宋_GBK" w:hAnsi="方正仿宋_GBK" w:eastAsia="方正仿宋_GBK" w:cs="方正仿宋_GBK"/>
            <w:b w:val="0"/>
            <w:kern w:val="0"/>
            <w:sz w:val="32"/>
            <w:szCs w:val="32"/>
            <w:lang w:val="en-US" w:eastAsia="zh" w:bidi="ar"/>
            <w:woUserID w:val="2"/>
          </w:rPr>
          <w:t>投产</w:t>
        </w:r>
      </w:ins>
      <w:ins w:id="5595" w:author="白日梦想家" w:date="2026-10-26T17:20:29Z">
        <w:r>
          <w:rPr>
            <w:rFonts w:hint="default" w:ascii="方正仿宋_GBK" w:hAnsi="方正仿宋_GBK" w:eastAsia="方正仿宋_GBK" w:cs="方正仿宋_GBK"/>
            <w:b w:val="0"/>
            <w:kern w:val="0"/>
            <w:sz w:val="32"/>
            <w:szCs w:val="32"/>
            <w:lang w:val="en-US" w:eastAsia="zh-CN" w:bidi="ar"/>
            <w:woUserID w:val="2"/>
          </w:rPr>
          <w:t>时序</w:t>
        </w:r>
      </w:ins>
      <w:ins w:id="5596" w:author="白日梦想家" w:date="2026-10-26T17:21:49Z">
        <w:r>
          <w:rPr>
            <w:rFonts w:hint="default" w:ascii="方正仿宋_GBK" w:hAnsi="方正仿宋_GBK" w:eastAsia="方正仿宋_GBK" w:cs="方正仿宋_GBK"/>
            <w:b w:val="0"/>
            <w:kern w:val="0"/>
            <w:sz w:val="32"/>
            <w:szCs w:val="32"/>
            <w:lang w:val="en-US" w:eastAsia="zh-CN" w:bidi="ar"/>
            <w:woUserID w:val="2"/>
          </w:rPr>
          <w:t>逐年修正</w:t>
        </w:r>
      </w:ins>
      <w:ins w:id="5597" w:author="白日梦想家" w:date="2026-10-26T17:22:04Z">
        <w:r>
          <w:rPr>
            <w:rFonts w:hint="eastAsia" w:ascii="方正仿宋_GBK" w:hAnsi="方正仿宋_GBK" w:eastAsia="方正仿宋_GBK" w:cs="方正仿宋_GBK"/>
            <w:b w:val="0"/>
            <w:kern w:val="0"/>
            <w:sz w:val="32"/>
            <w:szCs w:val="32"/>
            <w:lang w:val="en-US" w:eastAsia="zh" w:bidi="ar"/>
            <w:woUserID w:val="2"/>
          </w:rPr>
          <w:t>地区</w:t>
        </w:r>
      </w:ins>
      <w:ins w:id="5598" w:author="白日梦想家" w:date="2026-10-26T17:22:07Z">
        <w:r>
          <w:rPr>
            <w:rFonts w:hint="eastAsia" w:ascii="方正仿宋_GBK" w:hAnsi="方正仿宋_GBK" w:eastAsia="方正仿宋_GBK" w:cs="方正仿宋_GBK"/>
            <w:b w:val="0"/>
            <w:kern w:val="0"/>
            <w:sz w:val="32"/>
            <w:szCs w:val="32"/>
            <w:lang w:val="en-US" w:eastAsia="zh" w:bidi="ar"/>
            <w:woUserID w:val="2"/>
          </w:rPr>
          <w:t>容载比</w:t>
        </w:r>
      </w:ins>
      <w:ins w:id="5599" w:author="白日梦想家" w:date="2026-10-26T17:20:29Z">
        <w:r>
          <w:rPr>
            <w:rFonts w:hint="default" w:ascii="方正仿宋_GBK" w:hAnsi="方正仿宋_GBK" w:eastAsia="方正仿宋_GBK" w:cs="方正仿宋_GBK"/>
            <w:b w:val="0"/>
            <w:kern w:val="0"/>
            <w:sz w:val="32"/>
            <w:szCs w:val="32"/>
            <w:lang w:val="en-US" w:eastAsia="zh-CN" w:bidi="ar"/>
            <w:woUserID w:val="2"/>
          </w:rPr>
          <w:t>，形成“规划—建设—运行—再规划”的滚动闭环。</w:t>
        </w:r>
      </w:ins>
    </w:p>
    <w:p w14:paraId="6ED347FF">
      <w:pPr>
        <w:keepNext w:val="0"/>
        <w:widowControl/>
        <w:adjustRightInd/>
        <w:snapToGrid/>
        <w:spacing w:beforeAutospacing="0" w:after="0" w:line="560" w:lineRule="exact"/>
        <w:ind w:firstLine="640" w:firstLineChars="0"/>
        <w:outlineLvl w:val="9"/>
        <w:rPr>
          <w:del w:id="5601" w:author="白日梦想家" w:date="2026-10-26T16:43:39Z"/>
          <w:rFonts w:hint="eastAsia" w:ascii="方正仿宋_GBK" w:hAnsi="方正仿宋_GBK" w:eastAsia="方正仿宋_GBK" w:cs="方正仿宋_GBK"/>
          <w:b w:val="0"/>
          <w:kern w:val="0"/>
          <w:sz w:val="32"/>
          <w:szCs w:val="32"/>
          <w:lang w:val="en-US" w:eastAsia="zh-CN" w:bidi="ar"/>
          <w:woUserID w:val="2"/>
        </w:rPr>
        <w:pPrChange w:id="5600" w:author="白日梦想家" w:date="2026-10-26T16:43:52Z">
          <w:pPr>
            <w:keepNext/>
            <w:widowControl/>
            <w:adjustRightInd w:val="0"/>
            <w:snapToGrid w:val="0"/>
            <w:spacing w:line="560" w:lineRule="exact"/>
            <w:ind w:firstLine="641" w:firstLineChars="200"/>
            <w:outlineLvl w:val="1"/>
          </w:pPr>
        </w:pPrChange>
      </w:pPr>
      <w:ins w:id="5602" w:author="白日梦想家" w:date="2026-10-26T16:43:24Z">
        <w:r>
          <w:rPr>
            <w:rFonts w:hint="default" w:ascii="方正仿宋_GBK" w:hAnsi="方正仿宋_GBK" w:eastAsia="方正仿宋_GBK" w:cs="方正仿宋_GBK"/>
            <w:b w:val="0"/>
            <w:kern w:val="0"/>
            <w:sz w:val="32"/>
            <w:szCs w:val="32"/>
            <w:lang w:val="en-US" w:eastAsia="zh-CN" w:bidi="ar"/>
            <w:woUserID w:val="2"/>
          </w:rPr>
          <w:t>上述应用建议以五参数推广矩阵为核心，将“查表定容—站级论证—滚动校核”串成闭环。建议先</w:t>
        </w:r>
      </w:ins>
      <w:ins w:id="5603" w:author="白日梦想家" w:date="2026-10-26T16:44:21Z">
        <w:r>
          <w:rPr>
            <w:rFonts w:hint="eastAsia" w:ascii="方正仿宋_GBK" w:hAnsi="方正仿宋_GBK" w:eastAsia="方正仿宋_GBK" w:cs="方正仿宋_GBK"/>
            <w:b w:val="0"/>
            <w:kern w:val="0"/>
            <w:sz w:val="32"/>
            <w:szCs w:val="32"/>
            <w:lang w:val="en-US" w:eastAsia="zh" w:bidi="ar"/>
            <w:woUserID w:val="2"/>
          </w:rPr>
          <w:t>徐州</w:t>
        </w:r>
      </w:ins>
      <w:ins w:id="5604" w:author="白日梦想家" w:date="2026-10-26T16:44:23Z">
        <w:r>
          <w:rPr>
            <w:rFonts w:hint="eastAsia" w:ascii="方正仿宋_GBK" w:hAnsi="方正仿宋_GBK" w:eastAsia="方正仿宋_GBK" w:cs="方正仿宋_GBK"/>
            <w:b w:val="0"/>
            <w:kern w:val="0"/>
            <w:sz w:val="32"/>
            <w:szCs w:val="32"/>
            <w:lang w:val="en-US" w:eastAsia="zh" w:bidi="ar"/>
            <w:woUserID w:val="2"/>
          </w:rPr>
          <w:t>地区</w:t>
        </w:r>
      </w:ins>
      <w:ins w:id="5605" w:author="白日梦想家" w:date="2026-10-26T16:43:24Z">
        <w:r>
          <w:rPr>
            <w:rFonts w:hint="default" w:ascii="方正仿宋_GBK" w:hAnsi="方正仿宋_GBK" w:eastAsia="方正仿宋_GBK" w:cs="方正仿宋_GBK"/>
            <w:b w:val="0"/>
            <w:kern w:val="0"/>
            <w:sz w:val="32"/>
            <w:szCs w:val="32"/>
            <w:lang w:val="en-US" w:eastAsia="zh-CN" w:bidi="ar"/>
            <w:woUserID w:val="2"/>
          </w:rPr>
          <w:t>完成一次全流程试用，验证参数口径与查表流程后，再向</w:t>
        </w:r>
      </w:ins>
      <w:ins w:id="5606" w:author="白日梦想家" w:date="2026-10-26T16:44:15Z">
        <w:r>
          <w:rPr>
            <w:rFonts w:hint="eastAsia" w:ascii="方正仿宋_GBK" w:hAnsi="方正仿宋_GBK" w:eastAsia="方正仿宋_GBK" w:cs="方正仿宋_GBK"/>
            <w:b w:val="0"/>
            <w:kern w:val="0"/>
            <w:sz w:val="32"/>
            <w:szCs w:val="32"/>
            <w:lang w:val="en-US" w:eastAsia="zh" w:bidi="ar"/>
            <w:woUserID w:val="2"/>
          </w:rPr>
          <w:t>其他</w:t>
        </w:r>
      </w:ins>
      <w:ins w:id="5607" w:author="白日梦想家" w:date="2026-10-26T16:44:16Z">
        <w:r>
          <w:rPr>
            <w:rFonts w:hint="eastAsia" w:ascii="方正仿宋_GBK" w:hAnsi="方正仿宋_GBK" w:eastAsia="方正仿宋_GBK" w:cs="方正仿宋_GBK"/>
            <w:b w:val="0"/>
            <w:kern w:val="0"/>
            <w:sz w:val="32"/>
            <w:szCs w:val="32"/>
            <w:lang w:val="en-US" w:eastAsia="zh" w:bidi="ar"/>
            <w:woUserID w:val="2"/>
          </w:rPr>
          <w:t>地区</w:t>
        </w:r>
      </w:ins>
      <w:ins w:id="5608" w:author="白日梦想家" w:date="2026-10-26T16:43:24Z">
        <w:r>
          <w:rPr>
            <w:rFonts w:hint="default" w:ascii="方正仿宋_GBK" w:hAnsi="方正仿宋_GBK" w:eastAsia="方正仿宋_GBK" w:cs="方正仿宋_GBK"/>
            <w:b w:val="0"/>
            <w:kern w:val="0"/>
            <w:sz w:val="32"/>
            <w:szCs w:val="32"/>
            <w:lang w:val="en-US" w:eastAsia="zh-CN" w:bidi="ar"/>
            <w:woUserID w:val="2"/>
          </w:rPr>
          <w:t>高渗透率片区推广</w:t>
        </w:r>
      </w:ins>
      <w:ins w:id="5609" w:author="xh" w:date="2026-10-27T08:14:40Z">
        <w:r>
          <w:rPr>
            <w:rFonts w:hint="default" w:ascii="方正仿宋_GBK" w:hAnsi="方正仿宋_GBK" w:eastAsia="方正仿宋_GBK" w:cs="方正仿宋_GBK"/>
            <w:b w:val="0"/>
            <w:kern w:val="0"/>
            <w:sz w:val="32"/>
            <w:szCs w:val="32"/>
            <w:lang w:val="en-US" w:eastAsia="zh-CN" w:bidi="ar"/>
            <w:woUserID w:val="2"/>
          </w:rPr>
          <w:t>。</w:t>
        </w:r>
      </w:ins>
    </w:p>
    <w:p w14:paraId="40CB9F59">
      <w:pPr>
        <w:keepNext w:val="0"/>
        <w:widowControl/>
        <w:adjustRightInd/>
        <w:snapToGrid/>
        <w:spacing w:beforeAutospacing="0" w:after="0" w:line="560" w:lineRule="exact"/>
        <w:ind w:firstLine="640" w:firstLineChars="0"/>
        <w:rPr>
          <w:del w:id="5611" w:author="白日梦想家" w:date="2026-10-26T16:43:38Z"/>
          <w:rFonts w:hint="eastAsia" w:ascii="方正仿宋_GBK" w:hAnsi="方正仿宋_GBK" w:eastAsia="方正仿宋_GBK" w:cs="Times New Roman"/>
          <w:sz w:val="32"/>
          <w:szCs w:val="32"/>
          <w:highlight w:val="none"/>
          <w14:ligatures w14:val="standardContextual"/>
        </w:rPr>
        <w:pPrChange w:id="5610" w:author="白日梦想家" w:date="2026-10-26T16:43:52Z">
          <w:pPr>
            <w:widowControl/>
            <w:adjustRightInd w:val="0"/>
            <w:snapToGrid w:val="0"/>
            <w:spacing w:line="560" w:lineRule="exact"/>
            <w:ind w:firstLine="640" w:firstLineChars="200"/>
          </w:pPr>
        </w:pPrChange>
      </w:pPr>
      <w:del w:id="5612" w:author="白日梦想家" w:date="2026-10-26T16:43:38Z">
        <w:r>
          <w:rPr>
            <w:rFonts w:hint="default" w:ascii="Times New Roman" w:hAnsi="Times New Roman" w:eastAsia="方正仿宋_GBK" w:cs="Times New Roman"/>
            <w:b w:val="0"/>
            <w:bCs w:val="0"/>
            <w:i w:val="0"/>
            <w:iCs w:val="0"/>
            <w:sz w:val="32"/>
            <w:szCs w:val="32"/>
            <w:rPrChange w:id="5613" w:author="xh" w:date="2026-10-26T10:13:28Z">
              <w:rPr>
                <w:rFonts w:hint="eastAsia" w:ascii="方正仿宋_GBK" w:hAnsi="方正仿宋_GBK" w:eastAsia="方正仿宋_GBK" w:cs="Times New Roman"/>
                <w:sz w:val="32"/>
                <w:szCs w:val="32"/>
              </w:rPr>
            </w:rPrChange>
          </w:rPr>
          <w:delText>年度规划随新增用户、负荷峰值和光伏投产更新源荷条件，承接已投运设备，</w:delText>
        </w:r>
      </w:del>
      <w:ins w:id="5614" w:author="xh" w:date="2026-10-26T10:13:28Z">
        <w:del w:id="5615" w:author="白日梦想家" w:date="2026-10-26T16:43:38Z">
          <w:r>
            <w:rPr>
              <w:rFonts w:hint="default" w:ascii="Times New Roman" w:hAnsi="Times New Roman" w:eastAsia="方正仿宋_GBK" w:cs="Times New Roman"/>
              <w:b w:val="0"/>
              <w:bCs w:val="0"/>
              <w:i w:val="0"/>
              <w:iCs w:val="0"/>
              <w:sz w:val="32"/>
              <w:szCs w:val="32"/>
              <w:rPrChange w:id="5616" w:author="xh" w:date="2026-10-26T10:13:28Z">
                <w:rPr>
                  <w:rFonts w:hint="eastAsia" w:ascii="方正仿宋_GBK" w:hAnsi="方正仿宋_GBK" w:eastAsia="方正仿宋_GBK" w:cs="Times New Roman"/>
                  <w:sz w:val="32"/>
                  <w:szCs w:val="32"/>
                </w:rPr>
              </w:rPrChange>
            </w:rPr>
            <w:delText>调整</w:delText>
          </w:r>
        </w:del>
      </w:ins>
      <w:del w:id="5617" w:author="白日梦想家" w:date="2026-10-26T16:43:38Z">
        <w:r>
          <w:rPr>
            <w:rFonts w:hint="eastAsia" w:ascii="方正仿宋_GBK" w:hAnsi="方正仿宋_GBK" w:eastAsia="方正仿宋_GBK" w:cs="Times New Roman"/>
            <w:sz w:val="32"/>
            <w:szCs w:val="32"/>
          </w:rPr>
          <w:delText>再比较当年</w:delText>
        </w:r>
      </w:del>
      <w:del w:id="5618" w:author="白日梦想家" w:date="2026-10-26T16:43:38Z">
        <w:r>
          <w:rPr>
            <w:rFonts w:hint="default" w:ascii="Times New Roman" w:hAnsi="Times New Roman" w:eastAsia="方正仿宋_GBK" w:cs="Times New Roman"/>
            <w:b w:val="0"/>
            <w:bCs w:val="0"/>
            <w:i w:val="0"/>
            <w:iCs w:val="0"/>
            <w:sz w:val="32"/>
            <w:szCs w:val="32"/>
            <w:rPrChange w:id="5619" w:author="xh" w:date="2026-10-26T10:13:28Z">
              <w:rPr>
                <w:rFonts w:hint="eastAsia" w:ascii="方正仿宋_GBK" w:hAnsi="方正仿宋_GBK" w:eastAsia="方正仿宋_GBK" w:cs="Times New Roman"/>
                <w:sz w:val="32"/>
                <w:szCs w:val="32"/>
              </w:rPr>
            </w:rPrChange>
          </w:rPr>
          <w:delText>主变、储能</w:delText>
        </w:r>
      </w:del>
      <w:ins w:id="5620" w:author="xh" w:date="2026-10-26T10:13:28Z">
        <w:del w:id="5621" w:author="白日梦想家" w:date="2026-10-26T16:43:38Z">
          <w:r>
            <w:rPr>
              <w:rFonts w:hint="default" w:ascii="Times New Roman" w:hAnsi="Times New Roman" w:eastAsia="方正仿宋_GBK" w:cs="Times New Roman"/>
              <w:b w:val="0"/>
              <w:bCs w:val="0"/>
              <w:i w:val="0"/>
              <w:iCs w:val="0"/>
              <w:sz w:val="32"/>
              <w:szCs w:val="32"/>
              <w:rPrChange w:id="5622" w:author="xh" w:date="2026-10-26T10:13:28Z">
                <w:rPr>
                  <w:rFonts w:hint="eastAsia" w:ascii="方正仿宋_GBK" w:hAnsi="方正仿宋_GBK" w:eastAsia="方正仿宋_GBK" w:cs="Times New Roman"/>
                  <w:sz w:val="32"/>
                  <w:szCs w:val="32"/>
                </w:rPr>
              </w:rPrChange>
            </w:rPr>
            <w:delText>和</w:delText>
          </w:r>
        </w:del>
      </w:ins>
      <w:del w:id="5623" w:author="白日梦想家" w:date="2026-10-26T16:43:38Z">
        <w:r>
          <w:rPr>
            <w:rFonts w:hint="eastAsia" w:ascii="方正仿宋_GBK" w:hAnsi="方正仿宋_GBK" w:eastAsia="方正仿宋_GBK" w:cs="Times New Roman"/>
            <w:sz w:val="32"/>
            <w:szCs w:val="32"/>
          </w:rPr>
          <w:delText>与</w:delText>
        </w:r>
      </w:del>
      <w:del w:id="5624" w:author="白日梦想家" w:date="2026-10-26T16:43:38Z">
        <w:r>
          <w:rPr>
            <w:rFonts w:hint="default" w:ascii="Times New Roman" w:hAnsi="Times New Roman" w:eastAsia="方正仿宋_GBK" w:cs="Times New Roman"/>
            <w:b w:val="0"/>
            <w:bCs w:val="0"/>
            <w:i w:val="0"/>
            <w:iCs w:val="0"/>
            <w:sz w:val="32"/>
            <w:szCs w:val="32"/>
            <w:rPrChange w:id="5625" w:author="xh" w:date="2026-10-26T10:13:28Z">
              <w:rPr>
                <w:rFonts w:hint="eastAsia" w:ascii="方正仿宋_GBK" w:hAnsi="方正仿宋_GBK" w:eastAsia="方正仿宋_GBK" w:cs="Times New Roman"/>
                <w:sz w:val="32"/>
                <w:szCs w:val="32"/>
              </w:rPr>
            </w:rPrChange>
          </w:rPr>
          <w:delText>联络</w:delText>
        </w:r>
      </w:del>
      <w:ins w:id="5626" w:author="xh" w:date="2026-10-26T10:13:28Z">
        <w:del w:id="5627" w:author="白日梦想家" w:date="2026-10-26T16:43:38Z">
          <w:r>
            <w:rPr>
              <w:rFonts w:hint="default" w:ascii="Times New Roman" w:hAnsi="Times New Roman" w:eastAsia="方正仿宋_GBK" w:cs="Times New Roman"/>
              <w:b w:val="0"/>
              <w:bCs w:val="0"/>
              <w:i w:val="0"/>
              <w:iCs w:val="0"/>
              <w:sz w:val="32"/>
              <w:szCs w:val="32"/>
              <w:rPrChange w:id="5628" w:author="xh" w:date="2026-10-26T10:13:28Z">
                <w:rPr>
                  <w:rFonts w:hint="eastAsia" w:ascii="方正仿宋_GBK" w:hAnsi="方正仿宋_GBK" w:eastAsia="方正仿宋_GBK" w:cs="Times New Roman"/>
                  <w:sz w:val="32"/>
                  <w:szCs w:val="32"/>
                </w:rPr>
              </w:rPrChange>
            </w:rPr>
            <w:delText>建设时序</w:delText>
          </w:r>
        </w:del>
      </w:ins>
      <w:del w:id="5629" w:author="白日梦想家" w:date="2026-10-26T16:43:38Z">
        <w:r>
          <w:rPr>
            <w:rFonts w:hint="eastAsia" w:ascii="方正仿宋_GBK" w:hAnsi="方正仿宋_GBK" w:eastAsia="方正仿宋_GBK" w:cs="Times New Roman"/>
            <w:sz w:val="32"/>
            <w:szCs w:val="32"/>
          </w:rPr>
          <w:delText>需求</w:delText>
        </w:r>
      </w:del>
      <w:del w:id="5630" w:author="白日梦想家" w:date="2026-10-26T16:43:38Z">
        <w:r>
          <w:rPr>
            <w:rFonts w:hint="default" w:ascii="Times New Roman" w:hAnsi="Times New Roman" w:eastAsia="方正仿宋_GBK" w:cs="Times New Roman"/>
            <w:b w:val="0"/>
            <w:bCs w:val="0"/>
            <w:i w:val="0"/>
            <w:iCs w:val="0"/>
            <w:sz w:val="32"/>
            <w:szCs w:val="32"/>
            <w:rPrChange w:id="5631" w:author="xh" w:date="2026-10-26T10:13:28Z">
              <w:rPr>
                <w:rFonts w:hint="eastAsia" w:ascii="方正仿宋_GBK" w:hAnsi="方正仿宋_GBK" w:eastAsia="方正仿宋_GBK" w:cs="Times New Roman"/>
                <w:sz w:val="32"/>
                <w:szCs w:val="32"/>
              </w:rPr>
            </w:rPrChange>
          </w:rPr>
          <w:delText>。</w:delText>
        </w:r>
      </w:del>
      <w:ins w:id="5632" w:author="xh" w:date="2026-10-26T10:13:28Z">
        <w:del w:id="5633" w:author="白日梦想家" w:date="2026-10-26T16:43:38Z">
          <w:r>
            <w:rPr>
              <w:rFonts w:hint="default" w:ascii="Times New Roman" w:hAnsi="Times New Roman" w:eastAsia="方正仿宋_GBK" w:cs="Times New Roman"/>
              <w:b w:val="0"/>
              <w:bCs w:val="0"/>
              <w:i w:val="0"/>
              <w:iCs w:val="0"/>
              <w:sz w:val="32"/>
              <w:szCs w:val="32"/>
              <w:rPrChange w:id="5634" w:author="xh" w:date="2026-10-26T10:13:28Z">
                <w:rPr>
                  <w:rFonts w:hint="eastAsia" w:ascii="方正仿宋_GBK" w:hAnsi="方正仿宋_GBK" w:eastAsia="方正仿宋_GBK" w:cs="Times New Roman"/>
                  <w:sz w:val="32"/>
                  <w:szCs w:val="32"/>
                </w:rPr>
              </w:rPrChange>
            </w:rPr>
            <w:delText>工程</w:delText>
          </w:r>
        </w:del>
      </w:ins>
      <w:del w:id="5635" w:author="白日梦想家" w:date="2026-10-26T16:43:38Z">
        <w:r>
          <w:rPr>
            <w:rFonts w:hint="eastAsia" w:ascii="方正仿宋_GBK" w:hAnsi="方正仿宋_GBK" w:eastAsia="方正仿宋_GBK" w:cs="Times New Roman"/>
            <w:sz w:val="32"/>
            <w:szCs w:val="32"/>
          </w:rPr>
          <w:delText>线路造价、储能</w:delText>
        </w:r>
      </w:del>
      <w:del w:id="5636" w:author="白日梦想家" w:date="2026-10-26T16:43:38Z">
        <w:r>
          <w:rPr>
            <w:rFonts w:hint="default" w:ascii="Times New Roman" w:hAnsi="Times New Roman" w:eastAsia="方正仿宋_GBK" w:cs="Times New Roman"/>
            <w:b w:val="0"/>
            <w:bCs w:val="0"/>
            <w:i w:val="0"/>
            <w:iCs w:val="0"/>
            <w:sz w:val="32"/>
            <w:szCs w:val="32"/>
            <w:rPrChange w:id="5637" w:author="xh" w:date="2026-10-26T10:13:28Z">
              <w:rPr>
                <w:rFonts w:hint="eastAsia" w:ascii="方正仿宋_GBK" w:hAnsi="方正仿宋_GBK" w:eastAsia="方正仿宋_GBK" w:cs="Times New Roman"/>
                <w:sz w:val="32"/>
                <w:szCs w:val="32"/>
              </w:rPr>
            </w:rPrChange>
          </w:rPr>
          <w:delText>价格、</w:delText>
        </w:r>
      </w:del>
      <w:del w:id="5638" w:author="白日梦想家" w:date="2026-10-26T16:43:38Z">
        <w:r>
          <w:rPr>
            <w:rFonts w:hint="eastAsia" w:ascii="方正仿宋_GBK" w:hAnsi="方正仿宋_GBK" w:eastAsia="方正仿宋_GBK" w:cs="Times New Roman"/>
            <w:sz w:val="32"/>
            <w:szCs w:val="32"/>
          </w:rPr>
          <w:delText>站内</w:delText>
        </w:r>
      </w:del>
      <w:del w:id="5639" w:author="白日梦想家" w:date="2026-10-26T16:43:38Z">
        <w:r>
          <w:rPr>
            <w:rFonts w:hint="default" w:ascii="Times New Roman" w:hAnsi="Times New Roman" w:eastAsia="方正仿宋_GBK" w:cs="Times New Roman"/>
            <w:b w:val="0"/>
            <w:bCs w:val="0"/>
            <w:i w:val="0"/>
            <w:iCs w:val="0"/>
            <w:sz w:val="32"/>
            <w:szCs w:val="32"/>
            <w:rPrChange w:id="5640" w:author="xh" w:date="2026-10-26T10:13:28Z">
              <w:rPr>
                <w:rFonts w:hint="eastAsia" w:ascii="方正仿宋_GBK" w:hAnsi="方正仿宋_GBK" w:eastAsia="方正仿宋_GBK" w:cs="Times New Roman"/>
                <w:sz w:val="32"/>
                <w:szCs w:val="32"/>
              </w:rPr>
            </w:rPrChange>
          </w:rPr>
          <w:delText>扩建条件及馈线可转区段</w:delText>
        </w:r>
      </w:del>
      <w:del w:id="5641" w:author="白日梦想家" w:date="2026-10-26T16:43:38Z">
        <w:r>
          <w:rPr>
            <w:rFonts w:hint="eastAsia" w:ascii="方正仿宋_GBK" w:hAnsi="方正仿宋_GBK" w:eastAsia="方正仿宋_GBK" w:cs="Times New Roman"/>
            <w:sz w:val="32"/>
            <w:szCs w:val="32"/>
          </w:rPr>
          <w:delText>发生</w:delText>
        </w:r>
      </w:del>
      <w:del w:id="5642" w:author="白日梦想家" w:date="2026-10-26T16:43:38Z">
        <w:r>
          <w:rPr>
            <w:rFonts w:hint="default" w:ascii="Times New Roman" w:hAnsi="Times New Roman" w:eastAsia="方正仿宋_GBK" w:cs="Times New Roman"/>
            <w:b w:val="0"/>
            <w:bCs w:val="0"/>
            <w:i w:val="0"/>
            <w:iCs w:val="0"/>
            <w:sz w:val="32"/>
            <w:szCs w:val="32"/>
            <w:rPrChange w:id="5643" w:author="xh" w:date="2026-10-26T10:13:28Z">
              <w:rPr>
                <w:rFonts w:hint="eastAsia" w:ascii="方正仿宋_GBK" w:hAnsi="方正仿宋_GBK" w:eastAsia="方正仿宋_GBK" w:cs="Times New Roman"/>
                <w:sz w:val="32"/>
                <w:szCs w:val="32"/>
              </w:rPr>
            </w:rPrChange>
          </w:rPr>
          <w:delText>变化后，同步</w:delText>
        </w:r>
      </w:del>
      <w:ins w:id="5644" w:author="xh" w:date="2026-10-26T10:13:28Z">
        <w:del w:id="5645" w:author="白日梦想家" w:date="2026-10-26T16:43:38Z">
          <w:r>
            <w:rPr>
              <w:rFonts w:hint="default" w:ascii="Times New Roman" w:hAnsi="Times New Roman" w:eastAsia="方正仿宋_GBK" w:cs="Times New Roman"/>
              <w:b w:val="0"/>
              <w:bCs w:val="0"/>
              <w:i w:val="0"/>
              <w:iCs w:val="0"/>
              <w:sz w:val="32"/>
              <w:szCs w:val="32"/>
              <w:rPrChange w:id="5646" w:author="xh" w:date="2026-10-26T10:13:28Z">
                <w:rPr>
                  <w:rFonts w:hint="eastAsia" w:ascii="方正仿宋_GBK" w:hAnsi="方正仿宋_GBK" w:eastAsia="方正仿宋_GBK" w:cs="Times New Roman"/>
                  <w:sz w:val="32"/>
                  <w:szCs w:val="32"/>
                </w:rPr>
              </w:rPrChange>
            </w:rPr>
            <w:delText>更新设备</w:delText>
          </w:r>
        </w:del>
      </w:ins>
      <w:del w:id="5647" w:author="白日梦想家" w:date="2026-10-26T16:43:38Z">
        <w:r>
          <w:rPr>
            <w:rFonts w:hint="eastAsia" w:ascii="方正仿宋_GBK" w:hAnsi="方正仿宋_GBK" w:eastAsia="方正仿宋_GBK" w:cs="Times New Roman"/>
            <w:sz w:val="32"/>
            <w:szCs w:val="32"/>
          </w:rPr>
          <w:delText>调整工程</w:delText>
        </w:r>
      </w:del>
      <w:del w:id="5648" w:author="白日梦想家" w:date="2026-10-26T16:43:38Z">
        <w:r>
          <w:rPr>
            <w:rFonts w:hint="default" w:ascii="Times New Roman" w:hAnsi="Times New Roman" w:eastAsia="方正仿宋_GBK" w:cs="Times New Roman"/>
            <w:b w:val="0"/>
            <w:bCs w:val="0"/>
            <w:i w:val="0"/>
            <w:iCs w:val="0"/>
            <w:sz w:val="32"/>
            <w:szCs w:val="32"/>
            <w:rPrChange w:id="5649" w:author="xh" w:date="2026-10-26T10:13:28Z">
              <w:rPr>
                <w:rFonts w:hint="eastAsia" w:ascii="方正仿宋_GBK" w:hAnsi="方正仿宋_GBK" w:eastAsia="方正仿宋_GBK" w:cs="Times New Roman"/>
                <w:sz w:val="32"/>
                <w:szCs w:val="32"/>
              </w:rPr>
            </w:rPrChange>
          </w:rPr>
          <w:delText>组合</w:delText>
        </w:r>
      </w:del>
      <w:ins w:id="5650" w:author="xh" w:date="2026-10-26T10:13:28Z">
        <w:del w:id="5651" w:author="白日梦想家" w:date="2026-10-26T16:43:38Z">
          <w:r>
            <w:rPr>
              <w:rFonts w:hint="default" w:ascii="Times New Roman" w:hAnsi="Times New Roman" w:eastAsia="方正仿宋_GBK" w:cs="Times New Roman"/>
              <w:b w:val="0"/>
              <w:bCs w:val="0"/>
              <w:i w:val="0"/>
              <w:iCs w:val="0"/>
              <w:sz w:val="32"/>
              <w:szCs w:val="32"/>
              <w:rPrChange w:id="5652" w:author="xh" w:date="2026-10-26T10:13:28Z">
                <w:rPr>
                  <w:rFonts w:hint="eastAsia" w:ascii="方正仿宋_GBK" w:hAnsi="方正仿宋_GBK" w:eastAsia="方正仿宋_GBK" w:cs="Times New Roman"/>
                  <w:sz w:val="32"/>
                  <w:szCs w:val="32"/>
                </w:rPr>
              </w:rPrChange>
            </w:rPr>
            <w:delText>和费用</w:delText>
          </w:r>
        </w:del>
      </w:ins>
      <w:del w:id="5653" w:author="白日梦想家" w:date="2026-10-26T16:43:38Z">
        <w:r>
          <w:rPr>
            <w:rFonts w:hint="eastAsia" w:ascii="方正仿宋_GBK" w:hAnsi="方正仿宋_GBK" w:eastAsia="方正仿宋_GBK" w:cs="Times New Roman"/>
            <w:sz w:val="32"/>
            <w:szCs w:val="32"/>
          </w:rPr>
          <w:delText>与推荐窗口</w:delText>
        </w:r>
      </w:del>
      <w:del w:id="5654" w:author="白日梦想家" w:date="2026-10-26T16:43:38Z">
        <w:r>
          <w:rPr>
            <w:rFonts w:hint="default" w:ascii="Times New Roman" w:hAnsi="Times New Roman" w:eastAsia="方正仿宋_GBK" w:cs="Times New Roman"/>
            <w:b w:val="0"/>
            <w:bCs w:val="0"/>
            <w:i w:val="0"/>
            <w:iCs w:val="0"/>
            <w:sz w:val="32"/>
            <w:szCs w:val="32"/>
            <w:rPrChange w:id="5655" w:author="xh" w:date="2026-10-26T10:13:28Z">
              <w:rPr>
                <w:rFonts w:hint="eastAsia" w:ascii="方正仿宋_GBK" w:hAnsi="方正仿宋_GBK" w:eastAsia="方正仿宋_GBK" w:cs="Times New Roman"/>
                <w:sz w:val="32"/>
                <w:szCs w:val="32"/>
              </w:rPr>
            </w:rPrChange>
          </w:rPr>
          <w:delText>，</w:delText>
        </w:r>
      </w:del>
      <w:ins w:id="5656" w:author="xh" w:date="2026-10-26T10:13:28Z">
        <w:del w:id="5657" w:author="白日梦想家" w:date="2026-10-26T16:43:38Z">
          <w:r>
            <w:rPr>
              <w:rFonts w:hint="default" w:ascii="Times New Roman" w:hAnsi="Times New Roman" w:eastAsia="方正仿宋_GBK" w:cs="Times New Roman"/>
              <w:b w:val="0"/>
              <w:bCs w:val="0"/>
              <w:i w:val="0"/>
              <w:iCs w:val="0"/>
              <w:sz w:val="32"/>
              <w:szCs w:val="32"/>
              <w:rPrChange w:id="5658" w:author="xh" w:date="2026-10-26T10:13:28Z">
                <w:rPr>
                  <w:rFonts w:hint="eastAsia" w:ascii="方正仿宋_GBK" w:hAnsi="方正仿宋_GBK" w:eastAsia="方正仿宋_GBK" w:cs="Times New Roman"/>
                  <w:sz w:val="32"/>
                  <w:szCs w:val="32"/>
                </w:rPr>
              </w:rPrChange>
            </w:rPr>
            <w:delText>逐步落实“一</w:delText>
          </w:r>
        </w:del>
      </w:ins>
      <w:del w:id="5659" w:author="白日梦想家" w:date="2026-10-26T16:43:38Z">
        <w:r>
          <w:rPr>
            <w:rFonts w:hint="eastAsia" w:ascii="方正仿宋_GBK" w:hAnsi="方正仿宋_GBK" w:eastAsia="方正仿宋_GBK" w:cs="Times New Roman"/>
            <w:sz w:val="32"/>
            <w:szCs w:val="32"/>
          </w:rPr>
          <w:delText>形成各</w:delText>
        </w:r>
      </w:del>
      <w:del w:id="5660" w:author="白日梦想家" w:date="2026-10-26T16:43:38Z">
        <w:r>
          <w:rPr>
            <w:rFonts w:hint="default" w:ascii="Times New Roman" w:hAnsi="Times New Roman" w:eastAsia="方正仿宋_GBK" w:cs="Times New Roman"/>
            <w:b w:val="0"/>
            <w:bCs w:val="0"/>
            <w:i w:val="0"/>
            <w:iCs w:val="0"/>
            <w:sz w:val="32"/>
            <w:szCs w:val="32"/>
            <w:rPrChange w:id="5661" w:author="xh" w:date="2026-10-26T10:13:28Z">
              <w:rPr>
                <w:rFonts w:hint="eastAsia" w:ascii="方正仿宋_GBK" w:hAnsi="方正仿宋_GBK" w:eastAsia="方正仿宋_GBK" w:cs="Times New Roman"/>
                <w:sz w:val="32"/>
                <w:szCs w:val="32"/>
              </w:rPr>
            </w:rPrChange>
          </w:rPr>
          <w:delText>片</w:delText>
        </w:r>
      </w:del>
      <w:ins w:id="5662" w:author="xh" w:date="2026-10-26T10:13:28Z">
        <w:del w:id="5663" w:author="白日梦想家" w:date="2026-10-26T16:43:38Z">
          <w:r>
            <w:rPr>
              <w:rFonts w:hint="default" w:ascii="Times New Roman" w:hAnsi="Times New Roman" w:eastAsia="方正仿宋_GBK" w:cs="Times New Roman"/>
              <w:b w:val="0"/>
              <w:bCs w:val="0"/>
              <w:i w:val="0"/>
              <w:iCs w:val="0"/>
              <w:sz w:val="32"/>
              <w:szCs w:val="32"/>
              <w:rPrChange w:id="5664" w:author="xh" w:date="2026-10-26T10:13:28Z">
                <w:rPr>
                  <w:rFonts w:hint="eastAsia" w:ascii="方正仿宋_GBK" w:hAnsi="方正仿宋_GBK" w:eastAsia="方正仿宋_GBK" w:cs="Times New Roman"/>
                  <w:sz w:val="32"/>
                  <w:szCs w:val="32"/>
                </w:rPr>
              </w:rPrChange>
            </w:rPr>
            <w:delText>一策”</w:delText>
          </w:r>
        </w:del>
      </w:ins>
      <w:del w:id="5665" w:author="白日梦想家" w:date="2026-10-26T16:43:38Z">
        <w:r>
          <w:rPr>
            <w:rFonts w:hint="eastAsia" w:ascii="方正仿宋_GBK" w:hAnsi="方正仿宋_GBK" w:eastAsia="方正仿宋_GBK" w:cs="Times New Roman"/>
            <w:sz w:val="32"/>
            <w:szCs w:val="32"/>
          </w:rPr>
          <w:delText>区</w:delText>
        </w:r>
      </w:del>
      <w:del w:id="5666" w:author="白日梦想家" w:date="2026-10-26T16:43:38Z">
        <w:r>
          <w:rPr>
            <w:rFonts w:hint="default" w:ascii="Times New Roman" w:hAnsi="Times New Roman" w:eastAsia="方正仿宋_GBK" w:cs="Times New Roman"/>
            <w:b w:val="0"/>
            <w:bCs w:val="0"/>
            <w:i w:val="0"/>
            <w:iCs w:val="0"/>
            <w:sz w:val="32"/>
            <w:szCs w:val="32"/>
            <w:rPrChange w:id="5667" w:author="xh" w:date="2026-10-26T10:13:28Z">
              <w:rPr>
                <w:rFonts w:hint="eastAsia" w:ascii="方正仿宋_GBK" w:hAnsi="方正仿宋_GBK" w:eastAsia="方正仿宋_GBK" w:cs="Times New Roman"/>
                <w:sz w:val="32"/>
                <w:szCs w:val="32"/>
              </w:rPr>
            </w:rPrChange>
          </w:rPr>
          <w:delText>的</w:delText>
        </w:r>
      </w:del>
      <w:ins w:id="5668" w:author="xh" w:date="2026-10-26T10:13:28Z">
        <w:del w:id="5669" w:author="白日梦想家" w:date="2026-10-26T16:43:38Z">
          <w:r>
            <w:rPr>
              <w:rFonts w:hint="default" w:ascii="Times New Roman" w:hAnsi="Times New Roman" w:eastAsia="方正仿宋_GBK" w:cs="Times New Roman"/>
              <w:b w:val="0"/>
              <w:bCs w:val="0"/>
              <w:i w:val="0"/>
              <w:iCs w:val="0"/>
              <w:sz w:val="32"/>
              <w:szCs w:val="32"/>
              <w:rPrChange w:id="5670" w:author="xh" w:date="2026-10-26T10:13:28Z">
                <w:rPr>
                  <w:rFonts w:hint="eastAsia" w:ascii="方正仿宋_GBK" w:hAnsi="方正仿宋_GBK" w:eastAsia="方正仿宋_GBK" w:cs="Times New Roman"/>
                  <w:sz w:val="32"/>
                  <w:szCs w:val="32"/>
                </w:rPr>
              </w:rPrChange>
            </w:rPr>
            <w:delText>容量安排</w:delText>
          </w:r>
        </w:del>
      </w:ins>
      <w:del w:id="5671" w:author="白日梦想家" w:date="2026-10-26T16:43:38Z">
        <w:r>
          <w:rPr>
            <w:rFonts w:hint="eastAsia" w:ascii="方正仿宋_GBK" w:hAnsi="方正仿宋_GBK" w:eastAsia="方正仿宋_GBK" w:cs="Times New Roman"/>
            <w:sz w:val="32"/>
            <w:szCs w:val="32"/>
          </w:rPr>
          <w:delText>建设时序</w:delText>
        </w:r>
      </w:del>
      <w:del w:id="5672" w:author="白日梦想家" w:date="2026-10-26T16:43:38Z">
        <w:r>
          <w:rPr>
            <w:rFonts w:hint="default" w:ascii="Times New Roman" w:hAnsi="Times New Roman" w:eastAsia="方正仿宋_GBK" w:cs="Times New Roman"/>
            <w:b w:val="0"/>
            <w:bCs w:val="0"/>
            <w:i w:val="0"/>
            <w:iCs w:val="0"/>
            <w:sz w:val="32"/>
            <w:szCs w:val="32"/>
            <w:rPrChange w:id="5673" w:author="xh" w:date="2026-10-26T10:13:28Z">
              <w:rPr>
                <w:rFonts w:hint="eastAsia" w:ascii="方正仿宋_GBK" w:hAnsi="方正仿宋_GBK" w:eastAsia="方正仿宋_GBK" w:cs="Times New Roman"/>
                <w:sz w:val="32"/>
                <w:szCs w:val="32"/>
              </w:rPr>
            </w:rPrChange>
          </w:rPr>
          <w:delText>。</w:delText>
        </w:r>
      </w:del>
    </w:p>
    <w:p w14:paraId="019F9950">
      <w:pPr>
        <w:widowControl/>
        <w:adjustRightInd/>
        <w:snapToGrid/>
        <w:spacing w:beforeAutospacing="0" w:after="0" w:line="560" w:lineRule="exact"/>
        <w:ind w:firstLine="640" w:firstLineChars="0"/>
        <w:rPr>
          <w:del w:id="5675" w:author="xh" w:date="2026-10-27T08:18:00Z"/>
          <w:rFonts w:hint="eastAsia" w:ascii="方正仿宋_GBK" w:hAnsi="方正仿宋_GBK" w:eastAsia="方正仿宋_GBK" w:cs="Times New Roman"/>
          <w:sz w:val="32"/>
          <w:szCs w:val="32"/>
          <w:highlight w:val="none"/>
          <w14:ligatures w14:val="standardContextual"/>
        </w:rPr>
        <w:pPrChange w:id="5674" w:author="白日梦想家" w:date="2026-10-26T16:43:52Z">
          <w:pPr>
            <w:widowControl/>
            <w:adjustRightInd w:val="0"/>
            <w:snapToGrid w:val="0"/>
            <w:spacing w:line="560" w:lineRule="exact"/>
            <w:ind w:firstLine="640" w:firstLineChars="200"/>
          </w:pPr>
        </w:pPrChange>
      </w:pPr>
      <w:del w:id="5676" w:author="白日梦想家" w:date="2026-10-26T16:43:38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del w:id="5677" w:author="白日梦想家" w:date="2026-10-26T16:43:38Z">
        <w:r>
          <w:rPr>
            <w:rFonts w:hint="default" w:ascii="Times New Roman" w:hAnsi="Times New Roman" w:eastAsia="方正仿宋_GBK" w:cs="Times New Roman"/>
            <w:b w:val="0"/>
            <w:bCs w:val="0"/>
            <w:i w:val="0"/>
            <w:iCs w:val="0"/>
            <w:sz w:val="32"/>
            <w:szCs w:val="32"/>
            <w:rPrChange w:id="5678" w:author="xh" w:date="2026-10-26T10:15:06Z">
              <w:rPr>
                <w:rFonts w:hint="eastAsia" w:ascii="方正仿宋_GBK" w:hAnsi="方正仿宋_GBK" w:eastAsia="方正仿宋_GBK" w:cs="Times New Roman"/>
                <w:sz w:val="32"/>
                <w:szCs w:val="32"/>
              </w:rPr>
            </w:rPrChange>
          </w:rPr>
          <w:delText>工程</w:delText>
        </w:r>
      </w:del>
      <w:ins w:id="5679" w:author="xh" w:date="2026-10-26T10:15:06Z">
        <w:del w:id="5680" w:author="白日梦想家" w:date="2026-10-26T16:43:38Z">
          <w:r>
            <w:rPr>
              <w:rFonts w:hint="default" w:ascii="Times New Roman" w:hAnsi="Times New Roman" w:eastAsia="方正仿宋_GBK" w:cs="Times New Roman"/>
              <w:b w:val="0"/>
              <w:bCs w:val="0"/>
              <w:i w:val="0"/>
              <w:iCs w:val="0"/>
              <w:sz w:val="32"/>
              <w:szCs w:val="32"/>
              <w:rPrChange w:id="5681" w:author="xh" w:date="2026-10-26T10:15:06Z">
                <w:rPr>
                  <w:rFonts w:hint="eastAsia" w:ascii="方正仿宋_GBK" w:hAnsi="方正仿宋_GBK" w:eastAsia="方正仿宋_GBK" w:cs="Times New Roman"/>
                  <w:sz w:val="32"/>
                  <w:szCs w:val="32"/>
                </w:rPr>
              </w:rPrChange>
            </w:rPr>
            <w:delText>实施以</w:delText>
          </w:r>
        </w:del>
      </w:ins>
      <w:del w:id="5682" w:author="白日梦想家" w:date="2026-10-26T16:43:38Z">
        <w:r>
          <w:rPr>
            <w:rFonts w:hint="eastAsia" w:ascii="方正仿宋_GBK" w:hAnsi="方正仿宋_GBK" w:eastAsia="方正仿宋_GBK" w:cs="Times New Roman"/>
            <w:sz w:val="32"/>
            <w:szCs w:val="32"/>
          </w:rPr>
          <w:delText>应用还需结合</w:delText>
        </w:r>
      </w:del>
      <w:del w:id="5683" w:author="白日梦想家" w:date="2026-10-26T16:43:38Z">
        <w:r>
          <w:rPr>
            <w:rFonts w:hint="default" w:ascii="Times New Roman" w:hAnsi="Times New Roman" w:eastAsia="方正仿宋_GBK" w:cs="Times New Roman"/>
            <w:b w:val="0"/>
            <w:bCs w:val="0"/>
            <w:i w:val="0"/>
            <w:iCs w:val="0"/>
            <w:sz w:val="32"/>
            <w:szCs w:val="32"/>
            <w:rPrChange w:id="5684" w:author="xh" w:date="2026-10-26T10:15:06Z">
              <w:rPr>
                <w:rFonts w:hint="eastAsia" w:ascii="方正仿宋_GBK" w:hAnsi="方正仿宋_GBK" w:eastAsia="方正仿宋_GBK" w:cs="Times New Roman"/>
                <w:sz w:val="32"/>
                <w:szCs w:val="32"/>
              </w:rPr>
            </w:rPrChange>
          </w:rPr>
          <w:delText>实际网络</w:delText>
        </w:r>
      </w:del>
      <w:ins w:id="5685" w:author="xh" w:date="2026-10-26T10:15:06Z">
        <w:del w:id="5686" w:author="白日梦想家" w:date="2026-10-26T16:43:38Z">
          <w:r>
            <w:rPr>
              <w:rFonts w:hint="default" w:ascii="Times New Roman" w:hAnsi="Times New Roman" w:eastAsia="方正仿宋_GBK" w:cs="Times New Roman"/>
              <w:b w:val="0"/>
              <w:bCs w:val="0"/>
              <w:i w:val="0"/>
              <w:iCs w:val="0"/>
              <w:sz w:val="32"/>
              <w:szCs w:val="32"/>
              <w:rPrChange w:id="5687" w:author="xh" w:date="2026-10-26T10:15:06Z">
                <w:rPr>
                  <w:rFonts w:hint="eastAsia" w:ascii="方正仿宋_GBK" w:hAnsi="方正仿宋_GBK" w:eastAsia="方正仿宋_GBK" w:cs="Times New Roman"/>
                  <w:sz w:val="32"/>
                  <w:szCs w:val="32"/>
                </w:rPr>
              </w:rPrChange>
            </w:rPr>
            <w:delText>和设备资料为基础，进一步校核储能</w:delText>
          </w:r>
        </w:del>
      </w:ins>
      <w:del w:id="5688" w:author="白日梦想家" w:date="2026-10-26T16:43:38Z">
        <w:r>
          <w:rPr>
            <w:rFonts w:hint="eastAsia" w:ascii="方正仿宋_GBK" w:hAnsi="方正仿宋_GBK" w:eastAsia="方正仿宋_GBK" w:cs="Times New Roman"/>
            <w:sz w:val="32"/>
            <w:szCs w:val="32"/>
          </w:rPr>
          <w:delText>检查</w:delText>
        </w:r>
      </w:del>
      <w:del w:id="5689" w:author="白日梦想家" w:date="2026-10-26T16:43:38Z">
        <w:r>
          <w:rPr>
            <w:rFonts w:hint="default" w:ascii="Times New Roman" w:hAnsi="Times New Roman" w:eastAsia="方正仿宋_GBK" w:cs="Times New Roman"/>
            <w:b w:val="0"/>
            <w:bCs w:val="0"/>
            <w:i w:val="0"/>
            <w:iCs w:val="0"/>
            <w:sz w:val="32"/>
            <w:szCs w:val="32"/>
            <w:rPrChange w:id="5690" w:author="xh" w:date="2026-10-26T10:15:06Z">
              <w:rPr>
                <w:rFonts w:hint="eastAsia" w:ascii="方正仿宋_GBK" w:hAnsi="方正仿宋_GBK" w:eastAsia="方正仿宋_GBK" w:cs="Times New Roman"/>
                <w:sz w:val="32"/>
                <w:szCs w:val="32"/>
              </w:rPr>
            </w:rPrChange>
          </w:rPr>
          <w:delText>连续荷电状态、电压及保护配合，并补充运行费用。</w:delText>
        </w:r>
      </w:del>
      <w:ins w:id="5691" w:author="xh" w:date="2026-10-26T10:15:06Z">
        <w:del w:id="5692" w:author="白日梦想家" w:date="2026-10-26T16:43:38Z">
          <w:r>
            <w:rPr>
              <w:rFonts w:hint="default" w:ascii="Times New Roman" w:hAnsi="Times New Roman" w:eastAsia="方正仿宋_GBK" w:cs="Times New Roman"/>
              <w:b w:val="0"/>
              <w:bCs w:val="0"/>
              <w:i w:val="0"/>
              <w:iCs w:val="0"/>
              <w:sz w:val="32"/>
              <w:szCs w:val="32"/>
              <w:rPrChange w:id="5693" w:author="xh" w:date="2026-10-26T10:15:06Z">
                <w:rPr>
                  <w:rFonts w:hint="eastAsia" w:ascii="方正仿宋_GBK" w:hAnsi="方正仿宋_GBK" w:eastAsia="方正仿宋_GBK" w:cs="Times New Roman"/>
                  <w:sz w:val="32"/>
                  <w:szCs w:val="32"/>
                </w:rPr>
              </w:rPrChange>
            </w:rPr>
            <w:delText>研究形成的地区方案与多参数推荐矩阵，可</w:delText>
          </w:r>
        </w:del>
      </w:ins>
      <w:del w:id="5694" w:author="白日梦想家" w:date="2026-10-26T16:43:38Z">
        <w:r>
          <w:rPr>
            <w:rFonts w:hint="eastAsia" w:ascii="方正仿宋_GBK" w:hAnsi="方正仿宋_GBK" w:eastAsia="方正仿宋_GBK" w:cs="Times New Roman"/>
            <w:sz w:val="32"/>
            <w:szCs w:val="32"/>
          </w:rPr>
          <w:delText>上述条件在规划应</w:delText>
        </w:r>
      </w:del>
      <w:del w:id="5695" w:author="白日梦想家" w:date="2026-10-26T16:43:38Z">
        <w:r>
          <w:rPr>
            <w:rFonts w:hint="default" w:ascii="Times New Roman" w:hAnsi="Times New Roman" w:eastAsia="方正仿宋_GBK" w:cs="Times New Roman"/>
            <w:b w:val="0"/>
            <w:bCs w:val="0"/>
            <w:i w:val="0"/>
            <w:iCs w:val="0"/>
            <w:sz w:val="32"/>
            <w:szCs w:val="32"/>
            <w:rPrChange w:id="5696" w:author="xh" w:date="2026-10-26T10:15:06Z">
              <w:rPr>
                <w:rFonts w:hint="eastAsia" w:ascii="方正仿宋_GBK" w:hAnsi="方正仿宋_GBK" w:eastAsia="方正仿宋_GBK" w:cs="Times New Roman"/>
                <w:sz w:val="32"/>
                <w:szCs w:val="32"/>
              </w:rPr>
            </w:rPrChange>
          </w:rPr>
          <w:delText>用</w:delText>
        </w:r>
      </w:del>
      <w:ins w:id="5697" w:author="xh" w:date="2026-10-26T10:15:06Z">
        <w:del w:id="5698" w:author="白日梦想家" w:date="2026-10-26T16:43:38Z">
          <w:r>
            <w:rPr>
              <w:rFonts w:hint="default" w:ascii="Times New Roman" w:hAnsi="Times New Roman" w:eastAsia="方正仿宋_GBK" w:cs="Times New Roman"/>
              <w:b w:val="0"/>
              <w:bCs w:val="0"/>
              <w:i w:val="0"/>
              <w:iCs w:val="0"/>
              <w:sz w:val="32"/>
              <w:szCs w:val="32"/>
              <w:rPrChange w:id="5699" w:author="xh" w:date="2026-10-26T10:15:06Z">
                <w:rPr>
                  <w:rFonts w:hint="eastAsia" w:ascii="方正仿宋_GBK" w:hAnsi="方正仿宋_GBK" w:eastAsia="方正仿宋_GBK" w:cs="Times New Roman"/>
                  <w:sz w:val="32"/>
                  <w:szCs w:val="32"/>
                </w:rPr>
              </w:rPrChange>
            </w:rPr>
            <w:delText>于前期</w:delText>
          </w:r>
        </w:del>
      </w:ins>
      <w:del w:id="5700" w:author="白日梦想家" w:date="2026-10-26T16:43:38Z">
        <w:r>
          <w:rPr>
            <w:rFonts w:hint="eastAsia" w:ascii="方正仿宋_GBK" w:hAnsi="方正仿宋_GBK" w:eastAsia="方正仿宋_GBK" w:cs="Times New Roman"/>
            <w:sz w:val="32"/>
            <w:szCs w:val="32"/>
          </w:rPr>
          <w:delText>中一并核定，用新增资料逐步完善“一片一策”的</w:delText>
        </w:r>
      </w:del>
      <w:del w:id="5701" w:author="白日梦想家" w:date="2026-10-26T16:43:38Z">
        <w:r>
          <w:rPr>
            <w:rFonts w:hint="default" w:ascii="Times New Roman" w:hAnsi="Times New Roman" w:eastAsia="方正仿宋_GBK" w:cs="Times New Roman"/>
            <w:b w:val="0"/>
            <w:bCs w:val="0"/>
            <w:i w:val="0"/>
            <w:iCs w:val="0"/>
            <w:sz w:val="32"/>
            <w:szCs w:val="32"/>
            <w:rPrChange w:id="5702" w:author="xh" w:date="2026-10-26T10:15:06Z">
              <w:rPr>
                <w:rFonts w:hint="eastAsia" w:ascii="方正仿宋_GBK" w:hAnsi="方正仿宋_GBK" w:eastAsia="方正仿宋_GBK" w:cs="Times New Roman"/>
                <w:sz w:val="32"/>
                <w:szCs w:val="32"/>
              </w:rPr>
            </w:rPrChange>
          </w:rPr>
          <w:delText>容量</w:delText>
        </w:r>
      </w:del>
      <w:ins w:id="5703" w:author="xh" w:date="2026-10-26T10:15:06Z">
        <w:del w:id="5704" w:author="白日梦想家" w:date="2026-10-26T16:43:38Z">
          <w:r>
            <w:rPr>
              <w:rFonts w:hint="default" w:ascii="Times New Roman" w:hAnsi="Times New Roman" w:eastAsia="方正仿宋_GBK" w:cs="Times New Roman"/>
              <w:b w:val="0"/>
              <w:bCs w:val="0"/>
              <w:i w:val="0"/>
              <w:iCs w:val="0"/>
              <w:sz w:val="32"/>
              <w:szCs w:val="32"/>
              <w:rPrChange w:id="5705" w:author="xh" w:date="2026-10-26T10:15:06Z">
                <w:rPr>
                  <w:rFonts w:hint="eastAsia" w:ascii="方正仿宋_GBK" w:hAnsi="方正仿宋_GBK" w:eastAsia="方正仿宋_GBK" w:cs="Times New Roman"/>
                  <w:sz w:val="32"/>
                  <w:szCs w:val="32"/>
                </w:rPr>
              </w:rPrChange>
            </w:rPr>
            <w:delText>比选、措施组合和建设时序论证</w:delText>
          </w:r>
        </w:del>
      </w:ins>
      <w:del w:id="5706" w:author="白日梦想家" w:date="2026-10-26T16:43:38Z">
        <w:r>
          <w:rPr>
            <w:rFonts w:hint="eastAsia" w:ascii="方正仿宋_GBK" w:hAnsi="方正仿宋_GBK" w:eastAsia="方正仿宋_GBK" w:cs="Times New Roman"/>
            <w:sz w:val="32"/>
            <w:szCs w:val="32"/>
          </w:rPr>
          <w:delText>安排</w:delText>
        </w:r>
      </w:del>
      <w:del w:id="5707" w:author="xh" w:date="2026-10-27T08:18:00Z">
        <w:r>
          <w:rPr>
            <w:rFonts w:hint="default" w:ascii="Times New Roman" w:hAnsi="Times New Roman" w:eastAsia="方正仿宋_GBK" w:cs="Times New Roman"/>
            <w:b w:val="0"/>
            <w:bCs w:val="0"/>
            <w:i w:val="0"/>
            <w:iCs w:val="0"/>
            <w:sz w:val="32"/>
            <w:szCs w:val="32"/>
            <w:rPrChange w:id="5708" w:author="xh" w:date="2026-10-26T10:15:06Z">
              <w:rPr>
                <w:rFonts w:hint="eastAsia" w:ascii="方正仿宋_GBK" w:hAnsi="方正仿宋_GBK" w:eastAsia="方正仿宋_GBK" w:cs="Times New Roman"/>
                <w:sz w:val="32"/>
                <w:szCs w:val="32"/>
              </w:rPr>
            </w:rPrChange>
          </w:rPr>
          <w:delText>。</w:delText>
        </w:r>
      </w:del>
    </w:p>
    <w:p w14:paraId="01A3394E">
      <w:pPr>
        <w:widowControl/>
        <w:adjustRightInd w:val="0"/>
        <w:snapToGrid w:val="0"/>
        <w:spacing w:line="560" w:lineRule="exact"/>
        <w:ind w:firstLine="420" w:firstLineChars="200"/>
        <w:rPr>
          <w:ins w:id="5709" w:author="xh" w:date="2026-10-27T08:18:00Z"/>
        </w:rPr>
      </w:pPr>
    </w:p>
    <w:p w14:paraId="5A979C81">
      <w:pPr>
        <w:keepNext w:val="0"/>
        <w:keepLines w:val="0"/>
        <w:widowControl w:val="0"/>
        <w:suppressLineNumbers w:val="0"/>
        <w:spacing w:before="0" w:beforeAutospacing="0" w:after="0" w:afterAutospacing="0"/>
        <w:ind w:left="0" w:right="0" w:firstLine="320"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5"/>
        <w:rPr>
          <w:rFonts w:hint="eastAsia" w:eastAsiaTheme="minorEastAsia"/>
          <w:lang w:eastAsia="zh"/>
        </w:rPr>
      </w:pPr>
      <w:bookmarkStart w:id="0" w:name="_T1322182406_233911019"/>
      <w:r>
        <w:rPr>
          <w:rFonts w:hint="eastAsia"/>
          <w:lang w:eastAsia="zh"/>
        </w:rPr>
        <w:t>不要参考文献</w:t>
      </w:r>
    </w:p>
    <w:bookmarkEnd w:id="0"/>
  </w:comment>
  <w:comment w:id="1" w:author="白日梦想家" w:date="2026-10-26T14:47:19Z" w:initials="">
    <w:p w14:paraId="159BF56D">
      <w:pPr>
        <w:pStyle w:val="5"/>
        <w:rPr>
          <w:rFonts w:hint="eastAsia" w:eastAsiaTheme="minorEastAsia"/>
          <w:lang w:eastAsia="zh"/>
        </w:rPr>
      </w:pPr>
      <w:bookmarkStart w:id="1" w:name="_T1132484913_233911019"/>
      <w:r>
        <w:rPr>
          <w:rFonts w:hint="eastAsia"/>
          <w:lang w:eastAsia="zh"/>
        </w:rPr>
        <w:t>将ppt第3.11的成本模型补充进去</w:t>
      </w:r>
    </w:p>
    <w:bookmarkEnd w:id="1"/>
  </w:comment>
  <w:comment w:id="2" w:author="白日梦想家" w:date="2026-10-26T15:27:34Z" w:initials="">
    <w:p w14:paraId="7D28098A">
      <w:pPr>
        <w:pStyle w:val="5"/>
        <w:rPr>
          <w:rFonts w:hint="eastAsia" w:eastAsiaTheme="minorEastAsia"/>
          <w:lang w:eastAsia="zh"/>
        </w:rPr>
      </w:pPr>
      <w:bookmarkStart w:id="2" w:name="_T1881578415_233911019"/>
      <w:r>
        <w:rPr>
          <w:rFonts w:hint="eastAsia"/>
          <w:lang w:eastAsia="zh"/>
        </w:rPr>
        <w:t>补充与原规范推荐容载比的对比，报告第5.4.3节内容</w:t>
      </w:r>
    </w:p>
    <w:bookmarkEnd w:id="2"/>
  </w:comment>
  <w:comment w:id="3" w:author="白日梦想家" w:date="2026-10-26T14:35:44Z" w:initials="">
    <w:p w14:paraId="6B33A1BC">
      <w:pPr>
        <w:pStyle w:val="5"/>
        <w:rPr>
          <w:rFonts w:hint="eastAsia" w:eastAsiaTheme="minorEastAsia"/>
          <w:lang w:eastAsia="zh"/>
        </w:rPr>
      </w:pPr>
      <w:bookmarkStart w:id="3" w:name="_T385720919_233911019"/>
      <w:r>
        <w:rPr>
          <w:rFonts w:hint="eastAsia"/>
          <w:lang w:eastAsia="zh"/>
        </w:rPr>
        <w:t>此处补充ppt第3.6、第3.7核心指标筛选的相关内容和图</w:t>
      </w:r>
    </w:p>
    <w:bookmarkEnd w:id="3"/>
  </w:comment>
  <w:comment w:id="4" w:author="白日梦想家" w:date="2026-10-26T14:38:31Z" w:initials="">
    <w:p w14:paraId="4DDDC2D7">
      <w:pPr>
        <w:pStyle w:val="5"/>
        <w:rPr>
          <w:rFonts w:hint="eastAsia" w:eastAsiaTheme="minorEastAsia"/>
          <w:lang w:eastAsia="zh"/>
        </w:rPr>
      </w:pPr>
      <w:bookmarkStart w:id="4" w:name="_T434704398_233911019"/>
      <w:r>
        <w:rPr>
          <w:rFonts w:hint="eastAsia"/>
          <w:lang w:eastAsia="zh"/>
        </w:rPr>
        <w:t>补充ppt第4.7单一参数（转供率）变化时，容载比的变化趋势，可加报告中的图示意。</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Ex w15:paraId="159BF56D" w15:done="0"/>
  <w15:commentEx w15:paraId="7D28098A" w15:done="0"/>
  <w15:commentEx w15:paraId="6B33A1BC" w15:done="0"/>
  <w15:commentEx w15:paraId="4DDDC2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仿宋_GBK">
    <w:altName w:val="Noto Serif CJK SC"/>
    <w:panose1 w:val="02000000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方正小标宋_GBK">
    <w:altName w:val="Noto Serif CJK SC"/>
    <w:panose1 w:val="02000000000000000000"/>
    <w:charset w:val="86"/>
    <w:family w:val="auto"/>
    <w:pitch w:val="default"/>
    <w:sig w:usb0="00000000" w:usb1="00000000" w:usb2="00000000" w:usb3="00000000" w:csb0="00040000" w:csb1="00000000"/>
  </w:font>
  <w:font w:name="方正楷体_GBK">
    <w:altName w:val="Noto Serif CJK SC"/>
    <w:panose1 w:val="02000000000000000000"/>
    <w:charset w:val="86"/>
    <w:family w:val="auto"/>
    <w:pitch w:val="default"/>
    <w:sig w:usb0="00000000" w:usb1="00000000" w:usb2="00000000" w:usb3="00000000" w:csb0="00040000" w:csb1="00000000"/>
  </w:font>
  <w:font w:name="方正黑体_GBK">
    <w:altName w:val="Noto Serif CJK SC"/>
    <w:panose1 w:val="02000000000000000000"/>
    <w:charset w:val="86"/>
    <w:family w:val="auto"/>
    <w:pitch w:val="default"/>
    <w:sig w:usb0="00000000" w:usb1="00000000" w:usb2="00000000" w:usb3="00000000" w:csb0="0004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Mincho">
    <w:altName w:val="Times New Roman"/>
    <w:panose1 w:val="02020609040205080304"/>
    <w:charset w:val="00"/>
    <w:family w:val="auto"/>
    <w:pitch w:val="default"/>
    <w:sig w:usb0="00000000" w:usb1="00000000" w:usb2="0000001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1E5B6A52"/>
    <w:rsid w:val="224C34F1"/>
    <w:rsid w:val="273B136A"/>
    <w:rsid w:val="2A976290"/>
    <w:rsid w:val="2CEE4744"/>
    <w:rsid w:val="2DFF48CA"/>
    <w:rsid w:val="2F748642"/>
    <w:rsid w:val="309B06AC"/>
    <w:rsid w:val="373B592B"/>
    <w:rsid w:val="377F35BF"/>
    <w:rsid w:val="37FFADDA"/>
    <w:rsid w:val="388F6D48"/>
    <w:rsid w:val="39712E34"/>
    <w:rsid w:val="3DFF4F18"/>
    <w:rsid w:val="3E2D5AED"/>
    <w:rsid w:val="3ED85280"/>
    <w:rsid w:val="3F79E09A"/>
    <w:rsid w:val="3F9DE5F8"/>
    <w:rsid w:val="3FE7D61C"/>
    <w:rsid w:val="3FFF7BBA"/>
    <w:rsid w:val="420678AE"/>
    <w:rsid w:val="43850656"/>
    <w:rsid w:val="440C3737"/>
    <w:rsid w:val="44F354BA"/>
    <w:rsid w:val="47FDF9CC"/>
    <w:rsid w:val="4BF851B4"/>
    <w:rsid w:val="4FFE2944"/>
    <w:rsid w:val="51EB4B97"/>
    <w:rsid w:val="56E5BF66"/>
    <w:rsid w:val="57803A42"/>
    <w:rsid w:val="58195673"/>
    <w:rsid w:val="59E41013"/>
    <w:rsid w:val="5ADE72D7"/>
    <w:rsid w:val="5CF37678"/>
    <w:rsid w:val="5D7F2C40"/>
    <w:rsid w:val="5E989125"/>
    <w:rsid w:val="5F5FE76B"/>
    <w:rsid w:val="5FDA06E2"/>
    <w:rsid w:val="5FDD520C"/>
    <w:rsid w:val="5FF2CC77"/>
    <w:rsid w:val="5FFE9477"/>
    <w:rsid w:val="5FFF3B2F"/>
    <w:rsid w:val="62C4B180"/>
    <w:rsid w:val="648701A3"/>
    <w:rsid w:val="65DB7D10"/>
    <w:rsid w:val="68BF8148"/>
    <w:rsid w:val="692A7973"/>
    <w:rsid w:val="6AB7097E"/>
    <w:rsid w:val="6AF9E58B"/>
    <w:rsid w:val="6AFFF6EA"/>
    <w:rsid w:val="6B977093"/>
    <w:rsid w:val="6BEE863D"/>
    <w:rsid w:val="6DEFC110"/>
    <w:rsid w:val="6FFDFB33"/>
    <w:rsid w:val="70C938A7"/>
    <w:rsid w:val="70E1568B"/>
    <w:rsid w:val="71CD20B4"/>
    <w:rsid w:val="73216DDF"/>
    <w:rsid w:val="75044958"/>
    <w:rsid w:val="75FFFFC9"/>
    <w:rsid w:val="76E07A22"/>
    <w:rsid w:val="778A576D"/>
    <w:rsid w:val="79FB0956"/>
    <w:rsid w:val="7AABC234"/>
    <w:rsid w:val="7D6C7155"/>
    <w:rsid w:val="7E1022D2"/>
    <w:rsid w:val="7F675C96"/>
    <w:rsid w:val="7F78C7F4"/>
    <w:rsid w:val="7F8FA22E"/>
    <w:rsid w:val="7FF79742"/>
    <w:rsid w:val="85F64675"/>
    <w:rsid w:val="B7FD0FDC"/>
    <w:rsid w:val="BB6E3AB6"/>
    <w:rsid w:val="BBBF6FCB"/>
    <w:rsid w:val="D77748E3"/>
    <w:rsid w:val="D7BD14F6"/>
    <w:rsid w:val="DDED1CE9"/>
    <w:rsid w:val="DFFF85ED"/>
    <w:rsid w:val="E7F2B328"/>
    <w:rsid w:val="EAFF1A2A"/>
    <w:rsid w:val="ECFF8451"/>
    <w:rsid w:val="EDFD055F"/>
    <w:rsid w:val="EDFFA9DC"/>
    <w:rsid w:val="EFFC6D5A"/>
    <w:rsid w:val="F1FE7E54"/>
    <w:rsid w:val="F55F18C3"/>
    <w:rsid w:val="F5DFA1D1"/>
    <w:rsid w:val="F5FD312E"/>
    <w:rsid w:val="FA760729"/>
    <w:rsid w:val="FA7D2B8D"/>
    <w:rsid w:val="FBF5EAF5"/>
    <w:rsid w:val="FBF957F2"/>
    <w:rsid w:val="FCFF1C82"/>
    <w:rsid w:val="FD7708B8"/>
    <w:rsid w:val="FEBB50DF"/>
    <w:rsid w:val="FF7BD782"/>
    <w:rsid w:val="FF7FD6F0"/>
    <w:rsid w:val="FFBD0079"/>
    <w:rsid w:val="FFDF5C30"/>
    <w:rsid w:val="FFF5C184"/>
    <w:rsid w:val="FFF96342"/>
    <w:rsid w:val="FFFB085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styleId="4">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5">
    <w:name w:val="annotation text"/>
    <w:basedOn w:val="1"/>
    <w:qFormat/>
    <w:uiPriority w:val="0"/>
    <w:pPr>
      <w:jc w:val="left"/>
    </w:pPr>
  </w:style>
  <w:style w:type="paragraph" w:customStyle="1" w:styleId="8">
    <w:name w:val="First Paragraph"/>
    <w:basedOn w:val="1"/>
    <w:qFormat/>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16</Pages>
  <Words>0</Words>
  <Characters>0</Characters>
  <Lines>1</Lines>
  <Paragraphs>1</Paragraphs>
  <TotalTime>1</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2025-08-24T18:37:00Z</dcterms:created>
  <dc:creator>徐州公司</dc:creator>
  <cp:lastModifiedBy>许恒</cp:lastModifiedBy>
  <dcterms:modified xsi:type="dcterms:W3CDTF">2026-10-27T10:29:52Z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1F0599E78753599BA00CE06ADD8CA627_43</vt:lpwstr>
  </property>
</Properties>
</file>