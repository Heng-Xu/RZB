
<file path=[Content_Types].xml><?xml version="1.0" encoding="utf-8"?>
<Types xmlns="http://schemas.openxmlformats.org/package/2006/content-types">
  <Default Extension="xml" ContentType="application/xml"/>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8DDE901">
      <w:pPr>
        <w:pStyle w:val="32"/>
        <w:keepNext/>
        <w:widowControl/>
        <w:snapToGrid w:val="0"/>
        <w:spacing w:before="0" w:after="100" w:line="440" w:lineRule="exact"/>
        <w:ind w:left="0" w:leftChars="0" w:right="0" w:rightChars="0" w:firstLine="0" w:firstLineChars="0"/>
        <w:jc w:val="center"/>
      </w:pPr>
      <w:r>
        <w:rPr>
          <w:rFonts w:ascii="Times New Roman" w:hAnsi="Times New Roman" w:eastAsia="方正仿宋_GBK"/>
          <w:b/>
          <w:color w:val="000000"/>
          <w:sz w:val="34"/>
        </w:rPr>
        <w:t>徐州地区110 kV电网容载比弹性指标优化研究</w:t>
      </w:r>
    </w:p>
    <w:p w14:paraId="7F367C00">
      <w:pPr>
        <w:keepNext/>
        <w:widowControl/>
        <w:snapToGrid w:val="0"/>
        <w:spacing w:before="0" w:after="240" w:line="320" w:lineRule="exact"/>
        <w:ind w:left="0" w:leftChars="0" w:right="0" w:rightChars="0" w:firstLine="0" w:firstLineChars="0"/>
        <w:jc w:val="center"/>
      </w:pPr>
      <w:r>
        <w:rPr>
          <w:rFonts w:ascii="Times New Roman" w:hAnsi="Times New Roman" w:eastAsia="方正仿宋_GBK"/>
          <w:b w:val="0"/>
          <w:color w:val="000000"/>
          <w:sz w:val="24"/>
        </w:rPr>
        <w:t>——供电公司专题讨论材料</w:t>
      </w:r>
    </w:p>
    <w:p w14:paraId="0BCCA24F">
      <w:pPr>
        <w:pStyle w:val="3"/>
        <w:keepNext/>
        <w:widowControl/>
        <w:snapToGrid w:val="0"/>
        <w:spacing w:before="120" w:after="100" w:line="320" w:lineRule="exact"/>
        <w:ind w:left="0" w:leftChars="0" w:right="0" w:rightChars="0" w:firstLine="0" w:firstLineChars="0"/>
        <w:jc w:val="both"/>
      </w:pPr>
      <w:r>
        <w:rPr>
          <w:rFonts w:ascii="Times New Roman" w:hAnsi="Times New Roman" w:eastAsia="方正仿宋_GBK"/>
          <w:b/>
          <w:color w:val="000000"/>
          <w:sz w:val="26"/>
        </w:rPr>
        <w:t>一、研究背景与核心问题</w:t>
      </w:r>
    </w:p>
    <w:p w14:paraId="522AA6CE">
      <w:pPr>
        <w:pStyle w:val="4"/>
        <w:keepNext/>
        <w:widowControl/>
        <w:snapToGrid w:val="0"/>
        <w:spacing w:before="80" w:after="80" w:line="320" w:lineRule="exact"/>
        <w:ind w:left="0" w:leftChars="0" w:right="0" w:rightChars="0" w:firstLine="0" w:firstLineChars="0"/>
        <w:jc w:val="both"/>
      </w:pPr>
      <w:commentRangeStart w:id="0"/>
      <w:r>
        <w:rPr>
          <w:rFonts w:ascii="Times New Roman" w:hAnsi="Times New Roman" w:eastAsia="方正仿宋_GBK"/>
          <w:b/>
          <w:color w:val="000000"/>
          <w:sz w:val="23"/>
        </w:rPr>
        <w:t xml:space="preserve">1.1 </w:t>
      </w:r>
      <w:ins w:id="0" w:author="xh" w:date="2026-10-12T08:32:23Z">
        <w:r>
          <w:rPr>
            <w:rFonts w:ascii="Times New Roman" w:hAnsi="Times New Roman" w:eastAsia="方正仿宋_GBK"/>
            <w:b/>
            <w:color w:val="000000"/>
            <w:sz w:val="23"/>
          </w:rPr>
          <w:t>双向</w:t>
        </w:r>
      </w:ins>
      <w:del w:id="1" w:author="xh" w:date="2026-10-12T08:32:23Z">
        <w:r>
          <w:rPr>
            <w:rFonts w:ascii="Times New Roman" w:hAnsi="Times New Roman" w:eastAsia="方正仿宋_GBK"/>
            <w:b/>
            <w:color w:val="000000"/>
            <w:sz w:val="23"/>
          </w:rPr>
          <w:delText>分布式新能源改变主变承担的</w:delText>
        </w:r>
      </w:del>
      <w:r>
        <w:rPr>
          <w:rFonts w:ascii="Times New Roman" w:hAnsi="Times New Roman" w:eastAsia="方正仿宋_GBK"/>
          <w:b/>
          <w:color w:val="000000"/>
          <w:sz w:val="23"/>
        </w:rPr>
        <w:t>供电任务</w:t>
      </w:r>
      <w:ins w:id="2" w:author="xh" w:date="2026-10-12T08:32:23Z">
        <w:r>
          <w:rPr>
            <w:rFonts w:ascii="Times New Roman" w:hAnsi="Times New Roman" w:eastAsia="方正仿宋_GBK"/>
            <w:b/>
            <w:color w:val="000000"/>
            <w:sz w:val="23"/>
          </w:rPr>
          <w:t>与站级容量配置</w:t>
        </w:r>
      </w:ins>
    </w:p>
    <w:p w14:paraId="6C5CEB6A">
      <w:pPr>
        <w:widowControl/>
        <w:snapToGrid w:val="0"/>
        <w:spacing w:before="0" w:after="100" w:line="320" w:lineRule="exact"/>
        <w:ind w:left="0" w:leftChars="0" w:right="0" w:rightChars="0" w:firstLine="460" w:firstLineChars="0"/>
        <w:jc w:val="both"/>
      </w:pPr>
      <w:r>
        <w:rPr>
          <w:rFonts w:ascii="Times New Roman" w:hAnsi="Times New Roman" w:eastAsia="方正仿宋_GBK"/>
          <w:b w:val="0"/>
          <w:color w:val="000000"/>
          <w:sz w:val="23"/>
        </w:rPr>
        <w:t>分布式光伏</w:t>
      </w:r>
      <w:del w:id="3" w:author="xh" w:date="2026-10-12T08:32:55Z">
        <w:r>
          <w:rPr>
            <w:rFonts w:ascii="Times New Roman" w:hAnsi="Times New Roman" w:eastAsia="方正仿宋_GBK"/>
            <w:b w:val="0"/>
            <w:color w:val="000000"/>
            <w:sz w:val="23"/>
          </w:rPr>
          <w:delText>规模</w:delText>
        </w:r>
      </w:del>
      <w:r>
        <w:rPr>
          <w:rFonts w:ascii="Times New Roman" w:hAnsi="Times New Roman" w:eastAsia="方正仿宋_GBK"/>
          <w:b w:val="0"/>
          <w:color w:val="000000"/>
          <w:sz w:val="23"/>
        </w:rPr>
        <w:t>增加</w:t>
      </w:r>
      <w:ins w:id="4" w:author="xh" w:date="2026-10-12T08:32:55Z">
        <w:r>
          <w:rPr>
            <w:rFonts w:ascii="Times New Roman" w:hAnsi="Times New Roman" w:eastAsia="方正仿宋_GBK"/>
            <w:b w:val="0"/>
            <w:color w:val="000000"/>
            <w:sz w:val="23"/>
          </w:rPr>
          <w:t>使主变同时承担正向供电与</w:t>
        </w:r>
      </w:ins>
      <w:del w:id="5" w:author="xh" w:date="2026-10-12T08:32:55Z">
        <w:r>
          <w:rPr>
            <w:rFonts w:ascii="Times New Roman" w:hAnsi="Times New Roman" w:eastAsia="方正仿宋_GBK"/>
            <w:b w:val="0"/>
            <w:color w:val="000000"/>
            <w:sz w:val="23"/>
          </w:rPr>
          <w:delText>后，</w:delText>
        </w:r>
      </w:del>
      <w:r>
        <w:rPr>
          <w:rFonts w:ascii="Times New Roman" w:hAnsi="Times New Roman" w:eastAsia="方正仿宋_GBK"/>
          <w:b w:val="0"/>
          <w:color w:val="000000"/>
          <w:sz w:val="23"/>
        </w:rPr>
        <w:t>日间</w:t>
      </w:r>
      <w:del w:id="6" w:author="xh" w:date="2026-10-12T08:32:55Z">
        <w:r>
          <w:rPr>
            <w:rFonts w:ascii="Times New Roman" w:hAnsi="Times New Roman" w:eastAsia="方正仿宋_GBK"/>
            <w:b w:val="0"/>
            <w:color w:val="000000"/>
            <w:sz w:val="23"/>
          </w:rPr>
          <w:delText>发电首先供给本地用户，主变正向受入功率随之下降；当本地发电超过本地用电时，剩余电力经主变</w:delText>
        </w:r>
      </w:del>
      <w:r>
        <w:rPr>
          <w:rFonts w:ascii="Times New Roman" w:hAnsi="Times New Roman" w:eastAsia="方正仿宋_GBK"/>
          <w:b w:val="0"/>
          <w:color w:val="000000"/>
          <w:sz w:val="23"/>
        </w:rPr>
        <w:t>反向输送</w:t>
      </w:r>
      <w:ins w:id="7" w:author="xh" w:date="2026-10-12T08:32:55Z">
        <w:r>
          <w:rPr>
            <w:rFonts w:ascii="Times New Roman" w:hAnsi="Times New Roman" w:eastAsia="方正仿宋_GBK"/>
            <w:b w:val="0"/>
            <w:color w:val="000000"/>
            <w:sz w:val="23"/>
          </w:rPr>
          <w:t>任务</w:t>
        </w:r>
      </w:ins>
      <w:r>
        <w:rPr>
          <w:rFonts w:ascii="Times New Roman" w:hAnsi="Times New Roman" w:eastAsia="方正仿宋_GBK"/>
          <w:b w:val="0"/>
          <w:color w:val="000000"/>
          <w:sz w:val="23"/>
        </w:rPr>
        <w:t>。</w:t>
      </w:r>
      <w:ins w:id="8" w:author="xh" w:date="2026-10-12T08:32:55Z">
        <w:r>
          <w:rPr>
            <w:rFonts w:ascii="Times New Roman" w:hAnsi="Times New Roman" w:eastAsia="方正仿宋_GBK"/>
            <w:b w:val="0"/>
            <w:color w:val="000000"/>
            <w:sz w:val="23"/>
          </w:rPr>
          <w:t>容载比反映区域总体容量储备</w:t>
        </w:r>
      </w:ins>
      <w:del w:id="9" w:author="xh" w:date="2026-10-12T08:32:55Z">
        <w:r>
          <w:rPr>
            <w:rFonts w:ascii="Times New Roman" w:hAnsi="Times New Roman" w:eastAsia="方正仿宋_GBK"/>
            <w:b w:val="0"/>
            <w:color w:val="000000"/>
            <w:sz w:val="23"/>
          </w:rPr>
          <w:delText>晚间及光伏低出力时</w:delText>
        </w:r>
      </w:del>
      <w:r>
        <w:rPr>
          <w:rFonts w:ascii="Times New Roman" w:hAnsi="Times New Roman" w:eastAsia="方正仿宋_GBK"/>
          <w:b w:val="0"/>
          <w:color w:val="000000"/>
          <w:sz w:val="23"/>
        </w:rPr>
        <w:t>，</w:t>
      </w:r>
      <w:ins w:id="10" w:author="xh" w:date="2026-10-12T08:32:55Z">
        <w:r>
          <w:rPr>
            <w:rFonts w:ascii="Times New Roman" w:hAnsi="Times New Roman" w:eastAsia="方正仿宋_GBK"/>
            <w:b w:val="0"/>
            <w:color w:val="000000"/>
            <w:sz w:val="23"/>
          </w:rPr>
          <w:t>具体配置还</w:t>
        </w:r>
      </w:ins>
      <w:del w:id="11" w:author="xh" w:date="2026-10-12T08:32:55Z">
        <w:r>
          <w:rPr>
            <w:rFonts w:ascii="Times New Roman" w:hAnsi="Times New Roman" w:eastAsia="方正仿宋_GBK"/>
            <w:b w:val="0"/>
            <w:color w:val="000000"/>
            <w:sz w:val="23"/>
          </w:rPr>
          <w:delText>上级电网仍</w:delText>
        </w:r>
      </w:del>
      <w:r>
        <w:rPr>
          <w:rFonts w:ascii="Times New Roman" w:hAnsi="Times New Roman" w:eastAsia="方正仿宋_GBK"/>
          <w:b w:val="0"/>
          <w:color w:val="000000"/>
          <w:sz w:val="23"/>
        </w:rPr>
        <w:t>需</w:t>
      </w:r>
      <w:ins w:id="12" w:author="xh" w:date="2026-10-12T08:32:55Z">
        <w:r>
          <w:rPr>
            <w:rFonts w:ascii="Times New Roman" w:hAnsi="Times New Roman" w:eastAsia="方正仿宋_GBK"/>
            <w:b w:val="0"/>
            <w:color w:val="000000"/>
            <w:sz w:val="23"/>
          </w:rPr>
          <w:t>结合</w:t>
        </w:r>
      </w:ins>
      <w:del w:id="13" w:author="xh" w:date="2026-10-12T08:32:55Z">
        <w:r>
          <w:rPr>
            <w:rFonts w:ascii="Times New Roman" w:hAnsi="Times New Roman" w:eastAsia="方正仿宋_GBK"/>
            <w:b w:val="0"/>
            <w:color w:val="000000"/>
            <w:sz w:val="23"/>
          </w:rPr>
          <w:delText>承担较大的正向供电需求。</w:delText>
        </w:r>
      </w:del>
      <w:r>
        <w:rPr>
          <w:rFonts w:ascii="Times New Roman" w:hAnsi="Times New Roman" w:eastAsia="方正仿宋_GBK"/>
          <w:b w:val="0"/>
          <w:color w:val="000000"/>
          <w:sz w:val="23"/>
        </w:rPr>
        <w:t>主变</w:t>
      </w:r>
      <w:ins w:id="14" w:author="xh" w:date="2026-10-12T08:32:55Z">
        <w:r>
          <w:rPr>
            <w:rFonts w:ascii="Times New Roman" w:hAnsi="Times New Roman" w:eastAsia="方正仿宋_GBK"/>
            <w:b w:val="0"/>
            <w:color w:val="000000"/>
            <w:sz w:val="23"/>
          </w:rPr>
          <w:t>规格</w:t>
        </w:r>
      </w:ins>
      <w:del w:id="15" w:author="xh" w:date="2026-10-12T08:32:55Z">
        <w:r>
          <w:rPr>
            <w:rFonts w:ascii="Times New Roman" w:hAnsi="Times New Roman" w:eastAsia="方正仿宋_GBK"/>
            <w:b w:val="0"/>
            <w:color w:val="000000"/>
            <w:sz w:val="23"/>
          </w:rPr>
          <w:delText>容量因此需要同时满足正向供电</w:delText>
        </w:r>
      </w:del>
      <w:r>
        <w:rPr>
          <w:rFonts w:ascii="Times New Roman" w:hAnsi="Times New Roman" w:eastAsia="方正仿宋_GBK"/>
          <w:b w:val="0"/>
          <w:color w:val="000000"/>
          <w:sz w:val="23"/>
        </w:rPr>
        <w:t>、</w:t>
      </w:r>
      <w:del w:id="16" w:author="xh" w:date="2026-10-12T08:32:55Z">
        <w:r>
          <w:rPr>
            <w:rFonts w:ascii="Times New Roman" w:hAnsi="Times New Roman" w:eastAsia="方正仿宋_GBK"/>
            <w:b w:val="0"/>
            <w:color w:val="000000"/>
            <w:sz w:val="23"/>
          </w:rPr>
          <w:delText>反向输送，以及</w:delText>
        </w:r>
      </w:del>
      <w:r>
        <w:rPr>
          <w:rFonts w:ascii="Times New Roman" w:hAnsi="Times New Roman" w:eastAsia="方正仿宋_GBK"/>
          <w:b w:val="0"/>
          <w:color w:val="000000"/>
          <w:sz w:val="23"/>
        </w:rPr>
        <w:t>最大单台主变退出运行（N-1）后的</w:t>
      </w:r>
      <w:ins w:id="17" w:author="xh" w:date="2026-10-12T08:32:55Z">
        <w:r>
          <w:rPr>
            <w:rFonts w:ascii="Times New Roman" w:hAnsi="Times New Roman" w:eastAsia="方正仿宋_GBK"/>
            <w:b w:val="0"/>
            <w:color w:val="000000"/>
            <w:sz w:val="23"/>
          </w:rPr>
          <w:t>剩余容量及站间转</w:t>
        </w:r>
      </w:ins>
      <w:r>
        <w:rPr>
          <w:rFonts w:ascii="Times New Roman" w:hAnsi="Times New Roman" w:eastAsia="方正仿宋_GBK"/>
          <w:b w:val="0"/>
          <w:color w:val="000000"/>
          <w:sz w:val="23"/>
        </w:rPr>
        <w:t>供</w:t>
      </w:r>
      <w:ins w:id="18" w:author="xh" w:date="2026-10-12T08:32:55Z">
        <w:r>
          <w:rPr>
            <w:rFonts w:ascii="Times New Roman" w:hAnsi="Times New Roman" w:eastAsia="方正仿宋_GBK"/>
            <w:b w:val="0"/>
            <w:color w:val="000000"/>
            <w:sz w:val="23"/>
          </w:rPr>
          <w:t>能力确定</w:t>
        </w:r>
      </w:ins>
      <w:del w:id="19" w:author="xh" w:date="2026-10-12T08:32:55Z">
        <w:r>
          <w:rPr>
            <w:rFonts w:ascii="Times New Roman" w:hAnsi="Times New Roman" w:eastAsia="方正仿宋_GBK"/>
            <w:b w:val="0"/>
            <w:color w:val="000000"/>
            <w:sz w:val="23"/>
          </w:rPr>
          <w:delText>电安全要求</w:delText>
        </w:r>
      </w:del>
      <w:r>
        <w:rPr>
          <w:rFonts w:ascii="Times New Roman" w:hAnsi="Times New Roman" w:eastAsia="方正仿宋_GBK"/>
          <w:b w:val="0"/>
          <w:color w:val="000000"/>
          <w:sz w:val="23"/>
        </w:rPr>
        <w:t>。</w:t>
      </w:r>
    </w:p>
    <w:p w14:paraId="34AAD738">
      <w:pPr>
        <w:widowControl/>
        <w:snapToGrid w:val="0"/>
        <w:spacing w:before="0" w:after="100" w:line="320" w:lineRule="exact"/>
        <w:ind w:left="0" w:leftChars="0" w:right="0" w:rightChars="0" w:firstLine="460" w:firstLineChars="0"/>
        <w:jc w:val="both"/>
        <w:rPr>
          <w:del w:id="20" w:author="xh" w:date="2026-10-12T09:03:26Z"/>
        </w:rPr>
      </w:pPr>
      <w:del w:id="21" w:author="xh" w:date="2026-10-12T09:03:26Z">
        <w:r>
          <w:rPr>
            <w:rFonts w:ascii="Times New Roman" w:hAnsi="Times New Roman" w:eastAsia="方正仿宋_GBK"/>
            <w:b w:val="0"/>
            <w:color w:val="000000"/>
            <w:sz w:val="23"/>
          </w:rPr>
          <w:delText>光伏对年网供最大负荷的影响与峰值出现时刻有关：日间峰值可能降低或转移，晚间高峰仍需由电网承担。同时，日间反向输送可能增加局部容量需求。高渗透率地区的容量规划需要分别识别两个方向的运行任务，并校核故障后的剩余供电能力。</w:delText>
        </w:r>
      </w:del>
    </w:p>
    <w:p w14:paraId="1B7A10F3">
      <w:pPr>
        <w:pStyle w:val="4"/>
        <w:keepNext/>
        <w:widowControl/>
        <w:snapToGrid w:val="0"/>
        <w:spacing w:before="80" w:after="80" w:line="320" w:lineRule="exact"/>
        <w:ind w:left="0" w:leftChars="0" w:right="0" w:rightChars="0" w:firstLine="0" w:firstLineChars="0"/>
        <w:jc w:val="both"/>
        <w:rPr>
          <w:del w:id="22" w:author="xh" w:date="2026-10-12T09:05:47Z"/>
        </w:rPr>
      </w:pPr>
      <w:del w:id="23" w:author="xh" w:date="2026-10-12T09:05:47Z">
        <w:r>
          <w:rPr>
            <w:rFonts w:ascii="Times New Roman" w:hAnsi="Times New Roman" w:eastAsia="方正仿宋_GBK"/>
            <w:b/>
            <w:color w:val="000000"/>
            <w:sz w:val="23"/>
          </w:rPr>
          <w:delText>1.2 区域容量储备需要落实到站级供电能力</w:delText>
        </w:r>
      </w:del>
    </w:p>
    <w:p w14:paraId="0D327661">
      <w:pPr>
        <w:widowControl/>
        <w:snapToGrid w:val="0"/>
        <w:spacing w:before="0" w:after="100" w:line="320" w:lineRule="exact"/>
        <w:ind w:left="0" w:leftChars="0" w:right="0" w:rightChars="0" w:firstLine="460" w:firstLineChars="0"/>
        <w:jc w:val="both"/>
        <w:rPr>
          <w:del w:id="24" w:author="xh" w:date="2026-10-12T09:13:49Z"/>
        </w:rPr>
      </w:pPr>
      <w:del w:id="25" w:author="xh" w:date="2026-10-12T09:13:49Z">
        <w:r>
          <w:rPr>
            <w:rFonts w:ascii="Times New Roman" w:hAnsi="Times New Roman" w:eastAsia="方正仿宋_GBK"/>
            <w:b w:val="0"/>
            <w:color w:val="000000"/>
            <w:sz w:val="23"/>
          </w:rPr>
          <w:delText>容载比为同一地区、同一电压等级公用主变总容量（MVA）与年网供最大负荷（MW）之比，用于反映区域容量储备。本研究采用110 kV统计范围，年网供最大负荷按同范围年度降压负荷估计。（终稿第1.2、1.3节）</w:delText>
        </w:r>
      </w:del>
    </w:p>
    <w:p w14:paraId="5C11C5A1">
      <w:pPr>
        <w:widowControl/>
        <w:snapToGrid w:val="0"/>
        <w:spacing w:before="0" w:after="100" w:line="320" w:lineRule="exact"/>
        <w:ind w:left="0" w:leftChars="0" w:right="0" w:rightChars="0" w:firstLine="460" w:firstLineChars="0"/>
        <w:jc w:val="both"/>
        <w:rPr>
          <w:del w:id="26" w:author="xh" w:date="2026-10-12T09:32:04Z"/>
        </w:rPr>
      </w:pPr>
      <w:del w:id="27" w:author="xh" w:date="2026-10-12T09:32:04Z">
        <w:r>
          <w:rPr>
            <w:rFonts w:ascii="Times New Roman" w:hAnsi="Times New Roman" w:eastAsia="方正仿宋_GBK"/>
            <w:b w:val="0"/>
            <w:color w:val="000000"/>
            <w:sz w:val="23"/>
          </w:rPr>
          <w:delText>区域总容量反映总体储备，具体变电站能否满足供电需求，还取决于主变规格和台数、N-1后剩余容量及站间转供条件。轻载站的余量需要通过可用联络、可切换负荷和受端承接能力才能用于支援重载站。联络受限、邻站余量不足或局部反送压力较大时，区域内存在空余容量的同时，本站仍可能需要增容。</w:delText>
        </w:r>
        <w:commentRangeEnd w:id="0"/>
      </w:del>
      <w:r>
        <w:rPr>
          <w:woUserID w:val="1"/>
        </w:rPr>
        <w:commentReference w:id="0"/>
      </w:r>
    </w:p>
    <w:p w14:paraId="3E45A256">
      <w:pPr>
        <w:pStyle w:val="4"/>
        <w:keepNext/>
        <w:widowControl/>
        <w:snapToGrid w:val="0"/>
        <w:spacing w:before="80" w:after="80" w:line="320" w:lineRule="exact"/>
        <w:ind w:left="0" w:leftChars="0" w:right="0" w:rightChars="0" w:firstLine="0" w:firstLineChars="0"/>
        <w:jc w:val="both"/>
      </w:pPr>
      <w:r>
        <w:rPr>
          <w:rFonts w:ascii="Times New Roman" w:hAnsi="Times New Roman" w:eastAsia="方正仿宋_GBK"/>
          <w:b/>
          <w:color w:val="000000"/>
          <w:sz w:val="23"/>
        </w:rPr>
        <w:t>1.</w:t>
      </w:r>
      <w:ins w:id="28" w:author="xh" w:date="2026-10-12T09:47:09Z">
        <w:r>
          <w:rPr>
            <w:rFonts w:ascii="Times New Roman" w:hAnsi="Times New Roman" w:eastAsia="方正仿宋_GBK"/>
            <w:b/>
            <w:color w:val="000000"/>
            <w:sz w:val="23"/>
          </w:rPr>
          <w:t>2</w:t>
        </w:r>
      </w:ins>
      <w:del w:id="29" w:author="xh" w:date="2026-10-12T09:47:09Z">
        <w:r>
          <w:rPr>
            <w:rFonts w:ascii="Times New Roman" w:hAnsi="Times New Roman" w:eastAsia="方正仿宋_GBK"/>
            <w:b/>
            <w:color w:val="000000"/>
            <w:sz w:val="23"/>
          </w:rPr>
          <w:delText>3</w:delText>
        </w:r>
      </w:del>
      <w:r>
        <w:rPr>
          <w:rFonts w:ascii="Times New Roman" w:hAnsi="Times New Roman" w:eastAsia="方正仿宋_GBK"/>
          <w:b/>
          <w:color w:val="000000"/>
          <w:sz w:val="23"/>
        </w:rPr>
        <w:t xml:space="preserve"> </w:t>
      </w:r>
      <w:ins w:id="30" w:author="xh" w:date="2026-10-12T09:47:09Z">
        <w:r>
          <w:rPr>
            <w:rFonts w:ascii="Times New Roman" w:hAnsi="Times New Roman" w:eastAsia="方正仿宋_GBK"/>
            <w:b/>
            <w:color w:val="000000"/>
            <w:sz w:val="23"/>
          </w:rPr>
          <w:t>导则</w:t>
        </w:r>
      </w:ins>
      <w:del w:id="31" w:author="xh" w:date="2026-10-12T09:47:09Z">
        <w:r>
          <w:rPr>
            <w:rFonts w:ascii="Times New Roman" w:hAnsi="Times New Roman" w:eastAsia="方正仿宋_GBK"/>
            <w:b/>
            <w:color w:val="000000"/>
            <w:sz w:val="23"/>
          </w:rPr>
          <w:delText>一般容载比</w:delText>
        </w:r>
      </w:del>
      <w:r>
        <w:rPr>
          <w:rFonts w:ascii="Times New Roman" w:hAnsi="Times New Roman" w:eastAsia="方正仿宋_GBK"/>
          <w:b/>
          <w:color w:val="000000"/>
          <w:sz w:val="23"/>
        </w:rPr>
        <w:t>建议范围与实际容量需求</w:t>
      </w:r>
      <w:del w:id="32" w:author="xh" w:date="2026-10-12T09:47:09Z">
        <w:r>
          <w:rPr>
            <w:rFonts w:ascii="Times New Roman" w:hAnsi="Times New Roman" w:eastAsia="方正仿宋_GBK"/>
            <w:b/>
            <w:color w:val="000000"/>
            <w:sz w:val="23"/>
          </w:rPr>
          <w:delText>的协调</w:delText>
        </w:r>
      </w:del>
    </w:p>
    <w:p w14:paraId="66231AD8">
      <w:pPr>
        <w:widowControl/>
        <w:snapToGrid w:val="0"/>
        <w:spacing w:before="0" w:after="100" w:line="320" w:lineRule="exact"/>
        <w:ind w:left="0" w:leftChars="0" w:right="0" w:rightChars="0" w:firstLine="460" w:firstLineChars="0"/>
        <w:jc w:val="both"/>
      </w:pPr>
      <w:r>
        <w:rPr>
          <w:rFonts w:ascii="Times New Roman" w:hAnsi="Times New Roman" w:eastAsia="方正仿宋_GBK"/>
          <w:b w:val="0"/>
          <w:color w:val="000000"/>
          <w:sz w:val="23"/>
        </w:rPr>
        <w:t>DL/T 5729—2023《配电网规划设计技术导则》按负荷发展阶段给出容载比建议范围</w:t>
      </w:r>
      <w:del w:id="33" w:author="xh" w:date="2026-10-12T09:55:36Z">
        <w:r>
          <w:rPr>
            <w:rFonts w:ascii="Times New Roman" w:hAnsi="Times New Roman" w:eastAsia="方正仿宋_GBK"/>
            <w:b w:val="0"/>
            <w:color w:val="000000"/>
            <w:sz w:val="23"/>
          </w:rPr>
          <w:delText>，并允许特定地区适当提高取值</w:delText>
        </w:r>
      </w:del>
      <w:r>
        <w:rPr>
          <w:rFonts w:ascii="Times New Roman" w:hAnsi="Times New Roman" w:eastAsia="方正仿宋_GBK"/>
          <w:b w:val="0"/>
          <w:color w:val="000000"/>
          <w:sz w:val="23"/>
        </w:rPr>
        <w:t>。2025年4月《配电网规划设计技术导则</w:t>
      </w:r>
      <w:ins w:id="34" w:author="xh" w:date="2026-10-12T09:55:36Z">
        <w:r>
          <w:rPr>
            <w:rFonts w:ascii="Times New Roman" w:hAnsi="Times New Roman" w:eastAsia="方正仿宋_GBK"/>
            <w:b w:val="0"/>
            <w:color w:val="000000"/>
            <w:sz w:val="23"/>
          </w:rPr>
          <w:t>（</w:t>
        </w:r>
      </w:ins>
      <w:del w:id="35" w:author="xh" w:date="2026-10-12T09:55:36Z">
        <w:r>
          <w:rPr>
            <w:rFonts w:ascii="Times New Roman" w:hAnsi="Times New Roman" w:eastAsia="方正仿宋_GBK"/>
            <w:b w:val="0"/>
            <w:color w:val="000000"/>
            <w:sz w:val="23"/>
          </w:rPr>
          <w:delText>》</w:delText>
        </w:r>
      </w:del>
      <w:r>
        <w:rPr>
          <w:rFonts w:ascii="Times New Roman" w:hAnsi="Times New Roman" w:eastAsia="方正仿宋_GBK"/>
          <w:b w:val="0"/>
          <w:color w:val="000000"/>
          <w:sz w:val="23"/>
        </w:rPr>
        <w:t>修订</w:t>
      </w:r>
      <w:ins w:id="36" w:author="xh" w:date="2026-10-12T09:55:36Z">
        <w:r>
          <w:rPr>
            <w:rFonts w:ascii="Times New Roman" w:hAnsi="Times New Roman" w:eastAsia="方正仿宋_GBK"/>
            <w:b w:val="0"/>
            <w:color w:val="000000"/>
            <w:sz w:val="23"/>
          </w:rPr>
          <w:t>稿）》第6.2.2.1条</w:t>
        </w:r>
      </w:ins>
      <w:del w:id="37" w:author="xh" w:date="2026-10-12T09:55:36Z">
        <w:r>
          <w:rPr>
            <w:rFonts w:ascii="Times New Roman" w:hAnsi="Times New Roman" w:eastAsia="方正仿宋_GBK"/>
            <w:b w:val="0"/>
            <w:color w:val="000000"/>
            <w:sz w:val="23"/>
          </w:rPr>
          <w:delText>资料进一步</w:delText>
        </w:r>
      </w:del>
      <w:r>
        <w:rPr>
          <w:rFonts w:ascii="Times New Roman" w:hAnsi="Times New Roman" w:eastAsia="方正仿宋_GBK"/>
          <w:b w:val="0"/>
          <w:color w:val="000000"/>
          <w:sz w:val="23"/>
        </w:rPr>
        <w:t>提出</w:t>
      </w:r>
      <w:ins w:id="38" w:author="xh" w:date="2026-10-12T09:55:36Z">
        <w:r>
          <w:rPr>
            <w:rFonts w:ascii="Times New Roman" w:hAnsi="Times New Roman" w:eastAsia="方正仿宋_GBK"/>
            <w:b w:val="0"/>
            <w:color w:val="000000"/>
            <w:sz w:val="23"/>
          </w:rPr>
          <w:t>总体控制在1.5～2.0</w:t>
        </w:r>
      </w:ins>
      <w:r>
        <w:rPr>
          <w:rFonts w:ascii="Times New Roman" w:hAnsi="Times New Roman" w:eastAsia="方正仿宋_GBK"/>
          <w:b w:val="0"/>
          <w:color w:val="000000"/>
          <w:sz w:val="23"/>
        </w:rPr>
        <w:t>，</w:t>
      </w:r>
      <w:ins w:id="39" w:author="xh" w:date="2026-10-12T09:55:36Z">
        <w:r>
          <w:rPr>
            <w:rFonts w:ascii="Times New Roman" w:hAnsi="Times New Roman" w:eastAsia="方正仿宋_GBK"/>
            <w:b w:val="0"/>
            <w:color w:val="000000"/>
            <w:sz w:val="23"/>
          </w:rPr>
          <w:t>并允许在</w:t>
        </w:r>
      </w:ins>
      <w:r>
        <w:rPr>
          <w:rFonts w:ascii="Times New Roman" w:hAnsi="Times New Roman" w:eastAsia="方正仿宋_GBK"/>
          <w:b w:val="0"/>
          <w:color w:val="000000"/>
          <w:sz w:val="23"/>
        </w:rPr>
        <w:t>建议范围内</w:t>
      </w:r>
      <w:ins w:id="40" w:author="xh" w:date="2026-10-12T09:55:36Z">
        <w:r>
          <w:rPr>
            <w:rFonts w:ascii="Times New Roman" w:hAnsi="Times New Roman" w:eastAsia="方正仿宋_GBK"/>
            <w:b w:val="0"/>
            <w:color w:val="000000"/>
            <w:sz w:val="23"/>
          </w:rPr>
          <w:t>无法</w:t>
        </w:r>
      </w:ins>
      <w:del w:id="41" w:author="xh" w:date="2026-10-12T09:55:36Z">
        <w:r>
          <w:rPr>
            <w:rFonts w:ascii="Times New Roman" w:hAnsi="Times New Roman" w:eastAsia="方正仿宋_GBK"/>
            <w:b w:val="0"/>
            <w:color w:val="000000"/>
            <w:sz w:val="23"/>
          </w:rPr>
          <w:delText>难以</w:delText>
        </w:r>
      </w:del>
      <w:r>
        <w:rPr>
          <w:rFonts w:ascii="Times New Roman" w:hAnsi="Times New Roman" w:eastAsia="方正仿宋_GBK"/>
          <w:b w:val="0"/>
          <w:color w:val="000000"/>
          <w:sz w:val="23"/>
        </w:rPr>
        <w:t>满足供电安全准则时</w:t>
      </w:r>
      <w:del w:id="42" w:author="xh" w:date="2026-10-12T09:55:36Z">
        <w:r>
          <w:rPr>
            <w:rFonts w:ascii="Times New Roman" w:hAnsi="Times New Roman" w:eastAsia="方正仿宋_GBK"/>
            <w:b w:val="0"/>
            <w:color w:val="000000"/>
            <w:sz w:val="23"/>
          </w:rPr>
          <w:delText>，可</w:delText>
        </w:r>
      </w:del>
      <w:r>
        <w:rPr>
          <w:rFonts w:ascii="Times New Roman" w:hAnsi="Times New Roman" w:eastAsia="方正仿宋_GBK"/>
          <w:b w:val="0"/>
          <w:color w:val="000000"/>
          <w:sz w:val="23"/>
        </w:rPr>
        <w:t>结合实际适当提高</w:t>
      </w:r>
      <w:ins w:id="43" w:author="xh" w:date="2026-10-12T09:55:36Z">
        <w:r>
          <w:rPr>
            <w:rFonts w:ascii="Times New Roman" w:hAnsi="Times New Roman" w:eastAsia="方正仿宋_GBK"/>
            <w:b w:val="0"/>
            <w:color w:val="000000"/>
            <w:sz w:val="23"/>
          </w:rPr>
          <w:t>[1]</w:t>
        </w:r>
      </w:ins>
      <w:r>
        <w:rPr>
          <w:rFonts w:ascii="Times New Roman" w:hAnsi="Times New Roman" w:eastAsia="方正仿宋_GBK"/>
          <w:b w:val="0"/>
          <w:color w:val="000000"/>
          <w:sz w:val="23"/>
        </w:rPr>
        <w:t>。</w:t>
      </w:r>
      <w:del w:id="44" w:author="xh" w:date="2026-10-12T09:55:36Z">
        <w:r>
          <w:rPr>
            <w:rFonts w:ascii="Times New Roman" w:hAnsi="Times New Roman" w:eastAsia="方正仿宋_GBK"/>
            <w:b w:val="0"/>
            <w:color w:val="000000"/>
            <w:sz w:val="23"/>
          </w:rPr>
          <w:delText>（终稿第1.2.2节）</w:delText>
        </w:r>
      </w:del>
    </w:p>
    <w:p w14:paraId="616F6760">
      <w:pPr>
        <w:widowControl/>
        <w:snapToGrid w:val="0"/>
        <w:spacing w:before="0" w:after="100" w:line="320" w:lineRule="exact"/>
        <w:ind w:left="0" w:leftChars="0" w:right="0" w:rightChars="0" w:firstLine="460" w:firstLineChars="0"/>
        <w:jc w:val="both"/>
      </w:pPr>
      <w:ins w:id="45" w:author="xh" w:date="2026-10-12T09:59:38Z">
        <w:r>
          <w:rPr>
            <w:rFonts w:ascii="Times New Roman" w:hAnsi="Times New Roman" w:eastAsia="方正仿宋_GBK"/>
            <w:b w:val="0"/>
            <w:color w:val="000000"/>
            <w:sz w:val="23"/>
          </w:rPr>
          <w:t>本研究在共同起点和相同</w:t>
        </w:r>
      </w:ins>
      <w:del w:id="46" w:author="xh" w:date="2026-10-12T09:59:38Z">
        <w:r>
          <w:rPr>
            <w:rFonts w:ascii="Times New Roman" w:hAnsi="Times New Roman" w:eastAsia="方正仿宋_GBK"/>
            <w:b w:val="0"/>
            <w:color w:val="000000"/>
            <w:sz w:val="23"/>
          </w:rPr>
          <w:delText>局部反向输送或N-1</w:delText>
        </w:r>
      </w:del>
      <w:r>
        <w:rPr>
          <w:rFonts w:ascii="Times New Roman" w:hAnsi="Times New Roman" w:eastAsia="方正仿宋_GBK"/>
          <w:b w:val="0"/>
          <w:color w:val="000000"/>
          <w:sz w:val="23"/>
        </w:rPr>
        <w:t>供电</w:t>
      </w:r>
      <w:ins w:id="47" w:author="xh" w:date="2026-10-12T09:59:38Z">
        <w:r>
          <w:rPr>
            <w:rFonts w:ascii="Times New Roman" w:hAnsi="Times New Roman" w:eastAsia="方正仿宋_GBK"/>
            <w:b w:val="0"/>
            <w:color w:val="000000"/>
            <w:sz w:val="23"/>
          </w:rPr>
          <w:t>约束下比较刚性与弹性方案</w:t>
        </w:r>
      </w:ins>
      <w:del w:id="48" w:author="xh" w:date="2026-10-12T09:59:38Z">
        <w:r>
          <w:rPr>
            <w:rFonts w:ascii="Times New Roman" w:hAnsi="Times New Roman" w:eastAsia="方正仿宋_GBK"/>
            <w:b w:val="0"/>
            <w:color w:val="000000"/>
            <w:sz w:val="23"/>
          </w:rPr>
          <w:delText>需求可能要求增加主变容量</w:delText>
        </w:r>
      </w:del>
      <w:r>
        <w:rPr>
          <w:rFonts w:ascii="Times New Roman" w:hAnsi="Times New Roman" w:eastAsia="方正仿宋_GBK"/>
          <w:b w:val="0"/>
          <w:color w:val="000000"/>
          <w:sz w:val="23"/>
        </w:rPr>
        <w:t>，</w:t>
      </w:r>
      <w:ins w:id="49" w:author="xh" w:date="2026-10-12T09:59:38Z">
        <w:r>
          <w:rPr>
            <w:rFonts w:ascii="Times New Roman" w:hAnsi="Times New Roman" w:eastAsia="方正仿宋_GBK"/>
            <w:b w:val="0"/>
            <w:color w:val="000000"/>
            <w:sz w:val="23"/>
          </w:rPr>
          <w:t>以具体设备配置及费用解释</w:t>
        </w:r>
      </w:ins>
      <w:del w:id="50" w:author="xh" w:date="2026-10-12T09:59:38Z">
        <w:r>
          <w:rPr>
            <w:rFonts w:ascii="Times New Roman" w:hAnsi="Times New Roman" w:eastAsia="方正仿宋_GBK"/>
            <w:b w:val="0"/>
            <w:color w:val="000000"/>
            <w:sz w:val="23"/>
          </w:rPr>
          <w:delText>从而使区域</w:delText>
        </w:r>
      </w:del>
      <w:r>
        <w:rPr>
          <w:rFonts w:ascii="Times New Roman" w:hAnsi="Times New Roman" w:eastAsia="方正仿宋_GBK"/>
          <w:b w:val="0"/>
          <w:color w:val="000000"/>
          <w:sz w:val="23"/>
        </w:rPr>
        <w:t>容载比</w:t>
      </w:r>
      <w:ins w:id="51" w:author="xh" w:date="2026-10-12T09:59:38Z">
        <w:r>
          <w:rPr>
            <w:rFonts w:ascii="Times New Roman" w:hAnsi="Times New Roman" w:eastAsia="方正仿宋_GBK"/>
            <w:b w:val="0"/>
            <w:color w:val="000000"/>
            <w:sz w:val="23"/>
          </w:rPr>
          <w:t>。方案已通过所选静态工况校核，若需说明</w:t>
        </w:r>
      </w:ins>
      <w:r>
        <w:rPr>
          <w:rFonts w:ascii="Times New Roman" w:hAnsi="Times New Roman" w:eastAsia="方正仿宋_GBK"/>
          <w:b w:val="0"/>
          <w:color w:val="000000"/>
          <w:sz w:val="23"/>
        </w:rPr>
        <w:t>超</w:t>
      </w:r>
      <w:ins w:id="52" w:author="xh" w:date="2026-10-12T09:59:38Z">
        <w:r>
          <w:rPr>
            <w:rFonts w:ascii="Times New Roman" w:hAnsi="Times New Roman" w:eastAsia="方正仿宋_GBK"/>
            <w:b w:val="0"/>
            <w:color w:val="000000"/>
            <w:sz w:val="23"/>
          </w:rPr>
          <w:t>出导则</w:t>
        </w:r>
      </w:ins>
      <w:del w:id="53" w:author="xh" w:date="2026-10-12T09:59:38Z">
        <w:r>
          <w:rPr>
            <w:rFonts w:ascii="Times New Roman" w:hAnsi="Times New Roman" w:eastAsia="方正仿宋_GBK"/>
            <w:b w:val="0"/>
            <w:color w:val="000000"/>
            <w:sz w:val="23"/>
          </w:rPr>
          <w:delText>过一般</w:delText>
        </w:r>
      </w:del>
      <w:r>
        <w:rPr>
          <w:rFonts w:ascii="Times New Roman" w:hAnsi="Times New Roman" w:eastAsia="方正仿宋_GBK"/>
          <w:b w:val="0"/>
          <w:color w:val="000000"/>
          <w:sz w:val="23"/>
        </w:rPr>
        <w:t>建议上限</w:t>
      </w:r>
      <w:ins w:id="54" w:author="xh" w:date="2026-10-12T09:59:38Z">
        <w:r>
          <w:rPr>
            <w:rFonts w:ascii="Times New Roman" w:hAnsi="Times New Roman" w:eastAsia="方正仿宋_GBK"/>
            <w:b w:val="0"/>
            <w:color w:val="000000"/>
            <w:sz w:val="23"/>
          </w:rPr>
          <w:t>的必要性，还应检验建议范围内可选设备与转供方案能否</w:t>
        </w:r>
      </w:ins>
      <w:del w:id="55" w:author="xh" w:date="2026-10-12T09:59:38Z">
        <w:r>
          <w:rPr>
            <w:rFonts w:ascii="Times New Roman" w:hAnsi="Times New Roman" w:eastAsia="方正仿宋_GBK"/>
            <w:b w:val="0"/>
            <w:color w:val="000000"/>
            <w:sz w:val="23"/>
          </w:rPr>
          <w:delText>2.00。本项目据此研究：在</w:delText>
        </w:r>
      </w:del>
      <w:r>
        <w:rPr>
          <w:rFonts w:ascii="Times New Roman" w:hAnsi="Times New Roman" w:eastAsia="方正仿宋_GBK"/>
          <w:b w:val="0"/>
          <w:color w:val="000000"/>
          <w:sz w:val="23"/>
        </w:rPr>
        <w:t>满足</w:t>
      </w:r>
      <w:del w:id="56" w:author="xh" w:date="2026-10-12T09:59:38Z">
        <w:r>
          <w:rPr>
            <w:rFonts w:ascii="Times New Roman" w:hAnsi="Times New Roman" w:eastAsia="方正仿宋_GBK"/>
            <w:b w:val="0"/>
            <w:color w:val="000000"/>
            <w:sz w:val="23"/>
          </w:rPr>
          <w:delText>相同</w:delText>
        </w:r>
      </w:del>
      <w:r>
        <w:rPr>
          <w:rFonts w:ascii="Times New Roman" w:hAnsi="Times New Roman" w:eastAsia="方正仿宋_GBK"/>
          <w:b w:val="0"/>
          <w:color w:val="000000"/>
          <w:sz w:val="23"/>
        </w:rPr>
        <w:t>供电安全</w:t>
      </w:r>
      <w:ins w:id="57" w:author="xh" w:date="2026-10-12T09:59:38Z">
        <w:r>
          <w:rPr>
            <w:rFonts w:ascii="Times New Roman" w:hAnsi="Times New Roman" w:eastAsia="方正仿宋_GBK"/>
            <w:b w:val="0"/>
            <w:color w:val="000000"/>
            <w:sz w:val="23"/>
          </w:rPr>
          <w:t>准则</w:t>
        </w:r>
      </w:ins>
      <w:del w:id="58" w:author="xh" w:date="2026-10-12T09:59:38Z">
        <w:r>
          <w:rPr>
            <w:rFonts w:ascii="Times New Roman" w:hAnsi="Times New Roman" w:eastAsia="方正仿宋_GBK"/>
            <w:b w:val="0"/>
            <w:color w:val="000000"/>
            <w:sz w:val="23"/>
          </w:rPr>
          <w:delText>要求的条件下，何种工程条件支持适度提高容量配置，以及相应规模如何由设备、网络和经济条件共同确定</w:delText>
        </w:r>
      </w:del>
      <w:r>
        <w:rPr>
          <w:rFonts w:ascii="Times New Roman" w:hAnsi="Times New Roman" w:eastAsia="方正仿宋_GBK"/>
          <w:b w:val="0"/>
          <w:color w:val="000000"/>
          <w:sz w:val="23"/>
        </w:rPr>
        <w:t>。</w:t>
      </w:r>
    </w:p>
    <w:p w14:paraId="5F9DDAB0">
      <w:pPr>
        <w:pStyle w:val="4"/>
        <w:keepNext/>
        <w:widowControl/>
        <w:snapToGrid w:val="0"/>
        <w:spacing w:before="80" w:after="80" w:line="320" w:lineRule="exact"/>
        <w:ind w:left="0" w:leftChars="0" w:right="0" w:rightChars="0" w:firstLine="0" w:firstLineChars="0"/>
        <w:jc w:val="both"/>
      </w:pPr>
      <w:r>
        <w:rPr>
          <w:rFonts w:ascii="Times New Roman" w:hAnsi="Times New Roman" w:eastAsia="方正仿宋_GBK"/>
          <w:b/>
          <w:color w:val="000000"/>
          <w:sz w:val="23"/>
        </w:rPr>
        <w:t>1.</w:t>
      </w:r>
      <w:ins w:id="59" w:author="xh" w:date="2026-10-12T10:00:19Z">
        <w:r>
          <w:rPr>
            <w:rFonts w:ascii="Times New Roman" w:hAnsi="Times New Roman" w:eastAsia="方正仿宋_GBK"/>
            <w:b/>
            <w:color w:val="000000"/>
            <w:sz w:val="23"/>
          </w:rPr>
          <w:t>3</w:t>
        </w:r>
      </w:ins>
      <w:del w:id="60" w:author="xh" w:date="2026-10-12T10:00:19Z">
        <w:r>
          <w:rPr>
            <w:rFonts w:ascii="Times New Roman" w:hAnsi="Times New Roman" w:eastAsia="方正仿宋_GBK"/>
            <w:b/>
            <w:color w:val="000000"/>
            <w:sz w:val="23"/>
          </w:rPr>
          <w:delText>4</w:delText>
        </w:r>
      </w:del>
      <w:r>
        <w:rPr>
          <w:rFonts w:ascii="Times New Roman" w:hAnsi="Times New Roman" w:eastAsia="方正仿宋_GBK"/>
          <w:b/>
          <w:color w:val="000000"/>
          <w:sz w:val="23"/>
        </w:rPr>
        <w:t xml:space="preserve"> </w:t>
      </w:r>
      <w:del w:id="61" w:author="xh" w:date="2026-10-12T10:00:19Z">
        <w:r>
          <w:rPr>
            <w:rFonts w:ascii="Times New Roman" w:hAnsi="Times New Roman" w:eastAsia="方正仿宋_GBK"/>
            <w:b/>
            <w:color w:val="000000"/>
            <w:sz w:val="23"/>
          </w:rPr>
          <w:delText>通过</w:delText>
        </w:r>
      </w:del>
      <w:r>
        <w:rPr>
          <w:rFonts w:ascii="Times New Roman" w:hAnsi="Times New Roman" w:eastAsia="方正仿宋_GBK"/>
          <w:b/>
          <w:color w:val="000000"/>
          <w:sz w:val="23"/>
        </w:rPr>
        <w:t>主变、联络与储能联合比选</w:t>
      </w:r>
      <w:del w:id="62" w:author="xh" w:date="2026-10-12T10:00:19Z">
        <w:r>
          <w:rPr>
            <w:rFonts w:ascii="Times New Roman" w:hAnsi="Times New Roman" w:eastAsia="方正仿宋_GBK"/>
            <w:b/>
            <w:color w:val="000000"/>
            <w:sz w:val="23"/>
          </w:rPr>
          <w:delText>形成容量方案</w:delText>
        </w:r>
      </w:del>
    </w:p>
    <w:p w14:paraId="1D7652B1">
      <w:pPr>
        <w:widowControl/>
        <w:snapToGrid w:val="0"/>
        <w:spacing w:before="0" w:after="100" w:line="320" w:lineRule="exact"/>
        <w:ind w:left="0" w:leftChars="0" w:right="0" w:rightChars="0" w:firstLine="460" w:firstLineChars="0"/>
        <w:jc w:val="both"/>
      </w:pPr>
      <w:r>
        <w:rPr>
          <w:rFonts w:ascii="Times New Roman" w:hAnsi="Times New Roman" w:eastAsia="方正仿宋_GBK"/>
          <w:b w:val="0"/>
          <w:color w:val="000000"/>
          <w:sz w:val="23"/>
        </w:rPr>
        <w:t>主变增容增加本站供电</w:t>
      </w:r>
      <w:ins w:id="63" w:author="xh" w:date="2026-10-12T10:22:11Z">
        <w:r>
          <w:rPr>
            <w:rFonts w:ascii="Times New Roman" w:hAnsi="Times New Roman" w:eastAsia="方正仿宋_GBK"/>
            <w:b w:val="0"/>
            <w:color w:val="000000"/>
            <w:sz w:val="23"/>
          </w:rPr>
          <w:t>与</w:t>
        </w:r>
      </w:ins>
      <w:del w:id="64" w:author="xh" w:date="2026-10-12T10:22:11Z">
        <w:r>
          <w:rPr>
            <w:rFonts w:ascii="Times New Roman" w:hAnsi="Times New Roman" w:eastAsia="方正仿宋_GBK"/>
            <w:b w:val="0"/>
            <w:color w:val="000000"/>
            <w:sz w:val="23"/>
          </w:rPr>
          <w:delText>和</w:delText>
        </w:r>
      </w:del>
      <w:r>
        <w:rPr>
          <w:rFonts w:ascii="Times New Roman" w:hAnsi="Times New Roman" w:eastAsia="方正仿宋_GBK"/>
          <w:b w:val="0"/>
          <w:color w:val="000000"/>
          <w:sz w:val="23"/>
        </w:rPr>
        <w:t>反向承接能力，并可</w:t>
      </w:r>
      <w:ins w:id="65" w:author="xh" w:date="2026-10-12T10:22:11Z">
        <w:r>
          <w:rPr>
            <w:rFonts w:ascii="Times New Roman" w:hAnsi="Times New Roman" w:eastAsia="方正仿宋_GBK"/>
            <w:b w:val="0"/>
            <w:color w:val="000000"/>
            <w:sz w:val="23"/>
          </w:rPr>
          <w:t>随设备组合</w:t>
        </w:r>
      </w:ins>
      <w:r>
        <w:rPr>
          <w:rFonts w:ascii="Times New Roman" w:hAnsi="Times New Roman" w:eastAsia="方正仿宋_GBK"/>
          <w:b w:val="0"/>
          <w:color w:val="000000"/>
          <w:sz w:val="23"/>
        </w:rPr>
        <w:t>改善N-1后的剩余容量</w:t>
      </w:r>
      <w:ins w:id="66" w:author="xh" w:date="2026-10-12T10:22:11Z">
        <w:r>
          <w:rPr>
            <w:rFonts w:ascii="Times New Roman" w:hAnsi="Times New Roman" w:eastAsia="方正仿宋_GBK"/>
            <w:b w:val="0"/>
            <w:color w:val="000000"/>
            <w:sz w:val="23"/>
          </w:rPr>
          <w:t>，</w:t>
        </w:r>
      </w:ins>
      <w:del w:id="67" w:author="xh" w:date="2026-10-12T10:22:11Z">
        <w:r>
          <w:rPr>
            <w:rFonts w:ascii="Times New Roman" w:hAnsi="Times New Roman" w:eastAsia="方正仿宋_GBK"/>
            <w:b w:val="0"/>
            <w:color w:val="000000"/>
            <w:sz w:val="23"/>
          </w:rPr>
          <w:delText>；</w:delText>
        </w:r>
      </w:del>
      <w:r>
        <w:rPr>
          <w:rFonts w:ascii="Times New Roman" w:hAnsi="Times New Roman" w:eastAsia="方正仿宋_GBK"/>
          <w:b w:val="0"/>
          <w:color w:val="000000"/>
          <w:sz w:val="23"/>
        </w:rPr>
        <w:t>10 kV联络</w:t>
      </w:r>
      <w:ins w:id="68" w:author="xh" w:date="2026-10-12T10:22:11Z">
        <w:r>
          <w:rPr>
            <w:rFonts w:ascii="Times New Roman" w:hAnsi="Times New Roman" w:eastAsia="方正仿宋_GBK"/>
            <w:b w:val="0"/>
            <w:color w:val="000000"/>
            <w:sz w:val="23"/>
          </w:rPr>
          <w:t>通过转移</w:t>
        </w:r>
      </w:ins>
      <w:del w:id="69" w:author="xh" w:date="2026-10-12T10:22:11Z">
        <w:r>
          <w:rPr>
            <w:rFonts w:ascii="Times New Roman" w:hAnsi="Times New Roman" w:eastAsia="方正仿宋_GBK"/>
            <w:b w:val="0"/>
            <w:color w:val="000000"/>
            <w:sz w:val="23"/>
          </w:rPr>
          <w:delText>将</w:delText>
        </w:r>
      </w:del>
      <w:r>
        <w:rPr>
          <w:rFonts w:ascii="Times New Roman" w:hAnsi="Times New Roman" w:eastAsia="方正仿宋_GBK"/>
          <w:b w:val="0"/>
          <w:color w:val="000000"/>
          <w:sz w:val="23"/>
        </w:rPr>
        <w:t>可切换负荷</w:t>
      </w:r>
      <w:ins w:id="70" w:author="xh" w:date="2026-10-12T10:22:11Z">
        <w:r>
          <w:rPr>
            <w:rFonts w:ascii="Times New Roman" w:hAnsi="Times New Roman" w:eastAsia="方正仿宋_GBK"/>
            <w:b w:val="0"/>
            <w:color w:val="000000"/>
            <w:sz w:val="23"/>
          </w:rPr>
          <w:t>利用</w:t>
        </w:r>
      </w:ins>
      <w:del w:id="71" w:author="xh" w:date="2026-10-12T10:22:11Z">
        <w:r>
          <w:rPr>
            <w:rFonts w:ascii="Times New Roman" w:hAnsi="Times New Roman" w:eastAsia="方正仿宋_GBK"/>
            <w:b w:val="0"/>
            <w:color w:val="000000"/>
            <w:sz w:val="23"/>
          </w:rPr>
          <w:delText>转移到</w:delText>
        </w:r>
      </w:del>
      <w:r>
        <w:rPr>
          <w:rFonts w:ascii="Times New Roman" w:hAnsi="Times New Roman" w:eastAsia="方正仿宋_GBK"/>
          <w:b w:val="0"/>
          <w:color w:val="000000"/>
          <w:sz w:val="23"/>
        </w:rPr>
        <w:t>邻站</w:t>
      </w:r>
      <w:ins w:id="72" w:author="xh" w:date="2026-10-12T10:22:11Z">
        <w:r>
          <w:rPr>
            <w:rFonts w:ascii="Times New Roman" w:hAnsi="Times New Roman" w:eastAsia="方正仿宋_GBK"/>
            <w:b w:val="0"/>
            <w:color w:val="000000"/>
            <w:sz w:val="23"/>
          </w:rPr>
          <w:t>余量</w:t>
        </w:r>
      </w:ins>
      <w:r>
        <w:rPr>
          <w:rFonts w:ascii="Times New Roman" w:hAnsi="Times New Roman" w:eastAsia="方正仿宋_GBK"/>
          <w:b w:val="0"/>
          <w:color w:val="000000"/>
          <w:sz w:val="23"/>
        </w:rPr>
        <w:t>，</w:t>
      </w:r>
      <w:del w:id="73" w:author="xh" w:date="2026-10-12T10:22:11Z">
        <w:r>
          <w:rPr>
            <w:rFonts w:ascii="Times New Roman" w:hAnsi="Times New Roman" w:eastAsia="方正仿宋_GBK"/>
            <w:b w:val="0"/>
            <w:color w:val="000000"/>
            <w:sz w:val="23"/>
          </w:rPr>
          <w:delText>利用区域已有容量；</w:delText>
        </w:r>
      </w:del>
      <w:r>
        <w:rPr>
          <w:rFonts w:ascii="Times New Roman" w:hAnsi="Times New Roman" w:eastAsia="方正仿宋_GBK"/>
          <w:b w:val="0"/>
          <w:color w:val="000000"/>
          <w:sz w:val="23"/>
        </w:rPr>
        <w:t>储能</w:t>
      </w:r>
      <w:ins w:id="74" w:author="xh" w:date="2026-10-12T10:22:11Z">
        <w:r>
          <w:rPr>
            <w:rFonts w:ascii="Times New Roman" w:hAnsi="Times New Roman" w:eastAsia="方正仿宋_GBK"/>
            <w:b w:val="0"/>
            <w:color w:val="000000"/>
            <w:sz w:val="23"/>
          </w:rPr>
          <w:t>则补充</w:t>
        </w:r>
      </w:ins>
      <w:del w:id="75" w:author="xh" w:date="2026-10-12T10:22:11Z">
        <w:r>
          <w:rPr>
            <w:rFonts w:ascii="Times New Roman" w:hAnsi="Times New Roman" w:eastAsia="方正仿宋_GBK"/>
            <w:b w:val="0"/>
            <w:color w:val="000000"/>
            <w:sz w:val="23"/>
          </w:rPr>
          <w:delText>在</w:delText>
        </w:r>
      </w:del>
      <w:r>
        <w:rPr>
          <w:rFonts w:ascii="Times New Roman" w:hAnsi="Times New Roman" w:eastAsia="方正仿宋_GBK"/>
          <w:b w:val="0"/>
          <w:color w:val="000000"/>
          <w:sz w:val="23"/>
        </w:rPr>
        <w:t>一定持续时间内</w:t>
      </w:r>
      <w:ins w:id="76" w:author="xh" w:date="2026-10-12T10:22:11Z">
        <w:r>
          <w:rPr>
            <w:rFonts w:ascii="Times New Roman" w:hAnsi="Times New Roman" w:eastAsia="方正仿宋_GBK"/>
            <w:b w:val="0"/>
            <w:color w:val="000000"/>
            <w:sz w:val="23"/>
          </w:rPr>
          <w:t>的</w:t>
        </w:r>
      </w:ins>
      <w:del w:id="77" w:author="xh" w:date="2026-10-12T10:22:11Z">
        <w:r>
          <w:rPr>
            <w:rFonts w:ascii="Times New Roman" w:hAnsi="Times New Roman" w:eastAsia="方正仿宋_GBK"/>
            <w:b w:val="0"/>
            <w:color w:val="000000"/>
            <w:sz w:val="23"/>
          </w:rPr>
          <w:delText>补充</w:delText>
        </w:r>
      </w:del>
      <w:r>
        <w:rPr>
          <w:rFonts w:ascii="Times New Roman" w:hAnsi="Times New Roman" w:eastAsia="方正仿宋_GBK"/>
          <w:b w:val="0"/>
          <w:color w:val="000000"/>
          <w:sz w:val="23"/>
        </w:rPr>
        <w:t>局部功率缺口。三类措施</w:t>
      </w:r>
      <w:ins w:id="78" w:author="xh" w:date="2026-10-12T10:22:11Z">
        <w:r>
          <w:rPr>
            <w:rFonts w:ascii="Times New Roman" w:hAnsi="Times New Roman" w:eastAsia="方正仿宋_GBK"/>
            <w:b w:val="0"/>
            <w:color w:val="000000"/>
            <w:sz w:val="23"/>
          </w:rPr>
          <w:t>各有作用条件</w:t>
        </w:r>
      </w:ins>
      <w:del w:id="79" w:author="xh" w:date="2026-10-12T10:22:11Z">
        <w:r>
          <w:rPr>
            <w:rFonts w:ascii="Times New Roman" w:hAnsi="Times New Roman" w:eastAsia="方正仿宋_GBK"/>
            <w:b w:val="0"/>
            <w:color w:val="000000"/>
            <w:sz w:val="23"/>
          </w:rPr>
          <w:delText>承担任务的方式不同</w:delText>
        </w:r>
      </w:del>
      <w:r>
        <w:rPr>
          <w:rFonts w:ascii="Times New Roman" w:hAnsi="Times New Roman" w:eastAsia="方正仿宋_GBK"/>
          <w:b w:val="0"/>
          <w:color w:val="000000"/>
          <w:sz w:val="23"/>
        </w:rPr>
        <w:t>，</w:t>
      </w:r>
      <w:ins w:id="80" w:author="xh" w:date="2026-10-12T10:22:11Z">
        <w:r>
          <w:rPr>
            <w:rFonts w:ascii="Times New Roman" w:hAnsi="Times New Roman" w:eastAsia="方正仿宋_GBK"/>
            <w:b w:val="0"/>
            <w:color w:val="000000"/>
            <w:sz w:val="23"/>
          </w:rPr>
          <w:t>需结合</w:t>
        </w:r>
      </w:ins>
      <w:del w:id="81" w:author="xh" w:date="2026-10-12T10:22:11Z">
        <w:r>
          <w:rPr>
            <w:rFonts w:ascii="Times New Roman" w:hAnsi="Times New Roman" w:eastAsia="方正仿宋_GBK"/>
            <w:b w:val="0"/>
            <w:color w:val="000000"/>
            <w:sz w:val="23"/>
          </w:rPr>
          <w:delText>具有受</w:delText>
        </w:r>
      </w:del>
      <w:r>
        <w:rPr>
          <w:rFonts w:ascii="Times New Roman" w:hAnsi="Times New Roman" w:eastAsia="方正仿宋_GBK"/>
          <w:b w:val="0"/>
          <w:color w:val="000000"/>
          <w:sz w:val="23"/>
        </w:rPr>
        <w:t>设备</w:t>
      </w:r>
      <w:ins w:id="82" w:author="xh" w:date="2026-10-12T10:22:11Z">
        <w:r>
          <w:rPr>
            <w:rFonts w:ascii="Times New Roman" w:hAnsi="Times New Roman" w:eastAsia="方正仿宋_GBK"/>
            <w:b w:val="0"/>
            <w:color w:val="000000"/>
            <w:sz w:val="23"/>
          </w:rPr>
          <w:t>和</w:t>
        </w:r>
      </w:ins>
      <w:del w:id="83" w:author="xh" w:date="2026-10-12T10:22:11Z">
        <w:r>
          <w:rPr>
            <w:rFonts w:ascii="Times New Roman" w:hAnsi="Times New Roman" w:eastAsia="方正仿宋_GBK"/>
            <w:b w:val="0"/>
            <w:color w:val="000000"/>
            <w:sz w:val="23"/>
          </w:rPr>
          <w:delText>及</w:delText>
        </w:r>
      </w:del>
      <w:r>
        <w:rPr>
          <w:rFonts w:ascii="Times New Roman" w:hAnsi="Times New Roman" w:eastAsia="方正仿宋_GBK"/>
          <w:b w:val="0"/>
          <w:color w:val="000000"/>
          <w:sz w:val="23"/>
        </w:rPr>
        <w:t>网络</w:t>
      </w:r>
      <w:del w:id="84" w:author="xh" w:date="2026-10-12T10:22:11Z">
        <w:r>
          <w:rPr>
            <w:rFonts w:ascii="Times New Roman" w:hAnsi="Times New Roman" w:eastAsia="方正仿宋_GBK"/>
            <w:b w:val="0"/>
            <w:color w:val="000000"/>
            <w:sz w:val="23"/>
          </w:rPr>
          <w:delText>条件</w:delText>
        </w:r>
      </w:del>
      <w:r>
        <w:rPr>
          <w:rFonts w:ascii="Times New Roman" w:hAnsi="Times New Roman" w:eastAsia="方正仿宋_GBK"/>
          <w:b w:val="0"/>
          <w:color w:val="000000"/>
          <w:sz w:val="23"/>
        </w:rPr>
        <w:t>约束</w:t>
      </w:r>
      <w:ins w:id="85" w:author="xh" w:date="2026-10-12T10:22:11Z">
        <w:r>
          <w:rPr>
            <w:rFonts w:ascii="Times New Roman" w:hAnsi="Times New Roman" w:eastAsia="方正仿宋_GBK"/>
            <w:b w:val="0"/>
            <w:color w:val="000000"/>
            <w:sz w:val="23"/>
          </w:rPr>
          <w:t>比较</w:t>
        </w:r>
      </w:ins>
      <w:del w:id="86" w:author="xh" w:date="2026-10-12T10:22:11Z">
        <w:r>
          <w:rPr>
            <w:rFonts w:ascii="Times New Roman" w:hAnsi="Times New Roman" w:eastAsia="方正仿宋_GBK"/>
            <w:b w:val="0"/>
            <w:color w:val="000000"/>
            <w:sz w:val="23"/>
          </w:rPr>
          <w:delText>的</w:delText>
        </w:r>
      </w:del>
      <w:r>
        <w:rPr>
          <w:rFonts w:ascii="Times New Roman" w:hAnsi="Times New Roman" w:eastAsia="方正仿宋_GBK"/>
          <w:b w:val="0"/>
          <w:color w:val="000000"/>
          <w:sz w:val="23"/>
        </w:rPr>
        <w:t>替代关系。</w:t>
      </w:r>
    </w:p>
    <w:p w14:paraId="534315FB">
      <w:pPr>
        <w:widowControl/>
        <w:snapToGrid w:val="0"/>
        <w:spacing w:before="0" w:after="100" w:line="320" w:lineRule="exact"/>
        <w:ind w:left="0" w:leftChars="0" w:right="0" w:rightChars="0" w:firstLine="460" w:firstLineChars="0"/>
        <w:jc w:val="both"/>
      </w:pPr>
      <w:r>
        <w:rPr>
          <w:rFonts w:ascii="Times New Roman" w:hAnsi="Times New Roman" w:eastAsia="方正仿宋_GBK"/>
          <w:b w:val="0"/>
          <w:color w:val="000000"/>
          <w:sz w:val="23"/>
        </w:rPr>
        <w:t>本项目在相同技术约束下联合比较三类措施，确定评价期费用较优的具体设备组合，再由主变总容量与同年度年网供最大负荷计算容载比。研究以合理的容量配置和工程组合为目标，使容载比取值对应明确的供电任务、建设措施及费用依据。</w:t>
      </w:r>
    </w:p>
    <w:p w14:paraId="4BF0B2FF">
      <w:pPr>
        <w:pStyle w:val="3"/>
        <w:keepNext/>
        <w:pageBreakBefore/>
        <w:widowControl/>
        <w:snapToGrid w:val="0"/>
        <w:spacing w:before="120" w:after="100" w:line="320" w:lineRule="exact"/>
        <w:ind w:left="0" w:leftChars="0" w:right="0" w:rightChars="0" w:firstLine="0" w:firstLineChars="0"/>
        <w:jc w:val="both"/>
      </w:pPr>
      <w:r>
        <w:rPr>
          <w:rFonts w:ascii="Times New Roman" w:hAnsi="Times New Roman" w:eastAsia="方正仿宋_GBK"/>
          <w:b/>
          <w:color w:val="000000"/>
          <w:sz w:val="26"/>
        </w:rPr>
        <w:t>二、研究对象与总体方法</w:t>
      </w:r>
    </w:p>
    <w:p w14:paraId="50B57FD5">
      <w:pPr>
        <w:pStyle w:val="4"/>
        <w:keepNext/>
        <w:widowControl/>
        <w:snapToGrid w:val="0"/>
        <w:spacing w:before="80" w:after="80" w:line="320" w:lineRule="exact"/>
        <w:ind w:left="0" w:leftChars="0" w:right="0" w:rightChars="0" w:firstLine="0" w:firstLineChars="0"/>
        <w:jc w:val="both"/>
      </w:pPr>
      <w:r>
        <w:rPr>
          <w:rFonts w:ascii="Times New Roman" w:hAnsi="Times New Roman" w:eastAsia="方正仿宋_GBK"/>
          <w:b/>
          <w:color w:val="000000"/>
          <w:sz w:val="23"/>
        </w:rPr>
        <w:t>2.1 两地区的源荷特征与研究重点</w:t>
      </w:r>
    </w:p>
    <w:p w14:paraId="780C235A">
      <w:pPr>
        <w:widowControl/>
        <w:snapToGrid w:val="0"/>
        <w:spacing w:before="0" w:after="100" w:line="320" w:lineRule="exact"/>
        <w:ind w:left="0" w:leftChars="0" w:right="0" w:rightChars="0" w:firstLine="460" w:firstLineChars="0"/>
        <w:jc w:val="both"/>
      </w:pPr>
      <w:r>
        <w:rPr>
          <w:rFonts w:ascii="Times New Roman" w:hAnsi="Times New Roman" w:eastAsia="方正仿宋_GBK"/>
          <w:b w:val="0"/>
          <w:color w:val="000000"/>
          <w:sz w:val="23"/>
        </w:rPr>
        <w:t>邳州2025年分布式光伏装机1559.64 MW，</w:t>
      </w:r>
      <w:del w:id="87" w:author="xh" w:date="2026-10-12T10:23:10Z">
        <w:r>
          <w:rPr>
            <w:rFonts w:ascii="Times New Roman" w:hAnsi="Times New Roman" w:eastAsia="方正仿宋_GBK"/>
            <w:b w:val="0"/>
            <w:color w:val="000000"/>
            <w:sz w:val="23"/>
          </w:rPr>
          <w:delText>分布式电源</w:delText>
        </w:r>
      </w:del>
      <w:r>
        <w:rPr>
          <w:rFonts w:ascii="Times New Roman" w:hAnsi="Times New Roman" w:eastAsia="方正仿宋_GBK"/>
          <w:b w:val="0"/>
          <w:color w:val="000000"/>
          <w:sz w:val="23"/>
        </w:rPr>
        <w:t>装机渗透率估计为1.63，电量渗透率约40%</w:t>
      </w:r>
      <w:ins w:id="88" w:author="xh" w:date="2026-10-12T10:23:10Z">
        <w:r>
          <w:rPr>
            <w:rFonts w:ascii="Times New Roman" w:hAnsi="Times New Roman" w:eastAsia="方正仿宋_GBK"/>
            <w:b w:val="0"/>
            <w:color w:val="000000"/>
            <w:sz w:val="23"/>
          </w:rPr>
          <w:t>，</w:t>
        </w:r>
      </w:ins>
      <w:del w:id="89" w:author="xh" w:date="2026-10-12T10:23:10Z">
        <w:r>
          <w:rPr>
            <w:rFonts w:ascii="Times New Roman" w:hAnsi="Times New Roman" w:eastAsia="方正仿宋_GBK"/>
            <w:b w:val="0"/>
            <w:color w:val="000000"/>
            <w:sz w:val="23"/>
          </w:rPr>
          <w:delText>；</w:delText>
        </w:r>
      </w:del>
      <w:r>
        <w:rPr>
          <w:rFonts w:ascii="Times New Roman" w:hAnsi="Times New Roman" w:eastAsia="方正仿宋_GBK"/>
          <w:b w:val="0"/>
          <w:color w:val="000000"/>
          <w:sz w:val="23"/>
        </w:rPr>
        <w:t>市区分别为491.18 MW、0.32和9%。装机渗透率</w:t>
      </w:r>
      <w:ins w:id="90" w:author="xh" w:date="2026-10-12T10:23:10Z">
        <w:r>
          <w:rPr>
            <w:rFonts w:ascii="Times New Roman" w:hAnsi="Times New Roman" w:eastAsia="方正仿宋_GBK"/>
            <w:b w:val="0"/>
            <w:color w:val="000000"/>
            <w:sz w:val="23"/>
          </w:rPr>
          <w:t>以</w:t>
        </w:r>
      </w:ins>
      <w:del w:id="91" w:author="xh" w:date="2026-10-12T10:23:10Z">
        <w:r>
          <w:rPr>
            <w:rFonts w:ascii="Times New Roman" w:hAnsi="Times New Roman" w:eastAsia="方正仿宋_GBK"/>
            <w:b w:val="0"/>
            <w:color w:val="000000"/>
            <w:sz w:val="23"/>
          </w:rPr>
          <w:delText>为</w:delText>
        </w:r>
      </w:del>
      <w:r>
        <w:rPr>
          <w:rFonts w:ascii="Times New Roman" w:hAnsi="Times New Roman" w:eastAsia="方正仿宋_GBK"/>
          <w:b w:val="0"/>
          <w:color w:val="000000"/>
          <w:sz w:val="23"/>
        </w:rPr>
        <w:t>同范围</w:t>
      </w:r>
      <w:del w:id="92" w:author="xh" w:date="2026-10-12T10:23:10Z">
        <w:r>
          <w:rPr>
            <w:rFonts w:ascii="Times New Roman" w:hAnsi="Times New Roman" w:eastAsia="方正仿宋_GBK"/>
            <w:b w:val="0"/>
            <w:color w:val="000000"/>
            <w:sz w:val="23"/>
          </w:rPr>
          <w:delText>分布式电源</w:delText>
        </w:r>
      </w:del>
      <w:r>
        <w:rPr>
          <w:rFonts w:ascii="Times New Roman" w:hAnsi="Times New Roman" w:eastAsia="方正仿宋_GBK"/>
          <w:b w:val="0"/>
          <w:color w:val="000000"/>
          <w:sz w:val="23"/>
        </w:rPr>
        <w:t>并网装机</w:t>
      </w:r>
      <w:ins w:id="93" w:author="xh" w:date="2026-10-12T10:23:10Z">
        <w:r>
          <w:rPr>
            <w:rFonts w:ascii="Times New Roman" w:hAnsi="Times New Roman" w:eastAsia="方正仿宋_GBK"/>
            <w:b w:val="0"/>
            <w:color w:val="000000"/>
            <w:sz w:val="23"/>
          </w:rPr>
          <w:t>除以</w:t>
        </w:r>
      </w:ins>
      <w:del w:id="94" w:author="xh" w:date="2026-10-12T10:23:10Z">
        <w:r>
          <w:rPr>
            <w:rFonts w:ascii="Times New Roman" w:hAnsi="Times New Roman" w:eastAsia="方正仿宋_GBK"/>
            <w:b w:val="0"/>
            <w:color w:val="000000"/>
            <w:sz w:val="23"/>
          </w:rPr>
          <w:delText>与</w:delText>
        </w:r>
      </w:del>
      <w:r>
        <w:rPr>
          <w:rFonts w:ascii="Times New Roman" w:hAnsi="Times New Roman" w:eastAsia="方正仿宋_GBK"/>
          <w:b w:val="0"/>
          <w:color w:val="000000"/>
          <w:sz w:val="23"/>
        </w:rPr>
        <w:t>用户最大负荷</w:t>
      </w:r>
      <w:ins w:id="95" w:author="xh" w:date="2026-10-12T10:23:10Z">
        <w:r>
          <w:rPr>
            <w:rFonts w:ascii="Times New Roman" w:hAnsi="Times New Roman" w:eastAsia="方正仿宋_GBK"/>
            <w:b w:val="0"/>
            <w:color w:val="000000"/>
            <w:sz w:val="23"/>
          </w:rPr>
          <w:t>、</w:t>
        </w:r>
      </w:ins>
      <w:del w:id="96" w:author="xh" w:date="2026-10-12T10:23:10Z">
        <w:r>
          <w:rPr>
            <w:rFonts w:ascii="Times New Roman" w:hAnsi="Times New Roman" w:eastAsia="方正仿宋_GBK"/>
            <w:b w:val="0"/>
            <w:color w:val="000000"/>
            <w:sz w:val="23"/>
          </w:rPr>
          <w:delText>之比，</w:delText>
        </w:r>
      </w:del>
      <w:r>
        <w:rPr>
          <w:rFonts w:ascii="Times New Roman" w:hAnsi="Times New Roman" w:eastAsia="方正仿宋_GBK"/>
          <w:b w:val="0"/>
          <w:color w:val="000000"/>
          <w:sz w:val="23"/>
        </w:rPr>
        <w:t>电量渗透率</w:t>
      </w:r>
      <w:ins w:id="97" w:author="xh" w:date="2026-10-12T10:23:10Z">
        <w:r>
          <w:rPr>
            <w:rFonts w:ascii="Times New Roman" w:hAnsi="Times New Roman" w:eastAsia="方正仿宋_GBK"/>
            <w:b w:val="0"/>
            <w:color w:val="000000"/>
            <w:sz w:val="23"/>
          </w:rPr>
          <w:t>以</w:t>
        </w:r>
      </w:ins>
      <w:del w:id="98" w:author="xh" w:date="2026-10-12T10:23:10Z">
        <w:r>
          <w:rPr>
            <w:rFonts w:ascii="Times New Roman" w:hAnsi="Times New Roman" w:eastAsia="方正仿宋_GBK"/>
            <w:b w:val="0"/>
            <w:color w:val="000000"/>
            <w:sz w:val="23"/>
          </w:rPr>
          <w:delText>为分布式电源</w:delText>
        </w:r>
      </w:del>
      <w:r>
        <w:rPr>
          <w:rFonts w:ascii="Times New Roman" w:hAnsi="Times New Roman" w:eastAsia="方正仿宋_GBK"/>
          <w:b w:val="0"/>
          <w:color w:val="000000"/>
          <w:sz w:val="23"/>
        </w:rPr>
        <w:t>年发电量</w:t>
      </w:r>
      <w:ins w:id="99" w:author="xh" w:date="2026-10-12T10:23:10Z">
        <w:r>
          <w:rPr>
            <w:rFonts w:ascii="Times New Roman" w:hAnsi="Times New Roman" w:eastAsia="方正仿宋_GBK"/>
            <w:b w:val="0"/>
            <w:color w:val="000000"/>
            <w:sz w:val="23"/>
          </w:rPr>
          <w:t>除以</w:t>
        </w:r>
      </w:ins>
      <w:del w:id="100" w:author="xh" w:date="2026-10-12T10:23:10Z">
        <w:r>
          <w:rPr>
            <w:rFonts w:ascii="Times New Roman" w:hAnsi="Times New Roman" w:eastAsia="方正仿宋_GBK"/>
            <w:b w:val="0"/>
            <w:color w:val="000000"/>
            <w:sz w:val="23"/>
          </w:rPr>
          <w:delText>与</w:delText>
        </w:r>
      </w:del>
      <w:r>
        <w:rPr>
          <w:rFonts w:ascii="Times New Roman" w:hAnsi="Times New Roman" w:eastAsia="方正仿宋_GBK"/>
          <w:b w:val="0"/>
          <w:color w:val="000000"/>
          <w:sz w:val="23"/>
        </w:rPr>
        <w:t>用户年用电量</w:t>
      </w:r>
      <w:ins w:id="101" w:author="xh" w:date="2026-10-12T10:23:10Z">
        <w:r>
          <w:rPr>
            <w:rFonts w:ascii="Times New Roman" w:hAnsi="Times New Roman" w:eastAsia="方正仿宋_GBK"/>
            <w:b w:val="0"/>
            <w:color w:val="000000"/>
            <w:sz w:val="23"/>
          </w:rPr>
          <w:t>计算，</w:t>
        </w:r>
      </w:ins>
      <w:del w:id="102" w:author="xh" w:date="2026-10-12T10:23:10Z">
        <w:r>
          <w:rPr>
            <w:rFonts w:ascii="Times New Roman" w:hAnsi="Times New Roman" w:eastAsia="方正仿宋_GBK"/>
            <w:b w:val="0"/>
            <w:color w:val="000000"/>
            <w:sz w:val="23"/>
          </w:rPr>
          <w:delText>之比；</w:delText>
        </w:r>
      </w:del>
      <w:r>
        <w:rPr>
          <w:rFonts w:ascii="Times New Roman" w:hAnsi="Times New Roman" w:eastAsia="方正仿宋_GBK"/>
          <w:b w:val="0"/>
          <w:color w:val="000000"/>
          <w:sz w:val="23"/>
        </w:rPr>
        <w:t>前者无量纲</w:t>
      </w:r>
      <w:ins w:id="103" w:author="xh" w:date="2026-10-12T10:23:10Z">
        <w:r>
          <w:rPr>
            <w:rFonts w:ascii="Times New Roman" w:hAnsi="Times New Roman" w:eastAsia="方正仿宋_GBK"/>
            <w:b w:val="0"/>
            <w:color w:val="000000"/>
            <w:sz w:val="23"/>
          </w:rPr>
          <w:t>、</w:t>
        </w:r>
      </w:ins>
      <w:del w:id="104" w:author="xh" w:date="2026-10-12T10:23:10Z">
        <w:r>
          <w:rPr>
            <w:rFonts w:ascii="Times New Roman" w:hAnsi="Times New Roman" w:eastAsia="方正仿宋_GBK"/>
            <w:b w:val="0"/>
            <w:color w:val="000000"/>
            <w:sz w:val="23"/>
          </w:rPr>
          <w:delText>，</w:delText>
        </w:r>
      </w:del>
      <w:r>
        <w:rPr>
          <w:rFonts w:ascii="Times New Roman" w:hAnsi="Times New Roman" w:eastAsia="方正仿宋_GBK"/>
          <w:b w:val="0"/>
          <w:color w:val="000000"/>
          <w:sz w:val="23"/>
        </w:rPr>
        <w:t>后者以百分比表示</w:t>
      </w:r>
      <w:bookmarkStart w:id="5" w:name="_GoBack"/>
      <w:bookmarkEnd w:id="5"/>
      <w:r>
        <w:rPr>
          <w:rFonts w:ascii="Times New Roman" w:hAnsi="Times New Roman" w:eastAsia="方正仿宋_GBK"/>
          <w:b w:val="0"/>
          <w:color w:val="000000"/>
          <w:sz w:val="23"/>
        </w:rPr>
        <w:t>。（</w:t>
      </w:r>
      <w:ins w:id="105" w:author="xh" w:date="2026-10-12T10:23:10Z">
        <w:r>
          <w:rPr>
            <w:rFonts w:ascii="Times New Roman" w:hAnsi="Times New Roman" w:eastAsia="方正仿宋_GBK"/>
            <w:b w:val="0"/>
            <w:color w:val="000000"/>
            <w:sz w:val="23"/>
          </w:rPr>
          <w:t>研究报告</w:t>
        </w:r>
      </w:ins>
      <w:del w:id="106" w:author="xh" w:date="2026-10-12T10:23:10Z">
        <w:r>
          <w:rPr>
            <w:rFonts w:ascii="Times New Roman" w:hAnsi="Times New Roman" w:eastAsia="方正仿宋_GBK"/>
            <w:b w:val="0"/>
            <w:color w:val="000000"/>
            <w:sz w:val="23"/>
          </w:rPr>
          <w:delText>终稿</w:delText>
        </w:r>
      </w:del>
      <w:r>
        <w:rPr>
          <w:rFonts w:ascii="Times New Roman" w:hAnsi="Times New Roman" w:eastAsia="方正仿宋_GBK"/>
          <w:b w:val="0"/>
          <w:color w:val="000000"/>
          <w:sz w:val="23"/>
        </w:rPr>
        <w:t>第3.3节）</w:t>
      </w:r>
    </w:p>
    <w:p w14:paraId="4F4006A5">
      <w:pPr>
        <w:widowControl/>
        <w:snapToGrid w:val="0"/>
        <w:spacing w:before="0" w:after="100" w:line="320" w:lineRule="exact"/>
        <w:ind w:left="0" w:leftChars="0" w:right="0" w:rightChars="0" w:firstLine="460" w:firstLineChars="0"/>
        <w:jc w:val="both"/>
      </w:pPr>
      <w:r>
        <w:rPr>
          <w:rFonts w:ascii="Times New Roman" w:hAnsi="Times New Roman" w:eastAsia="方正仿宋_GBK"/>
          <w:b w:val="0"/>
          <w:color w:val="000000"/>
          <w:sz w:val="23"/>
        </w:rPr>
        <w:t>邳州代表光伏规模较大的县域，需</w:t>
      </w:r>
      <w:ins w:id="107" w:author="xh" w:date="2026-10-12T10:24:24Z">
        <w:r>
          <w:rPr>
            <w:rFonts w:ascii="Times New Roman" w:hAnsi="Times New Roman" w:eastAsia="方正仿宋_GBK"/>
            <w:b w:val="0"/>
            <w:color w:val="000000"/>
            <w:sz w:val="23"/>
          </w:rPr>
          <w:t>兼顾</w:t>
        </w:r>
      </w:ins>
      <w:del w:id="108" w:author="xh" w:date="2026-10-12T10:24:24Z">
        <w:r>
          <w:rPr>
            <w:rFonts w:ascii="Times New Roman" w:hAnsi="Times New Roman" w:eastAsia="方正仿宋_GBK"/>
            <w:b w:val="0"/>
            <w:color w:val="000000"/>
            <w:sz w:val="23"/>
          </w:rPr>
          <w:delText>同时关注</w:delText>
        </w:r>
      </w:del>
      <w:r>
        <w:rPr>
          <w:rFonts w:ascii="Times New Roman" w:hAnsi="Times New Roman" w:eastAsia="方正仿宋_GBK"/>
          <w:b w:val="0"/>
          <w:color w:val="000000"/>
          <w:sz w:val="23"/>
        </w:rPr>
        <w:t>晚间正向供电</w:t>
      </w:r>
      <w:ins w:id="109" w:author="xh" w:date="2026-10-12T10:24:24Z">
        <w:r>
          <w:rPr>
            <w:rFonts w:ascii="Times New Roman" w:hAnsi="Times New Roman" w:eastAsia="方正仿宋_GBK"/>
            <w:b w:val="0"/>
            <w:color w:val="000000"/>
            <w:sz w:val="23"/>
          </w:rPr>
          <w:t>与</w:t>
        </w:r>
      </w:ins>
      <w:del w:id="110" w:author="xh" w:date="2026-10-12T10:24:24Z">
        <w:r>
          <w:rPr>
            <w:rFonts w:ascii="Times New Roman" w:hAnsi="Times New Roman" w:eastAsia="方正仿宋_GBK"/>
            <w:b w:val="0"/>
            <w:color w:val="000000"/>
            <w:sz w:val="23"/>
          </w:rPr>
          <w:delText>和</w:delText>
        </w:r>
      </w:del>
      <w:r>
        <w:rPr>
          <w:rFonts w:ascii="Times New Roman" w:hAnsi="Times New Roman" w:eastAsia="方正仿宋_GBK"/>
          <w:b w:val="0"/>
          <w:color w:val="000000"/>
          <w:sz w:val="23"/>
        </w:rPr>
        <w:t>日间反</w:t>
      </w:r>
      <w:del w:id="111" w:author="xh" w:date="2026-10-12T10:24:24Z">
        <w:r>
          <w:rPr>
            <w:rFonts w:ascii="Times New Roman" w:hAnsi="Times New Roman" w:eastAsia="方正仿宋_GBK"/>
            <w:b w:val="0"/>
            <w:color w:val="000000"/>
            <w:sz w:val="23"/>
          </w:rPr>
          <w:delText>向输</w:delText>
        </w:r>
      </w:del>
      <w:r>
        <w:rPr>
          <w:rFonts w:ascii="Times New Roman" w:hAnsi="Times New Roman" w:eastAsia="方正仿宋_GBK"/>
          <w:b w:val="0"/>
          <w:color w:val="000000"/>
          <w:sz w:val="23"/>
        </w:rPr>
        <w:t>送</w:t>
      </w:r>
      <w:ins w:id="112" w:author="xh" w:date="2026-10-12T10:24:24Z">
        <w:r>
          <w:rPr>
            <w:rFonts w:ascii="Times New Roman" w:hAnsi="Times New Roman" w:eastAsia="方正仿宋_GBK"/>
            <w:b w:val="0"/>
            <w:color w:val="000000"/>
            <w:sz w:val="23"/>
          </w:rPr>
          <w:t>，</w:t>
        </w:r>
      </w:ins>
      <w:del w:id="113" w:author="xh" w:date="2026-10-12T10:24:24Z">
        <w:r>
          <w:rPr>
            <w:rFonts w:ascii="Times New Roman" w:hAnsi="Times New Roman" w:eastAsia="方正仿宋_GBK"/>
            <w:b w:val="0"/>
            <w:color w:val="000000"/>
            <w:sz w:val="23"/>
          </w:rPr>
          <w:delText>；</w:delText>
        </w:r>
      </w:del>
      <w:r>
        <w:rPr>
          <w:rFonts w:ascii="Times New Roman" w:hAnsi="Times New Roman" w:eastAsia="方正仿宋_GBK"/>
          <w:b w:val="0"/>
          <w:color w:val="000000"/>
          <w:sz w:val="23"/>
        </w:rPr>
        <w:t>市区</w:t>
      </w:r>
      <w:ins w:id="114" w:author="xh" w:date="2026-10-12T10:24:24Z">
        <w:r>
          <w:rPr>
            <w:rFonts w:ascii="Times New Roman" w:hAnsi="Times New Roman" w:eastAsia="方正仿宋_GBK"/>
            <w:b w:val="0"/>
            <w:color w:val="000000"/>
            <w:sz w:val="23"/>
          </w:rPr>
          <w:t>则</w:t>
        </w:r>
      </w:ins>
      <w:r>
        <w:rPr>
          <w:rFonts w:ascii="Times New Roman" w:hAnsi="Times New Roman" w:eastAsia="方正仿宋_GBK"/>
          <w:b w:val="0"/>
          <w:color w:val="000000"/>
          <w:sz w:val="23"/>
        </w:rPr>
        <w:t>代表负荷较集中的城区，重点</w:t>
      </w:r>
      <w:ins w:id="115" w:author="xh" w:date="2026-10-12T10:24:24Z">
        <w:r>
          <w:rPr>
            <w:rFonts w:ascii="Times New Roman" w:hAnsi="Times New Roman" w:eastAsia="方正仿宋_GBK"/>
            <w:b w:val="0"/>
            <w:color w:val="000000"/>
            <w:sz w:val="23"/>
          </w:rPr>
          <w:t>校核</w:t>
        </w:r>
      </w:ins>
      <w:del w:id="116" w:author="xh" w:date="2026-10-12T10:24:24Z">
        <w:r>
          <w:rPr>
            <w:rFonts w:ascii="Times New Roman" w:hAnsi="Times New Roman" w:eastAsia="方正仿宋_GBK"/>
            <w:b w:val="0"/>
            <w:color w:val="000000"/>
            <w:sz w:val="23"/>
          </w:rPr>
          <w:delText>是</w:delText>
        </w:r>
      </w:del>
      <w:r>
        <w:rPr>
          <w:rFonts w:ascii="Times New Roman" w:hAnsi="Times New Roman" w:eastAsia="方正仿宋_GBK"/>
          <w:b w:val="0"/>
          <w:color w:val="000000"/>
          <w:sz w:val="23"/>
        </w:rPr>
        <w:t>正向供电、局部重载、N-1及邻站承接能力。</w:t>
      </w:r>
      <w:del w:id="117" w:author="xh" w:date="2026-10-12T10:24:24Z">
        <w:r>
          <w:rPr>
            <w:rFonts w:ascii="Times New Roman" w:hAnsi="Times New Roman" w:eastAsia="方正仿宋_GBK"/>
            <w:b w:val="0"/>
            <w:color w:val="000000"/>
            <w:sz w:val="23"/>
          </w:rPr>
          <w:delText>设备统计中，</w:delText>
        </w:r>
      </w:del>
      <w:r>
        <w:rPr>
          <w:rFonts w:ascii="Times New Roman" w:hAnsi="Times New Roman" w:eastAsia="方正仿宋_GBK"/>
          <w:b w:val="0"/>
          <w:color w:val="000000"/>
          <w:sz w:val="23"/>
        </w:rPr>
        <w:t>两地区均有7台主变的年最大负载率达到80%及以上，</w:t>
      </w:r>
      <w:ins w:id="118" w:author="xh" w:date="2026-10-12T10:24:24Z">
        <w:r>
          <w:rPr>
            <w:rFonts w:ascii="Times New Roman" w:hAnsi="Times New Roman" w:eastAsia="方正仿宋_GBK"/>
            <w:b w:val="0"/>
            <w:color w:val="000000"/>
            <w:sz w:val="23"/>
          </w:rPr>
          <w:t>因此容量配置</w:t>
        </w:r>
      </w:ins>
      <w:del w:id="119" w:author="xh" w:date="2026-10-12T10:24:24Z">
        <w:r>
          <w:rPr>
            <w:rFonts w:ascii="Times New Roman" w:hAnsi="Times New Roman" w:eastAsia="方正仿宋_GBK"/>
            <w:b w:val="0"/>
            <w:color w:val="000000"/>
            <w:sz w:val="23"/>
          </w:rPr>
          <w:delText>局部压力</w:delText>
        </w:r>
      </w:del>
      <w:r>
        <w:rPr>
          <w:rFonts w:ascii="Times New Roman" w:hAnsi="Times New Roman" w:eastAsia="方正仿宋_GBK"/>
          <w:b w:val="0"/>
          <w:color w:val="000000"/>
          <w:sz w:val="23"/>
        </w:rPr>
        <w:t>需</w:t>
      </w:r>
      <w:ins w:id="120" w:author="xh" w:date="2026-10-12T10:24:24Z">
        <w:r>
          <w:rPr>
            <w:rFonts w:ascii="Times New Roman" w:hAnsi="Times New Roman" w:eastAsia="方正仿宋_GBK"/>
            <w:b w:val="0"/>
            <w:color w:val="000000"/>
            <w:sz w:val="23"/>
          </w:rPr>
          <w:t>落实到</w:t>
        </w:r>
      </w:ins>
      <w:del w:id="121" w:author="xh" w:date="2026-10-12T10:24:24Z">
        <w:r>
          <w:rPr>
            <w:rFonts w:ascii="Times New Roman" w:hAnsi="Times New Roman" w:eastAsia="方正仿宋_GBK"/>
            <w:b w:val="0"/>
            <w:color w:val="000000"/>
            <w:sz w:val="23"/>
          </w:rPr>
          <w:delText>结合</w:delText>
        </w:r>
      </w:del>
      <w:r>
        <w:rPr>
          <w:rFonts w:ascii="Times New Roman" w:hAnsi="Times New Roman" w:eastAsia="方正仿宋_GBK"/>
          <w:b w:val="0"/>
          <w:color w:val="000000"/>
          <w:sz w:val="23"/>
        </w:rPr>
        <w:t>站级任务</w:t>
      </w:r>
      <w:del w:id="122" w:author="xh" w:date="2026-10-12T10:24:24Z">
        <w:r>
          <w:rPr>
            <w:rFonts w:ascii="Times New Roman" w:hAnsi="Times New Roman" w:eastAsia="方正仿宋_GBK"/>
            <w:b w:val="0"/>
            <w:color w:val="000000"/>
            <w:sz w:val="23"/>
          </w:rPr>
          <w:delText>分析</w:delText>
        </w:r>
      </w:del>
      <w:r>
        <w:rPr>
          <w:rFonts w:ascii="Times New Roman" w:hAnsi="Times New Roman" w:eastAsia="方正仿宋_GBK"/>
          <w:b w:val="0"/>
          <w:color w:val="000000"/>
          <w:sz w:val="23"/>
        </w:rPr>
        <w:t>。（</w:t>
      </w:r>
      <w:ins w:id="123" w:author="xh" w:date="2026-10-12T10:24:24Z">
        <w:r>
          <w:rPr>
            <w:rFonts w:ascii="Times New Roman" w:hAnsi="Times New Roman" w:eastAsia="方正仿宋_GBK"/>
            <w:b w:val="0"/>
            <w:color w:val="000000"/>
            <w:sz w:val="23"/>
          </w:rPr>
          <w:t>研究报告</w:t>
        </w:r>
      </w:ins>
      <w:del w:id="124" w:author="xh" w:date="2026-10-12T10:24:24Z">
        <w:r>
          <w:rPr>
            <w:rFonts w:ascii="Times New Roman" w:hAnsi="Times New Roman" w:eastAsia="方正仿宋_GBK"/>
            <w:b w:val="0"/>
            <w:color w:val="000000"/>
            <w:sz w:val="23"/>
          </w:rPr>
          <w:delText>终稿</w:delText>
        </w:r>
      </w:del>
      <w:r>
        <w:rPr>
          <w:rFonts w:ascii="Times New Roman" w:hAnsi="Times New Roman" w:eastAsia="方正仿宋_GBK"/>
          <w:b w:val="0"/>
          <w:color w:val="000000"/>
          <w:sz w:val="23"/>
        </w:rPr>
        <w:t>表3-4）</w:t>
      </w:r>
    </w:p>
    <w:p w14:paraId="02E65D34">
      <w:pPr>
        <w:pStyle w:val="4"/>
        <w:keepNext/>
        <w:widowControl/>
        <w:snapToGrid w:val="0"/>
        <w:spacing w:before="80" w:after="80" w:line="320" w:lineRule="exact"/>
        <w:ind w:left="0" w:leftChars="0" w:right="0" w:rightChars="0" w:firstLine="0" w:firstLineChars="0"/>
        <w:jc w:val="both"/>
      </w:pPr>
      <w:r>
        <w:rPr>
          <w:rFonts w:ascii="Times New Roman" w:hAnsi="Times New Roman" w:eastAsia="方正仿宋_GBK"/>
          <w:b/>
          <w:color w:val="000000"/>
          <w:sz w:val="23"/>
        </w:rPr>
        <w:t>2.2 同一起点下的刚性与弹性方案</w:t>
      </w:r>
    </w:p>
    <w:p w14:paraId="10AFC97B">
      <w:pPr>
        <w:widowControl/>
        <w:snapToGrid w:val="0"/>
        <w:spacing w:before="0" w:after="100" w:line="320" w:lineRule="exact"/>
        <w:ind w:left="0" w:leftChars="0" w:right="0" w:rightChars="0" w:firstLine="460" w:firstLineChars="0"/>
        <w:jc w:val="both"/>
      </w:pPr>
      <w:r>
        <w:rPr>
          <w:rFonts w:ascii="Times New Roman" w:hAnsi="Times New Roman" w:eastAsia="方正仿宋_GBK"/>
          <w:b w:val="0"/>
          <w:color w:val="000000"/>
          <w:sz w:val="23"/>
        </w:rPr>
        <w:t>地区案例采用2022—2025年实际年度负荷</w:t>
      </w:r>
      <w:ins w:id="125" w:author="xh" w:date="2026-10-12T10:28:09Z">
        <w:r>
          <w:rPr>
            <w:rFonts w:hint="eastAsia"/>
            <w:b w:val="0"/>
            <w:color w:val="000000"/>
            <w:sz w:val="23"/>
            <w:lang w:eastAsia="zh"/>
            <w:woUserID w:val="1"/>
          </w:rPr>
          <w:t>和</w:t>
        </w:r>
      </w:ins>
      <w:del w:id="126" w:author="xh" w:date="2026-10-12T10:28:09Z">
        <w:r>
          <w:rPr>
            <w:rFonts w:hint="eastAsia"/>
            <w:b w:val="0"/>
            <w:color w:val="000000"/>
            <w:sz w:val="23"/>
            <w:lang w:eastAsia="zh"/>
            <w:woUserID w:val="1"/>
          </w:rPr>
          <w:delText>、</w:delText>
        </w:r>
      </w:del>
      <w:ins w:id="127" w:author="白日梦想家" w:date="2026-10-11T18:05:36Z">
        <w:r>
          <w:rPr>
            <w:rFonts w:hint="eastAsia"/>
            <w:b w:val="0"/>
            <w:color w:val="000000"/>
            <w:sz w:val="23"/>
            <w:lang w:eastAsia="zh"/>
            <w:woUserID w:val="1"/>
          </w:rPr>
          <w:t>新能源</w:t>
        </w:r>
      </w:ins>
      <w:ins w:id="128" w:author="xh" w:date="2026-10-12T10:28:09Z">
        <w:r>
          <w:rPr>
            <w:rFonts w:ascii="Times New Roman" w:hAnsi="Times New Roman" w:eastAsia="方正仿宋_GBK"/>
            <w:b w:val="0"/>
            <w:color w:val="000000"/>
            <w:sz w:val="23"/>
          </w:rPr>
          <w:t>规模</w:t>
        </w:r>
      </w:ins>
      <w:r>
        <w:rPr>
          <w:rFonts w:ascii="Times New Roman" w:hAnsi="Times New Roman" w:eastAsia="方正仿宋_GBK"/>
          <w:b w:val="0"/>
          <w:color w:val="000000"/>
          <w:sz w:val="23"/>
        </w:rPr>
        <w:t>回算</w:t>
      </w:r>
      <w:ins w:id="129" w:author="xh" w:date="2026-10-12T10:28:09Z">
        <w:r>
          <w:rPr>
            <w:rFonts w:ascii="Times New Roman" w:hAnsi="Times New Roman" w:eastAsia="方正仿宋_GBK"/>
            <w:b w:val="0"/>
            <w:color w:val="000000"/>
            <w:sz w:val="23"/>
          </w:rPr>
          <w:t>，</w:t>
        </w:r>
      </w:ins>
      <w:del w:id="130" w:author="xh" w:date="2026-10-12T10:28:09Z">
        <w:r>
          <w:rPr>
            <w:rFonts w:ascii="Times New Roman" w:hAnsi="Times New Roman" w:eastAsia="方正仿宋_GBK"/>
            <w:b w:val="0"/>
            <w:color w:val="000000"/>
            <w:sz w:val="23"/>
          </w:rPr>
          <w:delText>。</w:delText>
        </w:r>
      </w:del>
      <w:r>
        <w:rPr>
          <w:rFonts w:ascii="Times New Roman" w:hAnsi="Times New Roman" w:eastAsia="方正仿宋_GBK"/>
          <w:b w:val="0"/>
          <w:color w:val="000000"/>
          <w:sz w:val="23"/>
        </w:rPr>
        <w:t>同一地区两类方案共用初始设备、候选网络和工程价格</w:t>
      </w:r>
      <w:ins w:id="131" w:author="xh" w:date="2026-10-12T10:28:09Z">
        <w:r>
          <w:rPr>
            <w:rFonts w:ascii="Times New Roman" w:hAnsi="Times New Roman" w:eastAsia="方正仿宋_GBK"/>
            <w:b w:val="0"/>
            <w:color w:val="000000"/>
            <w:sz w:val="23"/>
          </w:rPr>
          <w:t>。</w:t>
        </w:r>
      </w:ins>
      <w:del w:id="132" w:author="xh" w:date="2026-10-12T10:28:09Z">
        <w:r>
          <w:rPr>
            <w:rFonts w:ascii="Times New Roman" w:hAnsi="Times New Roman" w:eastAsia="方正仿宋_GBK"/>
            <w:b w:val="0"/>
            <w:color w:val="000000"/>
            <w:sz w:val="23"/>
          </w:rPr>
          <w:delText>；</w:delText>
        </w:r>
      </w:del>
      <w:r>
        <w:rPr>
          <w:rFonts w:ascii="Times New Roman" w:hAnsi="Times New Roman" w:eastAsia="方正仿宋_GBK"/>
          <w:b w:val="0"/>
          <w:color w:val="000000"/>
          <w:sz w:val="23"/>
        </w:rPr>
        <w:t>邳州、市区模型初始主变容量分别为1463.50 MVA、2900.00 MVA</w:t>
      </w:r>
      <w:ins w:id="133" w:author="xh" w:date="2026-10-12T10:28:09Z">
        <w:r>
          <w:rPr>
            <w:rFonts w:ascii="Times New Roman" w:hAnsi="Times New Roman" w:eastAsia="方正仿宋_GBK"/>
            <w:b w:val="0"/>
            <w:color w:val="000000"/>
            <w:sz w:val="23"/>
          </w:rPr>
          <w:t>，</w:t>
        </w:r>
      </w:ins>
      <w:del w:id="134" w:author="xh" w:date="2026-10-12T10:28:09Z">
        <w:r>
          <w:rPr>
            <w:rFonts w:ascii="Times New Roman" w:hAnsi="Times New Roman" w:eastAsia="方正仿宋_GBK"/>
            <w:b w:val="0"/>
            <w:color w:val="000000"/>
            <w:sz w:val="23"/>
          </w:rPr>
          <w:delText>。</w:delText>
        </w:r>
      </w:del>
      <w:del w:id="135" w:author="白日梦想家" w:date="2026-10-11T18:08:11Z">
        <w:r>
          <w:rPr>
            <w:rFonts w:ascii="Times New Roman" w:hAnsi="Times New Roman" w:eastAsia="方正仿宋_GBK"/>
            <w:b w:val="0"/>
            <w:color w:val="000000"/>
            <w:sz w:val="23"/>
          </w:rPr>
          <w:delText>该</w:delText>
        </w:r>
      </w:del>
      <w:r>
        <w:rPr>
          <w:rFonts w:ascii="Times New Roman" w:hAnsi="Times New Roman" w:eastAsia="方正仿宋_GBK"/>
          <w:b w:val="0"/>
          <w:color w:val="000000"/>
          <w:sz w:val="23"/>
        </w:rPr>
        <w:t>起点</w:t>
      </w:r>
      <w:ins w:id="136" w:author="白日梦想家" w:date="2026-10-11T18:08:19Z">
        <w:r>
          <w:rPr>
            <w:rFonts w:hint="eastAsia"/>
            <w:b w:val="0"/>
            <w:color w:val="000000"/>
            <w:sz w:val="23"/>
            <w:lang w:eastAsia="zh"/>
            <w:woUserID w:val="1"/>
          </w:rPr>
          <w:t>容载比</w:t>
        </w:r>
      </w:ins>
      <w:ins w:id="137" w:author="白日梦想家" w:date="2026-10-11T18:08:20Z">
        <w:r>
          <w:rPr>
            <w:rFonts w:hint="eastAsia"/>
            <w:b w:val="0"/>
            <w:color w:val="000000"/>
            <w:sz w:val="23"/>
            <w:lang w:eastAsia="zh"/>
            <w:woUserID w:val="1"/>
          </w:rPr>
          <w:t>均</w:t>
        </w:r>
      </w:ins>
      <w:ins w:id="138" w:author="xh" w:date="2026-10-12T10:28:09Z">
        <w:r>
          <w:rPr>
            <w:rFonts w:hint="eastAsia"/>
            <w:b w:val="0"/>
            <w:color w:val="000000"/>
            <w:sz w:val="23"/>
            <w:lang w:eastAsia="zh"/>
            <w:woUserID w:val="1"/>
          </w:rPr>
          <w:t>约</w:t>
        </w:r>
      </w:ins>
      <w:r>
        <w:rPr>
          <w:rFonts w:hint="eastAsia"/>
          <w:b w:val="0"/>
          <w:color w:val="000000"/>
          <w:sz w:val="23"/>
          <w:lang w:eastAsia="zh"/>
          <w:woUserID w:val="1"/>
        </w:rPr>
        <w:t>为</w:t>
      </w:r>
      <w:ins w:id="139" w:author="白日梦想家" w:date="2026-10-11T18:08:22Z">
        <w:r>
          <w:rPr>
            <w:rFonts w:hint="eastAsia"/>
            <w:b w:val="0"/>
            <w:color w:val="000000"/>
            <w:sz w:val="23"/>
            <w:lang w:eastAsia="zh"/>
            <w:woUserID w:val="1"/>
          </w:rPr>
          <w:t>2.0，</w:t>
        </w:r>
      </w:ins>
      <w:r>
        <w:rPr>
          <w:rFonts w:ascii="Times New Roman" w:hAnsi="Times New Roman" w:eastAsia="方正仿宋_GBK"/>
          <w:b w:val="0"/>
          <w:color w:val="000000"/>
          <w:sz w:val="23"/>
        </w:rPr>
        <w:t>用于统一方案比较</w:t>
      </w:r>
      <w:ins w:id="140" w:author="xh" w:date="2026-10-12T10:28:09Z">
        <w:r>
          <w:rPr>
            <w:rFonts w:ascii="Times New Roman" w:hAnsi="Times New Roman" w:eastAsia="方正仿宋_GBK"/>
            <w:b w:val="0"/>
            <w:color w:val="000000"/>
            <w:sz w:val="23"/>
          </w:rPr>
          <w:t>。</w:t>
        </w:r>
      </w:ins>
      <w:del w:id="141" w:author="xh" w:date="2026-10-12T10:28:09Z">
        <w:r>
          <w:rPr>
            <w:rFonts w:ascii="Times New Roman" w:hAnsi="Times New Roman" w:eastAsia="方正仿宋_GBK"/>
            <w:b w:val="0"/>
            <w:color w:val="000000"/>
            <w:sz w:val="23"/>
          </w:rPr>
          <w:delText>，</w:delText>
        </w:r>
      </w:del>
      <w:r>
        <w:rPr>
          <w:rFonts w:ascii="Times New Roman" w:hAnsi="Times New Roman" w:eastAsia="方正仿宋_GBK"/>
          <w:b w:val="0"/>
          <w:color w:val="000000"/>
          <w:sz w:val="23"/>
        </w:rPr>
        <w:t>历史实际容量用于现状分析，后续规划容量由优化确定</w:t>
      </w:r>
      <w:ins w:id="142" w:author="xh" w:date="2026-10-12T10:28:09Z">
        <w:r>
          <w:rPr>
            <w:rFonts w:ascii="Times New Roman" w:hAnsi="Times New Roman" w:eastAsia="方正仿宋_GBK"/>
            <w:b w:val="0"/>
            <w:color w:val="000000"/>
            <w:sz w:val="23"/>
          </w:rPr>
          <w:t>，因此</w:t>
        </w:r>
      </w:ins>
      <w:del w:id="143" w:author="xh" w:date="2026-10-12T10:28:09Z">
        <w:r>
          <w:rPr>
            <w:rFonts w:ascii="Times New Roman" w:hAnsi="Times New Roman" w:eastAsia="方正仿宋_GBK"/>
            <w:b w:val="0"/>
            <w:color w:val="000000"/>
            <w:sz w:val="23"/>
          </w:rPr>
          <w:delText>。</w:delText>
        </w:r>
      </w:del>
      <w:r>
        <w:rPr>
          <w:rFonts w:ascii="Times New Roman" w:hAnsi="Times New Roman" w:eastAsia="方正仿宋_GBK"/>
          <w:b w:val="0"/>
          <w:color w:val="000000"/>
          <w:sz w:val="23"/>
        </w:rPr>
        <w:t>下文建设过程均为</w:t>
      </w:r>
      <w:ins w:id="144" w:author="xh" w:date="2026-10-12T10:28:09Z">
        <w:r>
          <w:rPr>
            <w:rFonts w:ascii="Times New Roman" w:hAnsi="Times New Roman" w:eastAsia="方正仿宋_GBK"/>
            <w:b w:val="0"/>
            <w:color w:val="000000"/>
            <w:sz w:val="23"/>
          </w:rPr>
          <w:t>共同起点下的</w:t>
        </w:r>
      </w:ins>
      <w:r>
        <w:rPr>
          <w:rFonts w:ascii="Times New Roman" w:hAnsi="Times New Roman" w:eastAsia="方正仿宋_GBK"/>
          <w:b w:val="0"/>
          <w:color w:val="000000"/>
          <w:sz w:val="23"/>
        </w:rPr>
        <w:t>模型回算安排。（</w:t>
      </w:r>
      <w:ins w:id="145" w:author="xh" w:date="2026-10-12T10:28:09Z">
        <w:r>
          <w:rPr>
            <w:rFonts w:ascii="Times New Roman" w:hAnsi="Times New Roman" w:eastAsia="方正仿宋_GBK"/>
            <w:b w:val="0"/>
            <w:color w:val="000000"/>
            <w:sz w:val="23"/>
          </w:rPr>
          <w:t>研究报告</w:t>
        </w:r>
      </w:ins>
      <w:del w:id="146" w:author="xh" w:date="2026-10-12T10:28:09Z">
        <w:r>
          <w:rPr>
            <w:rFonts w:ascii="Times New Roman" w:hAnsi="Times New Roman" w:eastAsia="方正仿宋_GBK"/>
            <w:b w:val="0"/>
            <w:color w:val="000000"/>
            <w:sz w:val="23"/>
          </w:rPr>
          <w:delText>终稿</w:delText>
        </w:r>
      </w:del>
      <w:r>
        <w:rPr>
          <w:rFonts w:ascii="Times New Roman" w:hAnsi="Times New Roman" w:eastAsia="方正仿宋_GBK"/>
          <w:b w:val="0"/>
          <w:color w:val="000000"/>
          <w:sz w:val="23"/>
        </w:rPr>
        <w:t>第5.1节）</w:t>
      </w:r>
    </w:p>
    <w:p w14:paraId="37D94136">
      <w:pPr>
        <w:widowControl/>
        <w:snapToGrid w:val="0"/>
        <w:spacing w:before="0" w:after="100" w:line="320" w:lineRule="exact"/>
        <w:ind w:left="0" w:leftChars="0" w:right="0" w:rightChars="0" w:firstLine="460" w:firstLineChars="0"/>
        <w:jc w:val="both"/>
      </w:pPr>
      <w:r>
        <w:rPr>
          <w:rFonts w:ascii="Times New Roman" w:hAnsi="Times New Roman" w:eastAsia="方正仿宋_GBK"/>
          <w:b w:val="0"/>
          <w:color w:val="000000"/>
          <w:sz w:val="23"/>
        </w:rPr>
        <w:t>刚性方案</w:t>
      </w:r>
      <w:ins w:id="147" w:author="xh" w:date="2026-10-12T10:40:29Z">
        <w:r>
          <w:rPr>
            <w:rFonts w:ascii="Times New Roman" w:hAnsi="Times New Roman" w:eastAsia="方正仿宋_GBK"/>
            <w:b w:val="0"/>
            <w:color w:val="000000"/>
            <w:sz w:val="23"/>
          </w:rPr>
          <w:t>新增容量</w:t>
        </w:r>
      </w:ins>
      <w:r>
        <w:rPr>
          <w:rFonts w:ascii="Times New Roman" w:hAnsi="Times New Roman" w:eastAsia="方正仿宋_GBK"/>
          <w:b w:val="0"/>
          <w:color w:val="000000"/>
          <w:sz w:val="23"/>
        </w:rPr>
        <w:t>按</w:t>
      </w:r>
      <w:ins w:id="148" w:author="xh" w:date="2026-10-12T10:40:29Z">
        <w:r>
          <w:rPr>
            <w:rFonts w:hint="eastAsia"/>
            <w:b w:val="0"/>
            <w:color w:val="000000"/>
            <w:sz w:val="23"/>
            <w:lang w:eastAsia="zh"/>
            <w:woUserID w:val="1"/>
          </w:rPr>
          <w:t>当年负荷的</w:t>
        </w:r>
      </w:ins>
      <w:del w:id="149" w:author="xh" w:date="2026-10-12T10:40:29Z">
        <w:r>
          <w:rPr>
            <w:rFonts w:hint="eastAsia"/>
            <w:b w:val="0"/>
            <w:color w:val="000000"/>
            <w:sz w:val="23"/>
            <w:lang w:eastAsia="zh"/>
            <w:woUserID w:val="1"/>
          </w:rPr>
          <w:delText>容载比</w:delText>
        </w:r>
      </w:del>
      <w:ins w:id="150" w:author="白日梦想家" w:date="2026-10-11T18:05:07Z">
        <w:r>
          <w:rPr>
            <w:rFonts w:hint="eastAsia"/>
            <w:b w:val="0"/>
            <w:color w:val="000000"/>
            <w:sz w:val="23"/>
            <w:lang w:eastAsia="zh"/>
            <w:woUserID w:val="1"/>
          </w:rPr>
          <w:t>2.0</w:t>
        </w:r>
      </w:ins>
      <w:del w:id="151" w:author="白日梦想家" w:date="2026-10-11T18:05:03Z">
        <w:r>
          <w:rPr>
            <w:rFonts w:ascii="Times New Roman" w:hAnsi="Times New Roman" w:eastAsia="方正仿宋_GBK"/>
            <w:b w:val="0"/>
            <w:color w:val="000000"/>
            <w:sz w:val="23"/>
          </w:rPr>
          <w:delText>当年负荷两倍控制新增扩容后的主变容量</w:delText>
        </w:r>
      </w:del>
      <w:ins w:id="152" w:author="xh" w:date="2026-10-12T10:40:29Z">
        <w:r>
          <w:rPr>
            <w:rFonts w:hint="eastAsia"/>
            <w:b w:val="0"/>
            <w:color w:val="000000"/>
            <w:sz w:val="23"/>
            <w:lang w:eastAsia="zh"/>
            <w:woUserID w:val="1"/>
          </w:rPr>
          <w:t>倍</w:t>
        </w:r>
      </w:ins>
      <w:r>
        <w:rPr>
          <w:rFonts w:hint="eastAsia"/>
          <w:b w:val="0"/>
          <w:color w:val="000000"/>
          <w:sz w:val="23"/>
          <w:lang w:eastAsia="zh"/>
          <w:woUserID w:val="1"/>
        </w:rPr>
        <w:t>控制</w:t>
      </w:r>
      <w:ins w:id="153" w:author="白日梦想家" w:date="2026-10-11T18:05:15Z">
        <w:r>
          <w:rPr>
            <w:rFonts w:hint="eastAsia"/>
            <w:b w:val="0"/>
            <w:color w:val="000000"/>
            <w:sz w:val="23"/>
            <w:lang w:eastAsia="zh"/>
            <w:woUserID w:val="1"/>
          </w:rPr>
          <w:t>，</w:t>
        </w:r>
      </w:ins>
      <w:ins w:id="154" w:author="xh" w:date="2026-10-12T10:40:29Z">
        <w:r>
          <w:rPr>
            <w:rFonts w:hint="eastAsia"/>
            <w:b w:val="0"/>
            <w:color w:val="000000"/>
            <w:sz w:val="23"/>
            <w:lang w:eastAsia="zh"/>
            <w:woUserID w:val="1"/>
          </w:rPr>
          <w:t>并</w:t>
        </w:r>
      </w:ins>
      <w:r>
        <w:rPr>
          <w:rFonts w:hint="eastAsia"/>
          <w:b w:val="0"/>
          <w:color w:val="000000"/>
          <w:sz w:val="23"/>
          <w:lang w:eastAsia="zh"/>
          <w:woUserID w:val="1"/>
        </w:rPr>
        <w:t>结合</w:t>
      </w:r>
      <w:ins w:id="155" w:author="白日梦想家" w:date="2026-10-11T18:05:18Z">
        <w:r>
          <w:rPr>
            <w:rFonts w:hint="eastAsia"/>
            <w:b w:val="0"/>
            <w:color w:val="000000"/>
            <w:sz w:val="23"/>
            <w:lang w:eastAsia="zh"/>
            <w:woUserID w:val="1"/>
          </w:rPr>
          <w:t>配储</w:t>
        </w:r>
      </w:ins>
      <w:ins w:id="156" w:author="白日梦想家" w:date="2026-10-11T18:05:19Z">
        <w:r>
          <w:rPr>
            <w:rFonts w:hint="eastAsia"/>
            <w:b w:val="0"/>
            <w:color w:val="000000"/>
            <w:sz w:val="23"/>
            <w:lang w:eastAsia="zh"/>
            <w:woUserID w:val="1"/>
          </w:rPr>
          <w:t>及</w:t>
        </w:r>
      </w:ins>
      <w:ins w:id="157" w:author="白日梦想家" w:date="2026-10-11T18:05:21Z">
        <w:r>
          <w:rPr>
            <w:rFonts w:hint="eastAsia"/>
            <w:b w:val="0"/>
            <w:color w:val="000000"/>
            <w:sz w:val="23"/>
            <w:lang w:eastAsia="zh"/>
            <w:woUserID w:val="1"/>
          </w:rPr>
          <w:t>10</w:t>
        </w:r>
      </w:ins>
      <w:ins w:id="158" w:author="xh" w:date="2026-10-12T10:40:29Z">
        <w:r>
          <w:rPr>
            <w:rFonts w:hint="eastAsia"/>
            <w:b w:val="0"/>
            <w:color w:val="000000"/>
            <w:sz w:val="23"/>
            <w:lang w:eastAsia="zh"/>
            <w:woUserID w:val="1"/>
          </w:rPr>
          <w:t xml:space="preserve"> </w:t>
        </w:r>
      </w:ins>
      <w:r>
        <w:rPr>
          <w:rFonts w:hint="eastAsia"/>
          <w:b w:val="0"/>
          <w:color w:val="000000"/>
          <w:sz w:val="23"/>
          <w:lang w:eastAsia="zh"/>
          <w:woUserID w:val="1"/>
        </w:rPr>
        <w:t>kV</w:t>
      </w:r>
      <w:ins w:id="159" w:author="白日梦想家" w:date="2026-10-11T18:05:23Z">
        <w:r>
          <w:rPr>
            <w:rFonts w:hint="eastAsia"/>
            <w:b w:val="0"/>
            <w:color w:val="000000"/>
            <w:sz w:val="23"/>
            <w:lang w:eastAsia="zh"/>
            <w:woUserID w:val="1"/>
          </w:rPr>
          <w:t>联络</w:t>
        </w:r>
      </w:ins>
      <w:ins w:id="160" w:author="xh" w:date="2026-10-12T10:40:29Z">
        <w:r>
          <w:rPr>
            <w:rFonts w:hint="eastAsia"/>
            <w:b w:val="0"/>
            <w:color w:val="000000"/>
            <w:sz w:val="23"/>
            <w:lang w:eastAsia="zh"/>
            <w:woUserID w:val="1"/>
          </w:rPr>
          <w:t>满足供电要求，负荷回落时保留上一年度在役容量</w:t>
        </w:r>
      </w:ins>
      <w:del w:id="161" w:author="xh" w:date="2026-10-12T10:40:29Z">
        <w:r>
          <w:rPr>
            <w:rFonts w:hint="eastAsia"/>
            <w:b w:val="0"/>
            <w:color w:val="000000"/>
            <w:sz w:val="23"/>
            <w:lang w:eastAsia="zh"/>
            <w:woUserID w:val="1"/>
          </w:rPr>
          <w:delText>等</w:delText>
        </w:r>
      </w:del>
      <w:ins w:id="162" w:author="白日梦想家" w:date="2026-10-11T18:05:25Z">
        <w:del w:id="163" w:author="xh" w:date="2026-10-12T10:40:29Z">
          <w:r>
            <w:rPr>
              <w:rFonts w:hint="eastAsia"/>
              <w:b w:val="0"/>
              <w:color w:val="000000"/>
              <w:sz w:val="23"/>
              <w:lang w:eastAsia="zh"/>
              <w:woUserID w:val="1"/>
            </w:rPr>
            <w:delText>方式</w:delText>
          </w:r>
        </w:del>
      </w:ins>
      <w:del w:id="164" w:author="白日梦想家" w:date="2026-10-11T18:05:13Z">
        <w:r>
          <w:rPr>
            <w:rFonts w:ascii="Times New Roman" w:hAnsi="Times New Roman" w:eastAsia="方正仿宋_GBK"/>
            <w:b w:val="0"/>
            <w:color w:val="000000"/>
            <w:sz w:val="23"/>
          </w:rPr>
          <w:delText>。负荷下降造成既有容量对应容载比超过2.00时</w:delText>
        </w:r>
      </w:del>
      <w:r>
        <w:rPr>
          <w:rFonts w:ascii="Times New Roman" w:hAnsi="Times New Roman" w:eastAsia="方正仿宋_GBK"/>
          <w:b w:val="0"/>
          <w:color w:val="000000"/>
          <w:sz w:val="23"/>
        </w:rPr>
        <w:t>。弹性容载比</w:t>
      </w:r>
      <w:ins w:id="165" w:author="白日梦想家" w:date="2026-10-11T18:07:20Z">
        <w:r>
          <w:rPr>
            <w:rFonts w:hint="eastAsia"/>
            <w:b w:val="0"/>
            <w:color w:val="000000"/>
            <w:sz w:val="23"/>
            <w:lang w:eastAsia="zh"/>
            <w:woUserID w:val="1"/>
          </w:rPr>
          <w:t>则</w:t>
        </w:r>
      </w:ins>
      <w:ins w:id="166" w:author="白日梦想家" w:date="2026-10-11T18:07:23Z">
        <w:r>
          <w:rPr>
            <w:rFonts w:hint="eastAsia"/>
            <w:b w:val="0"/>
            <w:color w:val="000000"/>
            <w:sz w:val="23"/>
            <w:lang w:eastAsia="zh"/>
            <w:woUserID w:val="1"/>
          </w:rPr>
          <w:t>可以</w:t>
        </w:r>
      </w:ins>
      <w:del w:id="167" w:author="白日梦想家" w:date="2026-10-11T18:07:19Z">
        <w:r>
          <w:rPr>
            <w:rFonts w:ascii="Times New Roman" w:hAnsi="Times New Roman" w:eastAsia="方正仿宋_GBK"/>
            <w:b w:val="0"/>
            <w:color w:val="000000"/>
            <w:sz w:val="23"/>
          </w:rPr>
          <w:delText>是在</w:delText>
        </w:r>
      </w:del>
      <w:del w:id="168" w:author="白日梦想家" w:date="2026-10-11T18:07:18Z">
        <w:r>
          <w:rPr>
            <w:rFonts w:ascii="Times New Roman" w:hAnsi="Times New Roman" w:eastAsia="方正仿宋_GBK"/>
            <w:b w:val="0"/>
            <w:color w:val="000000"/>
            <w:sz w:val="23"/>
          </w:rPr>
          <w:delText>相同技术约束下，经评价期费用比较确定、允许适度偏离一般上限的研究取值；本次弹性方案在</w:delText>
        </w:r>
      </w:del>
      <w:r>
        <w:rPr>
          <w:rFonts w:ascii="Times New Roman" w:hAnsi="Times New Roman" w:eastAsia="方正仿宋_GBK"/>
          <w:b w:val="0"/>
          <w:color w:val="000000"/>
          <w:sz w:val="23"/>
        </w:rPr>
        <w:t>突破</w:t>
      </w:r>
      <w:ins w:id="169" w:author="白日梦想家" w:date="2026-10-11T18:07:28Z">
        <w:del w:id="170" w:author="xh" w:date="2026-10-12T10:40:29Z">
          <w:r>
            <w:rPr>
              <w:rFonts w:hint="eastAsia"/>
              <w:b w:val="0"/>
              <w:color w:val="000000"/>
              <w:sz w:val="23"/>
              <w:lang w:eastAsia="zh"/>
              <w:woUserID w:val="1"/>
            </w:rPr>
            <w:delText>容载比</w:delText>
          </w:r>
        </w:del>
      </w:ins>
      <w:r>
        <w:rPr>
          <w:rFonts w:ascii="Times New Roman" w:hAnsi="Times New Roman" w:eastAsia="方正仿宋_GBK"/>
          <w:b w:val="0"/>
          <w:color w:val="000000"/>
          <w:sz w:val="23"/>
        </w:rPr>
        <w:t>2.00的</w:t>
      </w:r>
      <w:ins w:id="171" w:author="白日梦想家" w:date="2026-10-11T18:07:33Z">
        <w:r>
          <w:rPr>
            <w:rFonts w:hint="eastAsia"/>
            <w:b w:val="0"/>
            <w:color w:val="000000"/>
            <w:sz w:val="23"/>
            <w:lang w:eastAsia="zh"/>
            <w:woUserID w:val="1"/>
          </w:rPr>
          <w:t>限制</w:t>
        </w:r>
      </w:ins>
      <w:del w:id="172" w:author="白日梦想家" w:date="2026-10-11T18:07:32Z">
        <w:r>
          <w:rPr>
            <w:rFonts w:ascii="Times New Roman" w:hAnsi="Times New Roman" w:eastAsia="方正仿宋_GBK"/>
            <w:b w:val="0"/>
            <w:color w:val="000000"/>
            <w:sz w:val="23"/>
          </w:rPr>
          <w:delText>条件下</w:delText>
        </w:r>
      </w:del>
      <w:del w:id="173" w:author="白日梦想家" w:date="2026-10-11T18:07:38Z">
        <w:r>
          <w:rPr>
            <w:rFonts w:ascii="Times New Roman" w:hAnsi="Times New Roman" w:eastAsia="方正仿宋_GBK"/>
            <w:b w:val="0"/>
            <w:color w:val="000000"/>
            <w:sz w:val="23"/>
          </w:rPr>
          <w:delText>联合比选</w:delText>
        </w:r>
      </w:del>
      <w:r>
        <w:rPr>
          <w:rFonts w:ascii="Times New Roman" w:hAnsi="Times New Roman" w:eastAsia="方正仿宋_GBK"/>
          <w:b w:val="0"/>
          <w:color w:val="000000"/>
          <w:sz w:val="23"/>
        </w:rPr>
        <w:t>，最大容量由允许设备规格及可扩建位置确定，具体容载比</w:t>
      </w:r>
      <w:ins w:id="174" w:author="白日梦想家" w:date="2026-10-11T18:07:45Z">
        <w:r>
          <w:rPr>
            <w:rFonts w:hint="eastAsia"/>
            <w:b w:val="0"/>
            <w:color w:val="000000"/>
            <w:sz w:val="23"/>
            <w:lang w:eastAsia="zh"/>
            <w:woUserID w:val="1"/>
          </w:rPr>
          <w:t>通过</w:t>
        </w:r>
      </w:ins>
      <w:ins w:id="175" w:author="白日梦想家" w:date="2026-10-11T18:07:48Z">
        <w:r>
          <w:rPr>
            <w:rFonts w:hint="eastAsia"/>
            <w:b w:val="0"/>
            <w:color w:val="000000"/>
            <w:sz w:val="23"/>
            <w:lang w:eastAsia="zh"/>
            <w:woUserID w:val="1"/>
          </w:rPr>
          <w:t>寻优</w:t>
        </w:r>
      </w:ins>
      <w:ins w:id="176" w:author="白日梦想家" w:date="2026-10-11T18:07:50Z">
        <w:r>
          <w:rPr>
            <w:rFonts w:hint="eastAsia"/>
            <w:b w:val="0"/>
            <w:color w:val="000000"/>
            <w:sz w:val="23"/>
            <w:lang w:eastAsia="zh"/>
            <w:woUserID w:val="1"/>
          </w:rPr>
          <w:t>确定</w:t>
        </w:r>
      </w:ins>
      <w:del w:id="177" w:author="白日梦想家" w:date="2026-10-11T18:07:44Z">
        <w:r>
          <w:rPr>
            <w:rFonts w:ascii="Times New Roman" w:hAnsi="Times New Roman" w:eastAsia="方正仿宋_GBK"/>
            <w:b w:val="0"/>
            <w:color w:val="000000"/>
            <w:sz w:val="23"/>
          </w:rPr>
          <w:delText>随设备方案</w:delText>
        </w:r>
      </w:del>
      <w:del w:id="178" w:author="白日梦想家" w:date="2026-10-11T18:07:51Z">
        <w:r>
          <w:rPr>
            <w:rFonts w:ascii="Times New Roman" w:hAnsi="Times New Roman" w:eastAsia="方正仿宋_GBK"/>
            <w:b w:val="0"/>
            <w:color w:val="000000"/>
            <w:sz w:val="23"/>
          </w:rPr>
          <w:delText>形成</w:delText>
        </w:r>
      </w:del>
      <w:r>
        <w:rPr>
          <w:rFonts w:ascii="Times New Roman" w:hAnsi="Times New Roman" w:eastAsia="方正仿宋_GBK"/>
          <w:b w:val="0"/>
          <w:color w:val="000000"/>
          <w:sz w:val="23"/>
        </w:rPr>
        <w:t>。</w:t>
      </w:r>
    </w:p>
    <w:p w14:paraId="080D6D09">
      <w:pPr>
        <w:pStyle w:val="4"/>
        <w:keepNext/>
        <w:widowControl/>
        <w:snapToGrid w:val="0"/>
        <w:spacing w:before="80" w:after="80" w:line="320" w:lineRule="exact"/>
        <w:ind w:left="0" w:leftChars="0" w:right="0" w:rightChars="0" w:firstLine="0" w:firstLineChars="0"/>
        <w:jc w:val="both"/>
      </w:pPr>
      <w:r>
        <w:rPr>
          <w:rFonts w:ascii="Times New Roman" w:hAnsi="Times New Roman" w:eastAsia="方正仿宋_GBK"/>
          <w:b/>
          <w:color w:val="000000"/>
          <w:sz w:val="23"/>
        </w:rPr>
        <w:t>2.3 共同技术约束与储能支撑条件</w:t>
      </w:r>
    </w:p>
    <w:p w14:paraId="62F9EDDF">
      <w:pPr>
        <w:widowControl/>
        <w:snapToGrid w:val="0"/>
        <w:spacing w:before="0" w:after="100" w:line="320" w:lineRule="exact"/>
        <w:ind w:left="0" w:leftChars="0" w:right="0" w:rightChars="0" w:firstLine="460" w:firstLineChars="0"/>
        <w:jc w:val="both"/>
      </w:pPr>
      <w:r>
        <w:rPr>
          <w:rFonts w:ascii="Times New Roman" w:hAnsi="Times New Roman" w:eastAsia="方正仿宋_GBK"/>
          <w:b w:val="0"/>
          <w:color w:val="000000"/>
          <w:sz w:val="23"/>
        </w:rPr>
        <w:t>模型分别</w:t>
      </w:r>
      <w:ins w:id="179" w:author="xh" w:date="2026-10-12T10:47:05Z">
        <w:r>
          <w:rPr>
            <w:rFonts w:ascii="Times New Roman" w:hAnsi="Times New Roman" w:eastAsia="方正仿宋_GBK"/>
            <w:b w:val="0"/>
            <w:color w:val="000000"/>
            <w:sz w:val="23"/>
          </w:rPr>
          <w:t>选取邳州26个、市区45个同期静态截面，覆盖</w:t>
        </w:r>
      </w:ins>
      <w:del w:id="180" w:author="xh" w:date="2026-10-12T10:47:05Z">
        <w:r>
          <w:rPr>
            <w:rFonts w:ascii="Times New Roman" w:hAnsi="Times New Roman" w:eastAsia="方正仿宋_GBK"/>
            <w:b w:val="0"/>
            <w:color w:val="000000"/>
            <w:sz w:val="23"/>
          </w:rPr>
          <w:delText>组织</w:delText>
        </w:r>
      </w:del>
      <w:r>
        <w:rPr>
          <w:rFonts w:ascii="Times New Roman" w:hAnsi="Times New Roman" w:eastAsia="方正仿宋_GBK"/>
          <w:b w:val="0"/>
          <w:color w:val="000000"/>
          <w:sz w:val="23"/>
        </w:rPr>
        <w:t>区域正向峰值、日间最低净负荷</w:t>
      </w:r>
      <w:ins w:id="181" w:author="xh" w:date="2026-10-12T10:47:05Z">
        <w:r>
          <w:rPr>
            <w:rFonts w:ascii="Times New Roman" w:hAnsi="Times New Roman" w:eastAsia="方正仿宋_GBK"/>
            <w:b w:val="0"/>
            <w:color w:val="000000"/>
            <w:sz w:val="23"/>
          </w:rPr>
          <w:t>及各站局部极值</w:t>
        </w:r>
      </w:ins>
      <w:del w:id="182" w:author="xh" w:date="2026-10-12T10:47:05Z">
        <w:r>
          <w:rPr>
            <w:rFonts w:ascii="Times New Roman" w:hAnsi="Times New Roman" w:eastAsia="方正仿宋_GBK"/>
            <w:b w:val="0"/>
            <w:color w:val="000000"/>
            <w:sz w:val="23"/>
          </w:rPr>
          <w:delText>两类静态工况</w:delText>
        </w:r>
      </w:del>
      <w:r>
        <w:rPr>
          <w:rFonts w:ascii="Times New Roman" w:hAnsi="Times New Roman" w:eastAsia="方正仿宋_GBK"/>
          <w:b w:val="0"/>
          <w:color w:val="000000"/>
          <w:sz w:val="23"/>
        </w:rPr>
        <w:t>，</w:t>
      </w:r>
      <w:ins w:id="183" w:author="xh" w:date="2026-10-12T10:47:05Z">
        <w:r>
          <w:rPr>
            <w:rFonts w:ascii="Times New Roman" w:hAnsi="Times New Roman" w:eastAsia="方正仿宋_GBK"/>
            <w:b w:val="0"/>
            <w:color w:val="000000"/>
            <w:sz w:val="23"/>
          </w:rPr>
          <w:t>逐</w:t>
        </w:r>
      </w:ins>
      <w:del w:id="184" w:author="xh" w:date="2026-10-12T10:47:05Z">
        <w:r>
          <w:rPr>
            <w:rFonts w:ascii="Times New Roman" w:hAnsi="Times New Roman" w:eastAsia="方正仿宋_GBK"/>
            <w:b w:val="0"/>
            <w:color w:val="000000"/>
            <w:sz w:val="23"/>
          </w:rPr>
          <w:delText>每</w:delText>
        </w:r>
      </w:del>
      <w:r>
        <w:rPr>
          <w:rFonts w:ascii="Times New Roman" w:hAnsi="Times New Roman" w:eastAsia="方正仿宋_GBK"/>
          <w:b w:val="0"/>
          <w:color w:val="000000"/>
          <w:sz w:val="23"/>
        </w:rPr>
        <w:t>一</w:t>
      </w:r>
      <w:del w:id="185" w:author="xh" w:date="2026-10-12T10:47:05Z">
        <w:r>
          <w:rPr>
            <w:rFonts w:ascii="Times New Roman" w:hAnsi="Times New Roman" w:eastAsia="方正仿宋_GBK"/>
            <w:b w:val="0"/>
            <w:color w:val="000000"/>
            <w:sz w:val="23"/>
          </w:rPr>
          <w:delText>工况均</w:delText>
        </w:r>
      </w:del>
      <w:r>
        <w:rPr>
          <w:rFonts w:ascii="Times New Roman" w:hAnsi="Times New Roman" w:eastAsia="方正仿宋_GBK"/>
          <w:b w:val="0"/>
          <w:color w:val="000000"/>
          <w:sz w:val="23"/>
        </w:rPr>
        <w:t>校核正常运行</w:t>
      </w:r>
      <w:ins w:id="186" w:author="xh" w:date="2026-10-12T10:47:05Z">
        <w:r>
          <w:rPr>
            <w:rFonts w:ascii="Times New Roman" w:hAnsi="Times New Roman" w:eastAsia="方正仿宋_GBK"/>
            <w:b w:val="0"/>
            <w:color w:val="000000"/>
            <w:sz w:val="23"/>
          </w:rPr>
          <w:t>和</w:t>
        </w:r>
      </w:ins>
      <w:del w:id="187" w:author="xh" w:date="2026-10-12T10:47:05Z">
        <w:r>
          <w:rPr>
            <w:rFonts w:ascii="Times New Roman" w:hAnsi="Times New Roman" w:eastAsia="方正仿宋_GBK"/>
            <w:b w:val="0"/>
            <w:color w:val="000000"/>
            <w:sz w:val="23"/>
          </w:rPr>
          <w:delText>及</w:delText>
        </w:r>
      </w:del>
      <w:r>
        <w:rPr>
          <w:rFonts w:ascii="Times New Roman" w:hAnsi="Times New Roman" w:eastAsia="方正仿宋_GBK"/>
          <w:b w:val="0"/>
          <w:color w:val="000000"/>
          <w:sz w:val="23"/>
        </w:rPr>
        <w:t>各站最大单台主变N-1。故障站采用剩余主变容量，</w:t>
      </w:r>
      <w:del w:id="188" w:author="xh" w:date="2026-10-12T10:47:05Z">
        <w:r>
          <w:rPr>
            <w:rFonts w:ascii="Times New Roman" w:hAnsi="Times New Roman" w:eastAsia="方正仿宋_GBK"/>
            <w:b w:val="0"/>
            <w:color w:val="000000"/>
            <w:sz w:val="23"/>
          </w:rPr>
          <w:delText>健康</w:delText>
        </w:r>
      </w:del>
      <w:r>
        <w:rPr>
          <w:rFonts w:ascii="Times New Roman" w:hAnsi="Times New Roman" w:eastAsia="方正仿宋_GBK"/>
          <w:b w:val="0"/>
          <w:color w:val="000000"/>
          <w:sz w:val="23"/>
        </w:rPr>
        <w:t>邻站采用正常可用容量，</w:t>
      </w:r>
      <w:ins w:id="189" w:author="xh" w:date="2026-10-12T10:47:05Z">
        <w:r>
          <w:rPr>
            <w:rFonts w:ascii="Times New Roman" w:hAnsi="Times New Roman" w:eastAsia="方正仿宋_GBK"/>
            <w:b w:val="0"/>
            <w:color w:val="000000"/>
            <w:sz w:val="23"/>
          </w:rPr>
          <w:t>正常运行允许调整供区，故障后重新安排</w:t>
        </w:r>
      </w:ins>
      <w:r>
        <w:rPr>
          <w:rFonts w:ascii="Times New Roman" w:hAnsi="Times New Roman" w:eastAsia="方正仿宋_GBK"/>
          <w:b w:val="0"/>
          <w:color w:val="000000"/>
          <w:sz w:val="23"/>
        </w:rPr>
        <w:t>负荷转接</w:t>
      </w:r>
      <w:del w:id="190" w:author="xh" w:date="2026-10-12T10:47:05Z">
        <w:r>
          <w:rPr>
            <w:rFonts w:ascii="Times New Roman" w:hAnsi="Times New Roman" w:eastAsia="方正仿宋_GBK"/>
            <w:b w:val="0"/>
            <w:color w:val="000000"/>
            <w:sz w:val="23"/>
          </w:rPr>
          <w:delText>随工况重新安排</w:delText>
        </w:r>
      </w:del>
      <w:r>
        <w:rPr>
          <w:rFonts w:ascii="Times New Roman" w:hAnsi="Times New Roman" w:eastAsia="方正仿宋_GBK"/>
          <w:b w:val="0"/>
          <w:color w:val="000000"/>
          <w:sz w:val="23"/>
        </w:rPr>
        <w:t>。</w:t>
      </w:r>
    </w:p>
    <w:p w14:paraId="0E98AD42">
      <w:pPr>
        <w:widowControl/>
        <w:snapToGrid w:val="0"/>
        <w:spacing w:before="0" w:after="100" w:line="320" w:lineRule="exact"/>
        <w:ind w:left="0" w:leftChars="0" w:right="0" w:rightChars="0" w:firstLine="460" w:firstLineChars="0"/>
        <w:jc w:val="both"/>
      </w:pPr>
      <w:r>
        <w:rPr>
          <w:rFonts w:ascii="Times New Roman" w:hAnsi="Times New Roman" w:eastAsia="方正仿宋_GBK"/>
          <w:b w:val="0"/>
          <w:color w:val="000000"/>
          <w:sz w:val="23"/>
        </w:rPr>
        <w:t>转供同时受送端可切换负荷、馈线容量、联络通道和受端主变余量限制，共用馈线的联络共用其能力预算。</w:t>
      </w:r>
      <w:ins w:id="191" w:author="xh" w:date="2026-10-12T10:58:20Z">
        <w:r>
          <w:rPr>
            <w:rFonts w:ascii="Times New Roman" w:hAnsi="Times New Roman" w:eastAsia="方正仿宋_GBK"/>
            <w:b w:val="0"/>
            <w:color w:val="000000"/>
            <w:sz w:val="23"/>
          </w:rPr>
          <w:t>负荷转接保持</w:t>
        </w:r>
      </w:ins>
      <w:r>
        <w:rPr>
          <w:rFonts w:ascii="Times New Roman" w:hAnsi="Times New Roman" w:eastAsia="方正仿宋_GBK"/>
          <w:b w:val="0"/>
          <w:color w:val="000000"/>
          <w:sz w:val="23"/>
        </w:rPr>
        <w:t>区域内部转入、转出</w:t>
      </w:r>
      <w:ins w:id="192" w:author="xh" w:date="2026-10-12T10:58:20Z">
        <w:r>
          <w:rPr>
            <w:rFonts w:hint="eastAsia"/>
            <w:b w:val="0"/>
            <w:color w:val="000000"/>
            <w:sz w:val="23"/>
            <w:lang w:eastAsia="zh"/>
            <w:woUserID w:val="1"/>
          </w:rPr>
          <w:t>合计相等，</w:t>
        </w:r>
      </w:ins>
      <w:del w:id="193" w:author="xh" w:date="2026-10-12T10:58:20Z">
        <w:r>
          <w:rPr>
            <w:rFonts w:hint="eastAsia"/>
            <w:b w:val="0"/>
            <w:color w:val="000000"/>
            <w:sz w:val="23"/>
            <w:lang w:eastAsia="zh"/>
            <w:woUserID w:val="1"/>
          </w:rPr>
          <w:delText>负荷</w:delText>
        </w:r>
      </w:del>
      <w:del w:id="194" w:author="xh" w:date="2026-10-12T10:58:20Z">
        <w:r>
          <w:rPr>
            <w:rFonts w:ascii="Times New Roman" w:hAnsi="Times New Roman" w:eastAsia="方正仿宋_GBK"/>
            <w:b w:val="0"/>
            <w:color w:val="000000"/>
            <w:sz w:val="23"/>
          </w:rPr>
          <w:delText>保持</w:delText>
        </w:r>
      </w:del>
      <w:ins w:id="195" w:author="白日梦想家" w:date="2026-10-11T18:14:20Z">
        <w:del w:id="196" w:author="xh" w:date="2026-10-12T10:58:20Z">
          <w:r>
            <w:rPr>
              <w:rFonts w:hint="eastAsia"/>
              <w:b w:val="0"/>
              <w:color w:val="000000"/>
              <w:sz w:val="23"/>
              <w:lang w:eastAsia="zh"/>
              <w:woUserID w:val="1"/>
            </w:rPr>
            <w:delText>恒定</w:delText>
          </w:r>
        </w:del>
      </w:ins>
      <w:del w:id="197" w:author="白日梦想家" w:date="2026-10-11T18:14:19Z">
        <w:r>
          <w:rPr>
            <w:rFonts w:ascii="Times New Roman" w:hAnsi="Times New Roman" w:eastAsia="方正仿宋_GBK"/>
            <w:b w:val="0"/>
            <w:color w:val="000000"/>
            <w:sz w:val="23"/>
          </w:rPr>
          <w:delText>守恒</w:delText>
        </w:r>
      </w:del>
      <w:del w:id="198" w:author="xh" w:date="2026-10-12T10:58:20Z">
        <w:r>
          <w:rPr>
            <w:rFonts w:ascii="Times New Roman" w:hAnsi="Times New Roman" w:eastAsia="方正仿宋_GBK"/>
            <w:b w:val="0"/>
            <w:color w:val="000000"/>
            <w:sz w:val="23"/>
          </w:rPr>
          <w:delText>；</w:delText>
        </w:r>
      </w:del>
      <w:r>
        <w:rPr>
          <w:rFonts w:ascii="Times New Roman" w:hAnsi="Times New Roman" w:eastAsia="方正仿宋_GBK"/>
          <w:b w:val="0"/>
          <w:color w:val="000000"/>
          <w:sz w:val="23"/>
        </w:rPr>
        <w:t>新能源</w:t>
      </w:r>
      <w:ins w:id="199" w:author="xh" w:date="2026-10-12T10:58:20Z">
        <w:r>
          <w:rPr>
            <w:rFonts w:ascii="Times New Roman" w:hAnsi="Times New Roman" w:eastAsia="方正仿宋_GBK"/>
            <w:b w:val="0"/>
            <w:color w:val="000000"/>
            <w:sz w:val="23"/>
          </w:rPr>
          <w:t>仍</w:t>
        </w:r>
      </w:ins>
      <w:r>
        <w:rPr>
          <w:rFonts w:ascii="Times New Roman" w:hAnsi="Times New Roman" w:eastAsia="方正仿宋_GBK"/>
          <w:b w:val="0"/>
          <w:color w:val="000000"/>
          <w:sz w:val="23"/>
        </w:rPr>
        <w:t>保留原站归属，</w:t>
      </w:r>
      <w:ins w:id="200" w:author="xh" w:date="2026-10-12T10:58:20Z">
        <w:r>
          <w:rPr>
            <w:rFonts w:ascii="Times New Roman" w:hAnsi="Times New Roman" w:eastAsia="方正仿宋_GBK"/>
            <w:b w:val="0"/>
            <w:color w:val="000000"/>
            <w:sz w:val="23"/>
          </w:rPr>
          <w:t>因此</w:t>
        </w:r>
      </w:ins>
      <w:r>
        <w:rPr>
          <w:rFonts w:ascii="Times New Roman" w:hAnsi="Times New Roman" w:eastAsia="方正仿宋_GBK"/>
          <w:b w:val="0"/>
          <w:color w:val="000000"/>
          <w:sz w:val="23"/>
        </w:rPr>
        <w:t>转出用电负荷后</w:t>
      </w:r>
      <w:ins w:id="201" w:author="xh" w:date="2026-10-12T10:58:20Z">
        <w:r>
          <w:rPr>
            <w:rFonts w:ascii="Times New Roman" w:hAnsi="Times New Roman" w:eastAsia="方正仿宋_GBK"/>
            <w:b w:val="0"/>
            <w:color w:val="000000"/>
            <w:sz w:val="23"/>
          </w:rPr>
          <w:t>还需同步校核</w:t>
        </w:r>
      </w:ins>
      <w:del w:id="202" w:author="xh" w:date="2026-10-12T10:58:20Z">
        <w:r>
          <w:rPr>
            <w:rFonts w:ascii="Times New Roman" w:hAnsi="Times New Roman" w:eastAsia="方正仿宋_GBK"/>
            <w:b w:val="0"/>
            <w:color w:val="000000"/>
            <w:sz w:val="23"/>
          </w:rPr>
          <w:delText>的</w:delText>
        </w:r>
      </w:del>
      <w:r>
        <w:rPr>
          <w:rFonts w:ascii="Times New Roman" w:hAnsi="Times New Roman" w:eastAsia="方正仿宋_GBK"/>
          <w:b w:val="0"/>
          <w:color w:val="000000"/>
          <w:sz w:val="23"/>
        </w:rPr>
        <w:t>潜在反向压力</w:t>
      </w:r>
      <w:del w:id="203" w:author="xh" w:date="2026-10-12T10:58:20Z">
        <w:r>
          <w:rPr>
            <w:rFonts w:ascii="Times New Roman" w:hAnsi="Times New Roman" w:eastAsia="方正仿宋_GBK"/>
            <w:b w:val="0"/>
            <w:color w:val="000000"/>
            <w:sz w:val="23"/>
          </w:rPr>
          <w:delText>同步校核</w:delText>
        </w:r>
      </w:del>
      <w:r>
        <w:rPr>
          <w:rFonts w:ascii="Times New Roman" w:hAnsi="Times New Roman" w:eastAsia="方正仿宋_GBK"/>
          <w:b w:val="0"/>
          <w:color w:val="000000"/>
          <w:sz w:val="23"/>
        </w:rPr>
        <w:t>。</w:t>
      </w:r>
      <w:ins w:id="204" w:author="xh" w:date="2026-10-12T10:58:20Z">
        <w:r>
          <w:rPr>
            <w:rFonts w:hint="eastAsia"/>
            <w:b w:val="0"/>
            <w:color w:val="000000"/>
            <w:sz w:val="23"/>
            <w:lang w:eastAsia="zh"/>
            <w:woUserID w:val="1"/>
          </w:rPr>
          <w:t>两地区逐站</w:t>
        </w:r>
      </w:ins>
      <w:del w:id="205" w:author="xh" w:date="2026-10-12T10:58:20Z">
        <w:r>
          <w:rPr>
            <w:rFonts w:hint="eastAsia"/>
            <w:b w:val="0"/>
            <w:color w:val="000000"/>
            <w:sz w:val="23"/>
            <w:lang w:eastAsia="zh"/>
            <w:woUserID w:val="1"/>
          </w:rPr>
          <w:delText>邳州</w:delText>
        </w:r>
      </w:del>
      <w:ins w:id="206" w:author="白日梦想家" w:date="2026-10-11T18:15:40Z">
        <w:del w:id="207" w:author="xh" w:date="2026-10-12T10:58:20Z">
          <w:r>
            <w:rPr>
              <w:rFonts w:hint="eastAsia"/>
              <w:b w:val="0"/>
              <w:color w:val="000000"/>
              <w:sz w:val="23"/>
              <w:lang w:eastAsia="zh"/>
              <w:woUserID w:val="1"/>
            </w:rPr>
            <w:delText>的</w:delText>
          </w:r>
        </w:del>
      </w:ins>
      <w:ins w:id="208" w:author="白日梦想家" w:date="2026-10-11T18:15:41Z">
        <w:del w:id="209" w:author="xh" w:date="2026-10-12T10:58:20Z">
          <w:r>
            <w:rPr>
              <w:rFonts w:hint="eastAsia"/>
              <w:b w:val="0"/>
              <w:color w:val="000000"/>
              <w:sz w:val="23"/>
              <w:lang w:eastAsia="zh"/>
              <w:woUserID w:val="1"/>
            </w:rPr>
            <w:delText>负荷</w:delText>
          </w:r>
        </w:del>
      </w:ins>
      <w:ins w:id="210" w:author="白日梦想家" w:date="2026-10-11T18:15:42Z">
        <w:r>
          <w:rPr>
            <w:rFonts w:hint="eastAsia"/>
            <w:b w:val="0"/>
            <w:color w:val="000000"/>
            <w:sz w:val="23"/>
            <w:lang w:eastAsia="zh"/>
            <w:woUserID w:val="1"/>
          </w:rPr>
          <w:t>转供</w:t>
        </w:r>
      </w:ins>
      <w:ins w:id="211" w:author="白日梦想家" w:date="2026-10-11T18:15:43Z">
        <w:r>
          <w:rPr>
            <w:rFonts w:hint="eastAsia"/>
            <w:b w:val="0"/>
            <w:color w:val="000000"/>
            <w:sz w:val="23"/>
            <w:lang w:eastAsia="zh"/>
            <w:woUserID w:val="1"/>
          </w:rPr>
          <w:t>能力</w:t>
        </w:r>
      </w:ins>
      <w:ins w:id="212" w:author="xh" w:date="2026-10-12T10:58:20Z">
        <w:r>
          <w:rPr>
            <w:rFonts w:hint="eastAsia"/>
            <w:b w:val="0"/>
            <w:color w:val="000000"/>
            <w:sz w:val="23"/>
            <w:lang w:eastAsia="zh"/>
            <w:woUserID w:val="1"/>
          </w:rPr>
          <w:t>均依据变</w:t>
        </w:r>
      </w:ins>
      <w:del w:id="213" w:author="xh" w:date="2026-10-12T10:58:20Z">
        <w:r>
          <w:rPr>
            <w:rFonts w:hint="eastAsia"/>
            <w:b w:val="0"/>
            <w:color w:val="000000"/>
            <w:sz w:val="23"/>
            <w:lang w:eastAsia="zh"/>
            <w:woUserID w:val="1"/>
          </w:rPr>
          <w:delText>结合</w:delText>
        </w:r>
      </w:del>
      <w:ins w:id="214" w:author="白日梦想家" w:date="2026-10-11T18:15:56Z">
        <w:del w:id="215" w:author="xh" w:date="2026-10-12T10:58:20Z">
          <w:r>
            <w:rPr>
              <w:rFonts w:hint="eastAsia"/>
              <w:b w:val="0"/>
              <w:color w:val="000000"/>
              <w:sz w:val="23"/>
              <w:lang w:eastAsia="zh"/>
              <w:woUserID w:val="1"/>
            </w:rPr>
            <w:delText>邳州</w:delText>
          </w:r>
        </w:del>
      </w:ins>
      <w:ins w:id="216" w:author="白日梦想家" w:date="2026-10-11T18:15:57Z">
        <w:del w:id="217" w:author="xh" w:date="2026-10-12T10:58:20Z">
          <w:r>
            <w:rPr>
              <w:rFonts w:hint="eastAsia"/>
              <w:b w:val="0"/>
              <w:color w:val="000000"/>
              <w:sz w:val="23"/>
              <w:lang w:eastAsia="zh"/>
              <w:woUserID w:val="1"/>
            </w:rPr>
            <w:delText>实际</w:delText>
          </w:r>
        </w:del>
      </w:ins>
      <w:ins w:id="218" w:author="白日梦想家" w:date="2026-10-11T18:15:59Z">
        <w:del w:id="219" w:author="xh" w:date="2026-10-12T10:58:20Z">
          <w:r>
            <w:rPr>
              <w:rFonts w:hint="eastAsia"/>
              <w:b w:val="0"/>
              <w:color w:val="000000"/>
              <w:sz w:val="23"/>
              <w:lang w:eastAsia="zh"/>
              <w:woUserID w:val="1"/>
            </w:rPr>
            <w:delText>区域</w:delText>
          </w:r>
        </w:del>
      </w:ins>
      <w:ins w:id="220" w:author="白日梦想家" w:date="2026-10-11T18:16:00Z">
        <w:r>
          <w:rPr>
            <w:rFonts w:hint="eastAsia"/>
            <w:b w:val="0"/>
            <w:color w:val="000000"/>
            <w:sz w:val="23"/>
            <w:lang w:eastAsia="zh"/>
            <w:woUserID w:val="1"/>
          </w:rPr>
          <w:t>电</w:t>
        </w:r>
      </w:ins>
      <w:ins w:id="221" w:author="xh" w:date="2026-10-12T10:58:20Z">
        <w:r>
          <w:rPr>
            <w:rFonts w:hint="eastAsia"/>
            <w:b w:val="0"/>
            <w:color w:val="000000"/>
            <w:sz w:val="23"/>
            <w:lang w:eastAsia="zh"/>
            <w:woUserID w:val="1"/>
          </w:rPr>
          <w:t>站全停条件下的统计</w:t>
        </w:r>
      </w:ins>
      <w:del w:id="222" w:author="xh" w:date="2026-10-12T10:58:20Z">
        <w:r>
          <w:rPr>
            <w:rFonts w:hint="eastAsia"/>
            <w:b w:val="0"/>
            <w:color w:val="000000"/>
            <w:sz w:val="23"/>
            <w:lang w:eastAsia="zh"/>
            <w:woUserID w:val="1"/>
          </w:rPr>
          <w:delText>网</w:delText>
        </w:r>
      </w:del>
      <w:ins w:id="223" w:author="白日梦想家" w:date="2026-10-11T18:16:02Z">
        <w:del w:id="224" w:author="xh" w:date="2026-10-12T10:58:20Z">
          <w:r>
            <w:rPr>
              <w:rFonts w:hint="eastAsia"/>
              <w:b w:val="0"/>
              <w:color w:val="000000"/>
              <w:sz w:val="23"/>
              <w:lang w:eastAsia="zh"/>
              <w:woUserID w:val="1"/>
            </w:rPr>
            <w:delText>转供</w:delText>
          </w:r>
        </w:del>
      </w:ins>
      <w:ins w:id="225" w:author="白日梦想家" w:date="2026-10-11T18:16:03Z">
        <w:del w:id="226" w:author="xh" w:date="2026-10-12T10:58:20Z">
          <w:r>
            <w:rPr>
              <w:rFonts w:hint="eastAsia"/>
              <w:b w:val="0"/>
              <w:color w:val="000000"/>
              <w:sz w:val="23"/>
              <w:lang w:eastAsia="zh"/>
              <w:woUserID w:val="1"/>
            </w:rPr>
            <w:delText>能力</w:delText>
          </w:r>
        </w:del>
      </w:ins>
      <w:ins w:id="227" w:author="白日梦想家" w:date="2026-10-11T18:16:04Z">
        <w:del w:id="228" w:author="xh" w:date="2026-10-12T10:58:20Z">
          <w:r>
            <w:rPr>
              <w:rFonts w:hint="eastAsia"/>
              <w:b w:val="0"/>
              <w:color w:val="000000"/>
              <w:sz w:val="23"/>
              <w:lang w:eastAsia="zh"/>
              <w:woUserID w:val="1"/>
            </w:rPr>
            <w:delText>进行</w:delText>
          </w:r>
        </w:del>
      </w:ins>
      <w:ins w:id="229" w:author="白日梦想家" w:date="2026-10-11T18:16:06Z">
        <w:r>
          <w:rPr>
            <w:rFonts w:hint="eastAsia"/>
            <w:b w:val="0"/>
            <w:color w:val="000000"/>
            <w:sz w:val="23"/>
            <w:lang w:eastAsia="zh"/>
            <w:woUserID w:val="1"/>
          </w:rPr>
          <w:t>测算</w:t>
        </w:r>
      </w:ins>
      <w:ins w:id="230" w:author="白日梦想家" w:date="2026-10-11T18:16:07Z">
        <w:r>
          <w:rPr>
            <w:rFonts w:hint="eastAsia"/>
            <w:b w:val="0"/>
            <w:color w:val="000000"/>
            <w:sz w:val="23"/>
            <w:lang w:eastAsia="zh"/>
            <w:woUserID w:val="1"/>
          </w:rPr>
          <w:t>，</w:t>
        </w:r>
      </w:ins>
      <w:ins w:id="231" w:author="xh" w:date="2026-10-12T10:58:20Z">
        <w:r>
          <w:rPr>
            <w:rFonts w:ascii="Times New Roman" w:hAnsi="Times New Roman" w:eastAsia="方正仿宋_GBK"/>
            <w:b w:val="0"/>
            <w:color w:val="000000"/>
            <w:sz w:val="23"/>
          </w:rPr>
          <w:t>每站转出之和取站外可供负荷与既有网络预算的较小值。地区全部电压等级负荷加权转供率为邳州约67%、</w:t>
        </w:r>
      </w:ins>
      <w:r>
        <w:rPr>
          <w:rFonts w:ascii="Times New Roman" w:hAnsi="Times New Roman" w:eastAsia="方正仿宋_GBK"/>
          <w:b w:val="0"/>
          <w:color w:val="000000"/>
          <w:sz w:val="23"/>
        </w:rPr>
        <w:t>市区</w:t>
      </w:r>
      <w:ins w:id="232" w:author="xh" w:date="2026-10-12T10:58:20Z">
        <w:r>
          <w:rPr>
            <w:rFonts w:hint="eastAsia"/>
            <w:b w:val="0"/>
            <w:color w:val="000000"/>
            <w:sz w:val="23"/>
            <w:lang w:eastAsia="zh"/>
            <w:woUserID w:val="1"/>
          </w:rPr>
          <w:t>约92%，110 kV案例则采用匹配站点</w:t>
        </w:r>
      </w:ins>
      <w:r>
        <w:rPr>
          <w:rFonts w:hint="eastAsia"/>
          <w:b w:val="0"/>
          <w:color w:val="000000"/>
          <w:sz w:val="23"/>
          <w:lang w:eastAsia="zh"/>
          <w:woUserID w:val="1"/>
        </w:rPr>
        <w:t>的</w:t>
      </w:r>
      <w:ins w:id="233" w:author="xh" w:date="2026-10-12T10:58:20Z">
        <w:r>
          <w:rPr>
            <w:rFonts w:hint="eastAsia"/>
            <w:b w:val="0"/>
            <w:color w:val="000000"/>
            <w:sz w:val="23"/>
            <w:lang w:eastAsia="zh"/>
            <w:woUserID w:val="1"/>
          </w:rPr>
          <w:t>MW上限</w:t>
        </w:r>
      </w:ins>
      <w:del w:id="234" w:author="xh" w:date="2026-10-12T10:58:20Z">
        <w:r>
          <w:rPr>
            <w:rFonts w:hint="eastAsia"/>
            <w:b w:val="0"/>
            <w:color w:val="000000"/>
            <w:sz w:val="23"/>
            <w:lang w:eastAsia="zh"/>
            <w:woUserID w:val="1"/>
          </w:rPr>
          <w:delText>负荷</w:delText>
        </w:r>
      </w:del>
      <w:ins w:id="235" w:author="白日梦想家" w:date="2026-10-11T18:15:22Z">
        <w:del w:id="236" w:author="xh" w:date="2026-10-12T10:58:20Z">
          <w:r>
            <w:rPr>
              <w:rFonts w:hint="eastAsia"/>
              <w:b w:val="0"/>
              <w:color w:val="000000"/>
              <w:sz w:val="23"/>
              <w:lang w:eastAsia="zh"/>
              <w:woUserID w:val="1"/>
            </w:rPr>
            <w:delText>转供能力</w:delText>
          </w:r>
        </w:del>
      </w:ins>
      <w:del w:id="237" w:author="白日梦想家" w:date="2026-10-11T18:15:17Z">
        <w:r>
          <w:rPr>
            <w:rFonts w:ascii="Times New Roman" w:hAnsi="Times New Roman" w:eastAsia="方正仿宋_GBK"/>
            <w:b w:val="0"/>
            <w:color w:val="000000"/>
            <w:sz w:val="23"/>
          </w:rPr>
          <w:delText>部分馈线能力和设备条件</w:delText>
        </w:r>
      </w:del>
      <w:ins w:id="238" w:author="白日梦想家" w:date="2026-10-11T18:15:28Z">
        <w:del w:id="239" w:author="xh" w:date="2026-10-12T10:58:20Z">
          <w:r>
            <w:rPr>
              <w:rFonts w:hint="eastAsia"/>
              <w:b w:val="0"/>
              <w:color w:val="000000"/>
              <w:sz w:val="23"/>
              <w:lang w:eastAsia="zh"/>
              <w:woUserID w:val="1"/>
            </w:rPr>
            <w:delText>结合</w:delText>
          </w:r>
        </w:del>
      </w:ins>
      <w:ins w:id="240" w:author="白日梦想家" w:date="2026-10-11T18:15:29Z">
        <w:del w:id="241" w:author="xh" w:date="2026-10-12T10:58:20Z">
          <w:r>
            <w:rPr>
              <w:rFonts w:hint="eastAsia"/>
              <w:b w:val="0"/>
              <w:color w:val="000000"/>
              <w:sz w:val="23"/>
              <w:lang w:eastAsia="zh"/>
              <w:woUserID w:val="1"/>
            </w:rPr>
            <w:delText>规程</w:delText>
          </w:r>
        </w:del>
      </w:ins>
      <w:del w:id="242" w:author="白日梦想家" w:date="2026-10-11T18:15:27Z">
        <w:r>
          <w:rPr>
            <w:rFonts w:ascii="Times New Roman" w:hAnsi="Times New Roman" w:eastAsia="方正仿宋_GBK"/>
            <w:b w:val="0"/>
            <w:color w:val="000000"/>
            <w:sz w:val="23"/>
          </w:rPr>
          <w:delText>采用</w:delText>
        </w:r>
      </w:del>
      <w:del w:id="243" w:author="白日梦想家" w:date="2026-10-11T18:15:31Z">
        <w:r>
          <w:rPr>
            <w:rFonts w:ascii="Times New Roman" w:hAnsi="Times New Roman" w:eastAsia="方正仿宋_GBK"/>
            <w:b w:val="0"/>
            <w:color w:val="000000"/>
            <w:sz w:val="23"/>
          </w:rPr>
          <w:delText>研究</w:delText>
        </w:r>
      </w:del>
      <w:del w:id="244" w:author="xh" w:date="2026-10-12T10:58:20Z">
        <w:r>
          <w:rPr>
            <w:rFonts w:ascii="Times New Roman" w:hAnsi="Times New Roman" w:eastAsia="方正仿宋_GBK"/>
            <w:b w:val="0"/>
            <w:color w:val="000000"/>
            <w:sz w:val="23"/>
          </w:rPr>
          <w:delText>假设</w:delText>
        </w:r>
      </w:del>
      <w:ins w:id="245" w:author="白日梦想家" w:date="2026-10-11T18:15:32Z">
        <w:del w:id="246" w:author="xh" w:date="2026-10-12T10:58:20Z">
          <w:r>
            <w:rPr>
              <w:rFonts w:hint="eastAsia"/>
              <w:b w:val="0"/>
              <w:color w:val="000000"/>
              <w:sz w:val="23"/>
              <w:lang w:eastAsia="zh"/>
              <w:woUserID w:val="1"/>
            </w:rPr>
            <w:delText>为</w:delText>
          </w:r>
        </w:del>
      </w:ins>
      <w:ins w:id="247" w:author="白日梦想家" w:date="2026-10-11T20:56:48Z">
        <w:del w:id="248" w:author="xh" w:date="2026-10-12T10:58:20Z">
          <w:r>
            <w:rPr>
              <w:rFonts w:hint="eastAsia"/>
              <w:b w:val="0"/>
              <w:color w:val="000000"/>
              <w:sz w:val="23"/>
              <w:lang w:eastAsia="zh"/>
              <w:woUserID w:val="1"/>
            </w:rPr>
            <w:delText>4</w:delText>
          </w:r>
        </w:del>
      </w:ins>
      <w:ins w:id="249" w:author="白日梦想家" w:date="2026-10-11T18:15:34Z">
        <w:del w:id="250" w:author="xh" w:date="2026-10-12T10:58:20Z">
          <w:r>
            <w:rPr>
              <w:rFonts w:hint="eastAsia"/>
              <w:b w:val="0"/>
              <w:color w:val="000000"/>
              <w:sz w:val="23"/>
              <w:lang w:eastAsia="zh"/>
              <w:woUserID w:val="1"/>
            </w:rPr>
            <w:delText>0%</w:delText>
          </w:r>
        </w:del>
      </w:ins>
      <w:del w:id="251" w:author="白日梦想家" w:date="2026-10-11T18:15:37Z">
        <w:r>
          <w:rPr>
            <w:rFonts w:ascii="Times New Roman" w:hAnsi="Times New Roman" w:eastAsia="方正仿宋_GBK"/>
            <w:b w:val="0"/>
            <w:color w:val="000000"/>
            <w:sz w:val="23"/>
          </w:rPr>
          <w:delText>，需以核定资料落实</w:delText>
        </w:r>
      </w:del>
      <w:r>
        <w:rPr>
          <w:rFonts w:ascii="Times New Roman" w:hAnsi="Times New Roman" w:eastAsia="方正仿宋_GBK"/>
          <w:b w:val="0"/>
          <w:color w:val="000000"/>
          <w:sz w:val="23"/>
        </w:rPr>
        <w:t>。</w:t>
      </w:r>
    </w:p>
    <w:p w14:paraId="4EFA7819">
      <w:pPr>
        <w:widowControl/>
        <w:snapToGrid w:val="0"/>
        <w:spacing w:before="0" w:after="100" w:line="320" w:lineRule="exact"/>
        <w:ind w:left="0" w:leftChars="0" w:right="0" w:rightChars="0" w:firstLine="460" w:firstLineChars="0"/>
        <w:jc w:val="both"/>
      </w:pPr>
      <w:r>
        <w:rPr>
          <w:rFonts w:ascii="Times New Roman" w:hAnsi="Times New Roman" w:eastAsia="方正仿宋_GBK"/>
          <w:b w:val="0"/>
          <w:color w:val="000000"/>
          <w:sz w:val="23"/>
        </w:rPr>
        <w:t>正向储能</w:t>
      </w:r>
      <w:ins w:id="252" w:author="xh" w:date="2026-10-12T10:58:35Z">
        <w:r>
          <w:rPr>
            <w:rFonts w:ascii="Times New Roman" w:hAnsi="Times New Roman" w:eastAsia="方正仿宋_GBK"/>
            <w:b w:val="0"/>
            <w:color w:val="000000"/>
            <w:sz w:val="23"/>
          </w:rPr>
          <w:t>支撑持续时间分别</w:t>
        </w:r>
      </w:ins>
      <w:del w:id="253" w:author="xh" w:date="2026-10-12T10:58:35Z">
        <w:r>
          <w:rPr>
            <w:rFonts w:ascii="Times New Roman" w:hAnsi="Times New Roman" w:eastAsia="方正仿宋_GBK"/>
            <w:b w:val="0"/>
            <w:color w:val="000000"/>
            <w:sz w:val="23"/>
          </w:rPr>
          <w:delText>统一</w:delText>
        </w:r>
      </w:del>
      <w:r>
        <w:rPr>
          <w:rFonts w:ascii="Times New Roman" w:hAnsi="Times New Roman" w:eastAsia="方正仿宋_GBK"/>
          <w:b w:val="0"/>
          <w:color w:val="000000"/>
          <w:sz w:val="23"/>
        </w:rPr>
        <w:t>采用</w:t>
      </w:r>
      <w:ins w:id="254" w:author="xh" w:date="2026-10-12T10:58:35Z">
        <w:r>
          <w:rPr>
            <w:rFonts w:ascii="Times New Roman" w:hAnsi="Times New Roman" w:eastAsia="方正仿宋_GBK"/>
            <w:b w:val="0"/>
            <w:color w:val="000000"/>
            <w:sz w:val="23"/>
          </w:rPr>
          <w:t>邳州2</w:t>
        </w:r>
      </w:ins>
      <w:del w:id="255" w:author="xh" w:date="2026-10-12T10:58:35Z">
        <w:r>
          <w:rPr>
            <w:rFonts w:ascii="Times New Roman" w:hAnsi="Times New Roman" w:eastAsia="方正仿宋_GBK"/>
            <w:b w:val="0"/>
            <w:color w:val="000000"/>
            <w:sz w:val="23"/>
          </w:rPr>
          <w:delText>4</w:delText>
        </w:r>
      </w:del>
      <w:r>
        <w:rPr>
          <w:rFonts w:ascii="Times New Roman" w:hAnsi="Times New Roman" w:eastAsia="方正仿宋_GBK"/>
          <w:b w:val="0"/>
          <w:color w:val="000000"/>
          <w:sz w:val="23"/>
        </w:rPr>
        <w:t xml:space="preserve"> h</w:t>
      </w:r>
      <w:ins w:id="256" w:author="xh" w:date="2026-10-12T10:58:35Z">
        <w:r>
          <w:rPr>
            <w:rFonts w:ascii="Times New Roman" w:hAnsi="Times New Roman" w:eastAsia="方正仿宋_GBK"/>
            <w:b w:val="0"/>
            <w:color w:val="000000"/>
            <w:sz w:val="23"/>
          </w:rPr>
          <w:t>、市区6 h，</w:t>
        </w:r>
      </w:ins>
      <w:del w:id="257" w:author="xh" w:date="2026-10-12T10:58:35Z">
        <w:r>
          <w:rPr>
            <w:rFonts w:ascii="Times New Roman" w:hAnsi="Times New Roman" w:eastAsia="方正仿宋_GBK"/>
            <w:b w:val="0"/>
            <w:color w:val="000000"/>
            <w:sz w:val="23"/>
          </w:rPr>
          <w:delText>作为技术经济</w:delText>
        </w:r>
      </w:del>
      <w:r>
        <w:rPr>
          <w:rFonts w:ascii="Times New Roman" w:hAnsi="Times New Roman" w:eastAsia="方正仿宋_GBK"/>
          <w:b w:val="0"/>
          <w:color w:val="000000"/>
          <w:sz w:val="23"/>
        </w:rPr>
        <w:t>对</w:t>
      </w:r>
      <w:ins w:id="258" w:author="xh" w:date="2026-10-12T10:58:35Z">
        <w:r>
          <w:rPr>
            <w:rFonts w:ascii="Times New Roman" w:hAnsi="Times New Roman" w:eastAsia="方正仿宋_GBK"/>
            <w:b w:val="0"/>
            <w:color w:val="000000"/>
            <w:sz w:val="23"/>
          </w:rPr>
          <w:t>应补齐8760小时曲线在</w:t>
        </w:r>
      </w:ins>
      <w:del w:id="259" w:author="xh" w:date="2026-10-12T10:58:35Z">
        <w:r>
          <w:rPr>
            <w:rFonts w:ascii="Times New Roman" w:hAnsi="Times New Roman" w:eastAsia="方正仿宋_GBK"/>
            <w:b w:val="0"/>
            <w:color w:val="000000"/>
            <w:sz w:val="23"/>
          </w:rPr>
          <w:delText>照条件，有效支撑能力由额定功率（MW）和可用能量（MWh）共同限制；反向支撑按各站静态条件设置。</w:delText>
        </w:r>
      </w:del>
      <w:r>
        <w:rPr>
          <w:rFonts w:ascii="Times New Roman" w:hAnsi="Times New Roman" w:eastAsia="方正仿宋_GBK"/>
          <w:b w:val="0"/>
          <w:color w:val="000000"/>
          <w:sz w:val="23"/>
        </w:rPr>
        <w:t>95%峰值阈值</w:t>
      </w:r>
      <w:ins w:id="260" w:author="xh" w:date="2026-10-12T10:58:35Z">
        <w:r>
          <w:rPr>
            <w:rFonts w:ascii="Times New Roman" w:hAnsi="Times New Roman" w:eastAsia="方正仿宋_GBK"/>
            <w:b w:val="0"/>
            <w:color w:val="000000"/>
            <w:sz w:val="23"/>
          </w:rPr>
          <w:t>下</w:t>
        </w:r>
      </w:ins>
      <w:del w:id="261" w:author="xh" w:date="2026-10-12T10:58:35Z">
        <w:r>
          <w:rPr>
            <w:rFonts w:ascii="Times New Roman" w:hAnsi="Times New Roman" w:eastAsia="方正仿宋_GBK"/>
            <w:b w:val="0"/>
            <w:color w:val="000000"/>
            <w:sz w:val="23"/>
          </w:rPr>
          <w:delText>为区域同步净负荷全年最大绝对值</w:delText>
        </w:r>
      </w:del>
      <w:r>
        <w:rPr>
          <w:rFonts w:ascii="Times New Roman" w:hAnsi="Times New Roman" w:eastAsia="方正仿宋_GBK"/>
          <w:b w:val="0"/>
          <w:color w:val="000000"/>
          <w:sz w:val="23"/>
        </w:rPr>
        <w:t>的</w:t>
      </w:r>
      <w:del w:id="262" w:author="xh" w:date="2026-10-12T10:58:35Z">
        <w:r>
          <w:rPr>
            <w:rFonts w:ascii="Times New Roman" w:hAnsi="Times New Roman" w:eastAsia="方正仿宋_GBK"/>
            <w:b w:val="0"/>
            <w:color w:val="000000"/>
            <w:sz w:val="23"/>
          </w:rPr>
          <w:delText>95%，据补齐后的8760小时序列统计，邳州、市区</w:delText>
        </w:r>
      </w:del>
      <w:r>
        <w:rPr>
          <w:rFonts w:ascii="Times New Roman" w:hAnsi="Times New Roman" w:eastAsia="方正仿宋_GBK"/>
          <w:b w:val="0"/>
          <w:color w:val="000000"/>
          <w:sz w:val="23"/>
        </w:rPr>
        <w:t>最长连续近峰时长</w:t>
      </w:r>
      <w:ins w:id="263" w:author="xh" w:date="2026-10-12T10:58:35Z">
        <w:r>
          <w:rPr>
            <w:rFonts w:ascii="Times New Roman" w:hAnsi="Times New Roman" w:eastAsia="方正仿宋_GBK"/>
            <w:b w:val="0"/>
            <w:color w:val="000000"/>
            <w:sz w:val="23"/>
          </w:rPr>
          <w:t>。储能按可用电量系数0.7</w:t>
        </w:r>
      </w:ins>
      <w:del w:id="264" w:author="xh" w:date="2026-10-12T10:58:35Z">
        <w:r>
          <w:rPr>
            <w:rFonts w:ascii="Times New Roman" w:hAnsi="Times New Roman" w:eastAsia="方正仿宋_GBK"/>
            <w:b w:val="0"/>
            <w:color w:val="000000"/>
            <w:sz w:val="23"/>
          </w:rPr>
          <w:delText>分别约2 h、</w:delText>
        </w:r>
      </w:del>
      <w:r>
        <w:rPr>
          <w:rFonts w:ascii="Times New Roman" w:hAnsi="Times New Roman" w:eastAsia="方正仿宋_GBK"/>
          <w:b w:val="0"/>
          <w:color w:val="000000"/>
          <w:sz w:val="23"/>
        </w:rPr>
        <w:t>6</w:t>
      </w:r>
      <w:ins w:id="265" w:author="xh" w:date="2026-10-12T10:58:35Z">
        <w:r>
          <w:rPr>
            <w:rFonts w:ascii="Times New Roman" w:hAnsi="Times New Roman" w:eastAsia="方正仿宋_GBK"/>
            <w:b w:val="0"/>
            <w:color w:val="000000"/>
            <w:sz w:val="23"/>
          </w:rPr>
          <w:t>折算，并取额定功率与给定时长内可持续功率的较小值作为有效能力</w:t>
        </w:r>
      </w:ins>
      <w:del w:id="266" w:author="xh" w:date="2026-10-12T10:58:35Z">
        <w:r>
          <w:rPr>
            <w:rFonts w:ascii="Times New Roman" w:hAnsi="Times New Roman" w:eastAsia="方正仿宋_GBK"/>
            <w:b w:val="0"/>
            <w:color w:val="000000"/>
            <w:sz w:val="23"/>
          </w:rPr>
          <w:delText xml:space="preserve"> h。该指标描述运行特征</w:delText>
        </w:r>
      </w:del>
      <w:r>
        <w:rPr>
          <w:rFonts w:ascii="Times New Roman" w:hAnsi="Times New Roman" w:eastAsia="方正仿宋_GBK"/>
          <w:b w:val="0"/>
          <w:color w:val="000000"/>
          <w:sz w:val="23"/>
        </w:rPr>
        <w:t>，实际</w:t>
      </w:r>
      <w:del w:id="267" w:author="xh" w:date="2026-10-12T10:58:35Z">
        <w:r>
          <w:rPr>
            <w:rFonts w:ascii="Times New Roman" w:hAnsi="Times New Roman" w:eastAsia="方正仿宋_GBK"/>
            <w:b w:val="0"/>
            <w:color w:val="000000"/>
            <w:sz w:val="23"/>
          </w:rPr>
          <w:delText>储能</w:delText>
        </w:r>
      </w:del>
      <w:r>
        <w:rPr>
          <w:rFonts w:ascii="Times New Roman" w:hAnsi="Times New Roman" w:eastAsia="方正仿宋_GBK"/>
          <w:b w:val="0"/>
          <w:color w:val="000000"/>
          <w:sz w:val="23"/>
        </w:rPr>
        <w:t>定容</w:t>
      </w:r>
      <w:ins w:id="268" w:author="xh" w:date="2026-10-12T10:58:35Z">
        <w:r>
          <w:rPr>
            <w:rFonts w:ascii="Times New Roman" w:hAnsi="Times New Roman" w:eastAsia="方正仿宋_GBK"/>
            <w:b w:val="0"/>
            <w:color w:val="000000"/>
            <w:sz w:val="23"/>
          </w:rPr>
          <w:t>再结合</w:t>
        </w:r>
      </w:ins>
      <w:del w:id="269" w:author="xh" w:date="2026-10-12T10:58:35Z">
        <w:r>
          <w:rPr>
            <w:rFonts w:ascii="Times New Roman" w:hAnsi="Times New Roman" w:eastAsia="方正仿宋_GBK"/>
            <w:b w:val="0"/>
            <w:color w:val="000000"/>
            <w:sz w:val="23"/>
          </w:rPr>
          <w:delText>需按</w:delText>
        </w:r>
      </w:del>
      <w:r>
        <w:rPr>
          <w:rFonts w:ascii="Times New Roman" w:hAnsi="Times New Roman" w:eastAsia="方正仿宋_GBK"/>
          <w:b w:val="0"/>
          <w:color w:val="000000"/>
          <w:sz w:val="23"/>
        </w:rPr>
        <w:t>局部功率缺口</w:t>
      </w:r>
      <w:ins w:id="270" w:author="xh" w:date="2026-10-12T10:58:35Z">
        <w:r>
          <w:rPr>
            <w:rFonts w:ascii="Times New Roman" w:hAnsi="Times New Roman" w:eastAsia="方正仿宋_GBK"/>
            <w:b w:val="0"/>
            <w:color w:val="000000"/>
            <w:sz w:val="23"/>
          </w:rPr>
          <w:t>及其</w:t>
        </w:r>
      </w:ins>
      <w:del w:id="271" w:author="xh" w:date="2026-10-12T10:58:35Z">
        <w:r>
          <w:rPr>
            <w:rFonts w:ascii="Times New Roman" w:hAnsi="Times New Roman" w:eastAsia="方正仿宋_GBK"/>
            <w:b w:val="0"/>
            <w:color w:val="000000"/>
            <w:sz w:val="23"/>
          </w:rPr>
          <w:delText>、</w:delText>
        </w:r>
      </w:del>
      <w:r>
        <w:rPr>
          <w:rFonts w:ascii="Times New Roman" w:hAnsi="Times New Roman" w:eastAsia="方正仿宋_GBK"/>
          <w:b w:val="0"/>
          <w:color w:val="000000"/>
          <w:sz w:val="23"/>
        </w:rPr>
        <w:t>持续过程</w:t>
      </w:r>
      <w:ins w:id="272" w:author="xh" w:date="2026-10-12T10:58:35Z">
        <w:r>
          <w:rPr>
            <w:rFonts w:ascii="Times New Roman" w:hAnsi="Times New Roman" w:eastAsia="方正仿宋_GBK"/>
            <w:b w:val="0"/>
            <w:color w:val="000000"/>
            <w:sz w:val="23"/>
          </w:rPr>
          <w:t>确定</w:t>
        </w:r>
      </w:ins>
      <w:del w:id="273" w:author="xh" w:date="2026-10-12T10:58:35Z">
        <w:r>
          <w:rPr>
            <w:rFonts w:ascii="Times New Roman" w:hAnsi="Times New Roman" w:eastAsia="方正仿宋_GBK"/>
            <w:b w:val="0"/>
            <w:color w:val="000000"/>
            <w:sz w:val="23"/>
          </w:rPr>
          <w:delText>及恢复条件计算</w:delText>
        </w:r>
      </w:del>
      <w:r>
        <w:rPr>
          <w:rFonts w:ascii="Times New Roman" w:hAnsi="Times New Roman" w:eastAsia="方正仿宋_GBK"/>
          <w:b w:val="0"/>
          <w:color w:val="000000"/>
          <w:sz w:val="23"/>
        </w:rPr>
        <w:t>。（</w:t>
      </w:r>
      <w:ins w:id="274" w:author="xh" w:date="2026-10-12T10:58:35Z">
        <w:r>
          <w:rPr>
            <w:rFonts w:ascii="Times New Roman" w:hAnsi="Times New Roman" w:eastAsia="方正仿宋_GBK"/>
            <w:b w:val="0"/>
            <w:color w:val="000000"/>
            <w:sz w:val="23"/>
          </w:rPr>
          <w:t>研究报告</w:t>
        </w:r>
      </w:ins>
      <w:del w:id="275" w:author="xh" w:date="2026-10-12T10:58:35Z">
        <w:r>
          <w:rPr>
            <w:rFonts w:ascii="Times New Roman" w:hAnsi="Times New Roman" w:eastAsia="方正仿宋_GBK"/>
            <w:b w:val="0"/>
            <w:color w:val="000000"/>
            <w:sz w:val="23"/>
          </w:rPr>
          <w:delText>终稿</w:delText>
        </w:r>
      </w:del>
      <w:r>
        <w:rPr>
          <w:rFonts w:ascii="Times New Roman" w:hAnsi="Times New Roman" w:eastAsia="方正仿宋_GBK"/>
          <w:b w:val="0"/>
          <w:color w:val="000000"/>
          <w:sz w:val="23"/>
        </w:rPr>
        <w:t>第3.4</w:t>
      </w:r>
      <w:ins w:id="276" w:author="xh" w:date="2026-10-12T10:58:35Z">
        <w:r>
          <w:rPr>
            <w:rFonts w:ascii="Times New Roman" w:hAnsi="Times New Roman" w:eastAsia="方正仿宋_GBK"/>
            <w:b w:val="0"/>
            <w:color w:val="000000"/>
            <w:sz w:val="23"/>
          </w:rPr>
          <w:t>节</w:t>
        </w:r>
      </w:ins>
      <w:r>
        <w:rPr>
          <w:rFonts w:ascii="Times New Roman" w:hAnsi="Times New Roman" w:eastAsia="方正仿宋_GBK"/>
          <w:b w:val="0"/>
          <w:color w:val="000000"/>
          <w:sz w:val="23"/>
        </w:rPr>
        <w:t>、</w:t>
      </w:r>
      <w:ins w:id="277" w:author="xh" w:date="2026-10-12T10:58:35Z">
        <w:r>
          <w:rPr>
            <w:rFonts w:ascii="Times New Roman" w:hAnsi="Times New Roman" w:eastAsia="方正仿宋_GBK"/>
            <w:b w:val="0"/>
            <w:color w:val="000000"/>
            <w:sz w:val="23"/>
          </w:rPr>
          <w:t>第4</w:t>
        </w:r>
      </w:ins>
      <w:del w:id="278" w:author="xh" w:date="2026-10-12T10:58:35Z">
        <w:r>
          <w:rPr>
            <w:rFonts w:ascii="Times New Roman" w:hAnsi="Times New Roman" w:eastAsia="方正仿宋_GBK"/>
            <w:b w:val="0"/>
            <w:color w:val="000000"/>
            <w:sz w:val="23"/>
          </w:rPr>
          <w:delText>5</w:delText>
        </w:r>
      </w:del>
      <w:r>
        <w:rPr>
          <w:rFonts w:ascii="Times New Roman" w:hAnsi="Times New Roman" w:eastAsia="方正仿宋_GBK"/>
          <w:b w:val="0"/>
          <w:color w:val="000000"/>
          <w:sz w:val="23"/>
        </w:rPr>
        <w:t>.</w:t>
      </w:r>
      <w:ins w:id="279" w:author="xh" w:date="2026-10-12T10:58:35Z">
        <w:r>
          <w:rPr>
            <w:rFonts w:ascii="Times New Roman" w:hAnsi="Times New Roman" w:eastAsia="方正仿宋_GBK"/>
            <w:b w:val="0"/>
            <w:color w:val="000000"/>
            <w:sz w:val="23"/>
          </w:rPr>
          <w:t>4</w:t>
        </w:r>
      </w:ins>
      <w:del w:id="280" w:author="xh" w:date="2026-10-12T10:58:35Z">
        <w:r>
          <w:rPr>
            <w:rFonts w:ascii="Times New Roman" w:hAnsi="Times New Roman" w:eastAsia="方正仿宋_GBK"/>
            <w:b w:val="0"/>
            <w:color w:val="000000"/>
            <w:sz w:val="23"/>
          </w:rPr>
          <w:delText>2、5.3</w:delText>
        </w:r>
      </w:del>
      <w:r>
        <w:rPr>
          <w:rFonts w:ascii="Times New Roman" w:hAnsi="Times New Roman" w:eastAsia="方正仿宋_GBK"/>
          <w:b w:val="0"/>
          <w:color w:val="000000"/>
          <w:sz w:val="23"/>
        </w:rPr>
        <w:t>节）</w:t>
      </w:r>
    </w:p>
    <w:p w14:paraId="4485FE85">
      <w:pPr>
        <w:pStyle w:val="4"/>
        <w:keepNext/>
        <w:widowControl/>
        <w:snapToGrid w:val="0"/>
        <w:spacing w:before="80" w:after="80" w:line="320" w:lineRule="exact"/>
        <w:ind w:left="0" w:leftChars="0" w:right="0" w:rightChars="0" w:firstLine="0" w:firstLineChars="0"/>
        <w:jc w:val="both"/>
      </w:pPr>
      <w:r>
        <w:rPr>
          <w:rFonts w:ascii="Times New Roman" w:hAnsi="Times New Roman" w:eastAsia="方正仿宋_GBK"/>
          <w:b/>
          <w:color w:val="000000"/>
          <w:sz w:val="23"/>
        </w:rPr>
        <w:t>2.4 统一评价期内比较技术可行方案</w:t>
      </w:r>
    </w:p>
    <w:p w14:paraId="7434ED3A">
      <w:pPr>
        <w:widowControl/>
        <w:snapToGrid w:val="0"/>
        <w:spacing w:before="0" w:after="100" w:line="320" w:lineRule="exact"/>
        <w:ind w:left="0" w:leftChars="0" w:right="0" w:rightChars="0" w:firstLine="460" w:firstLineChars="0"/>
        <w:jc w:val="both"/>
      </w:pPr>
      <w:ins w:id="281" w:author="xh" w:date="2026-10-12T11:11:22Z">
        <w:r>
          <w:rPr>
            <w:rFonts w:ascii="Times New Roman" w:hAnsi="Times New Roman" w:eastAsia="方正仿宋_GBK"/>
            <w:b w:val="0"/>
            <w:color w:val="000000"/>
            <w:sz w:val="23"/>
          </w:rPr>
          <w:t>模型</w:t>
        </w:r>
      </w:ins>
      <w:del w:id="282" w:author="xh" w:date="2026-10-12T11:11:22Z">
        <w:r>
          <w:rPr>
            <w:rFonts w:ascii="Times New Roman" w:hAnsi="Times New Roman" w:eastAsia="方正仿宋_GBK"/>
            <w:b w:val="0"/>
            <w:color w:val="000000"/>
            <w:sz w:val="23"/>
          </w:rPr>
          <w:delText>采用混合整数线性优化联合确定主变规格、储能柜数、联络建设及投运时点，供电安全和设备能力作为约束，</w:delText>
        </w:r>
      </w:del>
      <w:r>
        <w:rPr>
          <w:rFonts w:ascii="Times New Roman" w:hAnsi="Times New Roman" w:eastAsia="方正仿宋_GBK"/>
          <w:b w:val="0"/>
          <w:color w:val="000000"/>
          <w:sz w:val="23"/>
        </w:rPr>
        <w:t>以</w:t>
      </w:r>
      <w:ins w:id="283" w:author="xh" w:date="2026-10-12T11:11:22Z">
        <w:r>
          <w:rPr>
            <w:rFonts w:ascii="Times New Roman" w:hAnsi="Times New Roman" w:eastAsia="方正仿宋_GBK"/>
            <w:b w:val="0"/>
            <w:color w:val="000000"/>
            <w:sz w:val="23"/>
          </w:rPr>
          <w:t>共同</w:t>
        </w:r>
      </w:ins>
      <w:r>
        <w:rPr>
          <w:rFonts w:ascii="Times New Roman" w:hAnsi="Times New Roman" w:eastAsia="方正仿宋_GBK"/>
          <w:b w:val="0"/>
          <w:color w:val="000000"/>
          <w:sz w:val="23"/>
        </w:rPr>
        <w:t>评价期费用最小为经济目标</w:t>
      </w:r>
      <w:ins w:id="284" w:author="xh" w:date="2026-10-12T11:11:22Z">
        <w:r>
          <w:rPr>
            <w:rFonts w:ascii="Times New Roman" w:hAnsi="Times New Roman" w:eastAsia="方正仿宋_GBK"/>
            <w:b w:val="0"/>
            <w:color w:val="000000"/>
            <w:sz w:val="23"/>
          </w:rPr>
          <w:t>，联合确定主变规格、储能规模、联络建设及投运年份</w:t>
        </w:r>
      </w:ins>
      <w:r>
        <w:rPr>
          <w:rFonts w:ascii="Times New Roman" w:hAnsi="Times New Roman" w:eastAsia="方正仿宋_GBK"/>
          <w:b w:val="0"/>
          <w:color w:val="000000"/>
          <w:sz w:val="23"/>
        </w:rPr>
        <w:t>。主变</w:t>
      </w:r>
      <w:del w:id="285" w:author="xh" w:date="2026-10-12T11:11:22Z">
        <w:r>
          <w:rPr>
            <w:rFonts w:ascii="Times New Roman" w:hAnsi="Times New Roman" w:eastAsia="方正仿宋_GBK"/>
            <w:b w:val="0"/>
            <w:color w:val="000000"/>
            <w:sz w:val="23"/>
          </w:rPr>
          <w:delText>、储能</w:delText>
        </w:r>
      </w:del>
      <w:r>
        <w:rPr>
          <w:rFonts w:ascii="Times New Roman" w:hAnsi="Times New Roman" w:eastAsia="方正仿宋_GBK"/>
          <w:b w:val="0"/>
          <w:color w:val="000000"/>
          <w:sz w:val="23"/>
        </w:rPr>
        <w:t>和10 kV</w:t>
      </w:r>
      <w:ins w:id="286" w:author="xh" w:date="2026-10-12T11:11:22Z">
        <w:r>
          <w:rPr>
            <w:rFonts w:ascii="Times New Roman" w:hAnsi="Times New Roman" w:eastAsia="方正仿宋_GBK"/>
            <w:b w:val="0"/>
            <w:color w:val="000000"/>
            <w:sz w:val="23"/>
          </w:rPr>
          <w:t>线路设备寿命均为40年，储能为25年，各类措施统一按2021年末至2041年末</w:t>
        </w:r>
      </w:ins>
      <w:del w:id="287" w:author="xh" w:date="2026-10-12T11:11:22Z">
        <w:r>
          <w:rPr>
            <w:rFonts w:ascii="Times New Roman" w:hAnsi="Times New Roman" w:eastAsia="方正仿宋_GBK"/>
            <w:b w:val="0"/>
            <w:color w:val="000000"/>
            <w:sz w:val="23"/>
          </w:rPr>
          <w:delText>联络</w:delText>
        </w:r>
      </w:del>
      <w:r>
        <w:rPr>
          <w:rFonts w:ascii="Times New Roman" w:hAnsi="Times New Roman" w:eastAsia="方正仿宋_GBK"/>
          <w:b w:val="0"/>
          <w:color w:val="000000"/>
          <w:sz w:val="23"/>
        </w:rPr>
        <w:t>的</w:t>
      </w:r>
      <w:ins w:id="288" w:author="xh" w:date="2026-10-12T11:11:22Z">
        <w:r>
          <w:rPr>
            <w:rFonts w:ascii="Times New Roman" w:hAnsi="Times New Roman" w:eastAsia="方正仿宋_GBK"/>
            <w:b w:val="0"/>
            <w:color w:val="000000"/>
            <w:sz w:val="23"/>
          </w:rPr>
          <w:t>评价期，将2022—2025年投运措施的</w:t>
        </w:r>
      </w:ins>
      <w:del w:id="289" w:author="xh" w:date="2026-10-12T11:11:22Z">
        <w:r>
          <w:rPr>
            <w:rFonts w:ascii="Times New Roman" w:hAnsi="Times New Roman" w:eastAsia="方正仿宋_GBK"/>
            <w:b w:val="0"/>
            <w:color w:val="000000"/>
            <w:sz w:val="23"/>
          </w:rPr>
          <w:delText>新增</w:delText>
        </w:r>
      </w:del>
      <w:r>
        <w:rPr>
          <w:rFonts w:ascii="Times New Roman" w:hAnsi="Times New Roman" w:eastAsia="方正仿宋_GBK"/>
          <w:b w:val="0"/>
          <w:color w:val="000000"/>
          <w:sz w:val="23"/>
        </w:rPr>
        <w:t>建设、固定运维及</w:t>
      </w:r>
      <w:ins w:id="290" w:author="xh" w:date="2026-10-12T11:11:22Z">
        <w:r>
          <w:rPr>
            <w:rFonts w:ascii="Times New Roman" w:hAnsi="Times New Roman" w:eastAsia="方正仿宋_GBK"/>
            <w:b w:val="0"/>
            <w:color w:val="000000"/>
            <w:sz w:val="23"/>
          </w:rPr>
          <w:t>期内</w:t>
        </w:r>
      </w:ins>
      <w:del w:id="291" w:author="xh" w:date="2026-10-12T11:11:22Z">
        <w:r>
          <w:rPr>
            <w:rFonts w:ascii="Times New Roman" w:hAnsi="Times New Roman" w:eastAsia="方正仿宋_GBK"/>
            <w:b w:val="0"/>
            <w:color w:val="000000"/>
            <w:sz w:val="23"/>
          </w:rPr>
          <w:delText>规定</w:delText>
        </w:r>
      </w:del>
      <w:r>
        <w:rPr>
          <w:rFonts w:ascii="Times New Roman" w:hAnsi="Times New Roman" w:eastAsia="方正仿宋_GBK"/>
          <w:b w:val="0"/>
          <w:color w:val="000000"/>
          <w:sz w:val="23"/>
        </w:rPr>
        <w:t>更新费用</w:t>
      </w:r>
      <w:ins w:id="292" w:author="xh" w:date="2026-10-12T11:11:22Z">
        <w:r>
          <w:rPr>
            <w:rFonts w:ascii="Times New Roman" w:hAnsi="Times New Roman" w:eastAsia="方正仿宋_GBK"/>
            <w:b w:val="0"/>
            <w:color w:val="000000"/>
            <w:sz w:val="23"/>
          </w:rPr>
          <w:t>以</w:t>
        </w:r>
      </w:ins>
      <w:del w:id="293" w:author="xh" w:date="2026-10-12T11:11:22Z">
        <w:r>
          <w:rPr>
            <w:rFonts w:ascii="Times New Roman" w:hAnsi="Times New Roman" w:eastAsia="方正仿宋_GBK"/>
            <w:b w:val="0"/>
            <w:color w:val="000000"/>
            <w:sz w:val="23"/>
          </w:rPr>
          <w:delText>，按</w:delText>
        </w:r>
      </w:del>
      <w:r>
        <w:rPr>
          <w:rFonts w:ascii="Times New Roman" w:hAnsi="Times New Roman" w:eastAsia="方正仿宋_GBK"/>
          <w:b w:val="0"/>
          <w:color w:val="000000"/>
          <w:sz w:val="23"/>
        </w:rPr>
        <w:t>6%折现率折算至2021年末</w:t>
      </w:r>
      <w:del w:id="294" w:author="xh" w:date="2026-10-12T11:11:22Z">
        <w:r>
          <w:rPr>
            <w:rFonts w:ascii="Times New Roman" w:hAnsi="Times New Roman" w:eastAsia="方正仿宋_GBK"/>
            <w:b w:val="0"/>
            <w:color w:val="000000"/>
            <w:sz w:val="23"/>
          </w:rPr>
          <w:delText>，</w:delText>
        </w:r>
        <w:commentRangeStart w:id="1"/>
        <w:r>
          <w:rPr>
            <w:rFonts w:ascii="Times New Roman" w:hAnsi="Times New Roman" w:eastAsia="方正仿宋_GBK"/>
            <w:b w:val="0"/>
            <w:color w:val="000000"/>
            <w:sz w:val="23"/>
          </w:rPr>
          <w:delText>评价截止2041年</w:delText>
        </w:r>
        <w:commentRangeEnd w:id="1"/>
      </w:del>
      <w:r>
        <w:rPr>
          <w:woUserID w:val="1"/>
        </w:rPr>
        <w:commentReference w:id="1"/>
      </w:r>
      <w:r>
        <w:rPr>
          <w:rFonts w:ascii="Times New Roman" w:hAnsi="Times New Roman" w:eastAsia="方正仿宋_GBK"/>
          <w:b w:val="0"/>
          <w:color w:val="000000"/>
          <w:sz w:val="23"/>
        </w:rPr>
        <w:t>。</w:t>
      </w:r>
    </w:p>
    <w:p w14:paraId="7AF2A3AA">
      <w:pPr>
        <w:widowControl/>
        <w:snapToGrid w:val="0"/>
        <w:spacing w:before="0" w:after="100" w:line="320" w:lineRule="exact"/>
        <w:ind w:left="0" w:leftChars="0" w:right="0" w:rightChars="0" w:firstLine="460" w:firstLineChars="0"/>
        <w:jc w:val="both"/>
      </w:pPr>
      <w:ins w:id="295" w:author="xh" w:date="2026-10-12T11:14:12Z">
        <w:r>
          <w:rPr>
            <w:rFonts w:ascii="Times New Roman" w:hAnsi="Times New Roman" w:eastAsia="方正仿宋_GBK"/>
            <w:b w:val="0"/>
            <w:color w:val="000000"/>
            <w:sz w:val="23"/>
          </w:rPr>
          <w:t>2022—2025年</w:t>
        </w:r>
      </w:ins>
      <w:del w:id="296" w:author="xh" w:date="2026-10-12T11:14:12Z">
        <w:r>
          <w:rPr>
            <w:rFonts w:ascii="Times New Roman" w:hAnsi="Times New Roman" w:eastAsia="方正仿宋_GBK"/>
            <w:b w:val="0"/>
            <w:color w:val="000000"/>
            <w:sz w:val="23"/>
          </w:rPr>
          <w:delText>本次</w:delText>
        </w:r>
      </w:del>
      <w:r>
        <w:rPr>
          <w:rFonts w:ascii="Times New Roman" w:hAnsi="Times New Roman" w:eastAsia="方正仿宋_GBK"/>
          <w:b w:val="0"/>
          <w:color w:val="000000"/>
          <w:sz w:val="23"/>
        </w:rPr>
        <w:t>投运设备在</w:t>
      </w:r>
      <w:ins w:id="297" w:author="xh" w:date="2026-10-12T11:14:12Z">
        <w:r>
          <w:rPr>
            <w:rFonts w:ascii="Times New Roman" w:hAnsi="Times New Roman" w:eastAsia="方正仿宋_GBK"/>
            <w:b w:val="0"/>
            <w:color w:val="000000"/>
            <w:sz w:val="23"/>
          </w:rPr>
          <w:t>2041年</w:t>
        </w:r>
      </w:ins>
      <w:r>
        <w:rPr>
          <w:rFonts w:ascii="Times New Roman" w:hAnsi="Times New Roman" w:eastAsia="方正仿宋_GBK"/>
          <w:b w:val="0"/>
          <w:color w:val="000000"/>
          <w:sz w:val="23"/>
        </w:rPr>
        <w:t>评价</w:t>
      </w:r>
      <w:ins w:id="298" w:author="xh" w:date="2026-10-12T11:14:12Z">
        <w:r>
          <w:rPr>
            <w:rFonts w:ascii="Times New Roman" w:hAnsi="Times New Roman" w:eastAsia="方正仿宋_GBK"/>
            <w:b w:val="0"/>
            <w:color w:val="000000"/>
            <w:sz w:val="23"/>
          </w:rPr>
          <w:t>截止前均</w:t>
        </w:r>
      </w:ins>
      <w:del w:id="299" w:author="xh" w:date="2026-10-12T11:14:12Z">
        <w:r>
          <w:rPr>
            <w:rFonts w:ascii="Times New Roman" w:hAnsi="Times New Roman" w:eastAsia="方正仿宋_GBK"/>
            <w:b w:val="0"/>
            <w:color w:val="000000"/>
            <w:sz w:val="23"/>
          </w:rPr>
          <w:delText>期内</w:delText>
        </w:r>
      </w:del>
      <w:r>
        <w:rPr>
          <w:rFonts w:ascii="Times New Roman" w:hAnsi="Times New Roman" w:eastAsia="方正仿宋_GBK"/>
          <w:b w:val="0"/>
          <w:color w:val="000000"/>
          <w:sz w:val="23"/>
        </w:rPr>
        <w:t>未达到设定</w:t>
      </w:r>
      <w:ins w:id="300" w:author="xh" w:date="2026-10-12T11:14:12Z">
        <w:r>
          <w:rPr>
            <w:rFonts w:ascii="Times New Roman" w:hAnsi="Times New Roman" w:eastAsia="方正仿宋_GBK"/>
            <w:b w:val="0"/>
            <w:color w:val="000000"/>
            <w:sz w:val="23"/>
          </w:rPr>
          <w:t>寿命，因此本期</w:t>
        </w:r>
      </w:ins>
      <w:del w:id="301" w:author="xh" w:date="2026-10-12T11:14:12Z">
        <w:r>
          <w:rPr>
            <w:rFonts w:ascii="Times New Roman" w:hAnsi="Times New Roman" w:eastAsia="方正仿宋_GBK"/>
            <w:b w:val="0"/>
            <w:color w:val="000000"/>
            <w:sz w:val="23"/>
          </w:rPr>
          <w:delText>更新年限。</w:delText>
        </w:r>
      </w:del>
      <w:r>
        <w:rPr>
          <w:rFonts w:ascii="Times New Roman" w:hAnsi="Times New Roman" w:eastAsia="方正仿宋_GBK"/>
          <w:b w:val="0"/>
          <w:color w:val="000000"/>
          <w:sz w:val="23"/>
        </w:rPr>
        <w:t>费用</w:t>
      </w:r>
      <w:ins w:id="302" w:author="xh" w:date="2026-10-12T11:14:12Z">
        <w:r>
          <w:rPr>
            <w:rFonts w:ascii="Times New Roman" w:hAnsi="Times New Roman" w:eastAsia="方正仿宋_GBK"/>
            <w:b w:val="0"/>
            <w:color w:val="000000"/>
            <w:sz w:val="23"/>
          </w:rPr>
          <w:t>由建设投资和固定运维构成。两类方案均按这一</w:t>
        </w:r>
      </w:ins>
      <w:r>
        <w:rPr>
          <w:rFonts w:ascii="Times New Roman" w:hAnsi="Times New Roman" w:eastAsia="方正仿宋_GBK"/>
          <w:b w:val="0"/>
          <w:color w:val="000000"/>
          <w:sz w:val="23"/>
        </w:rPr>
        <w:t>范围</w:t>
      </w:r>
      <w:ins w:id="303" w:author="xh" w:date="2026-10-12T11:14:12Z">
        <w:r>
          <w:rPr>
            <w:rFonts w:ascii="Times New Roman" w:hAnsi="Times New Roman" w:eastAsia="方正仿宋_GBK"/>
            <w:b w:val="0"/>
            <w:color w:val="000000"/>
            <w:sz w:val="23"/>
          </w:rPr>
          <w:t>比较，暂</w:t>
        </w:r>
      </w:ins>
      <w:del w:id="304" w:author="xh" w:date="2026-10-12T11:14:12Z">
        <w:r>
          <w:rPr>
            <w:rFonts w:ascii="Times New Roman" w:hAnsi="Times New Roman" w:eastAsia="方正仿宋_GBK"/>
            <w:b w:val="0"/>
            <w:color w:val="000000"/>
            <w:sz w:val="23"/>
          </w:rPr>
          <w:delText>尚</w:delText>
        </w:r>
      </w:del>
      <w:r>
        <w:rPr>
          <w:rFonts w:ascii="Times New Roman" w:hAnsi="Times New Roman" w:eastAsia="方正仿宋_GBK"/>
          <w:b w:val="0"/>
          <w:color w:val="000000"/>
          <w:sz w:val="23"/>
        </w:rPr>
        <w:t>未计入期末残值、存量设备运维变化、储能充电及损耗</w:t>
      </w:r>
      <w:ins w:id="305" w:author="xh" w:date="2026-10-12T11:14:12Z">
        <w:r>
          <w:rPr>
            <w:rFonts w:ascii="Times New Roman" w:hAnsi="Times New Roman" w:eastAsia="方正仿宋_GBK"/>
            <w:b w:val="0"/>
            <w:color w:val="000000"/>
            <w:sz w:val="23"/>
          </w:rPr>
          <w:t>费用</w:t>
        </w:r>
      </w:ins>
      <w:r>
        <w:rPr>
          <w:rFonts w:ascii="Times New Roman" w:hAnsi="Times New Roman" w:eastAsia="方正仿宋_GBK"/>
          <w:b w:val="0"/>
          <w:color w:val="000000"/>
          <w:sz w:val="23"/>
        </w:rPr>
        <w:t>，也未抵扣收益。</w:t>
      </w:r>
      <w:del w:id="306" w:author="xh" w:date="2026-10-12T11:14:12Z">
        <w:r>
          <w:rPr>
            <w:rFonts w:ascii="Times New Roman" w:hAnsi="Times New Roman" w:eastAsia="方正仿宋_GBK"/>
            <w:b w:val="0"/>
            <w:color w:val="000000"/>
            <w:sz w:val="23"/>
          </w:rPr>
          <w:delText>所列费用用于这一共同范围内的方案比较。</w:delText>
        </w:r>
      </w:del>
      <w:r>
        <w:rPr>
          <w:rFonts w:ascii="Times New Roman" w:hAnsi="Times New Roman" w:eastAsia="方正仿宋_GBK"/>
          <w:b w:val="0"/>
          <w:color w:val="000000"/>
          <w:sz w:val="23"/>
        </w:rPr>
        <w:t>（</w:t>
      </w:r>
      <w:ins w:id="307" w:author="xh" w:date="2026-10-12T11:14:12Z">
        <w:r>
          <w:rPr>
            <w:rFonts w:ascii="Times New Roman" w:hAnsi="Times New Roman" w:eastAsia="方正仿宋_GBK"/>
            <w:b w:val="0"/>
            <w:color w:val="000000"/>
            <w:sz w:val="23"/>
          </w:rPr>
          <w:t>研究报告</w:t>
        </w:r>
      </w:ins>
      <w:del w:id="308" w:author="xh" w:date="2026-10-12T11:14:12Z">
        <w:r>
          <w:rPr>
            <w:rFonts w:ascii="Times New Roman" w:hAnsi="Times New Roman" w:eastAsia="方正仿宋_GBK"/>
            <w:b w:val="0"/>
            <w:color w:val="000000"/>
            <w:sz w:val="23"/>
          </w:rPr>
          <w:delText>终稿</w:delText>
        </w:r>
      </w:del>
      <w:r>
        <w:rPr>
          <w:rFonts w:ascii="Times New Roman" w:hAnsi="Times New Roman" w:eastAsia="方正仿宋_GBK"/>
          <w:b w:val="0"/>
          <w:color w:val="000000"/>
          <w:sz w:val="23"/>
        </w:rPr>
        <w:t>第4.6节）</w:t>
      </w:r>
    </w:p>
    <w:p w14:paraId="17BAE5C0">
      <w:pPr>
        <w:pStyle w:val="3"/>
        <w:keepNext/>
        <w:pageBreakBefore/>
        <w:widowControl/>
        <w:snapToGrid w:val="0"/>
        <w:spacing w:before="120" w:after="100" w:line="320" w:lineRule="exact"/>
        <w:ind w:left="0" w:leftChars="0" w:right="0" w:rightChars="0" w:firstLine="0" w:firstLineChars="0"/>
        <w:jc w:val="both"/>
      </w:pPr>
      <w:r>
        <w:rPr>
          <w:rFonts w:ascii="Times New Roman" w:hAnsi="Times New Roman" w:eastAsia="方正仿宋_GBK"/>
          <w:b/>
          <w:color w:val="000000"/>
          <w:sz w:val="26"/>
        </w:rPr>
        <w:t>三、两地区方案比选结果与逐年建设过程</w:t>
      </w:r>
    </w:p>
    <w:p w14:paraId="61AA709A">
      <w:pPr>
        <w:pStyle w:val="4"/>
        <w:keepNext/>
        <w:widowControl/>
        <w:snapToGrid w:val="0"/>
        <w:spacing w:before="80" w:after="80" w:line="320" w:lineRule="exact"/>
        <w:ind w:left="0" w:leftChars="0" w:right="0" w:rightChars="0" w:firstLine="0" w:firstLineChars="0"/>
        <w:jc w:val="both"/>
      </w:pPr>
      <w:r>
        <w:rPr>
          <w:rFonts w:ascii="Times New Roman" w:hAnsi="Times New Roman" w:eastAsia="方正仿宋_GBK"/>
          <w:b/>
          <w:color w:val="000000"/>
          <w:sz w:val="23"/>
        </w:rPr>
        <w:t xml:space="preserve">3.1 </w:t>
      </w:r>
      <w:ins w:id="2212" w:author="xh" w:date="2026-10-14T08:38:28Z">
        <w:r>
          <w:rPr>
            <w:rFonts w:ascii="Times New Roman" w:hAnsi="Times New Roman" w:eastAsia="方正仿宋_GBK"/>
            <w:b/>
            <w:color w:val="000000"/>
            <w:sz w:val="23"/>
          </w:rPr>
          <w:t xml:space="preserve">两地区逐</w:t>
        </w:r>
      </w:ins>
      <w:del w:id="2213" w:author="xh" w:date="2026-10-14T08:38:28Z">
        <w:r>
          <w:rPr>
            <w:rFonts w:ascii="Times New Roman" w:hAnsi="Times New Roman" w:eastAsia="方正仿宋_GBK"/>
            <w:b/>
            <w:color w:val="000000"/>
            <w:sz w:val="23"/>
          </w:rPr>
          <w:delText xml:space="preserve">2025</w:delText>
        </w:r>
      </w:del>
      <w:r>
        <w:rPr>
          <w:rFonts w:ascii="Times New Roman" w:hAnsi="Times New Roman" w:eastAsia="方正仿宋_GBK"/>
          <w:b/>
          <w:color w:val="000000"/>
          <w:sz w:val="23"/>
        </w:rPr>
        <w:t xml:space="preserve">年</w:t>
      </w:r>
      <w:ins w:id="2214" w:author="xh" w:date="2026-10-14T08:38:28Z">
        <w:r>
          <w:rPr>
            <w:rFonts w:ascii="Times New Roman" w:hAnsi="Times New Roman" w:eastAsia="方正仿宋_GBK"/>
            <w:b/>
            <w:color w:val="000000"/>
            <w:sz w:val="23"/>
          </w:rPr>
          <w:t xml:space="preserve">方案对比</w:t>
        </w:r>
      </w:ins>
      <w:del w:id="2215" w:author="xh" w:date="2026-10-14T08:38:28Z">
        <w:r>
          <w:rPr>
            <w:rFonts w:ascii="Times New Roman" w:hAnsi="Times New Roman" w:eastAsia="方正仿宋_GBK"/>
            <w:b/>
            <w:color w:val="000000"/>
            <w:sz w:val="23"/>
          </w:rPr>
          <w:delText xml:space="preserve">配置与评价期费用</w:delText>
        </w:r>
      </w:del>
    </w:p>
    <w:p w14:paraId="68912964">
      <w:pPr>
        <w:widowControl/>
        <w:snapToGrid w:val="0"/>
        <w:spacing w:before="0" w:after="100" w:line="320" w:lineRule="exact"/>
        <w:ind w:left="0" w:leftChars="0" w:right="0" w:rightChars="0" w:firstLine="460" w:firstLineChars="0"/>
        <w:jc w:val="both"/>
      </w:pPr>
      <w:ins w:id="309" w:author="xh" w:date="2026-10-12T11:29:56Z">
        <w:r>
          <w:rPr>
            <w:rFonts w:ascii="Times New Roman" w:hAnsi="Times New Roman" w:eastAsia="方正仿宋_GBK"/>
            <w:b w:val="0"/>
            <w:color w:val="000000"/>
            <w:sz w:val="23"/>
          </w:rPr>
          <w:t xml:space="preserve">表1</w:t>
        </w:r>
        <w:ins w:id="2216" w:author="xh" w:date="2026-10-14T08:38:28Z">
          <w:r>
            <w:rPr>
              <w:rFonts w:ascii="Times New Roman" w:hAnsi="Times New Roman" w:eastAsia="方正仿宋_GBK"/>
              <w:b w:val="0"/>
              <w:color w:val="000000"/>
              <w:sz w:val="23"/>
            </w:rPr>
            <w:t xml:space="preserve">分别列出邳州和市区</w:t>
          </w:r>
        </w:ins>
        <w:del w:id="2217" w:author="xh" w:date="2026-10-14T08:38:28Z">
          <w:r>
            <w:rPr>
              <w:rFonts w:ascii="Times New Roman" w:hAnsi="Times New Roman" w:eastAsia="方正仿宋_GBK"/>
              <w:b w:val="0"/>
              <w:color w:val="000000"/>
              <w:sz w:val="23"/>
            </w:rPr>
            <w:delText xml:space="preserve">汇总</w:delText>
          </w:r>
        </w:del>
      </w:ins>
      <w:del w:id="310" w:author="xh" w:date="2026-10-12T11:29:56Z">
        <w:r>
          <w:rPr>
            <w:rFonts w:ascii="Times New Roman" w:hAnsi="Times New Roman" w:eastAsia="方正仿宋_GBK"/>
            <w:b w:val="0"/>
            <w:color w:val="000000"/>
            <w:sz w:val="23"/>
          </w:rPr>
          <w:delText>在上述共同条件下，</w:delText>
        </w:r>
      </w:del>
      <w:r>
        <w:rPr>
          <w:rFonts w:ascii="Times New Roman" w:hAnsi="Times New Roman" w:eastAsia="方正仿宋_GBK"/>
          <w:b w:val="0"/>
          <w:color w:val="000000"/>
          <w:sz w:val="23"/>
        </w:rPr>
        <w:t xml:space="preserve">两类方案</w:t>
      </w:r>
      <w:del w:id="311" w:author="xh" w:date="2026-10-12T11:29:56Z">
        <w:r>
          <w:rPr>
            <w:rFonts w:ascii="Times New Roman" w:hAnsi="Times New Roman" w:eastAsia="方正仿宋_GBK"/>
            <w:b w:val="0"/>
            <w:color w:val="000000"/>
            <w:sz w:val="23"/>
          </w:rPr>
          <w:delText>形成表1所列</w:delText>
        </w:r>
      </w:del>
      <w:r>
        <w:rPr>
          <w:rFonts w:ascii="Times New Roman" w:hAnsi="Times New Roman" w:eastAsia="方正仿宋_GBK"/>
          <w:b w:val="0"/>
          <w:color w:val="000000"/>
          <w:sz w:val="23"/>
        </w:rPr>
        <w:t xml:space="preserve">202</w:t>
      </w:r>
      <w:ins w:id="2218" w:author="xh" w:date="2026-10-14T08:38:28Z">
        <w:r>
          <w:rPr>
            <w:rFonts w:ascii="Times New Roman" w:hAnsi="Times New Roman" w:eastAsia="方正仿宋_GBK"/>
            <w:b w:val="0"/>
            <w:color w:val="000000"/>
            <w:sz w:val="23"/>
          </w:rPr>
          <w:t xml:space="preserve">2—202</w:t>
        </w:r>
      </w:ins>
      <w:r>
        <w:rPr>
          <w:rFonts w:ascii="Times New Roman" w:hAnsi="Times New Roman" w:eastAsia="方正仿宋_GBK"/>
          <w:b w:val="0"/>
          <w:color w:val="000000"/>
          <w:sz w:val="23"/>
        </w:rPr>
        <w:t xml:space="preserve">5年</w:t>
      </w:r>
      <w:del w:id="312" w:author="xh" w:date="2026-10-12T11:29:56Z">
        <w:r>
          <w:rPr>
            <w:rFonts w:ascii="Times New Roman" w:hAnsi="Times New Roman" w:eastAsia="方正仿宋_GBK"/>
            <w:b w:val="0"/>
            <w:color w:val="000000"/>
            <w:sz w:val="23"/>
          </w:rPr>
          <w:delText>设备配置。容量、储能和联络为</w:delText>
        </w:r>
      </w:del>
      <w:ins w:id="2219" w:author="xh" w:date="2026-10-14T08:38:28Z">
        <w:r>
          <w:rPr>
            <w:rFonts w:ascii="Times New Roman" w:hAnsi="Times New Roman" w:eastAsia="方正仿宋_GBK"/>
            <w:b w:val="0"/>
            <w:color w:val="000000"/>
            <w:sz w:val="23"/>
          </w:rPr>
          <w:t xml:space="preserve">的逐年配置，主变与储能为</w:t>
        </w:r>
      </w:ins>
      <w:r>
        <w:rPr>
          <w:rFonts w:ascii="Times New Roman" w:hAnsi="Times New Roman" w:eastAsia="方正仿宋_GBK"/>
          <w:b w:val="0"/>
          <w:color w:val="000000"/>
          <w:sz w:val="23"/>
        </w:rPr>
        <w:t xml:space="preserve">年末</w:t>
      </w:r>
      <w:ins w:id="313" w:author="xh" w:date="2026-10-12T11:29:56Z">
        <w:r>
          <w:rPr>
            <w:rFonts w:ascii="Times New Roman" w:hAnsi="Times New Roman" w:eastAsia="方正仿宋_GBK"/>
            <w:b w:val="0"/>
            <w:color w:val="000000"/>
            <w:sz w:val="23"/>
          </w:rPr>
          <w:t xml:space="preserve">在役</w:t>
        </w:r>
      </w:ins>
      <w:r>
        <w:rPr>
          <w:rFonts w:ascii="Times New Roman" w:hAnsi="Times New Roman" w:eastAsia="方正仿宋_GBK"/>
          <w:b w:val="0"/>
          <w:color w:val="000000"/>
          <w:sz w:val="23"/>
        </w:rPr>
        <w:t xml:space="preserve">规模</w:t>
      </w:r>
      <w:ins w:id="314" w:author="xh" w:date="2026-10-12T11:29:56Z">
        <w:del w:id="2220" w:author="xh" w:date="2026-10-14T08:38:28Z">
          <w:r>
            <w:rPr>
              <w:rFonts w:ascii="Times New Roman" w:hAnsi="Times New Roman" w:eastAsia="方正仿宋_GBK"/>
              <w:b w:val="0"/>
              <w:color w:val="000000"/>
              <w:sz w:val="23"/>
            </w:rPr>
            <w:delText xml:space="preserve">及</w:delText>
          </w:r>
        </w:del>
      </w:ins>
      <w:del w:id="315" w:author="xh" w:date="2026-10-12T11:29:56Z">
        <w:r>
          <w:rPr>
            <w:rFonts w:ascii="Times New Roman" w:hAnsi="Times New Roman" w:eastAsia="方正仿宋_GBK"/>
            <w:b w:val="0"/>
            <w:color w:val="000000"/>
            <w:sz w:val="23"/>
          </w:rPr>
          <w:delText>，费用现值对应2022—2025年新增措施至2041年的</w:delText>
        </w:r>
      </w:del>
      <w:del w:id="2221" w:author="xh" w:date="2026-10-14T08:38:28Z">
        <w:r>
          <w:rPr>
            <w:rFonts w:ascii="Times New Roman" w:hAnsi="Times New Roman" w:eastAsia="方正仿宋_GBK"/>
            <w:b w:val="0"/>
            <w:color w:val="000000"/>
            <w:sz w:val="23"/>
          </w:rPr>
          <w:delText xml:space="preserve">共同评价期</w:delText>
        </w:r>
      </w:del>
      <w:ins w:id="316" w:author="xh" w:date="2026-10-12T11:29:56Z">
        <w:del w:id="2222" w:author="xh" w:date="2026-10-14T08:38:28Z">
          <w:r>
            <w:rPr>
              <w:rFonts w:ascii="Times New Roman" w:hAnsi="Times New Roman" w:eastAsia="方正仿宋_GBK"/>
              <w:b w:val="0"/>
              <w:color w:val="000000"/>
              <w:sz w:val="23"/>
            </w:rPr>
            <w:delText xml:space="preserve">费用</w:delText>
          </w:r>
        </w:del>
        <w:r>
          <w:rPr>
            <w:rFonts w:ascii="Times New Roman" w:hAnsi="Times New Roman" w:eastAsia="方正仿宋_GBK"/>
            <w:b w:val="0"/>
            <w:color w:val="000000"/>
            <w:sz w:val="23"/>
          </w:rPr>
          <w:t xml:space="preserve">，</w:t>
        </w:r>
        <w:ins w:id="2223" w:author="xh" w:date="2026-10-14T08:38:28Z">
          <w:r>
            <w:rPr>
              <w:rFonts w:ascii="Times New Roman" w:hAnsi="Times New Roman" w:eastAsia="方正仿宋_GBK"/>
              <w:b w:val="0"/>
              <w:color w:val="000000"/>
              <w:sz w:val="23"/>
            </w:rPr>
            <w:t xml:space="preserve">联络为截至当年的累计新增条数。弹性方案当</w:t>
          </w:r>
        </w:ins>
        <w:del w:id="2224" w:author="xh" w:date="2026-10-14T08:38:28Z">
          <w:r>
            <w:rPr>
              <w:rFonts w:ascii="Times New Roman" w:hAnsi="Times New Roman" w:eastAsia="方正仿宋_GBK"/>
              <w:b w:val="0"/>
              <w:color w:val="000000"/>
              <w:sz w:val="23"/>
            </w:rPr>
            <w:delText xml:space="preserve">逐</w:delText>
          </w:r>
        </w:del>
        <w:r>
          <w:rPr>
            <w:rFonts w:ascii="Times New Roman" w:hAnsi="Times New Roman" w:eastAsia="方正仿宋_GBK"/>
            <w:b w:val="0"/>
            <w:color w:val="000000"/>
            <w:sz w:val="23"/>
          </w:rPr>
          <w:t xml:space="preserve">年新增工程</w:t>
        </w:r>
        <w:del w:id="2225" w:author="xh" w:date="2026-10-14T08:38:28Z">
          <w:r>
            <w:rPr>
              <w:rFonts w:ascii="Times New Roman" w:hAnsi="Times New Roman" w:eastAsia="方正仿宋_GBK"/>
              <w:b w:val="0"/>
              <w:color w:val="000000"/>
              <w:sz w:val="23"/>
            </w:rPr>
            <w:delText xml:space="preserve">和容量变化</w:delText>
          </w:r>
        </w:del>
        <w:r>
          <w:rPr>
            <w:rFonts w:ascii="Times New Roman" w:hAnsi="Times New Roman" w:eastAsia="方正仿宋_GBK"/>
            <w:b w:val="0"/>
            <w:color w:val="000000"/>
            <w:sz w:val="23"/>
          </w:rPr>
          <w:t xml:space="preserve">分别</w:t>
        </w:r>
        <w:ins w:id="2226" w:author="xh" w:date="2026-10-14T08:38:28Z">
          <w:r>
            <w:rPr>
              <w:rFonts w:ascii="Times New Roman" w:hAnsi="Times New Roman" w:eastAsia="方正仿宋_GBK"/>
              <w:b w:val="0"/>
              <w:color w:val="000000"/>
              <w:sz w:val="23"/>
            </w:rPr>
            <w:t xml:space="preserve">列于</w:t>
          </w:r>
        </w:ins>
        <w:del w:id="2227" w:author="xh" w:date="2026-10-14T08:38:28Z">
          <w:r>
            <w:rPr>
              <w:rFonts w:ascii="Times New Roman" w:hAnsi="Times New Roman" w:eastAsia="方正仿宋_GBK"/>
              <w:b w:val="0"/>
              <w:color w:val="000000"/>
              <w:sz w:val="23"/>
            </w:rPr>
            <w:delText xml:space="preserve">见</w:delText>
          </w:r>
        </w:del>
        <w:r>
          <w:rPr>
            <w:rFonts w:ascii="Times New Roman" w:hAnsi="Times New Roman" w:eastAsia="方正仿宋_GBK"/>
            <w:b w:val="0"/>
            <w:color w:val="000000"/>
            <w:sz w:val="23"/>
          </w:rPr>
          <w:t xml:space="preserve">表2、表3</w:t>
        </w:r>
      </w:ins>
      <w:r>
        <w:rPr>
          <w:rFonts w:ascii="Times New Roman" w:hAnsi="Times New Roman" w:eastAsia="方正仿宋_GBK"/>
          <w:b w:val="0"/>
          <w:color w:val="000000"/>
          <w:sz w:val="23"/>
        </w:rPr>
        <w:t xml:space="preserve">。</w:t>
      </w:r>
    </w:p>
    <w:p w14:paraId="7EBAD69D">
      <w:pPr>
        <w:keepNext/>
        <w:widowControl/>
        <w:snapToGrid w:val="0"/>
        <w:spacing w:before="0" w:after="100" w:line="320" w:lineRule="exact"/>
        <w:ind w:left="0" w:leftChars="0" w:right="0" w:rightChars="0" w:firstLine="0" w:firstLineChars="0"/>
        <w:jc w:val="center"/>
      </w:pPr>
      <w:r>
        <w:rPr>
          <w:rFonts w:ascii="Times New Roman" w:hAnsi="Times New Roman" w:eastAsia="方正仿宋_GBK"/>
          <w:b w:val="0"/>
          <w:color w:val="000000"/>
          <w:sz w:val="21"/>
        </w:rPr>
        <w:t xml:space="preserve">表1</w:t>
      </w:r>
      <w:ins w:id="2228" w:author="xh" w:date="2026-10-14T08:38:28Z">
        <w:r>
          <w:rPr>
            <w:rFonts w:ascii="Times New Roman" w:hAnsi="Times New Roman" w:eastAsia="方正仿宋_GBK"/>
            <w:b w:val="0"/>
            <w:color w:val="000000"/>
            <w:sz w:val="21"/>
          </w:rPr>
          <w:t xml:space="preserve">（a）</w:t>
        </w:r>
      </w:ins>
      <w:r>
        <w:rPr>
          <w:rFonts w:ascii="Times New Roman" w:hAnsi="Times New Roman" w:eastAsia="方正仿宋_GBK"/>
          <w:b w:val="0"/>
          <w:color w:val="000000"/>
          <w:sz w:val="21"/>
        </w:rPr>
        <w:t xml:space="preserve"> </w:t>
      </w:r>
      <w:ins w:id="2229" w:author="xh" w:date="2026-10-14T08:38:28Z">
        <w:r>
          <w:rPr>
            <w:rFonts w:ascii="Times New Roman" w:hAnsi="Times New Roman" w:eastAsia="方正仿宋_GBK"/>
            <w:b w:val="0"/>
            <w:color w:val="000000"/>
            <w:sz w:val="21"/>
          </w:rPr>
          <w:t xml:space="preserve">邳州逐</w:t>
        </w:r>
      </w:ins>
      <w:del w:id="2230" w:author="xh" w:date="2026-10-14T08:38:28Z">
        <w:r>
          <w:rPr>
            <w:rFonts w:ascii="Times New Roman" w:hAnsi="Times New Roman" w:eastAsia="方正仿宋_GBK"/>
            <w:b w:val="0"/>
            <w:color w:val="000000"/>
            <w:sz w:val="21"/>
          </w:rPr>
          <w:delText xml:space="preserve">两地区</w:delText>
        </w:r>
      </w:del>
      <w:ins w:id="317" w:author="xh" w:date="2026-10-12T11:30:13Z">
        <w:del w:id="2231" w:author="xh" w:date="2026-10-14T08:38:28Z">
          <w:r>
            <w:rPr>
              <w:rFonts w:ascii="Times New Roman" w:hAnsi="Times New Roman" w:eastAsia="方正仿宋_GBK"/>
              <w:b w:val="0"/>
              <w:color w:val="000000"/>
              <w:sz w:val="21"/>
            </w:rPr>
            <w:delText xml:space="preserve">202</w:delText>
          </w:r>
        </w:del>
      </w:ins>
      <w:del w:id="318" w:author="xh" w:date="2026-10-12T11:30:13Z">
        <w:r>
          <w:rPr>
            <w:rFonts w:ascii="Times New Roman" w:hAnsi="Times New Roman" w:eastAsia="方正仿宋_GBK"/>
            <w:b w:val="0"/>
            <w:color w:val="000000"/>
            <w:sz w:val="21"/>
          </w:rPr>
          <w:delText>方案结果（据终稿表</w:delText>
        </w:r>
      </w:del>
      <w:del w:id="2232" w:author="xh" w:date="2026-10-14T08:38:28Z">
        <w:r>
          <w:rPr>
            <w:rFonts w:ascii="Times New Roman" w:hAnsi="Times New Roman" w:eastAsia="方正仿宋_GBK"/>
            <w:b w:val="0"/>
            <w:color w:val="000000"/>
            <w:sz w:val="21"/>
          </w:rPr>
          <w:delText xml:space="preserve">5</w:delText>
        </w:r>
      </w:del>
      <w:ins w:id="319" w:author="xh" w:date="2026-10-12T11:30:13Z">
        <w:r>
          <w:rPr>
            <w:rFonts w:ascii="Times New Roman" w:hAnsi="Times New Roman" w:eastAsia="方正仿宋_GBK"/>
            <w:b w:val="0"/>
            <w:color w:val="000000"/>
            <w:sz w:val="21"/>
          </w:rPr>
          <w:t xml:space="preserve">年</w:t>
        </w:r>
        <w:ins w:id="2233" w:author="xh" w:date="2026-10-14T08:38:28Z">
          <w:r>
            <w:rPr>
              <w:rFonts w:ascii="Times New Roman" w:hAnsi="Times New Roman" w:eastAsia="方正仿宋_GBK"/>
              <w:b w:val="0"/>
              <w:color w:val="000000"/>
              <w:sz w:val="21"/>
            </w:rPr>
            <w:t xml:space="preserve">容量及措施</w:t>
          </w:r>
        </w:ins>
        <w:del w:id="2234" w:author="xh" w:date="2026-10-14T08:38:28Z">
          <w:r>
            <w:rPr>
              <w:rFonts w:ascii="Times New Roman" w:hAnsi="Times New Roman" w:eastAsia="方正仿宋_GBK"/>
              <w:b w:val="0"/>
              <w:color w:val="000000"/>
              <w:sz w:val="21"/>
            </w:rPr>
            <w:delText xml:space="preserve">配置与评价期费用</w:delText>
          </w:r>
        </w:del>
      </w:ins>
      <w:del w:id="320" w:author="xh" w:date="2026-10-12T11:30:13Z">
        <w:r>
          <w:rPr>
            <w:rFonts w:ascii="Times New Roman" w:hAnsi="Times New Roman" w:eastAsia="方正仿宋_GBK"/>
            <w:b w:val="0"/>
            <w:color w:val="000000"/>
            <w:sz w:val="21"/>
          </w:rPr>
          <w:delText>-4、5-6、5-8）</w:delText>
        </w:r>
      </w:del>
    </w:p>
    <w:tbl>
      <w:tblPr>
        <w:tblStyle w:val="33"/>
        <w:tblW w:w="831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Change w:id="321" w:author="xh" w:date="2026-10-12T11:38:42Z">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PrChange>
      </w:tblPr>
      <w:tblGrid>
        <w:gridCol w:w="1385"/>
        <w:gridCol w:w="1385"/>
        <w:gridCol w:w="1385"/>
        <w:gridCol w:w="1385"/>
        <w:gridCol w:w="1385"/>
        <w:gridCol w:w="1385"/>
        <w:tblGridChange w:id="322">
          <w:tblGrid>
            <w:gridCol w:w="1606"/>
            <w:gridCol w:w="1606"/>
            <w:gridCol w:w="1606"/>
            <w:gridCol w:w="1606"/>
            <w:gridCol w:w="1606"/>
            <w:gridCol w:w="1606"/>
          </w:tblGrid>
        </w:tblGridChange>
      </w:tblGrid>
      <w:tr w14:paraId="21D702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324" w:author="xh" w:date="2026-10-12T11:38:42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cantSplit/>
          <w:jc w:val="center"/>
          <w:del w:id="323" w:author="xh" w:date="2026-10-12T11:38:42Z"/>
          <w:trPrChange w:id="324" w:author="xh" w:date="2026-10-12T11:38:42Z">
            <w:trPr>
              <w:cantSplit/>
              <w:tblHeader/>
            </w:trPr>
          </w:trPrChange>
        </w:trPr>
        <w:tc>
          <w:tcPr>
            <w:tcW w:w="1606" w:type="dxa"/>
            <w:vAlign w:val="center"/>
            <w:tcPrChange w:id="325" w:author="xh" w:date="2026-10-12T11:38:42Z"/>
          </w:tcPr>
          <w:p w14:paraId="47313C6A">
            <w:pPr>
              <w:snapToGrid w:val="0"/>
              <w:spacing w:before="60" w:after="60" w:line="252" w:lineRule="auto"/>
              <w:ind w:left="0" w:leftChars="0" w:right="0" w:rightChars="0" w:firstLine="0" w:firstLineChars="0"/>
              <w:jc w:val="center"/>
              <w:rPr>
                <w:del w:id="326" w:author="xh" w:date="2026-10-12T11:38:42Z"/>
              </w:rPr>
            </w:pPr>
            <w:del w:id="327" w:author="xh" w:date="2026-10-12T11:38:42Z">
              <w:r>
                <w:rPr>
                  <w:rFonts w:ascii="Times New Roman" w:hAnsi="Times New Roman" w:eastAsia="方正仿宋_GBK"/>
                  <w:b/>
                  <w:sz w:val="21"/>
                </w:rPr>
                <w:delText>地区／方案</w:delText>
              </w:r>
            </w:del>
          </w:p>
        </w:tc>
        <w:tc>
          <w:tcPr>
            <w:tcW w:w="1606" w:type="dxa"/>
            <w:vAlign w:val="center"/>
            <w:tcPrChange w:id="328" w:author="xh" w:date="2026-10-12T11:38:42Z"/>
          </w:tcPr>
          <w:p w14:paraId="087333A1">
            <w:pPr>
              <w:snapToGrid w:val="0"/>
              <w:spacing w:before="60" w:after="60" w:line="252" w:lineRule="auto"/>
              <w:ind w:left="0" w:leftChars="0" w:right="0" w:rightChars="0" w:firstLine="0" w:firstLineChars="0"/>
              <w:jc w:val="center"/>
              <w:rPr>
                <w:del w:id="329" w:author="xh" w:date="2026-10-12T11:38:42Z"/>
              </w:rPr>
            </w:pPr>
            <w:del w:id="330" w:author="xh" w:date="2026-10-12T11:38:42Z">
              <w:r>
                <w:rPr>
                  <w:rFonts w:ascii="Times New Roman" w:hAnsi="Times New Roman" w:eastAsia="方正仿宋_GBK"/>
                  <w:b/>
                  <w:sz w:val="21"/>
                </w:rPr>
                <w:delText>主变容量</w:delText>
              </w:r>
            </w:del>
            <w:del w:id="331" w:author="xh" w:date="2026-10-12T11:38:42Z">
              <w:r>
                <w:rPr>
                  <w:rFonts w:ascii="Times New Roman" w:hAnsi="Times New Roman" w:eastAsia="方正仿宋_GBK"/>
                  <w:b/>
                  <w:sz w:val="21"/>
                </w:rPr>
                <w:br w:type="textWrapping"/>
              </w:r>
            </w:del>
            <w:del w:id="332" w:author="xh" w:date="2026-10-12T11:38:42Z">
              <w:r>
                <w:rPr>
                  <w:rFonts w:ascii="Times New Roman" w:hAnsi="Times New Roman" w:eastAsia="方正仿宋_GBK"/>
                  <w:b/>
                  <w:sz w:val="21"/>
                </w:rPr>
                <w:delText>MVA</w:delText>
              </w:r>
            </w:del>
          </w:p>
        </w:tc>
        <w:tc>
          <w:tcPr>
            <w:tcW w:w="1606" w:type="dxa"/>
            <w:vAlign w:val="center"/>
            <w:tcPrChange w:id="333" w:author="xh" w:date="2026-10-12T11:38:42Z"/>
          </w:tcPr>
          <w:p w14:paraId="43C4A0F1">
            <w:pPr>
              <w:snapToGrid w:val="0"/>
              <w:spacing w:before="60" w:after="60" w:line="252" w:lineRule="auto"/>
              <w:ind w:left="0" w:leftChars="0" w:right="0" w:rightChars="0" w:firstLine="0" w:firstLineChars="0"/>
              <w:jc w:val="center"/>
              <w:rPr>
                <w:del w:id="334" w:author="xh" w:date="2026-10-12T11:38:42Z"/>
              </w:rPr>
            </w:pPr>
            <w:del w:id="335" w:author="xh" w:date="2026-10-12T11:38:42Z">
              <w:r>
                <w:rPr>
                  <w:rFonts w:ascii="Times New Roman" w:hAnsi="Times New Roman" w:eastAsia="方正仿宋_GBK"/>
                  <w:b/>
                  <w:sz w:val="21"/>
                </w:rPr>
                <w:delText>容载比</w:delText>
              </w:r>
            </w:del>
          </w:p>
        </w:tc>
        <w:tc>
          <w:tcPr>
            <w:tcW w:w="1606" w:type="dxa"/>
            <w:vAlign w:val="center"/>
            <w:tcPrChange w:id="336" w:author="xh" w:date="2026-10-12T11:38:42Z"/>
          </w:tcPr>
          <w:p w14:paraId="4D0EAAD1">
            <w:pPr>
              <w:snapToGrid w:val="0"/>
              <w:spacing w:before="60" w:after="60" w:line="252" w:lineRule="auto"/>
              <w:ind w:left="0" w:leftChars="0" w:right="0" w:rightChars="0" w:firstLine="0" w:firstLineChars="0"/>
              <w:jc w:val="center"/>
              <w:rPr>
                <w:del w:id="337" w:author="xh" w:date="2026-10-12T11:38:42Z"/>
              </w:rPr>
            </w:pPr>
            <w:del w:id="338" w:author="xh" w:date="2026-10-12T11:38:42Z">
              <w:r>
                <w:rPr>
                  <w:rFonts w:ascii="Times New Roman" w:hAnsi="Times New Roman" w:eastAsia="方正仿宋_GBK"/>
                  <w:b/>
                  <w:sz w:val="21"/>
                </w:rPr>
                <w:delText>储能额定功率</w:delText>
              </w:r>
            </w:del>
            <w:del w:id="339" w:author="xh" w:date="2026-10-12T11:38:42Z">
              <w:r>
                <w:rPr>
                  <w:rFonts w:ascii="Times New Roman" w:hAnsi="Times New Roman" w:eastAsia="方正仿宋_GBK"/>
                  <w:b/>
                  <w:sz w:val="21"/>
                </w:rPr>
                <w:br w:type="textWrapping"/>
              </w:r>
            </w:del>
            <w:del w:id="340" w:author="xh" w:date="2026-10-12T11:38:42Z">
              <w:r>
                <w:rPr>
                  <w:rFonts w:ascii="Times New Roman" w:hAnsi="Times New Roman" w:eastAsia="方正仿宋_GBK"/>
                  <w:b/>
                  <w:sz w:val="21"/>
                </w:rPr>
                <w:delText>MW</w:delText>
              </w:r>
            </w:del>
          </w:p>
        </w:tc>
        <w:tc>
          <w:tcPr>
            <w:tcW w:w="1606" w:type="dxa"/>
            <w:vAlign w:val="center"/>
            <w:tcPrChange w:id="341" w:author="xh" w:date="2026-10-12T11:38:42Z"/>
          </w:tcPr>
          <w:p w14:paraId="4A029015">
            <w:pPr>
              <w:snapToGrid w:val="0"/>
              <w:spacing w:before="60" w:after="60" w:line="252" w:lineRule="auto"/>
              <w:ind w:left="0" w:leftChars="0" w:right="0" w:rightChars="0" w:firstLine="0" w:firstLineChars="0"/>
              <w:jc w:val="center"/>
              <w:rPr>
                <w:del w:id="342" w:author="xh" w:date="2026-10-12T11:38:42Z"/>
              </w:rPr>
            </w:pPr>
            <w:del w:id="343" w:author="xh" w:date="2026-10-12T11:38:42Z">
              <w:r>
                <w:rPr>
                  <w:rFonts w:ascii="Times New Roman" w:hAnsi="Times New Roman" w:eastAsia="方正仿宋_GBK"/>
                  <w:b/>
                  <w:sz w:val="21"/>
                </w:rPr>
                <w:delText>累计新增联络</w:delText>
              </w:r>
            </w:del>
            <w:del w:id="344" w:author="xh" w:date="2026-10-12T11:38:42Z">
              <w:r>
                <w:rPr>
                  <w:rFonts w:ascii="Times New Roman" w:hAnsi="Times New Roman" w:eastAsia="方正仿宋_GBK"/>
                  <w:b/>
                  <w:sz w:val="21"/>
                </w:rPr>
                <w:br w:type="textWrapping"/>
              </w:r>
            </w:del>
            <w:del w:id="345" w:author="xh" w:date="2026-10-12T11:38:42Z">
              <w:r>
                <w:rPr>
                  <w:rFonts w:ascii="Times New Roman" w:hAnsi="Times New Roman" w:eastAsia="方正仿宋_GBK"/>
                  <w:b/>
                  <w:sz w:val="21"/>
                </w:rPr>
                <w:delText>条</w:delText>
              </w:r>
            </w:del>
          </w:p>
        </w:tc>
        <w:tc>
          <w:tcPr>
            <w:tcW w:w="1606" w:type="dxa"/>
            <w:vAlign w:val="center"/>
            <w:tcPrChange w:id="346" w:author="xh" w:date="2026-10-12T11:38:42Z"/>
          </w:tcPr>
          <w:p w14:paraId="600C89B4">
            <w:pPr>
              <w:snapToGrid w:val="0"/>
              <w:spacing w:before="60" w:after="60" w:line="252" w:lineRule="auto"/>
              <w:ind w:left="0" w:leftChars="0" w:right="0" w:rightChars="0" w:firstLine="0" w:firstLineChars="0"/>
              <w:jc w:val="center"/>
              <w:rPr>
                <w:del w:id="347" w:author="xh" w:date="2026-10-12T11:38:42Z"/>
              </w:rPr>
            </w:pPr>
            <w:del w:id="348" w:author="xh" w:date="2026-10-12T11:38:42Z">
              <w:r>
                <w:rPr>
                  <w:rFonts w:ascii="Times New Roman" w:hAnsi="Times New Roman" w:eastAsia="方正仿宋_GBK"/>
                  <w:b/>
                  <w:sz w:val="21"/>
                </w:rPr>
                <w:delText>费用现值</w:delText>
              </w:r>
            </w:del>
            <w:del w:id="349" w:author="xh" w:date="2026-10-12T11:38:42Z">
              <w:r>
                <w:rPr>
                  <w:rFonts w:ascii="Times New Roman" w:hAnsi="Times New Roman" w:eastAsia="方正仿宋_GBK"/>
                  <w:b/>
                  <w:sz w:val="21"/>
                </w:rPr>
                <w:br w:type="textWrapping"/>
              </w:r>
            </w:del>
            <w:del w:id="350" w:author="xh" w:date="2026-10-12T11:38:42Z">
              <w:r>
                <w:rPr>
                  <w:rFonts w:ascii="Times New Roman" w:hAnsi="Times New Roman" w:eastAsia="方正仿宋_GBK"/>
                  <w:b/>
                  <w:sz w:val="21"/>
                </w:rPr>
                <w:delText>万元</w:delText>
              </w:r>
            </w:del>
          </w:p>
        </w:tc>
      </w:tr>
      <w:tr w14:paraId="670C82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del w:id="351" w:author="xh" w:date="2026-10-12T11:38:42Z"/>
        </w:trPr>
        <w:tc>
          <w:tcPr>
            <w:tcW w:w="1606" w:type="dxa"/>
            <w:vAlign w:val="center"/>
          </w:tcPr>
          <w:p w14:paraId="1C896B84">
            <w:pPr>
              <w:snapToGrid w:val="0"/>
              <w:spacing w:before="60" w:after="60" w:line="252" w:lineRule="auto"/>
              <w:ind w:left="0" w:leftChars="0" w:right="0" w:rightChars="0" w:firstLine="0" w:firstLineChars="0"/>
              <w:jc w:val="center"/>
              <w:rPr>
                <w:del w:id="352" w:author="xh" w:date="2026-10-12T11:38:42Z"/>
              </w:rPr>
            </w:pPr>
            <w:del w:id="353" w:author="xh" w:date="2026-10-12T11:38:42Z">
              <w:r>
                <w:rPr>
                  <w:rFonts w:ascii="Times New Roman" w:hAnsi="Times New Roman" w:eastAsia="方正仿宋_GBK"/>
                  <w:b w:val="0"/>
                  <w:sz w:val="21"/>
                </w:rPr>
                <w:delText>邳州刚性</w:delText>
              </w:r>
            </w:del>
          </w:p>
        </w:tc>
        <w:tc>
          <w:tcPr>
            <w:tcW w:w="1606" w:type="dxa"/>
            <w:vAlign w:val="center"/>
          </w:tcPr>
          <w:p w14:paraId="27E621C0">
            <w:pPr>
              <w:snapToGrid w:val="0"/>
              <w:spacing w:before="60" w:after="60" w:line="252" w:lineRule="auto"/>
              <w:ind w:left="0" w:leftChars="0" w:right="0" w:rightChars="0" w:firstLine="0" w:firstLineChars="0"/>
              <w:jc w:val="center"/>
              <w:rPr>
                <w:del w:id="354" w:author="xh" w:date="2026-10-12T11:38:42Z"/>
              </w:rPr>
            </w:pPr>
            <w:del w:id="355" w:author="xh" w:date="2026-10-12T11:38:42Z">
              <w:r>
                <w:rPr>
                  <w:rFonts w:ascii="Times New Roman" w:hAnsi="Times New Roman" w:eastAsia="方正仿宋_GBK"/>
                  <w:b w:val="0"/>
                  <w:sz w:val="21"/>
                </w:rPr>
                <w:delText>1782.50</w:delText>
              </w:r>
            </w:del>
          </w:p>
        </w:tc>
        <w:tc>
          <w:tcPr>
            <w:tcW w:w="1606" w:type="dxa"/>
            <w:vAlign w:val="center"/>
          </w:tcPr>
          <w:p w14:paraId="1F7783AB">
            <w:pPr>
              <w:snapToGrid w:val="0"/>
              <w:spacing w:before="60" w:after="60" w:line="252" w:lineRule="auto"/>
              <w:ind w:left="0" w:leftChars="0" w:right="0" w:rightChars="0" w:firstLine="0" w:firstLineChars="0"/>
              <w:jc w:val="center"/>
              <w:rPr>
                <w:del w:id="356" w:author="xh" w:date="2026-10-12T11:38:42Z"/>
              </w:rPr>
            </w:pPr>
            <w:del w:id="357" w:author="xh" w:date="2026-10-12T11:38:42Z">
              <w:r>
                <w:rPr>
                  <w:rFonts w:ascii="Times New Roman" w:hAnsi="Times New Roman" w:eastAsia="方正仿宋_GBK"/>
                  <w:b w:val="0"/>
                  <w:sz w:val="21"/>
                </w:rPr>
                <w:delText>1.86</w:delText>
              </w:r>
            </w:del>
          </w:p>
        </w:tc>
        <w:tc>
          <w:tcPr>
            <w:tcW w:w="1606" w:type="dxa"/>
            <w:vAlign w:val="center"/>
          </w:tcPr>
          <w:p w14:paraId="65F0844D">
            <w:pPr>
              <w:snapToGrid w:val="0"/>
              <w:spacing w:before="60" w:after="60" w:line="252" w:lineRule="auto"/>
              <w:ind w:left="0" w:leftChars="0" w:right="0" w:rightChars="0" w:firstLine="0" w:firstLineChars="0"/>
              <w:jc w:val="center"/>
              <w:rPr>
                <w:del w:id="358" w:author="xh" w:date="2026-10-12T11:38:42Z"/>
              </w:rPr>
            </w:pPr>
            <w:del w:id="359" w:author="xh" w:date="2026-10-12T11:38:42Z">
              <w:r>
                <w:rPr>
                  <w:rFonts w:ascii="Times New Roman" w:hAnsi="Times New Roman" w:eastAsia="方正仿宋_GBK"/>
                  <w:b w:val="0"/>
                  <w:sz w:val="21"/>
                </w:rPr>
                <w:delText>32.90</w:delText>
              </w:r>
            </w:del>
          </w:p>
        </w:tc>
        <w:tc>
          <w:tcPr>
            <w:tcW w:w="1606" w:type="dxa"/>
            <w:vAlign w:val="center"/>
          </w:tcPr>
          <w:p w14:paraId="39EFBE16">
            <w:pPr>
              <w:snapToGrid w:val="0"/>
              <w:spacing w:before="60" w:after="60" w:line="252" w:lineRule="auto"/>
              <w:ind w:left="0" w:leftChars="0" w:right="0" w:rightChars="0" w:firstLine="0" w:firstLineChars="0"/>
              <w:jc w:val="center"/>
              <w:rPr>
                <w:del w:id="360" w:author="xh" w:date="2026-10-12T11:38:42Z"/>
              </w:rPr>
            </w:pPr>
            <w:del w:id="361" w:author="xh" w:date="2026-10-12T11:38:42Z">
              <w:r>
                <w:rPr>
                  <w:rFonts w:ascii="Times New Roman" w:hAnsi="Times New Roman" w:eastAsia="方正仿宋_GBK"/>
                  <w:b w:val="0"/>
                  <w:sz w:val="21"/>
                </w:rPr>
                <w:delText>61</w:delText>
              </w:r>
            </w:del>
          </w:p>
        </w:tc>
        <w:tc>
          <w:tcPr>
            <w:tcW w:w="1606" w:type="dxa"/>
            <w:vAlign w:val="center"/>
          </w:tcPr>
          <w:p w14:paraId="62DD5C0C">
            <w:pPr>
              <w:snapToGrid w:val="0"/>
              <w:spacing w:before="60" w:after="60" w:line="252" w:lineRule="auto"/>
              <w:ind w:left="0" w:leftChars="0" w:right="0" w:rightChars="0" w:firstLine="0" w:firstLineChars="0"/>
              <w:jc w:val="center"/>
              <w:rPr>
                <w:del w:id="362" w:author="xh" w:date="2026-10-12T11:38:42Z"/>
              </w:rPr>
            </w:pPr>
            <w:del w:id="363" w:author="xh" w:date="2026-10-12T11:38:42Z">
              <w:r>
                <w:rPr>
                  <w:rFonts w:ascii="Times New Roman" w:hAnsi="Times New Roman" w:eastAsia="方正仿宋_GBK"/>
                  <w:b w:val="0"/>
                  <w:sz w:val="21"/>
                </w:rPr>
                <w:delText>34468.84</w:delText>
              </w:r>
            </w:del>
          </w:p>
        </w:tc>
      </w:tr>
      <w:tr w14:paraId="691D7B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del w:id="364" w:author="xh" w:date="2026-10-12T11:38:42Z"/>
        </w:trPr>
        <w:tc>
          <w:tcPr>
            <w:tcW w:w="1606" w:type="dxa"/>
            <w:vAlign w:val="center"/>
          </w:tcPr>
          <w:p w14:paraId="23713F98">
            <w:pPr>
              <w:snapToGrid w:val="0"/>
              <w:spacing w:before="60" w:after="60" w:line="252" w:lineRule="auto"/>
              <w:ind w:left="0" w:leftChars="0" w:right="0" w:rightChars="0" w:firstLine="0" w:firstLineChars="0"/>
              <w:jc w:val="center"/>
              <w:rPr>
                <w:del w:id="365" w:author="xh" w:date="2026-10-12T11:38:42Z"/>
              </w:rPr>
            </w:pPr>
            <w:del w:id="366" w:author="xh" w:date="2026-10-12T11:38:42Z">
              <w:r>
                <w:rPr>
                  <w:rFonts w:ascii="Times New Roman" w:hAnsi="Times New Roman" w:eastAsia="方正仿宋_GBK"/>
                  <w:b w:val="0"/>
                  <w:sz w:val="21"/>
                </w:rPr>
                <w:delText>邳州弹性</w:delText>
              </w:r>
            </w:del>
          </w:p>
        </w:tc>
        <w:tc>
          <w:tcPr>
            <w:tcW w:w="1606" w:type="dxa"/>
            <w:vAlign w:val="center"/>
          </w:tcPr>
          <w:p w14:paraId="4359DABA">
            <w:pPr>
              <w:snapToGrid w:val="0"/>
              <w:spacing w:before="60" w:after="60" w:line="252" w:lineRule="auto"/>
              <w:ind w:left="0" w:leftChars="0" w:right="0" w:rightChars="0" w:firstLine="0" w:firstLineChars="0"/>
              <w:jc w:val="center"/>
              <w:rPr>
                <w:del w:id="367" w:author="xh" w:date="2026-10-12T11:38:42Z"/>
              </w:rPr>
            </w:pPr>
            <w:del w:id="368" w:author="xh" w:date="2026-10-12T11:38:42Z">
              <w:r>
                <w:rPr>
                  <w:rFonts w:ascii="Times New Roman" w:hAnsi="Times New Roman" w:eastAsia="方正仿宋_GBK"/>
                  <w:b w:val="0"/>
                  <w:sz w:val="21"/>
                </w:rPr>
                <w:delText>1955.50</w:delText>
              </w:r>
            </w:del>
          </w:p>
        </w:tc>
        <w:tc>
          <w:tcPr>
            <w:tcW w:w="1606" w:type="dxa"/>
            <w:vAlign w:val="center"/>
          </w:tcPr>
          <w:p w14:paraId="43029CEF">
            <w:pPr>
              <w:snapToGrid w:val="0"/>
              <w:spacing w:before="60" w:after="60" w:line="252" w:lineRule="auto"/>
              <w:ind w:left="0" w:leftChars="0" w:right="0" w:rightChars="0" w:firstLine="0" w:firstLineChars="0"/>
              <w:jc w:val="center"/>
              <w:rPr>
                <w:del w:id="369" w:author="xh" w:date="2026-10-12T11:38:42Z"/>
              </w:rPr>
            </w:pPr>
            <w:del w:id="370" w:author="xh" w:date="2026-10-12T11:38:42Z">
              <w:r>
                <w:rPr>
                  <w:rFonts w:ascii="Times New Roman" w:hAnsi="Times New Roman" w:eastAsia="方正仿宋_GBK"/>
                  <w:b w:val="0"/>
                  <w:sz w:val="21"/>
                </w:rPr>
                <w:delText>2.04</w:delText>
              </w:r>
            </w:del>
          </w:p>
        </w:tc>
        <w:tc>
          <w:tcPr>
            <w:tcW w:w="1606" w:type="dxa"/>
            <w:vAlign w:val="center"/>
          </w:tcPr>
          <w:p w14:paraId="05AC6A6B">
            <w:pPr>
              <w:snapToGrid w:val="0"/>
              <w:spacing w:before="60" w:after="60" w:line="252" w:lineRule="auto"/>
              <w:ind w:left="0" w:leftChars="0" w:right="0" w:rightChars="0" w:firstLine="0" w:firstLineChars="0"/>
              <w:jc w:val="center"/>
              <w:rPr>
                <w:del w:id="371" w:author="xh" w:date="2026-10-12T11:38:42Z"/>
              </w:rPr>
            </w:pPr>
            <w:del w:id="372" w:author="xh" w:date="2026-10-12T11:38:42Z">
              <w:r>
                <w:rPr>
                  <w:rFonts w:ascii="Times New Roman" w:hAnsi="Times New Roman" w:eastAsia="方正仿宋_GBK"/>
                  <w:b w:val="0"/>
                  <w:sz w:val="21"/>
                </w:rPr>
                <w:delText>0.00</w:delText>
              </w:r>
            </w:del>
          </w:p>
        </w:tc>
        <w:tc>
          <w:tcPr>
            <w:tcW w:w="1606" w:type="dxa"/>
            <w:vAlign w:val="center"/>
          </w:tcPr>
          <w:p w14:paraId="7FB92AE1">
            <w:pPr>
              <w:snapToGrid w:val="0"/>
              <w:spacing w:before="60" w:after="60" w:line="252" w:lineRule="auto"/>
              <w:ind w:left="0" w:leftChars="0" w:right="0" w:rightChars="0" w:firstLine="0" w:firstLineChars="0"/>
              <w:jc w:val="center"/>
              <w:rPr>
                <w:del w:id="373" w:author="xh" w:date="2026-10-12T11:38:42Z"/>
              </w:rPr>
            </w:pPr>
            <w:del w:id="374" w:author="xh" w:date="2026-10-12T11:38:42Z">
              <w:r>
                <w:rPr>
                  <w:rFonts w:ascii="Times New Roman" w:hAnsi="Times New Roman" w:eastAsia="方正仿宋_GBK"/>
                  <w:b w:val="0"/>
                  <w:sz w:val="21"/>
                </w:rPr>
                <w:delText>30</w:delText>
              </w:r>
            </w:del>
          </w:p>
        </w:tc>
        <w:tc>
          <w:tcPr>
            <w:tcW w:w="1606" w:type="dxa"/>
            <w:vAlign w:val="center"/>
          </w:tcPr>
          <w:p w14:paraId="17F341E0">
            <w:pPr>
              <w:snapToGrid w:val="0"/>
              <w:spacing w:before="60" w:after="60" w:line="252" w:lineRule="auto"/>
              <w:ind w:left="0" w:leftChars="0" w:right="0" w:rightChars="0" w:firstLine="0" w:firstLineChars="0"/>
              <w:jc w:val="center"/>
              <w:rPr>
                <w:del w:id="375" w:author="xh" w:date="2026-10-12T11:38:42Z"/>
              </w:rPr>
            </w:pPr>
            <w:del w:id="376" w:author="xh" w:date="2026-10-12T11:38:42Z">
              <w:r>
                <w:rPr>
                  <w:rFonts w:ascii="Times New Roman" w:hAnsi="Times New Roman" w:eastAsia="方正仿宋_GBK"/>
                  <w:b w:val="0"/>
                  <w:sz w:val="21"/>
                </w:rPr>
                <w:delText>26103.52</w:delText>
              </w:r>
            </w:del>
          </w:p>
        </w:tc>
      </w:tr>
      <w:tr w14:paraId="2B0615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del w:id="377" w:author="xh" w:date="2026-10-12T11:38:42Z"/>
        </w:trPr>
        <w:tc>
          <w:tcPr>
            <w:tcW w:w="1606" w:type="dxa"/>
            <w:vAlign w:val="center"/>
          </w:tcPr>
          <w:p w14:paraId="4CED7AFE">
            <w:pPr>
              <w:snapToGrid w:val="0"/>
              <w:spacing w:before="60" w:after="60" w:line="252" w:lineRule="auto"/>
              <w:ind w:left="0" w:leftChars="0" w:right="0" w:rightChars="0" w:firstLine="0" w:firstLineChars="0"/>
              <w:jc w:val="center"/>
              <w:rPr>
                <w:del w:id="378" w:author="xh" w:date="2026-10-12T11:38:42Z"/>
              </w:rPr>
            </w:pPr>
            <w:del w:id="379" w:author="xh" w:date="2026-10-12T11:38:42Z">
              <w:r>
                <w:rPr>
                  <w:rFonts w:ascii="Times New Roman" w:hAnsi="Times New Roman" w:eastAsia="方正仿宋_GBK"/>
                  <w:b w:val="0"/>
                  <w:sz w:val="21"/>
                </w:rPr>
                <w:delText>市区刚性</w:delText>
              </w:r>
            </w:del>
          </w:p>
        </w:tc>
        <w:tc>
          <w:tcPr>
            <w:tcW w:w="1606" w:type="dxa"/>
            <w:vAlign w:val="center"/>
          </w:tcPr>
          <w:p w14:paraId="43C20752">
            <w:pPr>
              <w:snapToGrid w:val="0"/>
              <w:spacing w:before="60" w:after="60" w:line="252" w:lineRule="auto"/>
              <w:ind w:left="0" w:leftChars="0" w:right="0" w:rightChars="0" w:firstLine="0" w:firstLineChars="0"/>
              <w:jc w:val="center"/>
              <w:rPr>
                <w:del w:id="380" w:author="xh" w:date="2026-10-12T11:38:42Z"/>
              </w:rPr>
            </w:pPr>
            <w:del w:id="381" w:author="xh" w:date="2026-10-12T11:38:42Z">
              <w:r>
                <w:rPr>
                  <w:rFonts w:ascii="Times New Roman" w:hAnsi="Times New Roman" w:eastAsia="方正仿宋_GBK"/>
                  <w:b w:val="0"/>
                  <w:sz w:val="21"/>
                </w:rPr>
                <w:delText>2937.00</w:delText>
              </w:r>
            </w:del>
          </w:p>
        </w:tc>
        <w:tc>
          <w:tcPr>
            <w:tcW w:w="1606" w:type="dxa"/>
            <w:vAlign w:val="center"/>
          </w:tcPr>
          <w:p w14:paraId="6637EE65">
            <w:pPr>
              <w:snapToGrid w:val="0"/>
              <w:spacing w:before="60" w:after="60" w:line="252" w:lineRule="auto"/>
              <w:ind w:left="0" w:leftChars="0" w:right="0" w:rightChars="0" w:firstLine="0" w:firstLineChars="0"/>
              <w:jc w:val="center"/>
              <w:rPr>
                <w:del w:id="382" w:author="xh" w:date="2026-10-12T11:38:42Z"/>
              </w:rPr>
            </w:pPr>
            <w:del w:id="383" w:author="xh" w:date="2026-10-12T11:38:42Z">
              <w:r>
                <w:rPr>
                  <w:rFonts w:ascii="Times New Roman" w:hAnsi="Times New Roman" w:eastAsia="方正仿宋_GBK"/>
                  <w:b w:val="0"/>
                  <w:sz w:val="21"/>
                </w:rPr>
                <w:delText>1.92</w:delText>
              </w:r>
            </w:del>
          </w:p>
        </w:tc>
        <w:tc>
          <w:tcPr>
            <w:tcW w:w="1606" w:type="dxa"/>
            <w:vAlign w:val="center"/>
          </w:tcPr>
          <w:p w14:paraId="0F404DBA">
            <w:pPr>
              <w:snapToGrid w:val="0"/>
              <w:spacing w:before="60" w:after="60" w:line="252" w:lineRule="auto"/>
              <w:ind w:left="0" w:leftChars="0" w:right="0" w:rightChars="0" w:firstLine="0" w:firstLineChars="0"/>
              <w:jc w:val="center"/>
              <w:rPr>
                <w:del w:id="384" w:author="xh" w:date="2026-10-12T11:38:42Z"/>
              </w:rPr>
            </w:pPr>
            <w:del w:id="385" w:author="xh" w:date="2026-10-12T11:38:42Z">
              <w:r>
                <w:rPr>
                  <w:rFonts w:ascii="Times New Roman" w:hAnsi="Times New Roman" w:eastAsia="方正仿宋_GBK"/>
                  <w:b w:val="0"/>
                  <w:sz w:val="21"/>
                </w:rPr>
                <w:delText>4.80</w:delText>
              </w:r>
            </w:del>
          </w:p>
        </w:tc>
        <w:tc>
          <w:tcPr>
            <w:tcW w:w="1606" w:type="dxa"/>
            <w:vAlign w:val="center"/>
          </w:tcPr>
          <w:p w14:paraId="1CA56CF1">
            <w:pPr>
              <w:snapToGrid w:val="0"/>
              <w:spacing w:before="60" w:after="60" w:line="252" w:lineRule="auto"/>
              <w:ind w:left="0" w:leftChars="0" w:right="0" w:rightChars="0" w:firstLine="0" w:firstLineChars="0"/>
              <w:jc w:val="center"/>
              <w:rPr>
                <w:del w:id="386" w:author="xh" w:date="2026-10-12T11:38:42Z"/>
              </w:rPr>
            </w:pPr>
            <w:del w:id="387" w:author="xh" w:date="2026-10-12T11:38:42Z">
              <w:r>
                <w:rPr>
                  <w:rFonts w:ascii="Times New Roman" w:hAnsi="Times New Roman" w:eastAsia="方正仿宋_GBK"/>
                  <w:b w:val="0"/>
                  <w:sz w:val="21"/>
                </w:rPr>
                <w:delText>138</w:delText>
              </w:r>
            </w:del>
          </w:p>
        </w:tc>
        <w:tc>
          <w:tcPr>
            <w:tcW w:w="1606" w:type="dxa"/>
            <w:vAlign w:val="center"/>
          </w:tcPr>
          <w:p w14:paraId="29FC9BDA">
            <w:pPr>
              <w:snapToGrid w:val="0"/>
              <w:spacing w:before="60" w:after="60" w:line="252" w:lineRule="auto"/>
              <w:ind w:left="0" w:leftChars="0" w:right="0" w:rightChars="0" w:firstLine="0" w:firstLineChars="0"/>
              <w:jc w:val="center"/>
              <w:rPr>
                <w:del w:id="388" w:author="xh" w:date="2026-10-12T11:38:42Z"/>
              </w:rPr>
            </w:pPr>
            <w:del w:id="389" w:author="xh" w:date="2026-10-12T11:38:42Z">
              <w:r>
                <w:rPr>
                  <w:rFonts w:ascii="Times New Roman" w:hAnsi="Times New Roman" w:eastAsia="方正仿宋_GBK"/>
                  <w:b w:val="0"/>
                  <w:sz w:val="21"/>
                </w:rPr>
                <w:delText>85750.47</w:delText>
              </w:r>
            </w:del>
          </w:p>
        </w:tc>
      </w:tr>
      <w:tr w14:paraId="771B43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del w:id="390" w:author="xh" w:date="2026-10-12T11:38:42Z"/>
        </w:trPr>
        <w:tc>
          <w:tcPr>
            <w:tcW w:w="1606" w:type="dxa"/>
            <w:vAlign w:val="center"/>
          </w:tcPr>
          <w:p w14:paraId="125917D5">
            <w:pPr>
              <w:snapToGrid w:val="0"/>
              <w:spacing w:before="60" w:after="60" w:line="252" w:lineRule="auto"/>
              <w:ind w:left="0" w:leftChars="0" w:right="0" w:rightChars="0" w:firstLine="0" w:firstLineChars="0"/>
              <w:jc w:val="center"/>
              <w:rPr>
                <w:del w:id="391" w:author="xh" w:date="2026-10-12T11:38:42Z"/>
              </w:rPr>
            </w:pPr>
            <w:del w:id="392" w:author="xh" w:date="2026-10-12T11:38:42Z">
              <w:r>
                <w:rPr>
                  <w:rFonts w:ascii="Times New Roman" w:hAnsi="Times New Roman" w:eastAsia="方正仿宋_GBK"/>
                  <w:b w:val="0"/>
                  <w:sz w:val="21"/>
                </w:rPr>
                <w:delText>市区弹性</w:delText>
              </w:r>
            </w:del>
          </w:p>
        </w:tc>
        <w:tc>
          <w:tcPr>
            <w:tcW w:w="1606" w:type="dxa"/>
            <w:vAlign w:val="center"/>
          </w:tcPr>
          <w:p w14:paraId="4B25967E">
            <w:pPr>
              <w:snapToGrid w:val="0"/>
              <w:spacing w:before="60" w:after="60" w:line="252" w:lineRule="auto"/>
              <w:ind w:left="0" w:leftChars="0" w:right="0" w:rightChars="0" w:firstLine="0" w:firstLineChars="0"/>
              <w:jc w:val="center"/>
              <w:rPr>
                <w:del w:id="393" w:author="xh" w:date="2026-10-12T11:38:42Z"/>
              </w:rPr>
            </w:pPr>
            <w:del w:id="394" w:author="xh" w:date="2026-10-12T11:38:42Z">
              <w:r>
                <w:rPr>
                  <w:rFonts w:ascii="Times New Roman" w:hAnsi="Times New Roman" w:eastAsia="方正仿宋_GBK"/>
                  <w:b w:val="0"/>
                  <w:sz w:val="21"/>
                </w:rPr>
                <w:delText>3324.00</w:delText>
              </w:r>
            </w:del>
          </w:p>
        </w:tc>
        <w:tc>
          <w:tcPr>
            <w:tcW w:w="1606" w:type="dxa"/>
            <w:vAlign w:val="center"/>
          </w:tcPr>
          <w:p w14:paraId="7C36FD78">
            <w:pPr>
              <w:snapToGrid w:val="0"/>
              <w:spacing w:before="60" w:after="60" w:line="252" w:lineRule="auto"/>
              <w:ind w:left="0" w:leftChars="0" w:right="0" w:rightChars="0" w:firstLine="0" w:firstLineChars="0"/>
              <w:jc w:val="center"/>
              <w:rPr>
                <w:del w:id="395" w:author="xh" w:date="2026-10-12T11:38:42Z"/>
              </w:rPr>
            </w:pPr>
            <w:del w:id="396" w:author="xh" w:date="2026-10-12T11:38:42Z">
              <w:r>
                <w:rPr>
                  <w:rFonts w:ascii="Times New Roman" w:hAnsi="Times New Roman" w:eastAsia="方正仿宋_GBK"/>
                  <w:b w:val="0"/>
                  <w:sz w:val="21"/>
                </w:rPr>
                <w:delText>2.17</w:delText>
              </w:r>
            </w:del>
          </w:p>
        </w:tc>
        <w:tc>
          <w:tcPr>
            <w:tcW w:w="1606" w:type="dxa"/>
            <w:vAlign w:val="center"/>
          </w:tcPr>
          <w:p w14:paraId="46C3D16E">
            <w:pPr>
              <w:snapToGrid w:val="0"/>
              <w:spacing w:before="60" w:after="60" w:line="252" w:lineRule="auto"/>
              <w:ind w:left="0" w:leftChars="0" w:right="0" w:rightChars="0" w:firstLine="0" w:firstLineChars="0"/>
              <w:jc w:val="center"/>
              <w:rPr>
                <w:del w:id="397" w:author="xh" w:date="2026-10-12T11:38:42Z"/>
              </w:rPr>
            </w:pPr>
            <w:del w:id="398" w:author="xh" w:date="2026-10-12T11:38:42Z">
              <w:r>
                <w:rPr>
                  <w:rFonts w:ascii="Times New Roman" w:hAnsi="Times New Roman" w:eastAsia="方正仿宋_GBK"/>
                  <w:b w:val="0"/>
                  <w:sz w:val="21"/>
                </w:rPr>
                <w:delText>0.50</w:delText>
              </w:r>
            </w:del>
          </w:p>
        </w:tc>
        <w:tc>
          <w:tcPr>
            <w:tcW w:w="1606" w:type="dxa"/>
            <w:vAlign w:val="center"/>
          </w:tcPr>
          <w:p w14:paraId="176AE099">
            <w:pPr>
              <w:snapToGrid w:val="0"/>
              <w:spacing w:before="60" w:after="60" w:line="252" w:lineRule="auto"/>
              <w:ind w:left="0" w:leftChars="0" w:right="0" w:rightChars="0" w:firstLine="0" w:firstLineChars="0"/>
              <w:jc w:val="center"/>
              <w:rPr>
                <w:del w:id="399" w:author="xh" w:date="2026-10-12T11:38:42Z"/>
              </w:rPr>
            </w:pPr>
            <w:del w:id="400" w:author="xh" w:date="2026-10-12T11:38:42Z">
              <w:r>
                <w:rPr>
                  <w:rFonts w:ascii="Times New Roman" w:hAnsi="Times New Roman" w:eastAsia="方正仿宋_GBK"/>
                  <w:b w:val="0"/>
                  <w:sz w:val="21"/>
                </w:rPr>
                <w:delText>64</w:delText>
              </w:r>
            </w:del>
          </w:p>
        </w:tc>
        <w:tc>
          <w:tcPr>
            <w:tcW w:w="1606" w:type="dxa"/>
            <w:vAlign w:val="center"/>
          </w:tcPr>
          <w:p w14:paraId="3B321663">
            <w:pPr>
              <w:snapToGrid w:val="0"/>
              <w:spacing w:before="60" w:after="60" w:line="252" w:lineRule="auto"/>
              <w:ind w:left="0" w:leftChars="0" w:right="0" w:rightChars="0" w:firstLine="0" w:firstLineChars="0"/>
              <w:jc w:val="center"/>
              <w:rPr>
                <w:del w:id="401" w:author="xh" w:date="2026-10-12T11:38:42Z"/>
              </w:rPr>
            </w:pPr>
            <w:del w:id="402" w:author="xh" w:date="2026-10-12T11:38:42Z">
              <w:r>
                <w:rPr>
                  <w:rFonts w:ascii="Times New Roman" w:hAnsi="Times New Roman" w:eastAsia="方正仿宋_GBK"/>
                  <w:b w:val="0"/>
                  <w:sz w:val="21"/>
                </w:rPr>
                <w:delText>58346.09</w:delText>
              </w:r>
            </w:del>
          </w:p>
        </w:tc>
      </w:tr>
      <w:tr w14:paraId="48D5330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ins w:id="403" w:author="xh" w:date="2026-10-12T11:38:42Z"/>
          <w:del w:id="2771" w:author="xh" w:date="2026-10-14T08:38:28Z"/>
        </w:trPr>
        <w:tc>
          <w:tcPr>
            <w:tcW w:w="1385" w:type="dxa"/>
            <w:tcMar>
              <w:left w:w="70" w:type="dxa"/>
              <w:right w:w="70" w:type="dxa"/>
            </w:tcMar>
            <w:vAlign w:val="center"/>
          </w:tcPr>
          <w:p w14:paraId="25979488">
            <w:pPr>
              <w:keepNext/>
              <w:spacing w:before="20" w:after="20" w:line="260" w:lineRule="exact"/>
              <w:ind w:left="0" w:leftChars="0" w:right="0" w:rightChars="0" w:firstLine="0" w:firstLineChars="0"/>
              <w:jc w:val="center"/>
              <w:rPr>
                <w:del w:id="2773" w:author="xh" w:date="2026-10-14T08:38:28Z"/>
              </w:rPr>
            </w:pPr>
            <w:ins w:id="404" w:author="xh" w:date="2026-10-12T11:38:42Z">
              <w:del w:id="2772" w:author="xh" w:date="2026-10-14T08:38:28Z">
                <w:r>
                  <w:rPr>
                    <w:rFonts w:ascii="Times New Roman" w:hAnsi="Times New Roman" w:eastAsia="宋体"/>
                    <w:b/>
                    <w:sz w:val="18"/>
                  </w:rPr>
                  <w:delText xml:space="preserve">地区／方案</w:delText>
                </w:r>
              </w:del>
            </w:ins>
          </w:p>
        </w:tc>
        <w:tc>
          <w:tcPr>
            <w:tcW w:w="1385" w:type="dxa"/>
            <w:tcMar>
              <w:left w:w="70" w:type="dxa"/>
              <w:right w:w="70" w:type="dxa"/>
            </w:tcMar>
            <w:vAlign w:val="center"/>
          </w:tcPr>
          <w:p w14:paraId="638D553E">
            <w:pPr>
              <w:keepNext/>
              <w:spacing w:before="20" w:after="20" w:line="260" w:lineRule="exact"/>
              <w:ind w:left="0" w:leftChars="0" w:right="0" w:rightChars="0" w:firstLine="0" w:firstLineChars="0"/>
              <w:jc w:val="center"/>
              <w:rPr>
                <w:del w:id="2777" w:author="xh" w:date="2026-10-14T08:38:28Z"/>
              </w:rPr>
            </w:pPr>
            <w:ins w:id="405" w:author="xh" w:date="2026-10-12T11:38:42Z">
              <w:del w:id="2774" w:author="xh" w:date="2026-10-14T08:38:28Z">
                <w:r>
                  <w:rPr>
                    <w:rFonts w:ascii="Times New Roman" w:hAnsi="Times New Roman" w:eastAsia="宋体"/>
                    <w:b/>
                    <w:sz w:val="18"/>
                  </w:rPr>
                  <w:delText xml:space="preserve">主变容量</w:delText>
                </w:r>
              </w:del>
            </w:ins>
            <w:ins w:id="406" w:author="xh" w:date="2026-10-12T11:38:42Z">
              <w:del w:id="2775" w:author="xh" w:date="2026-10-14T08:38:28Z">
                <w:r>
                  <w:rPr>
                    <w:rFonts w:ascii="Times New Roman" w:hAnsi="Times New Roman" w:eastAsia="宋体"/>
                    <w:b/>
                    <w:sz w:val="18"/>
                  </w:rPr>
                  <w:delText xml:space="preserve"/>
                  <w:br/>
                  <w:delText xml:space="preserve"/>
                </w:r>
              </w:del>
            </w:ins>
            <w:ins w:id="407" w:author="xh" w:date="2026-10-12T11:38:42Z">
              <w:del w:id="2776" w:author="xh" w:date="2026-10-14T08:38:28Z">
                <w:r>
                  <w:rPr>
                    <w:rFonts w:ascii="Times New Roman" w:hAnsi="Times New Roman" w:eastAsia="宋体"/>
                    <w:b/>
                    <w:sz w:val="18"/>
                  </w:rPr>
                  <w:delText xml:space="preserve">MVA</w:delText>
                </w:r>
              </w:del>
            </w:ins>
          </w:p>
        </w:tc>
        <w:tc>
          <w:tcPr>
            <w:tcW w:w="1385" w:type="dxa"/>
            <w:tcMar>
              <w:left w:w="70" w:type="dxa"/>
              <w:right w:w="70" w:type="dxa"/>
            </w:tcMar>
            <w:vAlign w:val="center"/>
          </w:tcPr>
          <w:p w14:paraId="1F0A22E3">
            <w:pPr>
              <w:keepNext/>
              <w:spacing w:before="20" w:after="20" w:line="260" w:lineRule="exact"/>
              <w:ind w:left="0" w:leftChars="0" w:right="0" w:rightChars="0" w:firstLine="0" w:firstLineChars="0"/>
              <w:jc w:val="center"/>
              <w:rPr>
                <w:del w:id="2779" w:author="xh" w:date="2026-10-14T08:38:28Z"/>
              </w:rPr>
            </w:pPr>
            <w:ins w:id="408" w:author="xh" w:date="2026-10-12T11:38:42Z">
              <w:del w:id="2778" w:author="xh" w:date="2026-10-14T08:38:28Z">
                <w:r>
                  <w:rPr>
                    <w:rFonts w:ascii="Times New Roman" w:hAnsi="Times New Roman" w:eastAsia="宋体"/>
                    <w:b/>
                    <w:sz w:val="18"/>
                  </w:rPr>
                  <w:delText xml:space="preserve">容载比</w:delText>
                </w:r>
              </w:del>
            </w:ins>
          </w:p>
        </w:tc>
        <w:tc>
          <w:tcPr>
            <w:tcW w:w="1385" w:type="dxa"/>
            <w:tcMar>
              <w:left w:w="70" w:type="dxa"/>
              <w:right w:w="70" w:type="dxa"/>
            </w:tcMar>
            <w:vAlign w:val="center"/>
          </w:tcPr>
          <w:p w14:paraId="48AE59BC">
            <w:pPr>
              <w:keepNext/>
              <w:spacing w:before="20" w:after="20" w:line="260" w:lineRule="exact"/>
              <w:ind w:left="0" w:leftChars="0" w:right="0" w:rightChars="0" w:firstLine="0" w:firstLineChars="0"/>
              <w:jc w:val="center"/>
              <w:rPr>
                <w:del w:id="2783" w:author="xh" w:date="2026-10-14T08:38:28Z"/>
              </w:rPr>
            </w:pPr>
            <w:ins w:id="409" w:author="xh" w:date="2026-10-12T11:38:42Z">
              <w:del w:id="2780" w:author="xh" w:date="2026-10-14T08:38:28Z">
                <w:r>
                  <w:rPr>
                    <w:rFonts w:ascii="Times New Roman" w:hAnsi="Times New Roman" w:eastAsia="宋体"/>
                    <w:b/>
                    <w:sz w:val="18"/>
                  </w:rPr>
                  <w:delText xml:space="preserve">储能额定功率</w:delText>
                </w:r>
              </w:del>
            </w:ins>
            <w:ins w:id="410" w:author="xh" w:date="2026-10-12T11:38:42Z">
              <w:del w:id="2781" w:author="xh" w:date="2026-10-14T08:38:28Z">
                <w:r>
                  <w:rPr>
                    <w:rFonts w:ascii="Times New Roman" w:hAnsi="Times New Roman" w:eastAsia="宋体"/>
                    <w:b/>
                    <w:sz w:val="18"/>
                  </w:rPr>
                  <w:delText xml:space="preserve"/>
                  <w:br/>
                  <w:delText xml:space="preserve"/>
                </w:r>
              </w:del>
            </w:ins>
            <w:ins w:id="411" w:author="xh" w:date="2026-10-12T11:38:42Z">
              <w:del w:id="2782" w:author="xh" w:date="2026-10-14T08:38:28Z">
                <w:r>
                  <w:rPr>
                    <w:rFonts w:ascii="Times New Roman" w:hAnsi="Times New Roman" w:eastAsia="宋体"/>
                    <w:b/>
                    <w:sz w:val="18"/>
                  </w:rPr>
                  <w:delText xml:space="preserve">MW</w:delText>
                </w:r>
              </w:del>
            </w:ins>
          </w:p>
        </w:tc>
        <w:tc>
          <w:tcPr>
            <w:tcW w:w="1385" w:type="dxa"/>
            <w:tcMar>
              <w:left w:w="70" w:type="dxa"/>
              <w:right w:w="70" w:type="dxa"/>
            </w:tcMar>
            <w:vAlign w:val="center"/>
          </w:tcPr>
          <w:p w14:paraId="726A6FE7">
            <w:pPr>
              <w:keepNext/>
              <w:spacing w:before="20" w:after="20" w:line="260" w:lineRule="exact"/>
              <w:ind w:left="0" w:leftChars="0" w:right="0" w:rightChars="0" w:firstLine="0" w:firstLineChars="0"/>
              <w:jc w:val="center"/>
              <w:rPr>
                <w:del w:id="2787" w:author="xh" w:date="2026-10-14T08:38:28Z"/>
              </w:rPr>
            </w:pPr>
            <w:ins w:id="412" w:author="xh" w:date="2026-10-12T11:38:42Z">
              <w:del w:id="2784" w:author="xh" w:date="2026-10-14T08:38:28Z">
                <w:r>
                  <w:rPr>
                    <w:rFonts w:ascii="Times New Roman" w:hAnsi="Times New Roman" w:eastAsia="宋体"/>
                    <w:b/>
                    <w:sz w:val="18"/>
                  </w:rPr>
                  <w:delText xml:space="preserve">累计新增联络</w:delText>
                </w:r>
              </w:del>
            </w:ins>
            <w:ins w:id="413" w:author="xh" w:date="2026-10-12T11:38:42Z">
              <w:del w:id="2785" w:author="xh" w:date="2026-10-14T08:38:28Z">
                <w:r>
                  <w:rPr>
                    <w:rFonts w:ascii="Times New Roman" w:hAnsi="Times New Roman" w:eastAsia="宋体"/>
                    <w:b/>
                    <w:sz w:val="18"/>
                  </w:rPr>
                  <w:delText xml:space="preserve"/>
                  <w:br/>
                  <w:delText xml:space="preserve"/>
                </w:r>
              </w:del>
            </w:ins>
            <w:ins w:id="414" w:author="xh" w:date="2026-10-12T11:38:42Z">
              <w:del w:id="2786" w:author="xh" w:date="2026-10-14T08:38:28Z">
                <w:r>
                  <w:rPr>
                    <w:rFonts w:ascii="Times New Roman" w:hAnsi="Times New Roman" w:eastAsia="宋体"/>
                    <w:b/>
                    <w:sz w:val="18"/>
                  </w:rPr>
                  <w:delText xml:space="preserve">条</w:delText>
                </w:r>
              </w:del>
            </w:ins>
          </w:p>
        </w:tc>
        <w:tc>
          <w:tcPr>
            <w:tcW w:w="1385" w:type="dxa"/>
            <w:tcMar>
              <w:left w:w="70" w:type="dxa"/>
              <w:right w:w="70" w:type="dxa"/>
            </w:tcMar>
            <w:vAlign w:val="center"/>
          </w:tcPr>
          <w:p w14:paraId="33EA4E43">
            <w:pPr>
              <w:keepNext/>
              <w:spacing w:before="20" w:after="20" w:line="260" w:lineRule="exact"/>
              <w:ind w:left="0" w:leftChars="0" w:right="0" w:rightChars="0" w:firstLine="0" w:firstLineChars="0"/>
              <w:jc w:val="center"/>
              <w:rPr>
                <w:del w:id="2791" w:author="xh" w:date="2026-10-14T08:38:28Z"/>
              </w:rPr>
            </w:pPr>
            <w:ins w:id="415" w:author="xh" w:date="2026-10-12T11:38:42Z">
              <w:del w:id="2788" w:author="xh" w:date="2026-10-14T08:38:28Z">
                <w:r>
                  <w:rPr>
                    <w:rFonts w:ascii="Times New Roman" w:hAnsi="Times New Roman" w:eastAsia="宋体"/>
                    <w:b/>
                    <w:sz w:val="18"/>
                  </w:rPr>
                  <w:delText xml:space="preserve">费用现值</w:delText>
                </w:r>
              </w:del>
            </w:ins>
            <w:ins w:id="416" w:author="xh" w:date="2026-10-12T11:38:42Z">
              <w:del w:id="2789" w:author="xh" w:date="2026-10-14T08:38:28Z">
                <w:r>
                  <w:rPr>
                    <w:rFonts w:ascii="Times New Roman" w:hAnsi="Times New Roman" w:eastAsia="宋体"/>
                    <w:b/>
                    <w:sz w:val="18"/>
                  </w:rPr>
                  <w:delText xml:space="preserve"/>
                  <w:br/>
                  <w:delText xml:space="preserve"/>
                </w:r>
              </w:del>
            </w:ins>
            <w:ins w:id="417" w:author="xh" w:date="2026-10-12T11:38:42Z">
              <w:del w:id="2790" w:author="xh" w:date="2026-10-14T08:38:28Z">
                <w:r>
                  <w:rPr>
                    <w:rFonts w:ascii="Times New Roman" w:hAnsi="Times New Roman" w:eastAsia="宋体"/>
                    <w:b/>
                    <w:sz w:val="18"/>
                  </w:rPr>
                  <w:delText xml:space="preserve">万元</w:delText>
                </w:r>
              </w:del>
            </w:ins>
          </w:p>
        </w:tc>
      </w:tr>
      <w:tr w14:paraId="068481A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418" w:author="xh" w:date="2026-10-12T11:38:42Z"/>
          <w:del w:id="2792" w:author="xh" w:date="2026-10-14T08:38:28Z"/>
        </w:trPr>
        <w:tc>
          <w:tcPr>
            <w:tcW w:w="1385" w:type="dxa"/>
            <w:tcMar>
              <w:left w:w="70" w:type="dxa"/>
              <w:right w:w="70" w:type="dxa"/>
            </w:tcMar>
            <w:vAlign w:val="center"/>
          </w:tcPr>
          <w:p w14:paraId="42EA1FBF">
            <w:pPr>
              <w:keepNext/>
              <w:spacing w:before="20" w:after="20" w:line="260" w:lineRule="exact"/>
              <w:ind w:left="0" w:leftChars="0" w:right="0" w:rightChars="0" w:firstLine="0" w:firstLineChars="0"/>
              <w:jc w:val="center"/>
              <w:rPr>
                <w:del w:id="2794" w:author="xh" w:date="2026-10-14T08:38:28Z"/>
              </w:rPr>
            </w:pPr>
            <w:ins w:id="419" w:author="xh" w:date="2026-10-12T11:38:42Z">
              <w:del w:id="2793" w:author="xh" w:date="2026-10-14T08:38:28Z">
                <w:r>
                  <w:rPr>
                    <w:rFonts w:ascii="Times New Roman" w:hAnsi="Times New Roman" w:eastAsia="宋体"/>
                    <w:b w:val="0"/>
                    <w:sz w:val="18"/>
                  </w:rPr>
                  <w:delText xml:space="preserve">邳州刚性</w:delText>
                </w:r>
              </w:del>
            </w:ins>
          </w:p>
        </w:tc>
        <w:tc>
          <w:tcPr>
            <w:tcW w:w="1385" w:type="dxa"/>
            <w:tcMar>
              <w:left w:w="70" w:type="dxa"/>
              <w:right w:w="70" w:type="dxa"/>
            </w:tcMar>
            <w:vAlign w:val="center"/>
          </w:tcPr>
          <w:p w14:paraId="2D1F659A">
            <w:pPr>
              <w:keepNext/>
              <w:spacing w:before="20" w:after="20" w:line="260" w:lineRule="exact"/>
              <w:ind w:left="0" w:leftChars="0" w:right="0" w:rightChars="0" w:firstLine="0" w:firstLineChars="0"/>
              <w:jc w:val="center"/>
              <w:rPr>
                <w:del w:id="2796" w:author="xh" w:date="2026-10-14T08:38:28Z"/>
              </w:rPr>
            </w:pPr>
            <w:ins w:id="420" w:author="xh" w:date="2026-10-12T11:38:42Z">
              <w:del w:id="2795" w:author="xh" w:date="2026-10-14T08:38:28Z">
                <w:r>
                  <w:rPr>
                    <w:rFonts w:ascii="Times New Roman" w:hAnsi="Times New Roman" w:eastAsia="宋体"/>
                    <w:b w:val="0"/>
                    <w:sz w:val="18"/>
                  </w:rPr>
                  <w:delText xml:space="preserve">1704.00</w:delText>
                </w:r>
              </w:del>
            </w:ins>
          </w:p>
        </w:tc>
        <w:tc>
          <w:tcPr>
            <w:tcW w:w="1385" w:type="dxa"/>
            <w:tcMar>
              <w:left w:w="70" w:type="dxa"/>
              <w:right w:w="70" w:type="dxa"/>
            </w:tcMar>
            <w:vAlign w:val="center"/>
          </w:tcPr>
          <w:p w14:paraId="3B0FC6E5">
            <w:pPr>
              <w:keepNext/>
              <w:spacing w:before="20" w:after="20" w:line="260" w:lineRule="exact"/>
              <w:ind w:left="0" w:leftChars="0" w:right="0" w:rightChars="0" w:firstLine="0" w:firstLineChars="0"/>
              <w:jc w:val="center"/>
              <w:rPr>
                <w:del w:id="2798" w:author="xh" w:date="2026-10-14T08:38:28Z"/>
              </w:rPr>
            </w:pPr>
            <w:ins w:id="421" w:author="xh" w:date="2026-10-12T11:38:42Z">
              <w:del w:id="2797" w:author="xh" w:date="2026-10-14T08:38:28Z">
                <w:r>
                  <w:rPr>
                    <w:rFonts w:ascii="Times New Roman" w:hAnsi="Times New Roman" w:eastAsia="宋体"/>
                    <w:b w:val="0"/>
                    <w:sz w:val="18"/>
                  </w:rPr>
                  <w:delText xml:space="preserve">1.78</w:delText>
                </w:r>
              </w:del>
            </w:ins>
          </w:p>
        </w:tc>
        <w:tc>
          <w:tcPr>
            <w:tcW w:w="1385" w:type="dxa"/>
            <w:tcMar>
              <w:left w:w="70" w:type="dxa"/>
              <w:right w:w="70" w:type="dxa"/>
            </w:tcMar>
            <w:vAlign w:val="center"/>
          </w:tcPr>
          <w:p w14:paraId="5FEB8980">
            <w:pPr>
              <w:keepNext/>
              <w:spacing w:before="20" w:after="20" w:line="260" w:lineRule="exact"/>
              <w:ind w:left="0" w:leftChars="0" w:right="0" w:rightChars="0" w:firstLine="0" w:firstLineChars="0"/>
              <w:jc w:val="center"/>
              <w:rPr>
                <w:del w:id="2800" w:author="xh" w:date="2026-10-14T08:38:28Z"/>
              </w:rPr>
            </w:pPr>
            <w:ins w:id="422" w:author="xh" w:date="2026-10-12T11:38:42Z">
              <w:del w:id="2799" w:author="xh" w:date="2026-10-14T08:38:28Z">
                <w:r>
                  <w:rPr>
                    <w:rFonts w:ascii="Times New Roman" w:hAnsi="Times New Roman" w:eastAsia="宋体"/>
                    <w:b w:val="0"/>
                    <w:sz w:val="18"/>
                  </w:rPr>
                  <w:delText xml:space="preserve">22.70</w:delText>
                </w:r>
              </w:del>
            </w:ins>
          </w:p>
        </w:tc>
        <w:tc>
          <w:tcPr>
            <w:tcW w:w="1385" w:type="dxa"/>
            <w:tcMar>
              <w:left w:w="70" w:type="dxa"/>
              <w:right w:w="70" w:type="dxa"/>
            </w:tcMar>
            <w:vAlign w:val="center"/>
          </w:tcPr>
          <w:p w14:paraId="6209A1E9">
            <w:pPr>
              <w:keepNext/>
              <w:spacing w:before="20" w:after="20" w:line="260" w:lineRule="exact"/>
              <w:ind w:left="0" w:leftChars="0" w:right="0" w:rightChars="0" w:firstLine="0" w:firstLineChars="0"/>
              <w:jc w:val="center"/>
              <w:rPr>
                <w:del w:id="2802" w:author="xh" w:date="2026-10-14T08:38:28Z"/>
              </w:rPr>
            </w:pPr>
            <w:ins w:id="423" w:author="xh" w:date="2026-10-12T11:38:42Z">
              <w:del w:id="2801" w:author="xh" w:date="2026-10-14T08:38:28Z">
                <w:r>
                  <w:rPr>
                    <w:rFonts w:ascii="Times New Roman" w:hAnsi="Times New Roman" w:eastAsia="宋体"/>
                    <w:b w:val="0"/>
                    <w:sz w:val="18"/>
                  </w:rPr>
                  <w:delText xml:space="preserve">15</w:delText>
                </w:r>
              </w:del>
            </w:ins>
          </w:p>
        </w:tc>
        <w:tc>
          <w:tcPr>
            <w:tcW w:w="1385" w:type="dxa"/>
            <w:tcMar>
              <w:left w:w="70" w:type="dxa"/>
              <w:right w:w="70" w:type="dxa"/>
            </w:tcMar>
            <w:vAlign w:val="center"/>
          </w:tcPr>
          <w:p w14:paraId="1248B0E6">
            <w:pPr>
              <w:keepNext/>
              <w:spacing w:before="20" w:after="20" w:line="260" w:lineRule="exact"/>
              <w:ind w:left="0" w:leftChars="0" w:right="0" w:rightChars="0" w:firstLine="0" w:firstLineChars="0"/>
              <w:jc w:val="center"/>
              <w:rPr>
                <w:del w:id="2804" w:author="xh" w:date="2026-10-14T08:38:28Z"/>
              </w:rPr>
            </w:pPr>
            <w:ins w:id="424" w:author="xh" w:date="2026-10-12T11:38:42Z">
              <w:del w:id="2803" w:author="xh" w:date="2026-10-14T08:38:28Z">
                <w:r>
                  <w:rPr>
                    <w:rFonts w:ascii="Times New Roman" w:hAnsi="Times New Roman" w:eastAsia="宋体"/>
                    <w:b w:val="0"/>
                    <w:sz w:val="18"/>
                  </w:rPr>
                  <w:delText xml:space="preserve">19133.01</w:delText>
                </w:r>
              </w:del>
            </w:ins>
          </w:p>
        </w:tc>
      </w:tr>
      <w:tr w14:paraId="79ADD4F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425" w:author="xh" w:date="2026-10-12T11:38:42Z"/>
          <w:del w:id="2805" w:author="xh" w:date="2026-10-14T08:38:28Z"/>
        </w:trPr>
        <w:tc>
          <w:tcPr>
            <w:tcW w:w="1385" w:type="dxa"/>
            <w:tcMar>
              <w:left w:w="70" w:type="dxa"/>
              <w:right w:w="70" w:type="dxa"/>
            </w:tcMar>
            <w:vAlign w:val="center"/>
          </w:tcPr>
          <w:p w14:paraId="49892506">
            <w:pPr>
              <w:keepNext/>
              <w:spacing w:before="20" w:after="20" w:line="260" w:lineRule="exact"/>
              <w:ind w:left="0" w:leftChars="0" w:right="0" w:rightChars="0" w:firstLine="0" w:firstLineChars="0"/>
              <w:jc w:val="center"/>
              <w:rPr>
                <w:del w:id="2807" w:author="xh" w:date="2026-10-14T08:38:28Z"/>
              </w:rPr>
            </w:pPr>
            <w:ins w:id="426" w:author="xh" w:date="2026-10-12T11:38:42Z">
              <w:del w:id="2806" w:author="xh" w:date="2026-10-14T08:38:28Z">
                <w:r>
                  <w:rPr>
                    <w:rFonts w:ascii="Times New Roman" w:hAnsi="Times New Roman" w:eastAsia="宋体"/>
                    <w:b w:val="0"/>
                    <w:sz w:val="18"/>
                  </w:rPr>
                  <w:delText xml:space="preserve">邳州弹性</w:delText>
                </w:r>
              </w:del>
            </w:ins>
          </w:p>
        </w:tc>
        <w:tc>
          <w:tcPr>
            <w:tcW w:w="1385" w:type="dxa"/>
            <w:tcMar>
              <w:left w:w="70" w:type="dxa"/>
              <w:right w:w="70" w:type="dxa"/>
            </w:tcMar>
            <w:vAlign w:val="center"/>
          </w:tcPr>
          <w:p w14:paraId="6D0C94B5">
            <w:pPr>
              <w:keepNext/>
              <w:spacing w:before="20" w:after="20" w:line="260" w:lineRule="exact"/>
              <w:ind w:left="0" w:leftChars="0" w:right="0" w:rightChars="0" w:firstLine="0" w:firstLineChars="0"/>
              <w:jc w:val="center"/>
              <w:rPr>
                <w:del w:id="2809" w:author="xh" w:date="2026-10-14T08:38:28Z"/>
              </w:rPr>
            </w:pPr>
            <w:ins w:id="427" w:author="xh" w:date="2026-10-12T11:38:42Z">
              <w:del w:id="2808" w:author="xh" w:date="2026-10-14T08:38:28Z">
                <w:r>
                  <w:rPr>
                    <w:rFonts w:ascii="Times New Roman" w:hAnsi="Times New Roman" w:eastAsia="宋体"/>
                    <w:b w:val="0"/>
                    <w:sz w:val="18"/>
                  </w:rPr>
                  <w:delText xml:space="preserve">1704.00</w:delText>
                </w:r>
              </w:del>
            </w:ins>
          </w:p>
        </w:tc>
        <w:tc>
          <w:tcPr>
            <w:tcW w:w="1385" w:type="dxa"/>
            <w:tcMar>
              <w:left w:w="70" w:type="dxa"/>
              <w:right w:w="70" w:type="dxa"/>
            </w:tcMar>
            <w:vAlign w:val="center"/>
          </w:tcPr>
          <w:p w14:paraId="2FB74726">
            <w:pPr>
              <w:keepNext/>
              <w:spacing w:before="20" w:after="20" w:line="260" w:lineRule="exact"/>
              <w:ind w:left="0" w:leftChars="0" w:right="0" w:rightChars="0" w:firstLine="0" w:firstLineChars="0"/>
              <w:jc w:val="center"/>
              <w:rPr>
                <w:del w:id="2811" w:author="xh" w:date="2026-10-14T08:38:28Z"/>
              </w:rPr>
            </w:pPr>
            <w:ins w:id="428" w:author="xh" w:date="2026-10-12T11:38:42Z">
              <w:del w:id="2810" w:author="xh" w:date="2026-10-14T08:38:28Z">
                <w:r>
                  <w:rPr>
                    <w:rFonts w:ascii="Times New Roman" w:hAnsi="Times New Roman" w:eastAsia="宋体"/>
                    <w:b w:val="0"/>
                    <w:sz w:val="18"/>
                  </w:rPr>
                  <w:delText xml:space="preserve">1.78</w:delText>
                </w:r>
              </w:del>
            </w:ins>
          </w:p>
        </w:tc>
        <w:tc>
          <w:tcPr>
            <w:tcW w:w="1385" w:type="dxa"/>
            <w:tcMar>
              <w:left w:w="70" w:type="dxa"/>
              <w:right w:w="70" w:type="dxa"/>
            </w:tcMar>
            <w:vAlign w:val="center"/>
          </w:tcPr>
          <w:p w14:paraId="07497D32">
            <w:pPr>
              <w:keepNext/>
              <w:spacing w:before="20" w:after="20" w:line="260" w:lineRule="exact"/>
              <w:ind w:left="0" w:leftChars="0" w:right="0" w:rightChars="0" w:firstLine="0" w:firstLineChars="0"/>
              <w:jc w:val="center"/>
              <w:rPr>
                <w:del w:id="2813" w:author="xh" w:date="2026-10-14T08:38:28Z"/>
              </w:rPr>
            </w:pPr>
            <w:ins w:id="429" w:author="xh" w:date="2026-10-12T11:38:42Z">
              <w:del w:id="2812" w:author="xh" w:date="2026-10-14T08:38:28Z">
                <w:r>
                  <w:rPr>
                    <w:rFonts w:ascii="Times New Roman" w:hAnsi="Times New Roman" w:eastAsia="宋体"/>
                    <w:b w:val="0"/>
                    <w:sz w:val="18"/>
                  </w:rPr>
                  <w:delText xml:space="preserve">3.60</w:delText>
                </w:r>
              </w:del>
            </w:ins>
          </w:p>
        </w:tc>
        <w:tc>
          <w:tcPr>
            <w:tcW w:w="1385" w:type="dxa"/>
            <w:tcMar>
              <w:left w:w="70" w:type="dxa"/>
              <w:right w:w="70" w:type="dxa"/>
            </w:tcMar>
            <w:vAlign w:val="center"/>
          </w:tcPr>
          <w:p w14:paraId="403E3DED">
            <w:pPr>
              <w:keepNext/>
              <w:spacing w:before="20" w:after="20" w:line="260" w:lineRule="exact"/>
              <w:ind w:left="0" w:leftChars="0" w:right="0" w:rightChars="0" w:firstLine="0" w:firstLineChars="0"/>
              <w:jc w:val="center"/>
              <w:rPr>
                <w:del w:id="2815" w:author="xh" w:date="2026-10-14T08:38:28Z"/>
              </w:rPr>
            </w:pPr>
            <w:ins w:id="430" w:author="xh" w:date="2026-10-12T11:38:42Z">
              <w:del w:id="2814" w:author="xh" w:date="2026-10-14T08:38:28Z">
                <w:r>
                  <w:rPr>
                    <w:rFonts w:ascii="Times New Roman" w:hAnsi="Times New Roman" w:eastAsia="宋体"/>
                    <w:b w:val="0"/>
                    <w:sz w:val="18"/>
                  </w:rPr>
                  <w:delText xml:space="preserve">14</w:delText>
                </w:r>
              </w:del>
            </w:ins>
          </w:p>
        </w:tc>
        <w:tc>
          <w:tcPr>
            <w:tcW w:w="1385" w:type="dxa"/>
            <w:tcMar>
              <w:left w:w="70" w:type="dxa"/>
              <w:right w:w="70" w:type="dxa"/>
            </w:tcMar>
            <w:vAlign w:val="center"/>
          </w:tcPr>
          <w:p w14:paraId="2E17D6E5">
            <w:pPr>
              <w:keepNext/>
              <w:spacing w:before="20" w:after="20" w:line="260" w:lineRule="exact"/>
              <w:ind w:left="0" w:leftChars="0" w:right="0" w:rightChars="0" w:firstLine="0" w:firstLineChars="0"/>
              <w:jc w:val="center"/>
              <w:rPr>
                <w:del w:id="2817" w:author="xh" w:date="2026-10-14T08:38:28Z"/>
              </w:rPr>
            </w:pPr>
            <w:ins w:id="431" w:author="xh" w:date="2026-10-12T11:38:42Z">
              <w:del w:id="2816" w:author="xh" w:date="2026-10-14T08:38:28Z">
                <w:r>
                  <w:rPr>
                    <w:rFonts w:ascii="Times New Roman" w:hAnsi="Times New Roman" w:eastAsia="宋体"/>
                    <w:b w:val="0"/>
                    <w:sz w:val="18"/>
                  </w:rPr>
                  <w:delText xml:space="preserve">14346.85</w:delText>
                </w:r>
              </w:del>
            </w:ins>
          </w:p>
        </w:tc>
      </w:tr>
      <w:tr w14:paraId="2172D25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432" w:author="xh" w:date="2026-10-12T11:38:42Z"/>
          <w:del w:id="2818" w:author="xh" w:date="2026-10-14T08:38:28Z"/>
        </w:trPr>
        <w:tc>
          <w:tcPr>
            <w:tcW w:w="1385" w:type="dxa"/>
            <w:tcMar>
              <w:left w:w="70" w:type="dxa"/>
              <w:right w:w="70" w:type="dxa"/>
            </w:tcMar>
            <w:vAlign w:val="center"/>
          </w:tcPr>
          <w:p w14:paraId="5B64B539">
            <w:pPr>
              <w:keepNext/>
              <w:spacing w:before="20" w:after="20" w:line="260" w:lineRule="exact"/>
              <w:ind w:left="0" w:leftChars="0" w:right="0" w:rightChars="0" w:firstLine="0" w:firstLineChars="0"/>
              <w:jc w:val="center"/>
              <w:rPr>
                <w:del w:id="2820" w:author="xh" w:date="2026-10-14T08:38:28Z"/>
              </w:rPr>
            </w:pPr>
            <w:ins w:id="433" w:author="xh" w:date="2026-10-12T11:38:42Z">
              <w:del w:id="2819" w:author="xh" w:date="2026-10-14T08:38:28Z">
                <w:r>
                  <w:rPr>
                    <w:rFonts w:ascii="Times New Roman" w:hAnsi="Times New Roman" w:eastAsia="宋体"/>
                    <w:b w:val="0"/>
                    <w:sz w:val="18"/>
                  </w:rPr>
                  <w:delText xml:space="preserve">市区刚性</w:delText>
                </w:r>
              </w:del>
            </w:ins>
          </w:p>
        </w:tc>
        <w:tc>
          <w:tcPr>
            <w:tcW w:w="1385" w:type="dxa"/>
            <w:tcMar>
              <w:left w:w="70" w:type="dxa"/>
              <w:right w:w="70" w:type="dxa"/>
            </w:tcMar>
            <w:vAlign w:val="center"/>
          </w:tcPr>
          <w:p w14:paraId="58204A98">
            <w:pPr>
              <w:keepNext/>
              <w:spacing w:before="20" w:after="20" w:line="260" w:lineRule="exact"/>
              <w:ind w:left="0" w:leftChars="0" w:right="0" w:rightChars="0" w:firstLine="0" w:firstLineChars="0"/>
              <w:jc w:val="center"/>
              <w:rPr>
                <w:del w:id="2822" w:author="xh" w:date="2026-10-14T08:38:28Z"/>
              </w:rPr>
            </w:pPr>
            <w:ins w:id="434" w:author="xh" w:date="2026-10-12T11:38:42Z">
              <w:del w:id="2821" w:author="xh" w:date="2026-10-14T08:38:28Z">
                <w:r>
                  <w:rPr>
                    <w:rFonts w:ascii="Times New Roman" w:hAnsi="Times New Roman" w:eastAsia="宋体"/>
                    <w:b w:val="0"/>
                    <w:sz w:val="18"/>
                  </w:rPr>
                  <w:delText xml:space="preserve">2900.00</w:delText>
                </w:r>
              </w:del>
            </w:ins>
          </w:p>
        </w:tc>
        <w:tc>
          <w:tcPr>
            <w:tcW w:w="1385" w:type="dxa"/>
            <w:tcMar>
              <w:left w:w="70" w:type="dxa"/>
              <w:right w:w="70" w:type="dxa"/>
            </w:tcMar>
            <w:vAlign w:val="center"/>
          </w:tcPr>
          <w:p w14:paraId="270616F9">
            <w:pPr>
              <w:keepNext/>
              <w:spacing w:before="20" w:after="20" w:line="260" w:lineRule="exact"/>
              <w:ind w:left="0" w:leftChars="0" w:right="0" w:rightChars="0" w:firstLine="0" w:firstLineChars="0"/>
              <w:jc w:val="center"/>
              <w:rPr>
                <w:del w:id="2824" w:author="xh" w:date="2026-10-14T08:38:28Z"/>
              </w:rPr>
            </w:pPr>
            <w:ins w:id="435" w:author="xh" w:date="2026-10-12T11:38:42Z">
              <w:del w:id="2823" w:author="xh" w:date="2026-10-14T08:38:28Z">
                <w:r>
                  <w:rPr>
                    <w:rFonts w:ascii="Times New Roman" w:hAnsi="Times New Roman" w:eastAsia="宋体"/>
                    <w:b w:val="0"/>
                    <w:sz w:val="18"/>
                  </w:rPr>
                  <w:delText xml:space="preserve">1.90</w:delText>
                </w:r>
              </w:del>
            </w:ins>
          </w:p>
        </w:tc>
        <w:tc>
          <w:tcPr>
            <w:tcW w:w="1385" w:type="dxa"/>
            <w:tcMar>
              <w:left w:w="70" w:type="dxa"/>
              <w:right w:w="70" w:type="dxa"/>
            </w:tcMar>
            <w:vAlign w:val="center"/>
          </w:tcPr>
          <w:p w14:paraId="2A4466A2">
            <w:pPr>
              <w:keepNext/>
              <w:spacing w:before="20" w:after="20" w:line="260" w:lineRule="exact"/>
              <w:ind w:left="0" w:leftChars="0" w:right="0" w:rightChars="0" w:firstLine="0" w:firstLineChars="0"/>
              <w:jc w:val="center"/>
              <w:rPr>
                <w:del w:id="2826" w:author="xh" w:date="2026-10-14T08:38:28Z"/>
              </w:rPr>
            </w:pPr>
            <w:ins w:id="436" w:author="xh" w:date="2026-10-12T11:38:42Z">
              <w:del w:id="2825" w:author="xh" w:date="2026-10-14T08:38:28Z">
                <w:r>
                  <w:rPr>
                    <w:rFonts w:ascii="Times New Roman" w:hAnsi="Times New Roman" w:eastAsia="宋体"/>
                    <w:b w:val="0"/>
                    <w:sz w:val="18"/>
                  </w:rPr>
                  <w:delText xml:space="preserve">0.00</w:delText>
                </w:r>
              </w:del>
            </w:ins>
          </w:p>
        </w:tc>
        <w:tc>
          <w:tcPr>
            <w:tcW w:w="1385" w:type="dxa"/>
            <w:tcMar>
              <w:left w:w="70" w:type="dxa"/>
              <w:right w:w="70" w:type="dxa"/>
            </w:tcMar>
            <w:vAlign w:val="center"/>
          </w:tcPr>
          <w:p w14:paraId="451118AF">
            <w:pPr>
              <w:keepNext/>
              <w:spacing w:before="20" w:after="20" w:line="260" w:lineRule="exact"/>
              <w:ind w:left="0" w:leftChars="0" w:right="0" w:rightChars="0" w:firstLine="0" w:firstLineChars="0"/>
              <w:jc w:val="center"/>
              <w:rPr>
                <w:del w:id="2828" w:author="xh" w:date="2026-10-14T08:38:28Z"/>
              </w:rPr>
            </w:pPr>
            <w:ins w:id="437" w:author="xh" w:date="2026-10-12T11:38:42Z">
              <w:del w:id="2827" w:author="xh" w:date="2026-10-14T08:38:28Z">
                <w:r>
                  <w:rPr>
                    <w:rFonts w:ascii="Times New Roman" w:hAnsi="Times New Roman" w:eastAsia="宋体"/>
                    <w:b w:val="0"/>
                    <w:sz w:val="18"/>
                  </w:rPr>
                  <w:delText xml:space="preserve">5</w:delText>
                </w:r>
              </w:del>
            </w:ins>
          </w:p>
        </w:tc>
        <w:tc>
          <w:tcPr>
            <w:tcW w:w="1385" w:type="dxa"/>
            <w:tcMar>
              <w:left w:w="70" w:type="dxa"/>
              <w:right w:w="70" w:type="dxa"/>
            </w:tcMar>
            <w:vAlign w:val="center"/>
          </w:tcPr>
          <w:p w14:paraId="639D16AD">
            <w:pPr>
              <w:keepNext/>
              <w:spacing w:before="20" w:after="20" w:line="260" w:lineRule="exact"/>
              <w:ind w:left="0" w:leftChars="0" w:right="0" w:rightChars="0" w:firstLine="0" w:firstLineChars="0"/>
              <w:jc w:val="center"/>
              <w:rPr>
                <w:del w:id="2830" w:author="xh" w:date="2026-10-14T08:38:28Z"/>
              </w:rPr>
            </w:pPr>
            <w:ins w:id="438" w:author="xh" w:date="2026-10-12T11:38:42Z">
              <w:del w:id="2829" w:author="xh" w:date="2026-10-14T08:38:28Z">
                <w:r>
                  <w:rPr>
                    <w:rFonts w:ascii="Times New Roman" w:hAnsi="Times New Roman" w:eastAsia="宋体"/>
                    <w:b w:val="0"/>
                    <w:sz w:val="18"/>
                  </w:rPr>
                  <w:delText xml:space="preserve">2657.80</w:delText>
                </w:r>
              </w:del>
            </w:ins>
          </w:p>
        </w:tc>
      </w:tr>
      <w:tr w14:paraId="79529D7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439" w:author="xh" w:date="2026-10-12T11:38:42Z"/>
          <w:del w:id="2831" w:author="xh" w:date="2026-10-14T08:38:28Z"/>
        </w:trPr>
        <w:tc>
          <w:tcPr>
            <w:tcW w:w="1385" w:type="dxa"/>
            <w:tcMar>
              <w:left w:w="70" w:type="dxa"/>
              <w:right w:w="70" w:type="dxa"/>
            </w:tcMar>
            <w:vAlign w:val="center"/>
          </w:tcPr>
          <w:p w14:paraId="0845B3C1">
            <w:pPr>
              <w:keepNext w:val="0"/>
              <w:spacing w:before="20" w:after="20" w:line="260" w:lineRule="exact"/>
              <w:ind w:left="0" w:leftChars="0" w:right="0" w:rightChars="0" w:firstLine="0" w:firstLineChars="0"/>
              <w:jc w:val="center"/>
              <w:rPr>
                <w:del w:id="2833" w:author="xh" w:date="2026-10-14T08:38:28Z"/>
              </w:rPr>
            </w:pPr>
            <w:ins w:id="440" w:author="xh" w:date="2026-10-12T11:38:42Z">
              <w:del w:id="2832" w:author="xh" w:date="2026-10-14T08:38:28Z">
                <w:r>
                  <w:rPr>
                    <w:rFonts w:ascii="Times New Roman" w:hAnsi="Times New Roman" w:eastAsia="宋体"/>
                    <w:b w:val="0"/>
                    <w:sz w:val="18"/>
                  </w:rPr>
                  <w:delText xml:space="preserve">市区弹性</w:delText>
                </w:r>
              </w:del>
            </w:ins>
          </w:p>
        </w:tc>
        <w:tc>
          <w:tcPr>
            <w:tcW w:w="1385" w:type="dxa"/>
            <w:tcMar>
              <w:left w:w="70" w:type="dxa"/>
              <w:right w:w="70" w:type="dxa"/>
            </w:tcMar>
            <w:vAlign w:val="center"/>
          </w:tcPr>
          <w:p w14:paraId="5CDBC8DB">
            <w:pPr>
              <w:keepNext w:val="0"/>
              <w:spacing w:before="20" w:after="20" w:line="260" w:lineRule="exact"/>
              <w:ind w:left="0" w:leftChars="0" w:right="0" w:rightChars="0" w:firstLine="0" w:firstLineChars="0"/>
              <w:jc w:val="center"/>
              <w:rPr>
                <w:del w:id="2835" w:author="xh" w:date="2026-10-14T08:38:28Z"/>
              </w:rPr>
            </w:pPr>
            <w:ins w:id="441" w:author="xh" w:date="2026-10-12T11:38:42Z">
              <w:del w:id="2834" w:author="xh" w:date="2026-10-14T08:38:28Z">
                <w:r>
                  <w:rPr>
                    <w:rFonts w:ascii="Times New Roman" w:hAnsi="Times New Roman" w:eastAsia="宋体"/>
                    <w:b w:val="0"/>
                    <w:sz w:val="18"/>
                  </w:rPr>
                  <w:delText xml:space="preserve">2923.00</w:delText>
                </w:r>
              </w:del>
            </w:ins>
          </w:p>
        </w:tc>
        <w:tc>
          <w:tcPr>
            <w:tcW w:w="1385" w:type="dxa"/>
            <w:tcMar>
              <w:left w:w="70" w:type="dxa"/>
              <w:right w:w="70" w:type="dxa"/>
            </w:tcMar>
            <w:vAlign w:val="center"/>
          </w:tcPr>
          <w:p w14:paraId="32D3D4A0">
            <w:pPr>
              <w:keepNext w:val="0"/>
              <w:spacing w:before="20" w:after="20" w:line="260" w:lineRule="exact"/>
              <w:ind w:left="0" w:leftChars="0" w:right="0" w:rightChars="0" w:firstLine="0" w:firstLineChars="0"/>
              <w:jc w:val="center"/>
              <w:rPr>
                <w:del w:id="2837" w:author="xh" w:date="2026-10-14T08:38:28Z"/>
              </w:rPr>
            </w:pPr>
            <w:ins w:id="442" w:author="xh" w:date="2026-10-12T11:38:42Z">
              <w:del w:id="2836" w:author="xh" w:date="2026-10-14T08:38:28Z">
                <w:r>
                  <w:rPr>
                    <w:rFonts w:ascii="Times New Roman" w:hAnsi="Times New Roman" w:eastAsia="宋体"/>
                    <w:b w:val="0"/>
                    <w:sz w:val="18"/>
                  </w:rPr>
                  <w:delText xml:space="preserve">1.91</w:delText>
                </w:r>
              </w:del>
            </w:ins>
          </w:p>
        </w:tc>
        <w:tc>
          <w:tcPr>
            <w:tcW w:w="1385" w:type="dxa"/>
            <w:tcMar>
              <w:left w:w="70" w:type="dxa"/>
              <w:right w:w="70" w:type="dxa"/>
            </w:tcMar>
            <w:vAlign w:val="center"/>
          </w:tcPr>
          <w:p w14:paraId="29CB30A2">
            <w:pPr>
              <w:keepNext w:val="0"/>
              <w:spacing w:before="20" w:after="20" w:line="260" w:lineRule="exact"/>
              <w:ind w:left="0" w:leftChars="0" w:right="0" w:rightChars="0" w:firstLine="0" w:firstLineChars="0"/>
              <w:jc w:val="center"/>
              <w:rPr>
                <w:del w:id="2839" w:author="xh" w:date="2026-10-14T08:38:28Z"/>
              </w:rPr>
            </w:pPr>
            <w:ins w:id="443" w:author="xh" w:date="2026-10-12T11:38:42Z">
              <w:del w:id="2838" w:author="xh" w:date="2026-10-14T08:38:28Z">
                <w:r>
                  <w:rPr>
                    <w:rFonts w:ascii="Times New Roman" w:hAnsi="Times New Roman" w:eastAsia="宋体"/>
                    <w:b w:val="0"/>
                    <w:sz w:val="18"/>
                  </w:rPr>
                  <w:delText xml:space="preserve">0.00</w:delText>
                </w:r>
              </w:del>
            </w:ins>
          </w:p>
        </w:tc>
        <w:tc>
          <w:tcPr>
            <w:tcW w:w="1385" w:type="dxa"/>
            <w:tcMar>
              <w:left w:w="70" w:type="dxa"/>
              <w:right w:w="70" w:type="dxa"/>
            </w:tcMar>
            <w:vAlign w:val="center"/>
          </w:tcPr>
          <w:p w14:paraId="101D85D2">
            <w:pPr>
              <w:keepNext w:val="0"/>
              <w:spacing w:before="20" w:after="20" w:line="260" w:lineRule="exact"/>
              <w:ind w:left="0" w:leftChars="0" w:right="0" w:rightChars="0" w:firstLine="0" w:firstLineChars="0"/>
              <w:jc w:val="center"/>
              <w:rPr>
                <w:del w:id="2841" w:author="xh" w:date="2026-10-14T08:38:28Z"/>
              </w:rPr>
            </w:pPr>
            <w:ins w:id="444" w:author="xh" w:date="2026-10-12T11:38:42Z">
              <w:del w:id="2840" w:author="xh" w:date="2026-10-14T08:38:28Z">
                <w:r>
                  <w:rPr>
                    <w:rFonts w:ascii="Times New Roman" w:hAnsi="Times New Roman" w:eastAsia="宋体"/>
                    <w:b w:val="0"/>
                    <w:sz w:val="18"/>
                  </w:rPr>
                  <w:delText xml:space="preserve">0</w:delText>
                </w:r>
              </w:del>
            </w:ins>
          </w:p>
        </w:tc>
        <w:tc>
          <w:tcPr>
            <w:tcW w:w="1385" w:type="dxa"/>
            <w:tcMar>
              <w:left w:w="70" w:type="dxa"/>
              <w:right w:w="70" w:type="dxa"/>
            </w:tcMar>
            <w:vAlign w:val="center"/>
          </w:tcPr>
          <w:p w14:paraId="0260265D">
            <w:pPr>
              <w:keepNext w:val="0"/>
              <w:spacing w:before="20" w:after="20" w:line="260" w:lineRule="exact"/>
              <w:ind w:left="0" w:leftChars="0" w:right="0" w:rightChars="0" w:firstLine="0" w:firstLineChars="0"/>
              <w:jc w:val="center"/>
              <w:rPr>
                <w:del w:id="2843" w:author="xh" w:date="2026-10-14T08:38:28Z"/>
              </w:rPr>
            </w:pPr>
            <w:ins w:id="445" w:author="xh" w:date="2026-10-12T11:38:42Z">
              <w:del w:id="2842" w:author="xh" w:date="2026-10-14T08:38:28Z">
                <w:r>
                  <w:rPr>
                    <w:rFonts w:ascii="Times New Roman" w:hAnsi="Times New Roman" w:eastAsia="宋体"/>
                    <w:b w:val="0"/>
                    <w:sz w:val="18"/>
                  </w:rPr>
                  <w:delText xml:space="preserve">1446.64</w:delText>
                </w:r>
              </w:del>
            </w:ins>
          </w:p>
        </w:tc>
      </w:tr>
    </w:tbl>
    <w:tbl xmlns:a="http://schemas.openxmlformats.org/drawingml/2006/main" xmlns:pic="http://schemas.openxmlformats.org/drawingml/2006/picture">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187"/>
        <w:gridCol w:w="1187"/>
        <w:gridCol w:w="1187"/>
        <w:gridCol w:w="1187"/>
        <w:gridCol w:w="1187"/>
        <w:gridCol w:w="1187"/>
        <w:gridCol w:w="1187"/>
      </w:tblGrid>
      <w:tr>
        <w:trPr>
          <w:cantSplit/>
          <w:tblHeader/>
          <w:ins w:id="2844" w:author="xh" w:date="2026-10-14T08:38:28Z"/>
        </w:trPr>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2845" w:author="xh" w:date="2026-10-14T08:38:28Z">
              <w:r>
                <w:rPr>
                  <w:rFonts w:ascii="Times New Roman" w:hAnsi="Times New Roman" w:eastAsia="宋体"/>
                  <w:b/>
                  <w:sz w:val="18"/>
                </w:rPr>
                <w:t>方案</w:t>
              </w:r>
            </w:ins>
          </w:p>
        </w:tc>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2846" w:author="xh" w:date="2026-10-14T08:38:28Z">
              <w:r>
                <w:rPr>
                  <w:rFonts w:ascii="Times New Roman" w:hAnsi="Times New Roman" w:eastAsia="宋体"/>
                  <w:b/>
                  <w:sz w:val="18"/>
                </w:rPr>
                <w:t>年份</w:t>
              </w:r>
            </w:ins>
          </w:p>
        </w:tc>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2847" w:author="xh" w:date="2026-10-14T08:38:28Z">
              <w:r>
                <w:rPr>
                  <w:rFonts w:ascii="Times New Roman" w:hAnsi="Times New Roman" w:eastAsia="宋体"/>
                  <w:b/>
                  <w:sz w:val="18"/>
                </w:rPr>
                <w:t>年网供最大负荷/MW</w:t>
              </w:r>
            </w:ins>
          </w:p>
        </w:tc>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2848" w:author="xh" w:date="2026-10-14T08:38:28Z">
              <w:r>
                <w:rPr>
                  <w:rFonts w:ascii="Times New Roman" w:hAnsi="Times New Roman" w:eastAsia="宋体"/>
                  <w:b/>
                  <w:sz w:val="18"/>
                </w:rPr>
                <w:t>主变容量/MVA</w:t>
              </w:r>
            </w:ins>
          </w:p>
        </w:tc>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2849" w:author="xh" w:date="2026-10-14T08:38:28Z">
              <w:r>
                <w:rPr>
                  <w:rFonts w:ascii="Times New Roman" w:hAnsi="Times New Roman" w:eastAsia="宋体"/>
                  <w:b/>
                  <w:sz w:val="18"/>
                </w:rPr>
                <w:t>容载比</w:t>
              </w:r>
            </w:ins>
          </w:p>
        </w:tc>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2850" w:author="xh" w:date="2026-10-14T08:38:28Z">
              <w:r>
                <w:rPr>
                  <w:rFonts w:ascii="Times New Roman" w:hAnsi="Times New Roman" w:eastAsia="宋体"/>
                  <w:b/>
                  <w:sz w:val="18"/>
                </w:rPr>
                <w:t>储能额定功率/MW</w:t>
              </w:r>
            </w:ins>
          </w:p>
        </w:tc>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2851" w:author="xh" w:date="2026-10-14T08:38:28Z">
              <w:r>
                <w:rPr>
                  <w:rFonts w:ascii="Times New Roman" w:hAnsi="Times New Roman" w:eastAsia="宋体"/>
                  <w:b/>
                  <w:sz w:val="18"/>
                </w:rPr>
                <w:t>累计新线/条</w:t>
              </w:r>
            </w:ins>
          </w:p>
        </w:tc>
      </w:tr>
      <w:tr>
        <w:trPr>
          <w:cantSplit/>
          <w:ins w:id="2852" w:author="xh" w:date="2026-10-14T08:38:28Z"/>
        </w:trPr>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2853" w:author="xh" w:date="2026-10-14T08:38:28Z">
              <w:r>
                <w:rPr>
                  <w:rFonts w:ascii="Times New Roman" w:hAnsi="Times New Roman" w:eastAsia="宋体"/>
                  <w:b w:val="0"/>
                  <w:sz w:val="18"/>
                </w:rPr>
                <w:t>刚性</w:t>
              </w:r>
            </w:ins>
          </w:p>
        </w:tc>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2854" w:author="xh" w:date="2026-10-14T08:38:28Z">
              <w:r>
                <w:rPr>
                  <w:rFonts w:ascii="Times New Roman" w:hAnsi="Times New Roman" w:eastAsia="宋体"/>
                  <w:b w:val="0"/>
                  <w:sz w:val="18"/>
                </w:rPr>
                <w:t>2022</w:t>
              </w:r>
            </w:ins>
          </w:p>
        </w:tc>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2855" w:author="xh" w:date="2026-10-14T08:38:28Z">
              <w:r>
                <w:rPr>
                  <w:rFonts w:ascii="Times New Roman" w:hAnsi="Times New Roman" w:eastAsia="宋体"/>
                  <w:b w:val="0"/>
                  <w:sz w:val="18"/>
                </w:rPr>
                <w:t>825.00</w:t>
              </w:r>
            </w:ins>
          </w:p>
        </w:tc>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2856" w:author="xh" w:date="2026-10-14T08:38:28Z">
              <w:r>
                <w:rPr>
                  <w:rFonts w:ascii="Times New Roman" w:hAnsi="Times New Roman" w:eastAsia="宋体"/>
                  <w:b w:val="0"/>
                  <w:sz w:val="18"/>
                </w:rPr>
                <w:t>1642.50</w:t>
              </w:r>
            </w:ins>
          </w:p>
        </w:tc>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2857" w:author="xh" w:date="2026-10-14T08:38:28Z">
              <w:r>
                <w:rPr>
                  <w:rFonts w:ascii="Times New Roman" w:hAnsi="Times New Roman" w:eastAsia="宋体"/>
                  <w:b w:val="0"/>
                  <w:sz w:val="18"/>
                </w:rPr>
                <w:t>1.99</w:t>
              </w:r>
            </w:ins>
          </w:p>
        </w:tc>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2858" w:author="xh" w:date="2026-10-14T08:38:28Z">
              <w:r>
                <w:rPr>
                  <w:rFonts w:ascii="Times New Roman" w:hAnsi="Times New Roman" w:eastAsia="宋体"/>
                  <w:b w:val="0"/>
                  <w:sz w:val="18"/>
                </w:rPr>
                <w:t>16.80</w:t>
              </w:r>
            </w:ins>
          </w:p>
        </w:tc>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2859" w:author="xh" w:date="2026-10-14T08:38:28Z">
              <w:r>
                <w:rPr>
                  <w:rFonts w:ascii="Times New Roman" w:hAnsi="Times New Roman" w:eastAsia="宋体"/>
                  <w:b w:val="0"/>
                  <w:sz w:val="18"/>
                </w:rPr>
                <w:t>6</w:t>
              </w:r>
            </w:ins>
          </w:p>
        </w:tc>
      </w:tr>
      <w:tr>
        <w:trPr>
          <w:cantSplit/>
          <w:ins w:id="2860" w:author="xh" w:date="2026-10-14T08:38:28Z"/>
        </w:trPr>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2861" w:author="xh" w:date="2026-10-14T08:38:28Z">
              <w:r>
                <w:rPr>
                  <w:rFonts w:ascii="Times New Roman" w:hAnsi="Times New Roman" w:eastAsia="宋体"/>
                  <w:b w:val="0"/>
                  <w:sz w:val="18"/>
                </w:rPr>
                <w:t>刚性</w:t>
              </w:r>
            </w:ins>
          </w:p>
        </w:tc>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2862" w:author="xh" w:date="2026-10-14T08:38:28Z">
              <w:r>
                <w:rPr>
                  <w:rFonts w:ascii="Times New Roman" w:hAnsi="Times New Roman" w:eastAsia="宋体"/>
                  <w:b w:val="0"/>
                  <w:sz w:val="18"/>
                </w:rPr>
                <w:t>2023</w:t>
              </w:r>
            </w:ins>
          </w:p>
        </w:tc>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2863" w:author="xh" w:date="2026-10-14T08:38:28Z">
              <w:r>
                <w:rPr>
                  <w:rFonts w:ascii="Times New Roman" w:hAnsi="Times New Roman" w:eastAsia="宋体"/>
                  <w:b w:val="0"/>
                  <w:sz w:val="18"/>
                </w:rPr>
                <w:t>761.23</w:t>
              </w:r>
            </w:ins>
          </w:p>
        </w:tc>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2864" w:author="xh" w:date="2026-10-14T08:38:28Z">
              <w:r>
                <w:rPr>
                  <w:rFonts w:ascii="Times New Roman" w:hAnsi="Times New Roman" w:eastAsia="宋体"/>
                  <w:b w:val="0"/>
                  <w:sz w:val="18"/>
                </w:rPr>
                <w:t>1642.50</w:t>
              </w:r>
            </w:ins>
          </w:p>
        </w:tc>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2865" w:author="xh" w:date="2026-10-14T08:38:28Z">
              <w:r>
                <w:rPr>
                  <w:rFonts w:ascii="Times New Roman" w:hAnsi="Times New Roman" w:eastAsia="宋体"/>
                  <w:b w:val="0"/>
                  <w:sz w:val="18"/>
                </w:rPr>
                <w:t>2.16</w:t>
              </w:r>
            </w:ins>
          </w:p>
        </w:tc>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2866" w:author="xh" w:date="2026-10-14T08:38:28Z">
              <w:r>
                <w:rPr>
                  <w:rFonts w:ascii="Times New Roman" w:hAnsi="Times New Roman" w:eastAsia="宋体"/>
                  <w:b w:val="0"/>
                  <w:sz w:val="18"/>
                </w:rPr>
                <w:t>16.80</w:t>
              </w:r>
            </w:ins>
          </w:p>
        </w:tc>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2867" w:author="xh" w:date="2026-10-14T08:38:28Z">
              <w:r>
                <w:rPr>
                  <w:rFonts w:ascii="Times New Roman" w:hAnsi="Times New Roman" w:eastAsia="宋体"/>
                  <w:b w:val="0"/>
                  <w:sz w:val="18"/>
                </w:rPr>
                <w:t>6</w:t>
              </w:r>
            </w:ins>
          </w:p>
        </w:tc>
      </w:tr>
      <w:tr>
        <w:trPr>
          <w:cantSplit/>
          <w:ins w:id="2868" w:author="xh" w:date="2026-10-14T08:38:28Z"/>
        </w:trPr>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2869" w:author="xh" w:date="2026-10-14T08:38:28Z">
              <w:r>
                <w:rPr>
                  <w:rFonts w:ascii="Times New Roman" w:hAnsi="Times New Roman" w:eastAsia="宋体"/>
                  <w:b w:val="0"/>
                  <w:sz w:val="18"/>
                </w:rPr>
                <w:t>刚性</w:t>
              </w:r>
            </w:ins>
          </w:p>
        </w:tc>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2870" w:author="xh" w:date="2026-10-14T08:38:28Z">
              <w:r>
                <w:rPr>
                  <w:rFonts w:ascii="Times New Roman" w:hAnsi="Times New Roman" w:eastAsia="宋体"/>
                  <w:b w:val="0"/>
                  <w:sz w:val="18"/>
                </w:rPr>
                <w:t>2024</w:t>
              </w:r>
            </w:ins>
          </w:p>
        </w:tc>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2871" w:author="xh" w:date="2026-10-14T08:38:28Z">
              <w:r>
                <w:rPr>
                  <w:rFonts w:ascii="Times New Roman" w:hAnsi="Times New Roman" w:eastAsia="宋体"/>
                  <w:b w:val="0"/>
                  <w:sz w:val="18"/>
                </w:rPr>
                <w:t>862.66</w:t>
              </w:r>
            </w:ins>
          </w:p>
        </w:tc>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2872" w:author="xh" w:date="2026-10-14T08:38:28Z">
              <w:r>
                <w:rPr>
                  <w:rFonts w:ascii="Times New Roman" w:hAnsi="Times New Roman" w:eastAsia="宋体"/>
                  <w:b w:val="0"/>
                  <w:sz w:val="18"/>
                </w:rPr>
                <w:t>1704.00</w:t>
              </w:r>
            </w:ins>
          </w:p>
        </w:tc>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2873" w:author="xh" w:date="2026-10-14T08:38:28Z">
              <w:r>
                <w:rPr>
                  <w:rFonts w:ascii="Times New Roman" w:hAnsi="Times New Roman" w:eastAsia="宋体"/>
                  <w:b w:val="0"/>
                  <w:sz w:val="18"/>
                </w:rPr>
                <w:t>1.98</w:t>
              </w:r>
            </w:ins>
          </w:p>
        </w:tc>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2874" w:author="xh" w:date="2026-10-14T08:38:28Z">
              <w:r>
                <w:rPr>
                  <w:rFonts w:ascii="Times New Roman" w:hAnsi="Times New Roman" w:eastAsia="宋体"/>
                  <w:b w:val="0"/>
                  <w:sz w:val="18"/>
                </w:rPr>
                <w:t>18.00</w:t>
              </w:r>
            </w:ins>
          </w:p>
        </w:tc>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2875" w:author="xh" w:date="2026-10-14T08:38:28Z">
              <w:r>
                <w:rPr>
                  <w:rFonts w:ascii="Times New Roman" w:hAnsi="Times New Roman" w:eastAsia="宋体"/>
                  <w:b w:val="0"/>
                  <w:sz w:val="18"/>
                </w:rPr>
                <w:t>8</w:t>
              </w:r>
            </w:ins>
          </w:p>
        </w:tc>
      </w:tr>
      <w:tr>
        <w:trPr>
          <w:cantSplit/>
          <w:ins w:id="2876" w:author="xh" w:date="2026-10-14T08:38:28Z"/>
        </w:trPr>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2877" w:author="xh" w:date="2026-10-14T08:38:28Z">
              <w:r>
                <w:rPr>
                  <w:rFonts w:ascii="Times New Roman" w:hAnsi="Times New Roman" w:eastAsia="宋体"/>
                  <w:b w:val="0"/>
                  <w:sz w:val="18"/>
                </w:rPr>
                <w:t>刚性</w:t>
              </w:r>
            </w:ins>
          </w:p>
        </w:tc>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2878" w:author="xh" w:date="2026-10-14T08:38:28Z">
              <w:r>
                <w:rPr>
                  <w:rFonts w:ascii="Times New Roman" w:hAnsi="Times New Roman" w:eastAsia="宋体"/>
                  <w:b w:val="0"/>
                  <w:sz w:val="18"/>
                </w:rPr>
                <w:t>2025</w:t>
              </w:r>
            </w:ins>
          </w:p>
        </w:tc>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2879" w:author="xh" w:date="2026-10-14T08:38:28Z">
              <w:r>
                <w:rPr>
                  <w:rFonts w:ascii="Times New Roman" w:hAnsi="Times New Roman" w:eastAsia="宋体"/>
                  <w:b w:val="0"/>
                  <w:sz w:val="18"/>
                </w:rPr>
                <w:t>956.45</w:t>
              </w:r>
            </w:ins>
          </w:p>
        </w:tc>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2880" w:author="xh" w:date="2026-10-14T08:38:28Z">
              <w:r>
                <w:rPr>
                  <w:rFonts w:ascii="Times New Roman" w:hAnsi="Times New Roman" w:eastAsia="宋体"/>
                  <w:b w:val="0"/>
                  <w:sz w:val="18"/>
                </w:rPr>
                <w:t>1704.00</w:t>
              </w:r>
            </w:ins>
          </w:p>
        </w:tc>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2881" w:author="xh" w:date="2026-10-14T08:38:28Z">
              <w:r>
                <w:rPr>
                  <w:rFonts w:ascii="Times New Roman" w:hAnsi="Times New Roman" w:eastAsia="宋体"/>
                  <w:b w:val="0"/>
                  <w:sz w:val="18"/>
                </w:rPr>
                <w:t>1.78</w:t>
              </w:r>
            </w:ins>
          </w:p>
        </w:tc>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2882" w:author="xh" w:date="2026-10-14T08:38:28Z">
              <w:r>
                <w:rPr>
                  <w:rFonts w:ascii="Times New Roman" w:hAnsi="Times New Roman" w:eastAsia="宋体"/>
                  <w:b w:val="0"/>
                  <w:sz w:val="18"/>
                </w:rPr>
                <w:t>22.70</w:t>
              </w:r>
            </w:ins>
          </w:p>
        </w:tc>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2883" w:author="xh" w:date="2026-10-14T08:38:28Z">
              <w:r>
                <w:rPr>
                  <w:rFonts w:ascii="Times New Roman" w:hAnsi="Times New Roman" w:eastAsia="宋体"/>
                  <w:b w:val="0"/>
                  <w:sz w:val="18"/>
                </w:rPr>
                <w:t>15</w:t>
              </w:r>
            </w:ins>
          </w:p>
        </w:tc>
      </w:tr>
      <w:tr>
        <w:trPr>
          <w:cantSplit/>
          <w:ins w:id="2884" w:author="xh" w:date="2026-10-14T08:38:28Z"/>
        </w:trPr>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2885" w:author="xh" w:date="2026-10-14T08:38:28Z">
              <w:r>
                <w:rPr>
                  <w:rFonts w:ascii="Times New Roman" w:hAnsi="Times New Roman" w:eastAsia="宋体"/>
                  <w:b w:val="0"/>
                  <w:sz w:val="18"/>
                </w:rPr>
                <w:t>弹性</w:t>
              </w:r>
            </w:ins>
          </w:p>
        </w:tc>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2886" w:author="xh" w:date="2026-10-14T08:38:28Z">
              <w:r>
                <w:rPr>
                  <w:rFonts w:ascii="Times New Roman" w:hAnsi="Times New Roman" w:eastAsia="宋体"/>
                  <w:b w:val="0"/>
                  <w:sz w:val="18"/>
                </w:rPr>
                <w:t>2022</w:t>
              </w:r>
            </w:ins>
          </w:p>
        </w:tc>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2887" w:author="xh" w:date="2026-10-14T08:38:28Z">
              <w:r>
                <w:rPr>
                  <w:rFonts w:ascii="Times New Roman" w:hAnsi="Times New Roman" w:eastAsia="宋体"/>
                  <w:b w:val="0"/>
                  <w:sz w:val="18"/>
                </w:rPr>
                <w:t>825.00</w:t>
              </w:r>
            </w:ins>
          </w:p>
        </w:tc>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2888" w:author="xh" w:date="2026-10-14T08:38:28Z">
              <w:r>
                <w:rPr>
                  <w:rFonts w:ascii="Times New Roman" w:hAnsi="Times New Roman" w:eastAsia="宋体"/>
                  <w:b w:val="0"/>
                  <w:sz w:val="18"/>
                </w:rPr>
                <w:t>1704.00</w:t>
              </w:r>
            </w:ins>
          </w:p>
        </w:tc>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2889" w:author="xh" w:date="2026-10-14T08:38:28Z">
              <w:r>
                <w:rPr>
                  <w:rFonts w:ascii="Times New Roman" w:hAnsi="Times New Roman" w:eastAsia="宋体"/>
                  <w:b w:val="0"/>
                  <w:sz w:val="18"/>
                </w:rPr>
                <w:t>2.07</w:t>
              </w:r>
            </w:ins>
          </w:p>
        </w:tc>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2890" w:author="xh" w:date="2026-10-14T08:38:28Z">
              <w:r>
                <w:rPr>
                  <w:rFonts w:ascii="Times New Roman" w:hAnsi="Times New Roman" w:eastAsia="宋体"/>
                  <w:b w:val="0"/>
                  <w:sz w:val="18"/>
                </w:rPr>
                <w:t>0.00</w:t>
              </w:r>
            </w:ins>
          </w:p>
        </w:tc>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2891" w:author="xh" w:date="2026-10-14T08:38:28Z">
              <w:r>
                <w:rPr>
                  <w:rFonts w:ascii="Times New Roman" w:hAnsi="Times New Roman" w:eastAsia="宋体"/>
                  <w:b w:val="0"/>
                  <w:sz w:val="18"/>
                </w:rPr>
                <w:t>6</w:t>
              </w:r>
            </w:ins>
          </w:p>
        </w:tc>
      </w:tr>
      <w:tr>
        <w:trPr>
          <w:cantSplit/>
          <w:ins w:id="2892" w:author="xh" w:date="2026-10-14T08:38:28Z"/>
        </w:trPr>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2893" w:author="xh" w:date="2026-10-14T08:38:28Z">
              <w:r>
                <w:rPr>
                  <w:rFonts w:ascii="Times New Roman" w:hAnsi="Times New Roman" w:eastAsia="宋体"/>
                  <w:b w:val="0"/>
                  <w:sz w:val="18"/>
                </w:rPr>
                <w:t>弹性</w:t>
              </w:r>
            </w:ins>
          </w:p>
        </w:tc>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2894" w:author="xh" w:date="2026-10-14T08:38:28Z">
              <w:r>
                <w:rPr>
                  <w:rFonts w:ascii="Times New Roman" w:hAnsi="Times New Roman" w:eastAsia="宋体"/>
                  <w:b w:val="0"/>
                  <w:sz w:val="18"/>
                </w:rPr>
                <w:t>2023</w:t>
              </w:r>
            </w:ins>
          </w:p>
        </w:tc>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2895" w:author="xh" w:date="2026-10-14T08:38:28Z">
              <w:r>
                <w:rPr>
                  <w:rFonts w:ascii="Times New Roman" w:hAnsi="Times New Roman" w:eastAsia="宋体"/>
                  <w:b w:val="0"/>
                  <w:sz w:val="18"/>
                </w:rPr>
                <w:t>761.23</w:t>
              </w:r>
            </w:ins>
          </w:p>
        </w:tc>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2896" w:author="xh" w:date="2026-10-14T08:38:28Z">
              <w:r>
                <w:rPr>
                  <w:rFonts w:ascii="Times New Roman" w:hAnsi="Times New Roman" w:eastAsia="宋体"/>
                  <w:b w:val="0"/>
                  <w:sz w:val="18"/>
                </w:rPr>
                <w:t>1704.00</w:t>
              </w:r>
            </w:ins>
          </w:p>
        </w:tc>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2897" w:author="xh" w:date="2026-10-14T08:38:28Z">
              <w:r>
                <w:rPr>
                  <w:rFonts w:ascii="Times New Roman" w:hAnsi="Times New Roman" w:eastAsia="宋体"/>
                  <w:b w:val="0"/>
                  <w:sz w:val="18"/>
                </w:rPr>
                <w:t>2.24</w:t>
              </w:r>
            </w:ins>
          </w:p>
        </w:tc>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2898" w:author="xh" w:date="2026-10-14T08:38:28Z">
              <w:r>
                <w:rPr>
                  <w:rFonts w:ascii="Times New Roman" w:hAnsi="Times New Roman" w:eastAsia="宋体"/>
                  <w:b w:val="0"/>
                  <w:sz w:val="18"/>
                </w:rPr>
                <w:t>0.00</w:t>
              </w:r>
            </w:ins>
          </w:p>
        </w:tc>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2899" w:author="xh" w:date="2026-10-14T08:38:28Z">
              <w:r>
                <w:rPr>
                  <w:rFonts w:ascii="Times New Roman" w:hAnsi="Times New Roman" w:eastAsia="宋体"/>
                  <w:b w:val="0"/>
                  <w:sz w:val="18"/>
                </w:rPr>
                <w:t>6</w:t>
              </w:r>
            </w:ins>
          </w:p>
        </w:tc>
      </w:tr>
      <w:tr>
        <w:trPr>
          <w:cantSplit/>
          <w:ins w:id="2900" w:author="xh" w:date="2026-10-14T08:38:28Z"/>
        </w:trPr>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2901" w:author="xh" w:date="2026-10-14T08:38:28Z">
              <w:r>
                <w:rPr>
                  <w:rFonts w:ascii="Times New Roman" w:hAnsi="Times New Roman" w:eastAsia="宋体"/>
                  <w:b w:val="0"/>
                  <w:sz w:val="18"/>
                </w:rPr>
                <w:t>弹性</w:t>
              </w:r>
            </w:ins>
          </w:p>
        </w:tc>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2902" w:author="xh" w:date="2026-10-14T08:38:28Z">
              <w:r>
                <w:rPr>
                  <w:rFonts w:ascii="Times New Roman" w:hAnsi="Times New Roman" w:eastAsia="宋体"/>
                  <w:b w:val="0"/>
                  <w:sz w:val="18"/>
                </w:rPr>
                <w:t>2024</w:t>
              </w:r>
            </w:ins>
          </w:p>
        </w:tc>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2903" w:author="xh" w:date="2026-10-14T08:38:28Z">
              <w:r>
                <w:rPr>
                  <w:rFonts w:ascii="Times New Roman" w:hAnsi="Times New Roman" w:eastAsia="宋体"/>
                  <w:b w:val="0"/>
                  <w:sz w:val="18"/>
                </w:rPr>
                <w:t>862.66</w:t>
              </w:r>
            </w:ins>
          </w:p>
        </w:tc>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2904" w:author="xh" w:date="2026-10-14T08:38:28Z">
              <w:r>
                <w:rPr>
                  <w:rFonts w:ascii="Times New Roman" w:hAnsi="Times New Roman" w:eastAsia="宋体"/>
                  <w:b w:val="0"/>
                  <w:sz w:val="18"/>
                </w:rPr>
                <w:t>1704.00</w:t>
              </w:r>
            </w:ins>
          </w:p>
        </w:tc>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2905" w:author="xh" w:date="2026-10-14T08:38:28Z">
              <w:r>
                <w:rPr>
                  <w:rFonts w:ascii="Times New Roman" w:hAnsi="Times New Roman" w:eastAsia="宋体"/>
                  <w:b w:val="0"/>
                  <w:sz w:val="18"/>
                </w:rPr>
                <w:t>1.98</w:t>
              </w:r>
            </w:ins>
          </w:p>
        </w:tc>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2906" w:author="xh" w:date="2026-10-14T08:38:28Z">
              <w:r>
                <w:rPr>
                  <w:rFonts w:ascii="Times New Roman" w:hAnsi="Times New Roman" w:eastAsia="宋体"/>
                  <w:b w:val="0"/>
                  <w:sz w:val="18"/>
                </w:rPr>
                <w:t>0.00</w:t>
              </w:r>
            </w:ins>
          </w:p>
        </w:tc>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2907" w:author="xh" w:date="2026-10-14T08:38:28Z">
              <w:r>
                <w:rPr>
                  <w:rFonts w:ascii="Times New Roman" w:hAnsi="Times New Roman" w:eastAsia="宋体"/>
                  <w:b w:val="0"/>
                  <w:sz w:val="18"/>
                </w:rPr>
                <w:t>8</w:t>
              </w:r>
            </w:ins>
          </w:p>
        </w:tc>
      </w:tr>
      <w:tr>
        <w:trPr>
          <w:cantSplit/>
          <w:ins w:id="2908" w:author="xh" w:date="2026-10-14T08:38:28Z"/>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ins w:id="2909" w:author="xh" w:date="2026-10-14T08:38:28Z">
              <w:r>
                <w:rPr>
                  <w:rFonts w:ascii="Times New Roman" w:hAnsi="Times New Roman" w:eastAsia="宋体"/>
                  <w:b w:val="0"/>
                  <w:sz w:val="18"/>
                </w:rPr>
                <w:t>弹性</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ins w:id="2910" w:author="xh" w:date="2026-10-14T08:38:28Z">
              <w:r>
                <w:rPr>
                  <w:rFonts w:ascii="Times New Roman" w:hAnsi="Times New Roman" w:eastAsia="宋体"/>
                  <w:b w:val="0"/>
                  <w:sz w:val="18"/>
                </w:rPr>
                <w:t>2025</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ins w:id="2911" w:author="xh" w:date="2026-10-14T08:38:28Z">
              <w:r>
                <w:rPr>
                  <w:rFonts w:ascii="Times New Roman" w:hAnsi="Times New Roman" w:eastAsia="宋体"/>
                  <w:b w:val="0"/>
                  <w:sz w:val="18"/>
                </w:rPr>
                <w:t>956.45</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ins w:id="2912" w:author="xh" w:date="2026-10-14T08:38:28Z">
              <w:r>
                <w:rPr>
                  <w:rFonts w:ascii="Times New Roman" w:hAnsi="Times New Roman" w:eastAsia="宋体"/>
                  <w:b w:val="0"/>
                  <w:sz w:val="18"/>
                </w:rPr>
                <w:t>1704.00</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ins w:id="2913" w:author="xh" w:date="2026-10-14T08:38:28Z">
              <w:r>
                <w:rPr>
                  <w:rFonts w:ascii="Times New Roman" w:hAnsi="Times New Roman" w:eastAsia="宋体"/>
                  <w:b w:val="0"/>
                  <w:sz w:val="18"/>
                </w:rPr>
                <w:t>1.78</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ins w:id="2914" w:author="xh" w:date="2026-10-14T08:38:28Z">
              <w:r>
                <w:rPr>
                  <w:rFonts w:ascii="Times New Roman" w:hAnsi="Times New Roman" w:eastAsia="宋体"/>
                  <w:b w:val="0"/>
                  <w:sz w:val="18"/>
                </w:rPr>
                <w:t>3.60</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ins w:id="2915" w:author="xh" w:date="2026-10-14T08:38:28Z">
              <w:r>
                <w:rPr>
                  <w:rFonts w:ascii="Times New Roman" w:hAnsi="Times New Roman" w:eastAsia="宋体"/>
                  <w:b w:val="0"/>
                  <w:sz w:val="18"/>
                </w:rPr>
                <w:t>14</w:t>
              </w:r>
            </w:ins>
          </w:p>
        </w:tc>
      </w:tr>
    </w:tbl>
    <w:p>
      <w:pPr>
        <w:keepNext/>
        <w:ind w:left="0" w:leftChars="0" w:right="0" w:rightChars="0" w:firstLine="0" w:firstLineChars="0"/>
        <w:jc w:val="center"/>
        <w:rPr/>
        <w:rPr>
          <w:ins w:id="4629" w:author="xh" w:date="2026-10-14T08:38:28Z"/>
        </w:rPr>
      </w:pPr>
      <w:ins w:id="4630" w:author="xh" w:date="2026-10-14T08:38:28Z">
        <w:r>
          <w:rPr>
            <w:rFonts w:ascii="Times New Roman" w:hAnsi="Times New Roman" w:eastAsia="宋体"/>
            <w:sz w:val="21"/>
            <w:color w:val="000000"/>
          </w:rPr>
          <w:t>表1（b） 市区逐年容量及措施</w:t>
        </w:r>
      </w:ins>
    </w:p>
    <w:tbl xmlns:a="http://schemas.openxmlformats.org/drawingml/2006/main" xmlns:pic="http://schemas.openxmlformats.org/drawingml/2006/picture">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187"/>
        <w:gridCol w:w="1187"/>
        <w:gridCol w:w="1187"/>
        <w:gridCol w:w="1187"/>
        <w:gridCol w:w="1187"/>
        <w:gridCol w:w="1187"/>
        <w:gridCol w:w="1187"/>
      </w:tblGrid>
      <w:tr>
        <w:trPr>
          <w:cantSplit/>
          <w:tblHeader/>
          <w:ins w:id="4631" w:author="xh" w:date="2026-10-14T08:38:28Z"/>
        </w:trPr>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632" w:author="xh" w:date="2026-10-14T08:38:28Z">
              <w:r>
                <w:rPr>
                  <w:rFonts w:ascii="Times New Roman" w:hAnsi="Times New Roman" w:eastAsia="宋体"/>
                  <w:b/>
                  <w:sz w:val="18"/>
                </w:rPr>
                <w:t>方案</w:t>
              </w:r>
            </w:ins>
          </w:p>
        </w:tc>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633" w:author="xh" w:date="2026-10-14T08:38:28Z">
              <w:r>
                <w:rPr>
                  <w:rFonts w:ascii="Times New Roman" w:hAnsi="Times New Roman" w:eastAsia="宋体"/>
                  <w:b/>
                  <w:sz w:val="18"/>
                </w:rPr>
                <w:t>年份</w:t>
              </w:r>
            </w:ins>
          </w:p>
        </w:tc>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634" w:author="xh" w:date="2026-10-14T08:38:28Z">
              <w:r>
                <w:rPr>
                  <w:rFonts w:ascii="Times New Roman" w:hAnsi="Times New Roman" w:eastAsia="宋体"/>
                  <w:b/>
                  <w:sz w:val="18"/>
                </w:rPr>
                <w:t>年网供最大负荷/MW</w:t>
              </w:r>
            </w:ins>
          </w:p>
        </w:tc>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635" w:author="xh" w:date="2026-10-14T08:38:28Z">
              <w:r>
                <w:rPr>
                  <w:rFonts w:ascii="Times New Roman" w:hAnsi="Times New Roman" w:eastAsia="宋体"/>
                  <w:b/>
                  <w:sz w:val="18"/>
                </w:rPr>
                <w:t>主变容量/MVA</w:t>
              </w:r>
            </w:ins>
          </w:p>
        </w:tc>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636" w:author="xh" w:date="2026-10-14T08:38:28Z">
              <w:r>
                <w:rPr>
                  <w:rFonts w:ascii="Times New Roman" w:hAnsi="Times New Roman" w:eastAsia="宋体"/>
                  <w:b/>
                  <w:sz w:val="18"/>
                </w:rPr>
                <w:t>容载比</w:t>
              </w:r>
            </w:ins>
          </w:p>
        </w:tc>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637" w:author="xh" w:date="2026-10-14T08:38:28Z">
              <w:r>
                <w:rPr>
                  <w:rFonts w:ascii="Times New Roman" w:hAnsi="Times New Roman" w:eastAsia="宋体"/>
                  <w:b/>
                  <w:sz w:val="18"/>
                </w:rPr>
                <w:t>储能额定功率/MW</w:t>
              </w:r>
            </w:ins>
          </w:p>
        </w:tc>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638" w:author="xh" w:date="2026-10-14T08:38:28Z">
              <w:r>
                <w:rPr>
                  <w:rFonts w:ascii="Times New Roman" w:hAnsi="Times New Roman" w:eastAsia="宋体"/>
                  <w:b/>
                  <w:sz w:val="18"/>
                </w:rPr>
                <w:t>累计新线/条</w:t>
              </w:r>
            </w:ins>
          </w:p>
        </w:tc>
      </w:tr>
      <w:tr>
        <w:trPr>
          <w:cantSplit/>
          <w:ins w:id="4639" w:author="xh" w:date="2026-10-14T08:38:28Z"/>
        </w:trPr>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640" w:author="xh" w:date="2026-10-14T08:38:28Z">
              <w:r>
                <w:rPr>
                  <w:rFonts w:ascii="Times New Roman" w:hAnsi="Times New Roman" w:eastAsia="宋体"/>
                  <w:b w:val="0"/>
                  <w:sz w:val="18"/>
                </w:rPr>
                <w:t>刚性</w:t>
              </w:r>
            </w:ins>
          </w:p>
        </w:tc>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641" w:author="xh" w:date="2026-10-14T08:38:28Z">
              <w:r>
                <w:rPr>
                  <w:rFonts w:ascii="Times New Roman" w:hAnsi="Times New Roman" w:eastAsia="宋体"/>
                  <w:b w:val="0"/>
                  <w:sz w:val="18"/>
                </w:rPr>
                <w:t>2022</w:t>
              </w:r>
            </w:ins>
          </w:p>
        </w:tc>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642" w:author="xh" w:date="2026-10-14T08:38:28Z">
              <w:r>
                <w:rPr>
                  <w:rFonts w:ascii="Times New Roman" w:hAnsi="Times New Roman" w:eastAsia="宋体"/>
                  <w:b w:val="0"/>
                  <w:sz w:val="18"/>
                </w:rPr>
                <w:t>1432.37</w:t>
              </w:r>
            </w:ins>
          </w:p>
        </w:tc>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643" w:author="xh" w:date="2026-10-14T08:38:28Z">
              <w:r>
                <w:rPr>
                  <w:rFonts w:ascii="Times New Roman" w:hAnsi="Times New Roman" w:eastAsia="宋体"/>
                  <w:b w:val="0"/>
                  <w:sz w:val="18"/>
                </w:rPr>
                <w:t>2900.00</w:t>
              </w:r>
            </w:ins>
          </w:p>
        </w:tc>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644" w:author="xh" w:date="2026-10-14T08:38:28Z">
              <w:r>
                <w:rPr>
                  <w:rFonts w:ascii="Times New Roman" w:hAnsi="Times New Roman" w:eastAsia="宋体"/>
                  <w:b w:val="0"/>
                  <w:sz w:val="18"/>
                </w:rPr>
                <w:t>2.02</w:t>
              </w:r>
            </w:ins>
          </w:p>
        </w:tc>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645" w:author="xh" w:date="2026-10-14T08:38:28Z">
              <w:r>
                <w:rPr>
                  <w:rFonts w:ascii="Times New Roman" w:hAnsi="Times New Roman" w:eastAsia="宋体"/>
                  <w:b w:val="0"/>
                  <w:sz w:val="18"/>
                </w:rPr>
                <w:t>0.00</w:t>
              </w:r>
            </w:ins>
          </w:p>
        </w:tc>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646" w:author="xh" w:date="2026-10-14T08:38:28Z">
              <w:r>
                <w:rPr>
                  <w:rFonts w:ascii="Times New Roman" w:hAnsi="Times New Roman" w:eastAsia="宋体"/>
                  <w:b w:val="0"/>
                  <w:sz w:val="18"/>
                </w:rPr>
                <w:t>5</w:t>
              </w:r>
            </w:ins>
          </w:p>
        </w:tc>
      </w:tr>
      <w:tr>
        <w:trPr>
          <w:cantSplit/>
          <w:ins w:id="4647" w:author="xh" w:date="2026-10-14T08:38:28Z"/>
        </w:trPr>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648" w:author="xh" w:date="2026-10-14T08:38:28Z">
              <w:r>
                <w:rPr>
                  <w:rFonts w:ascii="Times New Roman" w:hAnsi="Times New Roman" w:eastAsia="宋体"/>
                  <w:b w:val="0"/>
                  <w:sz w:val="18"/>
                </w:rPr>
                <w:t>刚性</w:t>
              </w:r>
            </w:ins>
          </w:p>
        </w:tc>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649" w:author="xh" w:date="2026-10-14T08:38:28Z">
              <w:r>
                <w:rPr>
                  <w:rFonts w:ascii="Times New Roman" w:hAnsi="Times New Roman" w:eastAsia="宋体"/>
                  <w:b w:val="0"/>
                  <w:sz w:val="18"/>
                </w:rPr>
                <w:t>2023</w:t>
              </w:r>
            </w:ins>
          </w:p>
        </w:tc>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650" w:author="xh" w:date="2026-10-14T08:38:28Z">
              <w:r>
                <w:rPr>
                  <w:rFonts w:ascii="Times New Roman" w:hAnsi="Times New Roman" w:eastAsia="宋体"/>
                  <w:b w:val="0"/>
                  <w:sz w:val="18"/>
                </w:rPr>
                <w:t>1542.22</w:t>
              </w:r>
            </w:ins>
          </w:p>
        </w:tc>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651" w:author="xh" w:date="2026-10-14T08:38:28Z">
              <w:r>
                <w:rPr>
                  <w:rFonts w:ascii="Times New Roman" w:hAnsi="Times New Roman" w:eastAsia="宋体"/>
                  <w:b w:val="0"/>
                  <w:sz w:val="18"/>
                </w:rPr>
                <w:t>2900.00</w:t>
              </w:r>
            </w:ins>
          </w:p>
        </w:tc>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652" w:author="xh" w:date="2026-10-14T08:38:28Z">
              <w:r>
                <w:rPr>
                  <w:rFonts w:ascii="Times New Roman" w:hAnsi="Times New Roman" w:eastAsia="宋体"/>
                  <w:b w:val="0"/>
                  <w:sz w:val="18"/>
                </w:rPr>
                <w:t>1.88</w:t>
              </w:r>
            </w:ins>
          </w:p>
        </w:tc>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653" w:author="xh" w:date="2026-10-14T08:38:28Z">
              <w:r>
                <w:rPr>
                  <w:rFonts w:ascii="Times New Roman" w:hAnsi="Times New Roman" w:eastAsia="宋体"/>
                  <w:b w:val="0"/>
                  <w:sz w:val="18"/>
                </w:rPr>
                <w:t>0.00</w:t>
              </w:r>
            </w:ins>
          </w:p>
        </w:tc>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654" w:author="xh" w:date="2026-10-14T08:38:28Z">
              <w:r>
                <w:rPr>
                  <w:rFonts w:ascii="Times New Roman" w:hAnsi="Times New Roman" w:eastAsia="宋体"/>
                  <w:b w:val="0"/>
                  <w:sz w:val="18"/>
                </w:rPr>
                <w:t>5</w:t>
              </w:r>
            </w:ins>
          </w:p>
        </w:tc>
      </w:tr>
      <w:tr>
        <w:trPr>
          <w:cantSplit/>
          <w:ins w:id="4655" w:author="xh" w:date="2026-10-14T08:38:28Z"/>
        </w:trPr>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656" w:author="xh" w:date="2026-10-14T08:38:28Z">
              <w:r>
                <w:rPr>
                  <w:rFonts w:ascii="Times New Roman" w:hAnsi="Times New Roman" w:eastAsia="宋体"/>
                  <w:b w:val="0"/>
                  <w:sz w:val="18"/>
                </w:rPr>
                <w:t>刚性</w:t>
              </w:r>
            </w:ins>
          </w:p>
        </w:tc>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657" w:author="xh" w:date="2026-10-14T08:38:28Z">
              <w:r>
                <w:rPr>
                  <w:rFonts w:ascii="Times New Roman" w:hAnsi="Times New Roman" w:eastAsia="宋体"/>
                  <w:b w:val="0"/>
                  <w:sz w:val="18"/>
                </w:rPr>
                <w:t>2024</w:t>
              </w:r>
            </w:ins>
          </w:p>
        </w:tc>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658" w:author="xh" w:date="2026-10-14T08:38:28Z">
              <w:r>
                <w:rPr>
                  <w:rFonts w:ascii="Times New Roman" w:hAnsi="Times New Roman" w:eastAsia="宋体"/>
                  <w:b w:val="0"/>
                  <w:sz w:val="18"/>
                </w:rPr>
                <w:t>1449.40</w:t>
              </w:r>
            </w:ins>
          </w:p>
        </w:tc>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659" w:author="xh" w:date="2026-10-14T08:38:28Z">
              <w:r>
                <w:rPr>
                  <w:rFonts w:ascii="Times New Roman" w:hAnsi="Times New Roman" w:eastAsia="宋体"/>
                  <w:b w:val="0"/>
                  <w:sz w:val="18"/>
                </w:rPr>
                <w:t>2900.00</w:t>
              </w:r>
            </w:ins>
          </w:p>
        </w:tc>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660" w:author="xh" w:date="2026-10-14T08:38:28Z">
              <w:r>
                <w:rPr>
                  <w:rFonts w:ascii="Times New Roman" w:hAnsi="Times New Roman" w:eastAsia="宋体"/>
                  <w:b w:val="0"/>
                  <w:sz w:val="18"/>
                </w:rPr>
                <w:t>2.00</w:t>
              </w:r>
            </w:ins>
          </w:p>
        </w:tc>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661" w:author="xh" w:date="2026-10-14T08:38:28Z">
              <w:r>
                <w:rPr>
                  <w:rFonts w:ascii="Times New Roman" w:hAnsi="Times New Roman" w:eastAsia="宋体"/>
                  <w:b w:val="0"/>
                  <w:sz w:val="18"/>
                </w:rPr>
                <w:t>0.00</w:t>
              </w:r>
            </w:ins>
          </w:p>
        </w:tc>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662" w:author="xh" w:date="2026-10-14T08:38:28Z">
              <w:r>
                <w:rPr>
                  <w:rFonts w:ascii="Times New Roman" w:hAnsi="Times New Roman" w:eastAsia="宋体"/>
                  <w:b w:val="0"/>
                  <w:sz w:val="18"/>
                </w:rPr>
                <w:t>5</w:t>
              </w:r>
            </w:ins>
          </w:p>
        </w:tc>
      </w:tr>
      <w:tr>
        <w:trPr>
          <w:cantSplit/>
          <w:ins w:id="4663" w:author="xh" w:date="2026-10-14T08:38:28Z"/>
        </w:trPr>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664" w:author="xh" w:date="2026-10-14T08:38:28Z">
              <w:r>
                <w:rPr>
                  <w:rFonts w:ascii="Times New Roman" w:hAnsi="Times New Roman" w:eastAsia="宋体"/>
                  <w:b w:val="0"/>
                  <w:sz w:val="18"/>
                </w:rPr>
                <w:t>刚性</w:t>
              </w:r>
            </w:ins>
          </w:p>
        </w:tc>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665" w:author="xh" w:date="2026-10-14T08:38:28Z">
              <w:r>
                <w:rPr>
                  <w:rFonts w:ascii="Times New Roman" w:hAnsi="Times New Roman" w:eastAsia="宋体"/>
                  <w:b w:val="0"/>
                  <w:sz w:val="18"/>
                </w:rPr>
                <w:t>2025</w:t>
              </w:r>
            </w:ins>
          </w:p>
        </w:tc>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666" w:author="xh" w:date="2026-10-14T08:38:28Z">
              <w:r>
                <w:rPr>
                  <w:rFonts w:ascii="Times New Roman" w:hAnsi="Times New Roman" w:eastAsia="宋体"/>
                  <w:b w:val="0"/>
                  <w:sz w:val="18"/>
                </w:rPr>
                <w:t>1528.82</w:t>
              </w:r>
            </w:ins>
          </w:p>
        </w:tc>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667" w:author="xh" w:date="2026-10-14T08:38:28Z">
              <w:r>
                <w:rPr>
                  <w:rFonts w:ascii="Times New Roman" w:hAnsi="Times New Roman" w:eastAsia="宋体"/>
                  <w:b w:val="0"/>
                  <w:sz w:val="18"/>
                </w:rPr>
                <w:t>2900.00</w:t>
              </w:r>
            </w:ins>
          </w:p>
        </w:tc>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668" w:author="xh" w:date="2026-10-14T08:38:28Z">
              <w:r>
                <w:rPr>
                  <w:rFonts w:ascii="Times New Roman" w:hAnsi="Times New Roman" w:eastAsia="宋体"/>
                  <w:b w:val="0"/>
                  <w:sz w:val="18"/>
                </w:rPr>
                <w:t>1.90</w:t>
              </w:r>
            </w:ins>
          </w:p>
        </w:tc>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669" w:author="xh" w:date="2026-10-14T08:38:28Z">
              <w:r>
                <w:rPr>
                  <w:rFonts w:ascii="Times New Roman" w:hAnsi="Times New Roman" w:eastAsia="宋体"/>
                  <w:b w:val="0"/>
                  <w:sz w:val="18"/>
                </w:rPr>
                <w:t>0.00</w:t>
              </w:r>
            </w:ins>
          </w:p>
        </w:tc>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670" w:author="xh" w:date="2026-10-14T08:38:28Z">
              <w:r>
                <w:rPr>
                  <w:rFonts w:ascii="Times New Roman" w:hAnsi="Times New Roman" w:eastAsia="宋体"/>
                  <w:b w:val="0"/>
                  <w:sz w:val="18"/>
                </w:rPr>
                <w:t>5</w:t>
              </w:r>
            </w:ins>
          </w:p>
        </w:tc>
      </w:tr>
      <w:tr>
        <w:trPr>
          <w:cantSplit/>
          <w:ins w:id="4671" w:author="xh" w:date="2026-10-14T08:38:28Z"/>
        </w:trPr>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672" w:author="xh" w:date="2026-10-14T08:38:28Z">
              <w:r>
                <w:rPr>
                  <w:rFonts w:ascii="Times New Roman" w:hAnsi="Times New Roman" w:eastAsia="宋体"/>
                  <w:b w:val="0"/>
                  <w:sz w:val="18"/>
                </w:rPr>
                <w:t>弹性</w:t>
              </w:r>
            </w:ins>
          </w:p>
        </w:tc>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673" w:author="xh" w:date="2026-10-14T08:38:28Z">
              <w:r>
                <w:rPr>
                  <w:rFonts w:ascii="Times New Roman" w:hAnsi="Times New Roman" w:eastAsia="宋体"/>
                  <w:b w:val="0"/>
                  <w:sz w:val="18"/>
                </w:rPr>
                <w:t>2022</w:t>
              </w:r>
            </w:ins>
          </w:p>
        </w:tc>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674" w:author="xh" w:date="2026-10-14T08:38:28Z">
              <w:r>
                <w:rPr>
                  <w:rFonts w:ascii="Times New Roman" w:hAnsi="Times New Roman" w:eastAsia="宋体"/>
                  <w:b w:val="0"/>
                  <w:sz w:val="18"/>
                </w:rPr>
                <w:t>1432.37</w:t>
              </w:r>
            </w:ins>
          </w:p>
        </w:tc>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675" w:author="xh" w:date="2026-10-14T08:38:28Z">
              <w:r>
                <w:rPr>
                  <w:rFonts w:ascii="Times New Roman" w:hAnsi="Times New Roman" w:eastAsia="宋体"/>
                  <w:b w:val="0"/>
                  <w:sz w:val="18"/>
                </w:rPr>
                <w:t>2923.00</w:t>
              </w:r>
            </w:ins>
          </w:p>
        </w:tc>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676" w:author="xh" w:date="2026-10-14T08:38:28Z">
              <w:r>
                <w:rPr>
                  <w:rFonts w:ascii="Times New Roman" w:hAnsi="Times New Roman" w:eastAsia="宋体"/>
                  <w:b w:val="0"/>
                  <w:sz w:val="18"/>
                </w:rPr>
                <w:t>2.04</w:t>
              </w:r>
            </w:ins>
          </w:p>
        </w:tc>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677" w:author="xh" w:date="2026-10-14T08:38:28Z">
              <w:r>
                <w:rPr>
                  <w:rFonts w:ascii="Times New Roman" w:hAnsi="Times New Roman" w:eastAsia="宋体"/>
                  <w:b w:val="0"/>
                  <w:sz w:val="18"/>
                </w:rPr>
                <w:t>0.00</w:t>
              </w:r>
            </w:ins>
          </w:p>
        </w:tc>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678" w:author="xh" w:date="2026-10-14T08:38:28Z">
              <w:r>
                <w:rPr>
                  <w:rFonts w:ascii="Times New Roman" w:hAnsi="Times New Roman" w:eastAsia="宋体"/>
                  <w:b w:val="0"/>
                  <w:sz w:val="18"/>
                </w:rPr>
                <w:t>0</w:t>
              </w:r>
            </w:ins>
          </w:p>
        </w:tc>
      </w:tr>
      <w:tr>
        <w:trPr>
          <w:cantSplit/>
          <w:ins w:id="4679" w:author="xh" w:date="2026-10-14T08:38:28Z"/>
        </w:trPr>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680" w:author="xh" w:date="2026-10-14T08:38:28Z">
              <w:r>
                <w:rPr>
                  <w:rFonts w:ascii="Times New Roman" w:hAnsi="Times New Roman" w:eastAsia="宋体"/>
                  <w:b w:val="0"/>
                  <w:sz w:val="18"/>
                </w:rPr>
                <w:t>弹性</w:t>
              </w:r>
            </w:ins>
          </w:p>
        </w:tc>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681" w:author="xh" w:date="2026-10-14T08:38:28Z">
              <w:r>
                <w:rPr>
                  <w:rFonts w:ascii="Times New Roman" w:hAnsi="Times New Roman" w:eastAsia="宋体"/>
                  <w:b w:val="0"/>
                  <w:sz w:val="18"/>
                </w:rPr>
                <w:t>2023</w:t>
              </w:r>
            </w:ins>
          </w:p>
        </w:tc>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682" w:author="xh" w:date="2026-10-14T08:38:28Z">
              <w:r>
                <w:rPr>
                  <w:rFonts w:ascii="Times New Roman" w:hAnsi="Times New Roman" w:eastAsia="宋体"/>
                  <w:b w:val="0"/>
                  <w:sz w:val="18"/>
                </w:rPr>
                <w:t>1542.22</w:t>
              </w:r>
            </w:ins>
          </w:p>
        </w:tc>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683" w:author="xh" w:date="2026-10-14T08:38:28Z">
              <w:r>
                <w:rPr>
                  <w:rFonts w:ascii="Times New Roman" w:hAnsi="Times New Roman" w:eastAsia="宋体"/>
                  <w:b w:val="0"/>
                  <w:sz w:val="18"/>
                </w:rPr>
                <w:t>2923.00</w:t>
              </w:r>
            </w:ins>
          </w:p>
        </w:tc>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684" w:author="xh" w:date="2026-10-14T08:38:28Z">
              <w:r>
                <w:rPr>
                  <w:rFonts w:ascii="Times New Roman" w:hAnsi="Times New Roman" w:eastAsia="宋体"/>
                  <w:b w:val="0"/>
                  <w:sz w:val="18"/>
                </w:rPr>
                <w:t>1.90</w:t>
              </w:r>
            </w:ins>
          </w:p>
        </w:tc>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685" w:author="xh" w:date="2026-10-14T08:38:28Z">
              <w:r>
                <w:rPr>
                  <w:rFonts w:ascii="Times New Roman" w:hAnsi="Times New Roman" w:eastAsia="宋体"/>
                  <w:b w:val="0"/>
                  <w:sz w:val="18"/>
                </w:rPr>
                <w:t>0.00</w:t>
              </w:r>
            </w:ins>
          </w:p>
        </w:tc>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686" w:author="xh" w:date="2026-10-14T08:38:28Z">
              <w:r>
                <w:rPr>
                  <w:rFonts w:ascii="Times New Roman" w:hAnsi="Times New Roman" w:eastAsia="宋体"/>
                  <w:b w:val="0"/>
                  <w:sz w:val="18"/>
                </w:rPr>
                <w:t>0</w:t>
              </w:r>
            </w:ins>
          </w:p>
        </w:tc>
      </w:tr>
      <w:tr>
        <w:trPr>
          <w:cantSplit/>
          <w:ins w:id="4687" w:author="xh" w:date="2026-10-14T08:38:28Z"/>
        </w:trPr>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688" w:author="xh" w:date="2026-10-14T08:38:28Z">
              <w:r>
                <w:rPr>
                  <w:rFonts w:ascii="Times New Roman" w:hAnsi="Times New Roman" w:eastAsia="宋体"/>
                  <w:b w:val="0"/>
                  <w:sz w:val="18"/>
                </w:rPr>
                <w:t>弹性</w:t>
              </w:r>
            </w:ins>
          </w:p>
        </w:tc>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689" w:author="xh" w:date="2026-10-14T08:38:28Z">
              <w:r>
                <w:rPr>
                  <w:rFonts w:ascii="Times New Roman" w:hAnsi="Times New Roman" w:eastAsia="宋体"/>
                  <w:b w:val="0"/>
                  <w:sz w:val="18"/>
                </w:rPr>
                <w:t>2024</w:t>
              </w:r>
            </w:ins>
          </w:p>
        </w:tc>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690" w:author="xh" w:date="2026-10-14T08:38:28Z">
              <w:r>
                <w:rPr>
                  <w:rFonts w:ascii="Times New Roman" w:hAnsi="Times New Roman" w:eastAsia="宋体"/>
                  <w:b w:val="0"/>
                  <w:sz w:val="18"/>
                </w:rPr>
                <w:t>1449.40</w:t>
              </w:r>
            </w:ins>
          </w:p>
        </w:tc>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691" w:author="xh" w:date="2026-10-14T08:38:28Z">
              <w:r>
                <w:rPr>
                  <w:rFonts w:ascii="Times New Roman" w:hAnsi="Times New Roman" w:eastAsia="宋体"/>
                  <w:b w:val="0"/>
                  <w:sz w:val="18"/>
                </w:rPr>
                <w:t>2923.00</w:t>
              </w:r>
            </w:ins>
          </w:p>
        </w:tc>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692" w:author="xh" w:date="2026-10-14T08:38:28Z">
              <w:r>
                <w:rPr>
                  <w:rFonts w:ascii="Times New Roman" w:hAnsi="Times New Roman" w:eastAsia="宋体"/>
                  <w:b w:val="0"/>
                  <w:sz w:val="18"/>
                </w:rPr>
                <w:t>2.02</w:t>
              </w:r>
            </w:ins>
          </w:p>
        </w:tc>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693" w:author="xh" w:date="2026-10-14T08:38:28Z">
              <w:r>
                <w:rPr>
                  <w:rFonts w:ascii="Times New Roman" w:hAnsi="Times New Roman" w:eastAsia="宋体"/>
                  <w:b w:val="0"/>
                  <w:sz w:val="18"/>
                </w:rPr>
                <w:t>0.00</w:t>
              </w:r>
            </w:ins>
          </w:p>
        </w:tc>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694" w:author="xh" w:date="2026-10-14T08:38:28Z">
              <w:r>
                <w:rPr>
                  <w:rFonts w:ascii="Times New Roman" w:hAnsi="Times New Roman" w:eastAsia="宋体"/>
                  <w:b w:val="0"/>
                  <w:sz w:val="18"/>
                </w:rPr>
                <w:t>0</w:t>
              </w:r>
            </w:ins>
          </w:p>
        </w:tc>
      </w:tr>
      <w:tr>
        <w:trPr>
          <w:cantSplit/>
          <w:ins w:id="4695" w:author="xh" w:date="2026-10-14T08:38:28Z"/>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ins w:id="4696" w:author="xh" w:date="2026-10-14T08:38:28Z">
              <w:r>
                <w:rPr>
                  <w:rFonts w:ascii="Times New Roman" w:hAnsi="Times New Roman" w:eastAsia="宋体"/>
                  <w:b w:val="0"/>
                  <w:sz w:val="18"/>
                </w:rPr>
                <w:t>弹性</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ins w:id="4697" w:author="xh" w:date="2026-10-14T08:38:28Z">
              <w:r>
                <w:rPr>
                  <w:rFonts w:ascii="Times New Roman" w:hAnsi="Times New Roman" w:eastAsia="宋体"/>
                  <w:b w:val="0"/>
                  <w:sz w:val="18"/>
                </w:rPr>
                <w:t>2025</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ins w:id="4698" w:author="xh" w:date="2026-10-14T08:38:28Z">
              <w:r>
                <w:rPr>
                  <w:rFonts w:ascii="Times New Roman" w:hAnsi="Times New Roman" w:eastAsia="宋体"/>
                  <w:b w:val="0"/>
                  <w:sz w:val="18"/>
                </w:rPr>
                <w:t>1528.82</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ins w:id="4699" w:author="xh" w:date="2026-10-14T08:38:28Z">
              <w:r>
                <w:rPr>
                  <w:rFonts w:ascii="Times New Roman" w:hAnsi="Times New Roman" w:eastAsia="宋体"/>
                  <w:b w:val="0"/>
                  <w:sz w:val="18"/>
                </w:rPr>
                <w:t>2923.00</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ins w:id="4700" w:author="xh" w:date="2026-10-14T08:38:28Z">
              <w:r>
                <w:rPr>
                  <w:rFonts w:ascii="Times New Roman" w:hAnsi="Times New Roman" w:eastAsia="宋体"/>
                  <w:b w:val="0"/>
                  <w:sz w:val="18"/>
                </w:rPr>
                <w:t>1.91</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ins w:id="4701" w:author="xh" w:date="2026-10-14T08:38:28Z">
              <w:r>
                <w:rPr>
                  <w:rFonts w:ascii="Times New Roman" w:hAnsi="Times New Roman" w:eastAsia="宋体"/>
                  <w:b w:val="0"/>
                  <w:sz w:val="18"/>
                </w:rPr>
                <w:t>0.00</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ins w:id="4702" w:author="xh" w:date="2026-10-14T08:38:28Z">
              <w:r>
                <w:rPr>
                  <w:rFonts w:ascii="Times New Roman" w:hAnsi="Times New Roman" w:eastAsia="宋体"/>
                  <w:b w:val="0"/>
                  <w:sz w:val="18"/>
                </w:rPr>
                <w:t>0</w:t>
              </w:r>
            </w:ins>
          </w:p>
        </w:tc>
      </w:tr>
    </w:tbl>
    <w:p w14:paraId="3CB4E58B">
      <w:pPr>
        <w:widowControl/>
        <w:snapToGrid w:val="0"/>
        <w:spacing w:before="0" w:after="100" w:line="320" w:lineRule="exact"/>
        <w:ind w:left="0" w:leftChars="0" w:right="0" w:rightChars="0" w:firstLine="460" w:firstLineChars="0"/>
        <w:jc w:val="both"/>
      </w:pPr>
      <w:ins w:id="2235" w:author="xh" w:date="2026-10-14T08:38:28Z">
        <w:r>
          <w:rPr>
            <w:rFonts w:ascii="Times New Roman" w:hAnsi="Times New Roman" w:eastAsia="方正仿宋_GBK"/>
            <w:b w:val="0"/>
            <w:color w:val="000000"/>
            <w:sz w:val="23"/>
          </w:rPr>
          <w:t xml:space="preserve">邳州刚性、弹性方案的评价期费用现值分别为19133.01万元、14346.85万元，市区分别为2657.80万元、1446.64万元。</w:t>
        </w:r>
      </w:ins>
      <w:r>
        <w:rPr>
          <w:rFonts w:ascii="Times New Roman" w:hAnsi="Times New Roman" w:eastAsia="方正仿宋_GBK"/>
          <w:b w:val="0"/>
          <w:color w:val="000000"/>
          <w:sz w:val="23"/>
        </w:rPr>
        <w:t xml:space="preserve">两地区刚性方案</w:t>
      </w:r>
      <w:del w:id="2236" w:author="xh" w:date="2026-10-14T08:38:28Z">
        <w:r>
          <w:rPr>
            <w:rFonts w:ascii="Times New Roman" w:hAnsi="Times New Roman" w:eastAsia="方正仿宋_GBK"/>
            <w:b w:val="0"/>
            <w:color w:val="000000"/>
            <w:sz w:val="23"/>
          </w:rPr>
          <w:delText xml:space="preserve">费用现值</w:delText>
        </w:r>
      </w:del>
      <w:r>
        <w:rPr>
          <w:rFonts w:ascii="Times New Roman" w:hAnsi="Times New Roman" w:eastAsia="方正仿宋_GBK"/>
          <w:b w:val="0"/>
          <w:color w:val="000000"/>
          <w:sz w:val="23"/>
        </w:rPr>
        <w:t xml:space="preserve">合计</w:t>
      </w:r>
      <w:del w:id="446" w:author="xh" w:date="2026-10-12T12:13:00Z">
        <w:r>
          <w:rPr>
            <w:rFonts w:ascii="Times New Roman" w:hAnsi="Times New Roman" w:eastAsia="方正仿宋_GBK"/>
            <w:b w:val="0"/>
            <w:color w:val="000000"/>
            <w:sz w:val="23"/>
          </w:rPr>
          <w:delText>120</w:delText>
        </w:r>
      </w:del>
      <w:r>
        <w:rPr>
          <w:rFonts w:ascii="Times New Roman" w:hAnsi="Times New Roman" w:eastAsia="方正仿宋_GBK"/>
          <w:b w:val="0"/>
          <w:color w:val="000000"/>
          <w:sz w:val="23"/>
        </w:rPr>
        <w:t xml:space="preserve">21</w:t>
      </w:r>
      <w:ins w:id="447" w:author="xh" w:date="2026-10-12T12:13:00Z">
        <w:r>
          <w:rPr>
            <w:rFonts w:ascii="Times New Roman" w:hAnsi="Times New Roman" w:eastAsia="方正仿宋_GBK"/>
            <w:b w:val="0"/>
            <w:color w:val="000000"/>
            <w:sz w:val="23"/>
          </w:rPr>
          <w:t xml:space="preserve">7</w:t>
        </w:r>
      </w:ins>
      <w:r>
        <w:rPr>
          <w:rFonts w:ascii="Times New Roman" w:hAnsi="Times New Roman" w:eastAsia="方正仿宋_GBK"/>
          <w:b w:val="0"/>
          <w:color w:val="000000"/>
          <w:sz w:val="23"/>
        </w:rPr>
        <w:t xml:space="preserve">9</w:t>
      </w:r>
      <w:ins w:id="448" w:author="xh" w:date="2026-10-12T12:13:00Z">
        <w:r>
          <w:rPr>
            <w:rFonts w:ascii="Times New Roman" w:hAnsi="Times New Roman" w:eastAsia="方正仿宋_GBK"/>
            <w:b w:val="0"/>
            <w:color w:val="000000"/>
            <w:sz w:val="23"/>
          </w:rPr>
          <w:t xml:space="preserve">0</w:t>
        </w:r>
      </w:ins>
      <w:r>
        <w:rPr>
          <w:rFonts w:ascii="Times New Roman" w:hAnsi="Times New Roman" w:eastAsia="方正仿宋_GBK"/>
          <w:b w:val="0"/>
          <w:color w:val="000000"/>
          <w:sz w:val="23"/>
        </w:rPr>
        <w:t xml:space="preserve">.</w:t>
      </w:r>
      <w:ins w:id="449" w:author="xh" w:date="2026-10-12T12:13:00Z">
        <w:r>
          <w:rPr>
            <w:rFonts w:ascii="Times New Roman" w:hAnsi="Times New Roman" w:eastAsia="方正仿宋_GBK"/>
            <w:b w:val="0"/>
            <w:color w:val="000000"/>
            <w:sz w:val="23"/>
          </w:rPr>
          <w:t xml:space="preserve">82</w:t>
        </w:r>
      </w:ins>
      <w:del w:id="450" w:author="xh" w:date="2026-10-12T12:13:00Z">
        <w:r>
          <w:rPr>
            <w:rFonts w:ascii="Times New Roman" w:hAnsi="Times New Roman" w:eastAsia="方正仿宋_GBK"/>
            <w:b w:val="0"/>
            <w:color w:val="000000"/>
            <w:sz w:val="23"/>
          </w:rPr>
          <w:delText>30</w:delText>
        </w:r>
      </w:del>
      <w:r>
        <w:rPr>
          <w:rFonts w:ascii="Times New Roman" w:hAnsi="Times New Roman" w:eastAsia="方正仿宋_GBK"/>
          <w:b w:val="0"/>
          <w:color w:val="000000"/>
          <w:sz w:val="23"/>
        </w:rPr>
        <w:t xml:space="preserve">万元，弹性方案为</w:t>
      </w:r>
      <w:ins w:id="451" w:author="xh" w:date="2026-10-12T12:13:00Z">
        <w:r>
          <w:rPr>
            <w:rFonts w:ascii="Times New Roman" w:hAnsi="Times New Roman" w:eastAsia="方正仿宋_GBK"/>
            <w:b w:val="0"/>
            <w:color w:val="000000"/>
            <w:sz w:val="23"/>
          </w:rPr>
          <w:t xml:space="preserve">15793.</w:t>
        </w:r>
      </w:ins>
      <w:del w:id="452" w:author="xh" w:date="2026-10-12T12:13:00Z">
        <w:r>
          <w:rPr>
            <w:rFonts w:ascii="Times New Roman" w:hAnsi="Times New Roman" w:eastAsia="方正仿宋_GBK"/>
            <w:b w:val="0"/>
            <w:color w:val="000000"/>
            <w:sz w:val="23"/>
          </w:rPr>
          <w:delText>844</w:delText>
        </w:r>
      </w:del>
      <w:r>
        <w:rPr>
          <w:rFonts w:ascii="Times New Roman" w:hAnsi="Times New Roman" w:eastAsia="方正仿宋_GBK"/>
          <w:b w:val="0"/>
          <w:color w:val="000000"/>
          <w:sz w:val="23"/>
        </w:rPr>
        <w:t xml:space="preserve">49</w:t>
      </w:r>
      <w:del w:id="453" w:author="xh" w:date="2026-10-12T12:13:00Z">
        <w:r>
          <w:rPr>
            <w:rFonts w:ascii="Times New Roman" w:hAnsi="Times New Roman" w:eastAsia="方正仿宋_GBK"/>
            <w:b w:val="0"/>
            <w:color w:val="000000"/>
            <w:sz w:val="23"/>
          </w:rPr>
          <w:delText>.61</w:delText>
        </w:r>
      </w:del>
      <w:r>
        <w:rPr>
          <w:rFonts w:ascii="Times New Roman" w:hAnsi="Times New Roman" w:eastAsia="方正仿宋_GBK"/>
          <w:b w:val="0"/>
          <w:color w:val="000000"/>
          <w:sz w:val="23"/>
        </w:rPr>
        <w:t xml:space="preserve">万元，减少</w:t>
      </w:r>
      <w:ins w:id="454" w:author="xh" w:date="2026-10-12T12:13:00Z">
        <w:r>
          <w:rPr>
            <w:rFonts w:ascii="Times New Roman" w:hAnsi="Times New Roman" w:eastAsia="方正仿宋_GBK"/>
            <w:b w:val="0"/>
            <w:color w:val="000000"/>
            <w:sz w:val="23"/>
          </w:rPr>
          <w:t xml:space="preserve">5997.</w:t>
        </w:r>
      </w:ins>
      <w:r>
        <w:rPr>
          <w:rFonts w:ascii="Times New Roman" w:hAnsi="Times New Roman" w:eastAsia="方正仿宋_GBK"/>
          <w:b w:val="0"/>
          <w:color w:val="000000"/>
          <w:sz w:val="23"/>
        </w:rPr>
        <w:t xml:space="preserve">3</w:t>
      </w:r>
      <w:ins w:id="455" w:author="xh" w:date="2026-10-12T12:13:00Z">
        <w:r>
          <w:rPr>
            <w:rFonts w:ascii="Times New Roman" w:hAnsi="Times New Roman" w:eastAsia="方正仿宋_GBK"/>
            <w:b w:val="0"/>
            <w:color w:val="000000"/>
            <w:sz w:val="23"/>
          </w:rPr>
          <w:t xml:space="preserve">3</w:t>
        </w:r>
      </w:ins>
      <w:del w:id="456" w:author="xh" w:date="2026-10-12T12:13:00Z">
        <w:r>
          <w:rPr>
            <w:rFonts w:ascii="Times New Roman" w:hAnsi="Times New Roman" w:eastAsia="方正仿宋_GBK"/>
            <w:b w:val="0"/>
            <w:color w:val="000000"/>
            <w:sz w:val="23"/>
          </w:rPr>
          <w:delText>5769.70</w:delText>
        </w:r>
      </w:del>
      <w:r>
        <w:rPr>
          <w:rFonts w:ascii="Times New Roman" w:hAnsi="Times New Roman" w:eastAsia="方正仿宋_GBK"/>
          <w:b w:val="0"/>
          <w:color w:val="000000"/>
          <w:sz w:val="23"/>
        </w:rPr>
        <w:t xml:space="preserve">万元，约</w:t>
      </w:r>
      <w:ins w:id="457" w:author="xh" w:date="2026-10-12T12:13:00Z">
        <w:r>
          <w:rPr>
            <w:rFonts w:ascii="Times New Roman" w:hAnsi="Times New Roman" w:eastAsia="方正仿宋_GBK"/>
            <w:b w:val="0"/>
            <w:color w:val="000000"/>
            <w:sz w:val="23"/>
          </w:rPr>
          <w:t xml:space="preserve">28</w:t>
        </w:r>
      </w:ins>
      <w:del w:id="458" w:author="xh" w:date="2026-10-12T12:13:00Z">
        <w:r>
          <w:rPr>
            <w:rFonts w:ascii="Times New Roman" w:hAnsi="Times New Roman" w:eastAsia="方正仿宋_GBK"/>
            <w:b w:val="0"/>
            <w:color w:val="000000"/>
            <w:sz w:val="23"/>
          </w:rPr>
          <w:delText>30</w:delText>
        </w:r>
      </w:del>
      <w:r>
        <w:rPr>
          <w:rFonts w:ascii="Times New Roman" w:hAnsi="Times New Roman" w:eastAsia="方正仿宋_GBK"/>
          <w:b w:val="0"/>
          <w:color w:val="000000"/>
          <w:sz w:val="23"/>
        </w:rPr>
        <w:t xml:space="preserve">%。</w:t>
      </w:r>
    </w:p>
    <w:p w14:paraId="030C6536">
      <w:pPr>
        <w:pStyle w:val="4"/>
        <w:keepNext/>
        <w:widowControl/>
        <w:snapToGrid w:val="0"/>
        <w:spacing w:before="80" w:after="80" w:line="320" w:lineRule="exact"/>
        <w:ind w:left="0" w:leftChars="0" w:right="0" w:rightChars="0" w:firstLine="0" w:firstLineChars="0"/>
        <w:jc w:val="both"/>
      </w:pPr>
      <w:r>
        <w:rPr>
          <w:rFonts w:ascii="Times New Roman" w:hAnsi="Times New Roman" w:eastAsia="方正仿宋_GBK"/>
          <w:b/>
          <w:color w:val="000000"/>
          <w:sz w:val="23"/>
        </w:rPr>
        <w:t>3.2 费用下降的工程原因</w:t>
      </w:r>
    </w:p>
    <w:p w14:paraId="18BAE957">
      <w:pPr>
        <w:widowControl/>
        <w:snapToGrid w:val="0"/>
        <w:spacing w:before="0" w:after="100" w:line="320" w:lineRule="exact"/>
        <w:ind w:left="0" w:leftChars="0" w:right="0" w:rightChars="0" w:firstLine="460" w:firstLineChars="0"/>
        <w:jc w:val="both"/>
      </w:pPr>
      <w:ins w:id="459" w:author="xh" w:date="2026-10-12T12:15:26Z">
        <w:r>
          <w:rPr>
            <w:rFonts w:ascii="Times New Roman" w:hAnsi="Times New Roman" w:eastAsia="方正仿宋_GBK"/>
            <w:b w:val="0"/>
            <w:color w:val="000000"/>
            <w:sz w:val="23"/>
          </w:rPr>
          <w:t>邳州</w:t>
        </w:r>
      </w:ins>
      <w:r>
        <w:rPr>
          <w:rFonts w:ascii="Times New Roman" w:hAnsi="Times New Roman" w:eastAsia="方正仿宋_GBK"/>
          <w:b w:val="0"/>
          <w:color w:val="000000"/>
          <w:sz w:val="23"/>
        </w:rPr>
        <w:t>弹性方案</w:t>
      </w:r>
      <w:ins w:id="460" w:author="xh" w:date="2026-10-12T12:15:26Z">
        <w:r>
          <w:rPr>
            <w:rFonts w:ascii="Times New Roman" w:hAnsi="Times New Roman" w:eastAsia="方正仿宋_GBK"/>
            <w:b w:val="0"/>
            <w:color w:val="000000"/>
            <w:sz w:val="23"/>
          </w:rPr>
          <w:t>主变费用现值</w:t>
        </w:r>
      </w:ins>
      <w:r>
        <w:rPr>
          <w:rFonts w:ascii="Times New Roman" w:hAnsi="Times New Roman" w:eastAsia="方正仿宋_GBK"/>
          <w:b w:val="0"/>
          <w:color w:val="000000"/>
          <w:sz w:val="23"/>
        </w:rPr>
        <w:t>增加</w:t>
      </w:r>
      <w:ins w:id="461" w:author="xh" w:date="2026-10-12T12:15:26Z">
        <w:r>
          <w:rPr>
            <w:rFonts w:ascii="Times New Roman" w:hAnsi="Times New Roman" w:eastAsia="方正仿宋_GBK"/>
            <w:b w:val="0"/>
            <w:color w:val="000000"/>
            <w:sz w:val="23"/>
          </w:rPr>
          <w:t>307.86万元</w:t>
        </w:r>
      </w:ins>
      <w:del w:id="462" w:author="xh" w:date="2026-10-12T12:15:26Z">
        <w:r>
          <w:rPr>
            <w:rFonts w:ascii="Times New Roman" w:hAnsi="Times New Roman" w:eastAsia="方正仿宋_GBK"/>
            <w:b w:val="0"/>
            <w:color w:val="000000"/>
            <w:sz w:val="23"/>
          </w:rPr>
          <w:delText>部分主变容量后，N-1后的剩余供电能力和承接邻站负荷的条件得到改善，储能与新增联络需求随之减少。在所用设备候选、网络、工程价格及4 h正向储能支撑条件下</w:delText>
        </w:r>
      </w:del>
      <w:r>
        <w:rPr>
          <w:rFonts w:ascii="Times New Roman" w:hAnsi="Times New Roman" w:eastAsia="方正仿宋_GBK"/>
          <w:b w:val="0"/>
          <w:color w:val="000000"/>
          <w:sz w:val="23"/>
        </w:rPr>
        <w:t>，储能和联络</w:t>
      </w:r>
      <w:ins w:id="463" w:author="xh" w:date="2026-10-12T12:15:26Z">
        <w:r>
          <w:rPr>
            <w:rFonts w:ascii="Times New Roman" w:hAnsi="Times New Roman" w:eastAsia="方正仿宋_GBK"/>
            <w:b w:val="0"/>
            <w:color w:val="000000"/>
            <w:sz w:val="23"/>
          </w:rPr>
          <w:t>分别减少4969.74万元、124.29万元，合计减少4786.17万元。首年较充分的主变补强降低了后续配储需求，储能</w:t>
        </w:r>
      </w:ins>
      <w:r>
        <w:rPr>
          <w:rFonts w:ascii="Times New Roman" w:hAnsi="Times New Roman" w:eastAsia="方正仿宋_GBK"/>
          <w:b w:val="0"/>
          <w:color w:val="000000"/>
          <w:sz w:val="23"/>
        </w:rPr>
        <w:t>费用</w:t>
      </w:r>
      <w:del w:id="464" w:author="xh" w:date="2026-10-12T12:15:26Z">
        <w:r>
          <w:rPr>
            <w:rFonts w:ascii="Times New Roman" w:hAnsi="Times New Roman" w:eastAsia="方正仿宋_GBK"/>
            <w:b w:val="0"/>
            <w:color w:val="000000"/>
            <w:sz w:val="23"/>
          </w:rPr>
          <w:delText>的</w:delText>
        </w:r>
      </w:del>
      <w:r>
        <w:rPr>
          <w:rFonts w:ascii="Times New Roman" w:hAnsi="Times New Roman" w:eastAsia="方正仿宋_GBK"/>
          <w:b w:val="0"/>
          <w:color w:val="000000"/>
          <w:sz w:val="23"/>
        </w:rPr>
        <w:t>减少</w:t>
      </w:r>
      <w:ins w:id="465" w:author="xh" w:date="2026-10-12T12:15:26Z">
        <w:r>
          <w:rPr>
            <w:rFonts w:ascii="Times New Roman" w:hAnsi="Times New Roman" w:eastAsia="方正仿宋_GBK"/>
            <w:b w:val="0"/>
            <w:color w:val="000000"/>
            <w:sz w:val="23"/>
          </w:rPr>
          <w:t>是该地区费用差的主要来源。两类方案2024年起总容量相同，但</w:t>
        </w:r>
      </w:ins>
      <w:del w:id="466" w:author="xh" w:date="2026-10-12T12:15:26Z">
        <w:r>
          <w:rPr>
            <w:rFonts w:ascii="Times New Roman" w:hAnsi="Times New Roman" w:eastAsia="方正仿宋_GBK"/>
            <w:b w:val="0"/>
            <w:color w:val="000000"/>
            <w:sz w:val="23"/>
          </w:rPr>
          <w:delText>超过</w:delText>
        </w:r>
      </w:del>
      <w:r>
        <w:rPr>
          <w:rFonts w:ascii="Times New Roman" w:hAnsi="Times New Roman" w:eastAsia="方正仿宋_GBK"/>
          <w:b w:val="0"/>
          <w:color w:val="000000"/>
          <w:sz w:val="23"/>
        </w:rPr>
        <w:t>主变</w:t>
      </w:r>
      <w:ins w:id="467" w:author="xh" w:date="2026-10-12T12:15:26Z">
        <w:r>
          <w:rPr>
            <w:rFonts w:ascii="Times New Roman" w:hAnsi="Times New Roman" w:eastAsia="方正仿宋_GBK"/>
            <w:b w:val="0"/>
            <w:color w:val="000000"/>
            <w:sz w:val="23"/>
          </w:rPr>
          <w:t>采购及配套措施的时序不同</w:t>
        </w:r>
      </w:ins>
      <w:del w:id="468" w:author="xh" w:date="2026-10-12T12:15:26Z">
        <w:r>
          <w:rPr>
            <w:rFonts w:ascii="Times New Roman" w:hAnsi="Times New Roman" w:eastAsia="方正仿宋_GBK"/>
            <w:b w:val="0"/>
            <w:color w:val="000000"/>
            <w:sz w:val="23"/>
          </w:rPr>
          <w:delText>费用增加，形成评价期总费用下降</w:delText>
        </w:r>
      </w:del>
      <w:r>
        <w:rPr>
          <w:rFonts w:ascii="Times New Roman" w:hAnsi="Times New Roman" w:eastAsia="方正仿宋_GBK"/>
          <w:b w:val="0"/>
          <w:color w:val="000000"/>
          <w:sz w:val="23"/>
        </w:rPr>
        <w:t>。</w:t>
      </w:r>
    </w:p>
    <w:p w14:paraId="5CBFF1E5">
      <w:pPr>
        <w:widowControl/>
        <w:snapToGrid w:val="0"/>
        <w:spacing w:before="0" w:after="100" w:line="320" w:lineRule="exact"/>
        <w:ind w:left="0" w:leftChars="0" w:right="0" w:rightChars="0" w:firstLine="460" w:firstLineChars="0"/>
        <w:jc w:val="both"/>
      </w:pPr>
      <w:r>
        <w:rPr>
          <w:rFonts w:ascii="Times New Roman" w:hAnsi="Times New Roman" w:eastAsia="方正仿宋_GBK"/>
          <w:b w:val="0"/>
          <w:color w:val="000000"/>
          <w:sz w:val="23"/>
        </w:rPr>
        <w:t>邳州的费用下降由储能</w:t>
      </w:r>
      <w:ins w:id="469" w:author="xh" w:date="2026-10-12T12:17:59Z">
        <w:r>
          <w:rPr>
            <w:rFonts w:ascii="Times New Roman" w:hAnsi="Times New Roman" w:eastAsia="方正仿宋_GBK"/>
            <w:b w:val="0"/>
            <w:color w:val="000000"/>
            <w:sz w:val="23"/>
          </w:rPr>
          <w:t>减少</w:t>
        </w:r>
      </w:ins>
      <w:del w:id="470" w:author="xh" w:date="2026-10-12T12:17:59Z">
        <w:r>
          <w:rPr>
            <w:rFonts w:ascii="Times New Roman" w:hAnsi="Times New Roman" w:eastAsia="方正仿宋_GBK"/>
            <w:b w:val="0"/>
            <w:color w:val="000000"/>
            <w:sz w:val="23"/>
          </w:rPr>
          <w:delText>退出</w:delText>
        </w:r>
      </w:del>
      <w:r>
        <w:rPr>
          <w:rFonts w:ascii="Times New Roman" w:hAnsi="Times New Roman" w:eastAsia="方正仿宋_GBK"/>
          <w:b w:val="0"/>
          <w:color w:val="000000"/>
          <w:sz w:val="23"/>
        </w:rPr>
        <w:t>与联络减少共同形成。市区则以联络费用变化更为突出，其现值由</w:t>
      </w:r>
      <w:ins w:id="471" w:author="xh" w:date="2026-10-12T12:17:59Z">
        <w:r>
          <w:rPr>
            <w:rFonts w:ascii="Times New Roman" w:hAnsi="Times New Roman" w:eastAsia="方正仿宋_GBK"/>
            <w:b w:val="0"/>
            <w:color w:val="000000"/>
            <w:sz w:val="23"/>
          </w:rPr>
          <w:t>2657.</w:t>
        </w:r>
      </w:ins>
      <w:r>
        <w:rPr>
          <w:rFonts w:ascii="Times New Roman" w:hAnsi="Times New Roman" w:eastAsia="方正仿宋_GBK"/>
          <w:b w:val="0"/>
          <w:color w:val="000000"/>
          <w:sz w:val="23"/>
        </w:rPr>
        <w:t>8</w:t>
      </w:r>
      <w:del w:id="472" w:author="xh" w:date="2026-10-12T12:17:59Z">
        <w:r>
          <w:rPr>
            <w:rFonts w:ascii="Times New Roman" w:hAnsi="Times New Roman" w:eastAsia="方正仿宋_GBK"/>
            <w:b w:val="0"/>
            <w:color w:val="000000"/>
            <w:sz w:val="23"/>
          </w:rPr>
          <w:delText>0616.0</w:delText>
        </w:r>
      </w:del>
      <w:r>
        <w:rPr>
          <w:rFonts w:ascii="Times New Roman" w:hAnsi="Times New Roman" w:eastAsia="方正仿宋_GBK"/>
          <w:b w:val="0"/>
          <w:color w:val="000000"/>
          <w:sz w:val="23"/>
        </w:rPr>
        <w:t>0万元降至</w:t>
      </w:r>
      <w:ins w:id="473" w:author="xh" w:date="2026-10-12T12:17:59Z">
        <w:r>
          <w:rPr>
            <w:rFonts w:ascii="Times New Roman" w:hAnsi="Times New Roman" w:eastAsia="方正仿宋_GBK"/>
            <w:b w:val="0"/>
            <w:color w:val="000000"/>
            <w:sz w:val="23"/>
          </w:rPr>
          <w:t>0</w:t>
        </w:r>
      </w:ins>
      <w:del w:id="474" w:author="xh" w:date="2026-10-12T12:17:59Z">
        <w:r>
          <w:rPr>
            <w:rFonts w:ascii="Times New Roman" w:hAnsi="Times New Roman" w:eastAsia="方正仿宋_GBK"/>
            <w:b w:val="0"/>
            <w:color w:val="000000"/>
            <w:sz w:val="23"/>
          </w:rPr>
          <w:delText>37138.45</w:delText>
        </w:r>
      </w:del>
      <w:r>
        <w:rPr>
          <w:rFonts w:ascii="Times New Roman" w:hAnsi="Times New Roman" w:eastAsia="方正仿宋_GBK"/>
          <w:b w:val="0"/>
          <w:color w:val="000000"/>
          <w:sz w:val="23"/>
        </w:rPr>
        <w:t>万元，抵消主变费用由</w:t>
      </w:r>
      <w:ins w:id="475" w:author="xh" w:date="2026-10-12T12:17:59Z">
        <w:r>
          <w:rPr>
            <w:rFonts w:ascii="Times New Roman" w:hAnsi="Times New Roman" w:eastAsia="方正仿宋_GBK"/>
            <w:b w:val="0"/>
            <w:color w:val="000000"/>
            <w:sz w:val="23"/>
          </w:rPr>
          <w:t>0</w:t>
        </w:r>
      </w:ins>
      <w:del w:id="476" w:author="xh" w:date="2026-10-12T12:17:59Z">
        <w:r>
          <w:rPr>
            <w:rFonts w:ascii="Times New Roman" w:hAnsi="Times New Roman" w:eastAsia="方正仿宋_GBK"/>
            <w:b w:val="0"/>
            <w:color w:val="000000"/>
            <w:sz w:val="23"/>
          </w:rPr>
          <w:delText>3862.44</w:delText>
        </w:r>
      </w:del>
      <w:r>
        <w:rPr>
          <w:rFonts w:ascii="Times New Roman" w:hAnsi="Times New Roman" w:eastAsia="方正仿宋_GBK"/>
          <w:b w:val="0"/>
          <w:color w:val="000000"/>
          <w:sz w:val="23"/>
        </w:rPr>
        <w:t>万元增至</w:t>
      </w:r>
      <w:del w:id="477" w:author="xh" w:date="2026-10-12T12:17:59Z">
        <w:r>
          <w:rPr>
            <w:rFonts w:ascii="Times New Roman" w:hAnsi="Times New Roman" w:eastAsia="方正仿宋_GBK"/>
            <w:b w:val="0"/>
            <w:color w:val="000000"/>
            <w:sz w:val="23"/>
          </w:rPr>
          <w:delText>2</w:delText>
        </w:r>
      </w:del>
      <w:r>
        <w:rPr>
          <w:rFonts w:ascii="Times New Roman" w:hAnsi="Times New Roman" w:eastAsia="方正仿宋_GBK"/>
          <w:b w:val="0"/>
          <w:color w:val="000000"/>
          <w:sz w:val="23"/>
        </w:rPr>
        <w:t>1</w:t>
      </w:r>
      <w:ins w:id="478" w:author="xh" w:date="2026-10-12T12:17:59Z">
        <w:r>
          <w:rPr>
            <w:rFonts w:ascii="Times New Roman" w:hAnsi="Times New Roman" w:eastAsia="方正仿宋_GBK"/>
            <w:b w:val="0"/>
            <w:color w:val="000000"/>
            <w:sz w:val="23"/>
          </w:rPr>
          <w:t>446</w:t>
        </w:r>
      </w:ins>
      <w:del w:id="479" w:author="xh" w:date="2026-10-12T12:17:59Z">
        <w:r>
          <w:rPr>
            <w:rFonts w:ascii="Times New Roman" w:hAnsi="Times New Roman" w:eastAsia="方正仿宋_GBK"/>
            <w:b w:val="0"/>
            <w:color w:val="000000"/>
            <w:sz w:val="23"/>
          </w:rPr>
          <w:delText>083</w:delText>
        </w:r>
      </w:del>
      <w:r>
        <w:rPr>
          <w:rFonts w:ascii="Times New Roman" w:hAnsi="Times New Roman" w:eastAsia="方正仿宋_GBK"/>
          <w:b w:val="0"/>
          <w:color w:val="000000"/>
          <w:sz w:val="23"/>
        </w:rPr>
        <w:t>.</w:t>
      </w:r>
      <w:ins w:id="480" w:author="xh" w:date="2026-10-12T12:17:59Z">
        <w:r>
          <w:rPr>
            <w:rFonts w:ascii="Times New Roman" w:hAnsi="Times New Roman" w:eastAsia="方正仿宋_GBK"/>
            <w:b w:val="0"/>
            <w:color w:val="000000"/>
            <w:sz w:val="23"/>
          </w:rPr>
          <w:t>64</w:t>
        </w:r>
      </w:ins>
      <w:del w:id="481" w:author="xh" w:date="2026-10-12T12:17:59Z">
        <w:r>
          <w:rPr>
            <w:rFonts w:ascii="Times New Roman" w:hAnsi="Times New Roman" w:eastAsia="方正仿宋_GBK"/>
            <w:b w:val="0"/>
            <w:color w:val="000000"/>
            <w:sz w:val="23"/>
          </w:rPr>
          <w:delText>57</w:delText>
        </w:r>
      </w:del>
      <w:r>
        <w:rPr>
          <w:rFonts w:ascii="Times New Roman" w:hAnsi="Times New Roman" w:eastAsia="方正仿宋_GBK"/>
          <w:b w:val="0"/>
          <w:color w:val="000000"/>
          <w:sz w:val="23"/>
        </w:rPr>
        <w:t>万元的增加。市区</w:t>
      </w:r>
      <w:ins w:id="482" w:author="白日梦想家" w:date="2026-10-11T18:31:58Z">
        <w:r>
          <w:rPr>
            <w:rFonts w:hint="eastAsia"/>
            <w:b w:val="0"/>
            <w:color w:val="000000"/>
            <w:sz w:val="23"/>
            <w:lang w:eastAsia="zh"/>
            <w:woUserID w:val="1"/>
          </w:rPr>
          <w:t>由于</w:t>
        </w:r>
      </w:ins>
      <w:ins w:id="483" w:author="白日梦想家" w:date="2026-10-11T18:32:02Z">
        <w:r>
          <w:rPr>
            <w:rFonts w:hint="eastAsia"/>
            <w:b w:val="0"/>
            <w:color w:val="000000"/>
            <w:sz w:val="23"/>
            <w:lang w:eastAsia="zh"/>
            <w:woUserID w:val="1"/>
          </w:rPr>
          <w:t>电缆</w:t>
        </w:r>
      </w:ins>
      <w:ins w:id="484" w:author="xh" w:date="2026-10-12T12:17:59Z">
        <w:r>
          <w:rPr>
            <w:rFonts w:hint="eastAsia"/>
            <w:b w:val="0"/>
            <w:color w:val="000000"/>
            <w:sz w:val="23"/>
            <w:lang w:eastAsia="zh"/>
            <w:woUserID w:val="1"/>
          </w:rPr>
          <w:t>长度</w:t>
        </w:r>
      </w:ins>
      <w:r>
        <w:rPr>
          <w:rFonts w:hint="eastAsia"/>
          <w:b w:val="0"/>
          <w:color w:val="000000"/>
          <w:sz w:val="23"/>
          <w:lang w:eastAsia="zh"/>
          <w:woUserID w:val="1"/>
        </w:rPr>
        <w:t>占比</w:t>
      </w:r>
      <w:ins w:id="485" w:author="白日梦想家" w:date="2026-10-11T18:32:06Z">
        <w:r>
          <w:rPr>
            <w:rFonts w:hint="eastAsia"/>
            <w:b w:val="0"/>
            <w:color w:val="000000"/>
            <w:sz w:val="23"/>
            <w:lang w:eastAsia="zh"/>
            <w:woUserID w:val="1"/>
          </w:rPr>
          <w:t>高，</w:t>
        </w:r>
      </w:ins>
      <w:r>
        <w:rPr>
          <w:rFonts w:ascii="Times New Roman" w:hAnsi="Times New Roman" w:eastAsia="方正仿宋_GBK"/>
          <w:b w:val="0"/>
          <w:color w:val="000000"/>
          <w:sz w:val="23"/>
        </w:rPr>
        <w:t>单条联络</w:t>
      </w:r>
      <w:del w:id="486" w:author="白日梦想家" w:date="2026-10-11T18:32:11Z">
        <w:r>
          <w:rPr>
            <w:rFonts w:ascii="Times New Roman" w:hAnsi="Times New Roman" w:eastAsia="方正仿宋_GBK"/>
            <w:b w:val="0"/>
            <w:color w:val="000000"/>
            <w:sz w:val="23"/>
          </w:rPr>
          <w:delText>采用的研究费</w:delText>
        </w:r>
      </w:del>
      <w:ins w:id="487" w:author="白日梦想家" w:date="2026-10-11T18:32:13Z">
        <w:r>
          <w:rPr>
            <w:rFonts w:hint="eastAsia"/>
            <w:b w:val="0"/>
            <w:color w:val="000000"/>
            <w:sz w:val="23"/>
            <w:lang w:eastAsia="zh"/>
            <w:woUserID w:val="1"/>
          </w:rPr>
          <w:t>费用</w:t>
        </w:r>
      </w:ins>
      <w:del w:id="488" w:author="白日梦想家" w:date="2026-10-11T18:32:12Z">
        <w:r>
          <w:rPr>
            <w:rFonts w:ascii="Times New Roman" w:hAnsi="Times New Roman" w:eastAsia="方正仿宋_GBK"/>
            <w:b w:val="0"/>
            <w:color w:val="000000"/>
            <w:sz w:val="23"/>
          </w:rPr>
          <w:delText>用</w:delText>
        </w:r>
      </w:del>
      <w:r>
        <w:rPr>
          <w:rFonts w:ascii="Times New Roman" w:hAnsi="Times New Roman" w:eastAsia="方正仿宋_GBK"/>
          <w:b w:val="0"/>
          <w:color w:val="000000"/>
          <w:sz w:val="23"/>
        </w:rPr>
        <w:t>高于邳州，减少联络建设在费用比较中的作用更大。（</w:t>
      </w:r>
      <w:ins w:id="489" w:author="xh" w:date="2026-10-12T12:17:59Z">
        <w:r>
          <w:rPr>
            <w:rFonts w:ascii="Times New Roman" w:hAnsi="Times New Roman" w:eastAsia="方正仿宋_GBK"/>
            <w:b w:val="0"/>
            <w:color w:val="000000"/>
            <w:sz w:val="23"/>
          </w:rPr>
          <w:t>研究报告</w:t>
        </w:r>
      </w:ins>
      <w:del w:id="490" w:author="xh" w:date="2026-10-12T12:17:59Z">
        <w:r>
          <w:rPr>
            <w:rFonts w:ascii="Times New Roman" w:hAnsi="Times New Roman" w:eastAsia="方正仿宋_GBK"/>
            <w:b w:val="0"/>
            <w:color w:val="000000"/>
            <w:sz w:val="23"/>
          </w:rPr>
          <w:delText>终稿</w:delText>
        </w:r>
      </w:del>
      <w:r>
        <w:rPr>
          <w:rFonts w:ascii="Times New Roman" w:hAnsi="Times New Roman" w:eastAsia="方正仿宋_GBK"/>
          <w:b w:val="0"/>
          <w:color w:val="000000"/>
          <w:sz w:val="23"/>
        </w:rPr>
        <w:t>第4.3节、</w:t>
      </w:r>
      <w:ins w:id="491" w:author="xh" w:date="2026-10-12T12:17:59Z">
        <w:r>
          <w:rPr>
            <w:rFonts w:ascii="Times New Roman" w:hAnsi="Times New Roman" w:eastAsia="方正仿宋_GBK"/>
            <w:b w:val="0"/>
            <w:color w:val="000000"/>
            <w:sz w:val="23"/>
          </w:rPr>
          <w:t>第</w:t>
        </w:r>
      </w:ins>
      <w:del w:id="492" w:author="xh" w:date="2026-10-12T12:17:59Z">
        <w:r>
          <w:rPr>
            <w:rFonts w:ascii="Times New Roman" w:hAnsi="Times New Roman" w:eastAsia="方正仿宋_GBK"/>
            <w:b w:val="0"/>
            <w:color w:val="000000"/>
            <w:sz w:val="23"/>
          </w:rPr>
          <w:delText>表</w:delText>
        </w:r>
      </w:del>
      <w:r>
        <w:rPr>
          <w:rFonts w:ascii="Times New Roman" w:hAnsi="Times New Roman" w:eastAsia="方正仿宋_GBK"/>
          <w:b w:val="0"/>
          <w:color w:val="000000"/>
          <w:sz w:val="23"/>
        </w:rPr>
        <w:t>5</w:t>
      </w:r>
      <w:ins w:id="493" w:author="xh" w:date="2026-10-12T12:17:59Z">
        <w:r>
          <w:rPr>
            <w:rFonts w:ascii="Times New Roman" w:hAnsi="Times New Roman" w:eastAsia="方正仿宋_GBK"/>
            <w:b w:val="0"/>
            <w:color w:val="000000"/>
            <w:sz w:val="23"/>
          </w:rPr>
          <w:t>.4.</w:t>
        </w:r>
      </w:ins>
      <w:del w:id="494" w:author="xh" w:date="2026-10-12T12:17:59Z">
        <w:r>
          <w:rPr>
            <w:rFonts w:ascii="Times New Roman" w:hAnsi="Times New Roman" w:eastAsia="方正仿宋_GBK"/>
            <w:b w:val="0"/>
            <w:color w:val="000000"/>
            <w:sz w:val="23"/>
          </w:rPr>
          <w:delText>-</w:delText>
        </w:r>
      </w:del>
      <w:r>
        <w:rPr>
          <w:rFonts w:ascii="Times New Roman" w:hAnsi="Times New Roman" w:eastAsia="方正仿宋_GBK"/>
          <w:b w:val="0"/>
          <w:color w:val="000000"/>
          <w:sz w:val="23"/>
        </w:rPr>
        <w:t>1</w:t>
      </w:r>
      <w:ins w:id="495" w:author="xh" w:date="2026-10-12T12:17:59Z">
        <w:r>
          <w:rPr>
            <w:rFonts w:ascii="Times New Roman" w:hAnsi="Times New Roman" w:eastAsia="方正仿宋_GBK"/>
            <w:b w:val="0"/>
            <w:color w:val="000000"/>
            <w:sz w:val="23"/>
          </w:rPr>
          <w:t>节</w:t>
        </w:r>
      </w:ins>
      <w:del w:id="496" w:author="xh" w:date="2026-10-12T12:17:59Z">
        <w:r>
          <w:rPr>
            <w:rFonts w:ascii="Times New Roman" w:hAnsi="Times New Roman" w:eastAsia="方正仿宋_GBK"/>
            <w:b w:val="0"/>
            <w:color w:val="000000"/>
            <w:sz w:val="23"/>
          </w:rPr>
          <w:delText>0</w:delText>
        </w:r>
      </w:del>
      <w:r>
        <w:rPr>
          <w:rFonts w:ascii="Times New Roman" w:hAnsi="Times New Roman" w:eastAsia="方正仿宋_GBK"/>
          <w:b w:val="0"/>
          <w:color w:val="000000"/>
          <w:sz w:val="23"/>
        </w:rPr>
        <w:t>）</w:t>
      </w:r>
    </w:p>
    <w:p w14:paraId="4EDCF337">
      <w:pPr>
        <w:widowControl/>
        <w:snapToGrid w:val="0"/>
        <w:spacing w:before="0" w:after="100" w:line="320" w:lineRule="exact"/>
        <w:ind w:left="0" w:leftChars="0" w:right="0" w:rightChars="0" w:firstLine="460" w:firstLineChars="0"/>
        <w:jc w:val="both"/>
      </w:pPr>
      <w:ins w:id="497" w:author="xh" w:date="2026-10-12T12:23:56Z">
        <w:r>
          <w:rPr>
            <w:rFonts w:ascii="Times New Roman" w:hAnsi="Times New Roman" w:eastAsia="方正仿宋_GBK"/>
            <w:b w:val="0"/>
            <w:color w:val="000000"/>
            <w:sz w:val="23"/>
          </w:rPr>
          <w:t>各措施采</w:t>
        </w:r>
      </w:ins>
      <w:del w:id="498" w:author="xh" w:date="2026-10-12T12:23:56Z">
        <w:r>
          <w:rPr>
            <w:rFonts w:ascii="Times New Roman" w:hAnsi="Times New Roman" w:eastAsia="方正仿宋_GBK"/>
            <w:b w:val="0"/>
            <w:color w:val="000000"/>
            <w:sz w:val="23"/>
          </w:rPr>
          <w:delText>这一费</w:delText>
        </w:r>
      </w:del>
      <w:r>
        <w:rPr>
          <w:rFonts w:ascii="Times New Roman" w:hAnsi="Times New Roman" w:eastAsia="方正仿宋_GBK"/>
          <w:b w:val="0"/>
          <w:color w:val="000000"/>
          <w:sz w:val="23"/>
        </w:rPr>
        <w:t>用</w:t>
      </w:r>
      <w:ins w:id="499" w:author="xh" w:date="2026-10-12T12:23:56Z">
        <w:r>
          <w:rPr>
            <w:rFonts w:ascii="Times New Roman" w:hAnsi="Times New Roman" w:eastAsia="方正仿宋_GBK"/>
            <w:b w:val="0"/>
            <w:color w:val="000000"/>
            <w:sz w:val="23"/>
          </w:rPr>
          <w:t>相同</w:t>
        </w:r>
      </w:ins>
      <w:del w:id="500" w:author="xh" w:date="2026-10-12T12:23:56Z">
        <w:r>
          <w:rPr>
            <w:rFonts w:ascii="Times New Roman" w:hAnsi="Times New Roman" w:eastAsia="方正仿宋_GBK"/>
            <w:b w:val="0"/>
            <w:color w:val="000000"/>
            <w:sz w:val="23"/>
          </w:rPr>
          <w:delText>比较对应表1的具体可行方案。后续核定存量联络、</w:delText>
        </w:r>
      </w:del>
      <w:r>
        <w:rPr>
          <w:rFonts w:ascii="Times New Roman" w:hAnsi="Times New Roman" w:eastAsia="方正仿宋_GBK"/>
          <w:b w:val="0"/>
          <w:color w:val="000000"/>
          <w:sz w:val="23"/>
        </w:rPr>
        <w:t>工程价格和</w:t>
      </w:r>
      <w:ins w:id="501" w:author="xh" w:date="2026-10-12T12:23:56Z">
        <w:r>
          <w:rPr>
            <w:rFonts w:ascii="Times New Roman" w:hAnsi="Times New Roman" w:eastAsia="方正仿宋_GBK"/>
            <w:b w:val="0"/>
            <w:color w:val="000000"/>
            <w:sz w:val="23"/>
          </w:rPr>
          <w:t>评价期</w:t>
        </w:r>
      </w:ins>
      <w:del w:id="502" w:author="xh" w:date="2026-10-12T12:23:56Z">
        <w:r>
          <w:rPr>
            <w:rFonts w:ascii="Times New Roman" w:hAnsi="Times New Roman" w:eastAsia="方正仿宋_GBK"/>
            <w:b w:val="0"/>
            <w:color w:val="000000"/>
            <w:sz w:val="23"/>
          </w:rPr>
          <w:delText>支撑条件后</w:delText>
        </w:r>
      </w:del>
      <w:r>
        <w:rPr>
          <w:rFonts w:ascii="Times New Roman" w:hAnsi="Times New Roman" w:eastAsia="方正仿宋_GBK"/>
          <w:b w:val="0"/>
          <w:color w:val="000000"/>
          <w:sz w:val="23"/>
        </w:rPr>
        <w:t>，</w:t>
      </w:r>
      <w:ins w:id="503" w:author="xh" w:date="2026-10-12T12:23:56Z">
        <w:r>
          <w:rPr>
            <w:rFonts w:ascii="Times New Roman" w:hAnsi="Times New Roman" w:eastAsia="方正仿宋_GBK"/>
            <w:b w:val="0"/>
            <w:color w:val="000000"/>
            <w:sz w:val="23"/>
          </w:rPr>
          <w:t>容量、储能及联络的配置差异分别对</w:t>
        </w:r>
      </w:ins>
      <w:r>
        <w:rPr>
          <w:rFonts w:ascii="Times New Roman" w:hAnsi="Times New Roman" w:eastAsia="方正仿宋_GBK"/>
          <w:b w:val="0"/>
          <w:color w:val="000000"/>
          <w:sz w:val="23"/>
        </w:rPr>
        <w:t>应</w:t>
      </w:r>
      <w:ins w:id="504" w:author="xh" w:date="2026-10-12T12:23:56Z">
        <w:r>
          <w:rPr>
            <w:rFonts w:ascii="Times New Roman" w:hAnsi="Times New Roman" w:eastAsia="方正仿宋_GBK"/>
            <w:b w:val="0"/>
            <w:color w:val="000000"/>
            <w:sz w:val="23"/>
          </w:rPr>
          <w:t>主变采购、储能投资和</w:t>
        </w:r>
      </w:ins>
      <w:del w:id="505" w:author="xh" w:date="2026-10-12T12:23:56Z">
        <w:r>
          <w:rPr>
            <w:rFonts w:ascii="Times New Roman" w:hAnsi="Times New Roman" w:eastAsia="方正仿宋_GBK"/>
            <w:b w:val="0"/>
            <w:color w:val="000000"/>
            <w:sz w:val="23"/>
          </w:rPr>
          <w:delText>同步更</w:delText>
        </w:r>
      </w:del>
      <w:r>
        <w:rPr>
          <w:rFonts w:ascii="Times New Roman" w:hAnsi="Times New Roman" w:eastAsia="方正仿宋_GBK"/>
          <w:b w:val="0"/>
          <w:color w:val="000000"/>
          <w:sz w:val="23"/>
        </w:rPr>
        <w:t>新</w:t>
      </w:r>
      <w:ins w:id="506" w:author="xh" w:date="2026-10-12T12:23:56Z">
        <w:r>
          <w:rPr>
            <w:rFonts w:ascii="Times New Roman" w:hAnsi="Times New Roman" w:eastAsia="方正仿宋_GBK"/>
            <w:b w:val="0"/>
            <w:color w:val="000000"/>
            <w:sz w:val="23"/>
          </w:rPr>
          <w:t>增通道</w:t>
        </w:r>
      </w:ins>
      <w:del w:id="507" w:author="xh" w:date="2026-10-12T12:23:56Z">
        <w:r>
          <w:rPr>
            <w:rFonts w:ascii="Times New Roman" w:hAnsi="Times New Roman" w:eastAsia="方正仿宋_GBK"/>
            <w:b w:val="0"/>
            <w:color w:val="000000"/>
            <w:sz w:val="23"/>
          </w:rPr>
          <w:delText>设备组合及</w:delText>
        </w:r>
      </w:del>
      <w:r>
        <w:rPr>
          <w:rFonts w:ascii="Times New Roman" w:hAnsi="Times New Roman" w:eastAsia="方正仿宋_GBK"/>
          <w:b w:val="0"/>
          <w:color w:val="000000"/>
          <w:sz w:val="23"/>
        </w:rPr>
        <w:t>费用</w:t>
      </w:r>
      <w:del w:id="508" w:author="xh" w:date="2026-10-12T12:23:56Z">
        <w:r>
          <w:rPr>
            <w:rFonts w:ascii="Times New Roman" w:hAnsi="Times New Roman" w:eastAsia="方正仿宋_GBK"/>
            <w:b w:val="0"/>
            <w:color w:val="000000"/>
            <w:sz w:val="23"/>
          </w:rPr>
          <w:delText>；尤其市区缺少存量证明的候选联络</w:delText>
        </w:r>
      </w:del>
      <w:r>
        <w:rPr>
          <w:rFonts w:ascii="Times New Roman" w:hAnsi="Times New Roman" w:eastAsia="方正仿宋_GBK"/>
          <w:b w:val="0"/>
          <w:color w:val="000000"/>
          <w:sz w:val="23"/>
        </w:rPr>
        <w:t>，</w:t>
      </w:r>
      <w:ins w:id="509" w:author="xh" w:date="2026-10-12T12:23:56Z">
        <w:r>
          <w:rPr>
            <w:rFonts w:ascii="Times New Roman" w:hAnsi="Times New Roman" w:eastAsia="方正仿宋_GBK"/>
            <w:b w:val="0"/>
            <w:color w:val="000000"/>
            <w:sz w:val="23"/>
          </w:rPr>
          <w:t>因此</w:t>
        </w:r>
      </w:ins>
      <w:del w:id="510" w:author="xh" w:date="2026-10-12T12:23:56Z">
        <w:r>
          <w:rPr>
            <w:rFonts w:ascii="Times New Roman" w:hAnsi="Times New Roman" w:eastAsia="方正仿宋_GBK"/>
            <w:b w:val="0"/>
            <w:color w:val="000000"/>
            <w:sz w:val="23"/>
          </w:rPr>
          <w:delText>目前按新增投资计</w:delText>
        </w:r>
      </w:del>
      <w:r>
        <w:rPr>
          <w:rFonts w:ascii="Times New Roman" w:hAnsi="Times New Roman" w:eastAsia="方正仿宋_GBK"/>
          <w:b w:val="0"/>
          <w:color w:val="000000"/>
          <w:sz w:val="23"/>
        </w:rPr>
        <w:t>费</w:t>
      </w:r>
      <w:ins w:id="511" w:author="xh" w:date="2026-10-12T12:23:56Z">
        <w:r>
          <w:rPr>
            <w:rFonts w:ascii="Times New Roman" w:hAnsi="Times New Roman" w:eastAsia="方正仿宋_GBK"/>
            <w:b w:val="0"/>
            <w:color w:val="000000"/>
            <w:sz w:val="23"/>
          </w:rPr>
          <w:t>用</w:t>
        </w:r>
      </w:ins>
      <w:del w:id="512" w:author="xh" w:date="2026-10-12T12:23:56Z">
        <w:r>
          <w:rPr>
            <w:rFonts w:ascii="Times New Roman" w:hAnsi="Times New Roman" w:eastAsia="方正仿宋_GBK"/>
            <w:b w:val="0"/>
            <w:color w:val="000000"/>
            <w:sz w:val="23"/>
          </w:rPr>
          <w:delText>，其核定结果会影响经济</w:delText>
        </w:r>
      </w:del>
      <w:r>
        <w:rPr>
          <w:rFonts w:ascii="Times New Roman" w:hAnsi="Times New Roman" w:eastAsia="方正仿宋_GBK"/>
          <w:b w:val="0"/>
          <w:color w:val="000000"/>
          <w:sz w:val="23"/>
        </w:rPr>
        <w:t>比较</w:t>
      </w:r>
      <w:ins w:id="513" w:author="xh" w:date="2026-10-12T12:23:56Z">
        <w:r>
          <w:rPr>
            <w:rFonts w:ascii="Times New Roman" w:hAnsi="Times New Roman" w:eastAsia="方正仿宋_GBK"/>
            <w:b w:val="0"/>
            <w:color w:val="000000"/>
            <w:sz w:val="23"/>
          </w:rPr>
          <w:t>需结合上述完整可行方案判断</w:t>
        </w:r>
      </w:ins>
      <w:r>
        <w:rPr>
          <w:rFonts w:ascii="Times New Roman" w:hAnsi="Times New Roman" w:eastAsia="方正仿宋_GBK"/>
          <w:b w:val="0"/>
          <w:color w:val="000000"/>
          <w:sz w:val="23"/>
        </w:rPr>
        <w:t>。</w:t>
      </w:r>
    </w:p>
    <w:p w14:paraId="65BB27EE">
      <w:pPr>
        <w:pStyle w:val="4"/>
        <w:keepNext/>
        <w:widowControl/>
        <w:snapToGrid w:val="0"/>
        <w:spacing w:before="80" w:after="80" w:line="320" w:lineRule="exact"/>
        <w:ind w:left="0" w:leftChars="0" w:right="0" w:rightChars="0" w:firstLine="0" w:firstLineChars="0"/>
        <w:jc w:val="both"/>
      </w:pPr>
      <w:r>
        <w:rPr>
          <w:rFonts w:ascii="Times New Roman" w:hAnsi="Times New Roman" w:eastAsia="方正仿宋_GBK"/>
          <w:b/>
          <w:color w:val="000000"/>
          <w:sz w:val="23"/>
        </w:rPr>
        <w:t>3.3 设备组合如何支撑这一结果</w:t>
      </w:r>
    </w:p>
    <w:p w14:paraId="4F5918A2">
      <w:pPr>
        <w:widowControl/>
        <w:snapToGrid w:val="0"/>
        <w:spacing w:before="0" w:after="100" w:line="320" w:lineRule="exact"/>
        <w:ind w:left="0" w:leftChars="0" w:right="0" w:rightChars="0" w:firstLine="460" w:firstLineChars="0"/>
        <w:jc w:val="both"/>
      </w:pPr>
      <w:del w:id="514" w:author="xh" w:date="2026-10-12T12:42:34Z">
        <w:r>
          <w:rPr>
            <w:rFonts w:ascii="Times New Roman" w:hAnsi="Times New Roman" w:eastAsia="方正仿宋_GBK"/>
            <w:b w:val="0"/>
            <w:color w:val="000000"/>
            <w:sz w:val="23"/>
          </w:rPr>
          <w:delText>终稿逐站分析表明，</w:delText>
        </w:r>
      </w:del>
      <w:r>
        <w:rPr>
          <w:rFonts w:ascii="Times New Roman" w:hAnsi="Times New Roman" w:eastAsia="方正仿宋_GBK"/>
          <w:b w:val="0"/>
          <w:color w:val="000000"/>
          <w:sz w:val="23"/>
        </w:rPr>
        <w:t>邳州弹性方案</w:t>
      </w:r>
      <w:ins w:id="515" w:author="xh" w:date="2026-10-12T12:42:34Z">
        <w:r>
          <w:rPr>
            <w:rFonts w:ascii="Times New Roman" w:hAnsi="Times New Roman" w:eastAsia="方正仿宋_GBK"/>
            <w:b w:val="0"/>
            <w:color w:val="000000"/>
            <w:sz w:val="23"/>
          </w:rPr>
          <w:t>2022年先</w:t>
        </w:r>
      </w:ins>
      <w:del w:id="516" w:author="xh" w:date="2026-10-12T12:42:34Z">
        <w:r>
          <w:rPr>
            <w:rFonts w:ascii="Times New Roman" w:hAnsi="Times New Roman" w:eastAsia="方正仿宋_GBK"/>
            <w:b w:val="0"/>
            <w:color w:val="000000"/>
            <w:sz w:val="23"/>
          </w:rPr>
          <w:delText>中，戴庄变以</w:delText>
        </w:r>
      </w:del>
      <w:r>
        <w:rPr>
          <w:rFonts w:ascii="Times New Roman" w:hAnsi="Times New Roman" w:eastAsia="方正仿宋_GBK"/>
          <w:b w:val="0"/>
          <w:color w:val="000000"/>
          <w:sz w:val="23"/>
        </w:rPr>
        <w:t>增加</w:t>
      </w:r>
      <w:ins w:id="517" w:author="xh" w:date="2026-10-12T12:42:34Z">
        <w:r>
          <w:rPr>
            <w:rFonts w:ascii="Times New Roman" w:hAnsi="Times New Roman" w:eastAsia="方正仿宋_GBK"/>
            <w:b w:val="0"/>
            <w:color w:val="000000"/>
            <w:sz w:val="23"/>
          </w:rPr>
          <w:t>240.50 MVA</w:t>
        </w:r>
      </w:ins>
      <w:r>
        <w:rPr>
          <w:rFonts w:ascii="Times New Roman" w:hAnsi="Times New Roman" w:eastAsia="方正仿宋_GBK"/>
          <w:b w:val="0"/>
          <w:color w:val="000000"/>
          <w:sz w:val="23"/>
        </w:rPr>
        <w:t>主变容量</w:t>
      </w:r>
      <w:ins w:id="518" w:author="xh" w:date="2026-10-12T12:42:34Z">
        <w:r>
          <w:rPr>
            <w:rFonts w:ascii="Times New Roman" w:hAnsi="Times New Roman" w:eastAsia="方正仿宋_GBK"/>
            <w:b w:val="0"/>
            <w:color w:val="000000"/>
            <w:sz w:val="23"/>
          </w:rPr>
          <w:t>，降低后续</w:t>
        </w:r>
      </w:ins>
      <w:del w:id="519" w:author="xh" w:date="2026-10-12T12:42:34Z">
        <w:r>
          <w:rPr>
            <w:rFonts w:ascii="Times New Roman" w:hAnsi="Times New Roman" w:eastAsia="方正仿宋_GBK"/>
            <w:b w:val="0"/>
            <w:color w:val="000000"/>
            <w:sz w:val="23"/>
          </w:rPr>
          <w:delText>减少反向及供电安全约束下的</w:delText>
        </w:r>
      </w:del>
      <w:r>
        <w:rPr>
          <w:rFonts w:ascii="Times New Roman" w:hAnsi="Times New Roman" w:eastAsia="方正仿宋_GBK"/>
          <w:b w:val="0"/>
          <w:color w:val="000000"/>
          <w:sz w:val="23"/>
        </w:rPr>
        <w:t>配储需求，</w:t>
      </w:r>
      <w:ins w:id="520" w:author="xh" w:date="2026-10-12T12:42:34Z">
        <w:r>
          <w:rPr>
            <w:rFonts w:ascii="Times New Roman" w:hAnsi="Times New Roman" w:eastAsia="方正仿宋_GBK"/>
            <w:b w:val="0"/>
            <w:color w:val="000000"/>
            <w:sz w:val="23"/>
          </w:rPr>
          <w:t>而刚性方案分两次完成相同容量净增</w:t>
        </w:r>
      </w:ins>
      <w:del w:id="521" w:author="xh" w:date="2026-10-12T12:42:34Z">
        <w:r>
          <w:rPr>
            <w:rFonts w:ascii="Times New Roman" w:hAnsi="Times New Roman" w:eastAsia="方正仿宋_GBK"/>
            <w:b w:val="0"/>
            <w:color w:val="000000"/>
            <w:sz w:val="23"/>
          </w:rPr>
          <w:delText>杜村变和兴塘变扩建第三台主变；市区大庙变、惠民变、彭场变和拾屯变扩建第三台主变</w:delText>
        </w:r>
      </w:del>
      <w:r>
        <w:rPr>
          <w:rFonts w:ascii="Times New Roman" w:hAnsi="Times New Roman" w:eastAsia="方正仿宋_GBK"/>
          <w:b w:val="0"/>
          <w:color w:val="000000"/>
          <w:sz w:val="23"/>
        </w:rPr>
        <w:t>，</w:t>
      </w:r>
      <w:ins w:id="522" w:author="xh" w:date="2026-10-12T12:42:34Z">
        <w:r>
          <w:rPr>
            <w:rFonts w:ascii="Times New Roman" w:hAnsi="Times New Roman" w:eastAsia="方正仿宋_GBK"/>
            <w:b w:val="0"/>
            <w:color w:val="000000"/>
            <w:sz w:val="23"/>
          </w:rPr>
          <w:t>2025年储能额定能量为48.81 MWh，高于弹性方案的7.74 MWh</w:t>
        </w:r>
      </w:ins>
      <w:del w:id="523" w:author="xh" w:date="2026-10-12T12:42:34Z">
        <w:r>
          <w:rPr>
            <w:rFonts w:ascii="Times New Roman" w:hAnsi="Times New Roman" w:eastAsia="方正仿宋_GBK"/>
            <w:b w:val="0"/>
            <w:color w:val="000000"/>
            <w:sz w:val="23"/>
          </w:rPr>
          <w:delText>其他站结合更换主变和站间支援满足任务</w:delText>
        </w:r>
      </w:del>
      <w:r>
        <w:rPr>
          <w:rFonts w:ascii="Times New Roman" w:hAnsi="Times New Roman" w:eastAsia="方正仿宋_GBK"/>
          <w:b w:val="0"/>
          <w:color w:val="000000"/>
          <w:sz w:val="23"/>
        </w:rPr>
        <w:t>。市区</w:t>
      </w:r>
      <w:ins w:id="524" w:author="xh" w:date="2026-10-12T12:42:34Z">
        <w:r>
          <w:rPr>
            <w:rFonts w:ascii="Times New Roman" w:hAnsi="Times New Roman" w:eastAsia="方正仿宋_GBK"/>
            <w:b w:val="0"/>
            <w:color w:val="000000"/>
            <w:sz w:val="23"/>
          </w:rPr>
          <w:t>弹性方案在翟山变将</w:t>
        </w:r>
      </w:ins>
      <w:del w:id="525" w:author="xh" w:date="2026-10-12T12:42:34Z">
        <w:r>
          <w:rPr>
            <w:rFonts w:ascii="Times New Roman" w:hAnsi="Times New Roman" w:eastAsia="方正仿宋_GBK"/>
            <w:b w:val="0"/>
            <w:color w:val="000000"/>
            <w:sz w:val="23"/>
          </w:rPr>
          <w:delText>统</w:delText>
        </w:r>
      </w:del>
      <w:r>
        <w:rPr>
          <w:rFonts w:ascii="Times New Roman" w:hAnsi="Times New Roman" w:eastAsia="方正仿宋_GBK"/>
          <w:b w:val="0"/>
          <w:color w:val="000000"/>
          <w:sz w:val="23"/>
        </w:rPr>
        <w:t>一</w:t>
      </w:r>
      <w:ins w:id="526" w:author="xh" w:date="2026-10-12T12:42:34Z">
        <w:r>
          <w:rPr>
            <w:rFonts w:ascii="Times New Roman" w:hAnsi="Times New Roman" w:eastAsia="方正仿宋_GBK"/>
            <w:b w:val="0"/>
            <w:color w:val="000000"/>
            <w:sz w:val="23"/>
          </w:rPr>
          <w:t>台40 MVA主</w:t>
        </w:r>
      </w:ins>
      <w:r>
        <w:rPr>
          <w:rFonts w:ascii="Times New Roman" w:hAnsi="Times New Roman" w:eastAsia="方正仿宋_GBK"/>
          <w:b w:val="0"/>
          <w:color w:val="000000"/>
          <w:sz w:val="23"/>
        </w:rPr>
        <w:t>变</w:t>
      </w:r>
      <w:ins w:id="527" w:author="xh" w:date="2026-10-12T12:42:34Z">
        <w:r>
          <w:rPr>
            <w:rFonts w:ascii="Times New Roman" w:hAnsi="Times New Roman" w:eastAsia="方正仿宋_GBK"/>
            <w:b w:val="0"/>
            <w:color w:val="000000"/>
            <w:sz w:val="23"/>
          </w:rPr>
          <w:t>更换为63 MVA，净增23 MVA，使该站最大80 MVA主变N-1后的剩余容量由40 MVA提高至63 MVA，刚性方案则</w:t>
        </w:r>
      </w:ins>
      <w:r>
        <w:rPr>
          <w:rFonts w:ascii="Times New Roman" w:hAnsi="Times New Roman" w:eastAsia="方正仿宋_GBK"/>
          <w:b w:val="0"/>
          <w:color w:val="000000"/>
          <w:sz w:val="23"/>
        </w:rPr>
        <w:t>保留</w:t>
      </w:r>
      <w:ins w:id="528" w:author="xh" w:date="2026-10-12T12:42:34Z">
        <w:r>
          <w:rPr>
            <w:rFonts w:ascii="Times New Roman" w:hAnsi="Times New Roman" w:eastAsia="方正仿宋_GBK"/>
            <w:b w:val="0"/>
            <w:color w:val="000000"/>
            <w:sz w:val="23"/>
          </w:rPr>
          <w:t>原主变并新增5项联络。两类方案通过不同措施满足相同工况要求</w:t>
        </w:r>
      </w:ins>
      <w:del w:id="529" w:author="xh" w:date="2026-10-12T12:42:34Z">
        <w:r>
          <w:rPr>
            <w:rFonts w:ascii="Times New Roman" w:hAnsi="Times New Roman" w:eastAsia="方正仿宋_GBK"/>
            <w:b w:val="0"/>
            <w:color w:val="000000"/>
            <w:sz w:val="23"/>
          </w:rPr>
          <w:delText>少量储能，用于补充局部缺口</w:delText>
        </w:r>
      </w:del>
      <w:r>
        <w:rPr>
          <w:rFonts w:ascii="Times New Roman" w:hAnsi="Times New Roman" w:eastAsia="方正仿宋_GBK"/>
          <w:b w:val="0"/>
          <w:color w:val="000000"/>
          <w:sz w:val="23"/>
        </w:rPr>
        <w:t>。（</w:t>
      </w:r>
      <w:ins w:id="530" w:author="xh" w:date="2026-10-12T12:42:34Z">
        <w:r>
          <w:rPr>
            <w:rFonts w:ascii="Times New Roman" w:hAnsi="Times New Roman" w:eastAsia="方正仿宋_GBK"/>
            <w:b w:val="0"/>
            <w:color w:val="000000"/>
            <w:sz w:val="23"/>
          </w:rPr>
          <w:t>研究报告</w:t>
        </w:r>
      </w:ins>
      <w:del w:id="531" w:author="xh" w:date="2026-10-12T12:42:34Z">
        <w:r>
          <w:rPr>
            <w:rFonts w:ascii="Times New Roman" w:hAnsi="Times New Roman" w:eastAsia="方正仿宋_GBK"/>
            <w:b w:val="0"/>
            <w:color w:val="000000"/>
            <w:sz w:val="23"/>
          </w:rPr>
          <w:delText>终稿</w:delText>
        </w:r>
      </w:del>
      <w:r>
        <w:rPr>
          <w:rFonts w:ascii="Times New Roman" w:hAnsi="Times New Roman" w:eastAsia="方正仿宋_GBK"/>
          <w:b w:val="0"/>
          <w:color w:val="000000"/>
          <w:sz w:val="23"/>
        </w:rPr>
        <w:t>第5.4</w:t>
      </w:r>
      <w:ins w:id="532" w:author="xh" w:date="2026-10-12T12:42:34Z">
        <w:r>
          <w:rPr>
            <w:rFonts w:ascii="Times New Roman" w:hAnsi="Times New Roman" w:eastAsia="方正仿宋_GBK"/>
            <w:b w:val="0"/>
            <w:color w:val="000000"/>
            <w:sz w:val="23"/>
          </w:rPr>
          <w:t>节</w:t>
        </w:r>
      </w:ins>
      <w:del w:id="533" w:author="xh" w:date="2026-10-12T12:42:34Z">
        <w:r>
          <w:rPr>
            <w:rFonts w:ascii="Times New Roman" w:hAnsi="Times New Roman" w:eastAsia="方正仿宋_GBK"/>
            <w:b w:val="0"/>
            <w:color w:val="000000"/>
            <w:sz w:val="23"/>
          </w:rPr>
          <w:delText>.4</w:delText>
        </w:r>
      </w:del>
      <w:r>
        <w:rPr>
          <w:rFonts w:ascii="Times New Roman" w:hAnsi="Times New Roman" w:eastAsia="方正仿宋_GBK"/>
          <w:b w:val="0"/>
          <w:color w:val="000000"/>
          <w:sz w:val="23"/>
        </w:rPr>
        <w:t>、</w:t>
      </w:r>
      <w:ins w:id="534" w:author="xh" w:date="2026-10-12T12:42:34Z">
        <w:r>
          <w:rPr>
            <w:rFonts w:ascii="Times New Roman" w:hAnsi="Times New Roman" w:eastAsia="方正仿宋_GBK"/>
            <w:b w:val="0"/>
            <w:color w:val="000000"/>
            <w:sz w:val="23"/>
          </w:rPr>
          <w:t>第</w:t>
        </w:r>
      </w:ins>
      <w:r>
        <w:rPr>
          <w:rFonts w:ascii="Times New Roman" w:hAnsi="Times New Roman" w:eastAsia="方正仿宋_GBK"/>
          <w:b w:val="0"/>
          <w:color w:val="000000"/>
          <w:sz w:val="23"/>
        </w:rPr>
        <w:t>5</w:t>
      </w:r>
      <w:del w:id="535" w:author="xh" w:date="2026-10-12T12:42:34Z">
        <w:r>
          <w:rPr>
            <w:rFonts w:ascii="Times New Roman" w:hAnsi="Times New Roman" w:eastAsia="方正仿宋_GBK"/>
            <w:b w:val="0"/>
            <w:color w:val="000000"/>
            <w:sz w:val="23"/>
          </w:rPr>
          <w:delText>.4</w:delText>
        </w:r>
      </w:del>
      <w:r>
        <w:rPr>
          <w:rFonts w:ascii="Times New Roman" w:hAnsi="Times New Roman" w:eastAsia="方正仿宋_GBK"/>
          <w:b w:val="0"/>
          <w:color w:val="000000"/>
          <w:sz w:val="23"/>
        </w:rPr>
        <w:t>.5节）</w:t>
      </w:r>
    </w:p>
    <w:p w14:paraId="125DCA80">
      <w:pPr>
        <w:widowControl/>
        <w:snapToGrid w:val="0"/>
        <w:spacing w:before="0" w:after="100" w:line="320" w:lineRule="exact"/>
        <w:ind w:left="0" w:leftChars="0" w:right="0" w:rightChars="0" w:firstLine="460" w:firstLineChars="0"/>
        <w:jc w:val="both"/>
      </w:pPr>
      <w:r>
        <w:rPr>
          <w:rFonts w:ascii="Times New Roman" w:hAnsi="Times New Roman" w:eastAsia="方正仿宋_GBK"/>
          <w:b w:val="0"/>
          <w:color w:val="000000"/>
          <w:sz w:val="23"/>
        </w:rPr>
        <w:t>主变容量按整台规格配置，增加台数还会改变最大单台主变</w:t>
      </w:r>
      <w:ins w:id="536" w:author="白日梦想家" w:date="2026-10-11T18:31:22Z">
        <w:r>
          <w:rPr>
            <w:rFonts w:hint="eastAsia"/>
            <w:b w:val="0"/>
            <w:color w:val="000000"/>
            <w:sz w:val="23"/>
            <w:lang w:eastAsia="zh"/>
            <w:woUserID w:val="1"/>
          </w:rPr>
          <w:t>N-</w:t>
        </w:r>
      </w:ins>
      <w:ins w:id="537" w:author="白日梦想家" w:date="2026-10-11T18:31:23Z">
        <w:r>
          <w:rPr>
            <w:rFonts w:hint="eastAsia"/>
            <w:b w:val="0"/>
            <w:color w:val="000000"/>
            <w:sz w:val="23"/>
            <w:lang w:eastAsia="zh"/>
            <w:woUserID w:val="1"/>
          </w:rPr>
          <w:t>1</w:t>
        </w:r>
      </w:ins>
      <w:del w:id="538" w:author="白日梦想家" w:date="2026-10-11T18:31:21Z">
        <w:r>
          <w:rPr>
            <w:rFonts w:ascii="Times New Roman" w:hAnsi="Times New Roman" w:eastAsia="方正仿宋_GBK"/>
            <w:b w:val="0"/>
            <w:color w:val="000000"/>
            <w:sz w:val="23"/>
          </w:rPr>
          <w:delText>退出</w:delText>
        </w:r>
      </w:del>
      <w:r>
        <w:rPr>
          <w:rFonts w:ascii="Times New Roman" w:hAnsi="Times New Roman" w:eastAsia="方正仿宋_GBK"/>
          <w:b w:val="0"/>
          <w:color w:val="000000"/>
          <w:sz w:val="23"/>
        </w:rPr>
        <w:t>后的剩余容量。不同站点因此采用更换、扩建或转供等</w:t>
      </w:r>
      <w:del w:id="539" w:author="xh" w:date="2026-10-12T12:52:21Z">
        <w:r>
          <w:rPr>
            <w:rFonts w:ascii="Times New Roman" w:hAnsi="Times New Roman" w:eastAsia="方正仿宋_GBK"/>
            <w:b w:val="0"/>
            <w:color w:val="000000"/>
            <w:sz w:val="23"/>
          </w:rPr>
          <w:delText>不同</w:delText>
        </w:r>
      </w:del>
      <w:r>
        <w:rPr>
          <w:rFonts w:ascii="Times New Roman" w:hAnsi="Times New Roman" w:eastAsia="方正仿宋_GBK"/>
          <w:b w:val="0"/>
          <w:color w:val="000000"/>
          <w:sz w:val="23"/>
        </w:rPr>
        <w:t>措施，区域容载比</w:t>
      </w:r>
      <w:ins w:id="540" w:author="xh" w:date="2026-10-12T12:52:21Z">
        <w:r>
          <w:rPr>
            <w:rFonts w:ascii="Times New Roman" w:hAnsi="Times New Roman" w:eastAsia="方正仿宋_GBK"/>
            <w:b w:val="0"/>
            <w:color w:val="000000"/>
            <w:sz w:val="23"/>
          </w:rPr>
          <w:t>由</w:t>
        </w:r>
      </w:ins>
      <w:del w:id="541" w:author="xh" w:date="2026-10-12T12:52:21Z">
        <w:r>
          <w:rPr>
            <w:rFonts w:ascii="Times New Roman" w:hAnsi="Times New Roman" w:eastAsia="方正仿宋_GBK"/>
            <w:b w:val="0"/>
            <w:color w:val="000000"/>
            <w:sz w:val="23"/>
          </w:rPr>
          <w:delText>是</w:delText>
        </w:r>
      </w:del>
      <w:r>
        <w:rPr>
          <w:rFonts w:ascii="Times New Roman" w:hAnsi="Times New Roman" w:eastAsia="方正仿宋_GBK"/>
          <w:b w:val="0"/>
          <w:color w:val="000000"/>
          <w:sz w:val="23"/>
        </w:rPr>
        <w:t>这些站级配置汇总</w:t>
      </w:r>
      <w:ins w:id="542" w:author="xh" w:date="2026-10-12T12:52:21Z">
        <w:r>
          <w:rPr>
            <w:rFonts w:ascii="Times New Roman" w:hAnsi="Times New Roman" w:eastAsia="方正仿宋_GBK"/>
            <w:b w:val="0"/>
            <w:color w:val="000000"/>
            <w:sz w:val="23"/>
          </w:rPr>
          <w:t>形成，</w:t>
        </w:r>
      </w:ins>
      <w:del w:id="543" w:author="xh" w:date="2026-10-12T12:52:21Z">
        <w:r>
          <w:rPr>
            <w:rFonts w:ascii="Times New Roman" w:hAnsi="Times New Roman" w:eastAsia="方正仿宋_GBK"/>
            <w:b w:val="0"/>
            <w:color w:val="000000"/>
            <w:sz w:val="23"/>
          </w:rPr>
          <w:delText>后的结果。</w:delText>
        </w:r>
      </w:del>
      <w:r>
        <w:rPr>
          <w:rFonts w:ascii="Times New Roman" w:hAnsi="Times New Roman" w:eastAsia="方正仿宋_GBK"/>
          <w:b w:val="0"/>
          <w:color w:val="000000"/>
          <w:sz w:val="23"/>
        </w:rPr>
        <w:t>设备费用与供电作用需结合完整方案判断。</w:t>
      </w:r>
    </w:p>
    <w:p w14:paraId="6256A95F">
      <w:pPr>
        <w:pStyle w:val="4"/>
        <w:keepNext/>
        <w:pageBreakBefore/>
        <w:widowControl/>
        <w:snapToGrid w:val="0"/>
        <w:spacing w:before="80" w:after="80" w:line="320" w:lineRule="exact"/>
        <w:ind w:left="0" w:leftChars="0" w:right="0" w:rightChars="0" w:firstLine="0" w:firstLineChars="0"/>
        <w:jc w:val="both"/>
      </w:pPr>
      <w:r>
        <w:rPr>
          <w:rFonts w:ascii="Times New Roman" w:hAnsi="Times New Roman" w:eastAsia="方正仿宋_GBK"/>
          <w:b/>
          <w:color w:val="000000"/>
          <w:sz w:val="23"/>
        </w:rPr>
        <w:t>3.4 邳州弹性方案的逐年建设</w:t>
      </w:r>
    </w:p>
    <w:p w14:paraId="708804D2">
      <w:pPr>
        <w:widowControl/>
        <w:snapToGrid w:val="0"/>
        <w:spacing w:before="0" w:after="100" w:line="320" w:lineRule="exact"/>
        <w:ind w:left="0" w:leftChars="0" w:right="0" w:rightChars="0" w:firstLine="460" w:firstLineChars="0"/>
        <w:jc w:val="both"/>
      </w:pPr>
      <w:del w:id="544" w:author="xh" w:date="2026-10-12T12:58:24Z">
        <w:r>
          <w:rPr>
            <w:rFonts w:ascii="Times New Roman" w:hAnsi="Times New Roman" w:eastAsia="方正仿宋_GBK"/>
            <w:b w:val="0"/>
            <w:color w:val="000000"/>
            <w:sz w:val="23"/>
          </w:rPr>
          <w:delText>表2、表3区分当年新购、新增工程与年末在役规模。</w:delText>
        </w:r>
      </w:del>
      <w:r>
        <w:rPr>
          <w:rFonts w:ascii="Times New Roman" w:hAnsi="Times New Roman" w:eastAsia="方正仿宋_GBK"/>
          <w:b w:val="0"/>
          <w:color w:val="000000"/>
          <w:sz w:val="23"/>
        </w:rPr>
        <w:t>新购主变容量包含更换</w:t>
      </w:r>
      <w:ins w:id="545" w:author="xh" w:date="2026-10-12T12:58:24Z">
        <w:r>
          <w:rPr>
            <w:rFonts w:ascii="Times New Roman" w:hAnsi="Times New Roman" w:eastAsia="方正仿宋_GBK"/>
            <w:b w:val="0"/>
            <w:color w:val="000000"/>
            <w:sz w:val="23"/>
          </w:rPr>
          <w:t>及</w:t>
        </w:r>
      </w:ins>
      <w:del w:id="546" w:author="xh" w:date="2026-10-12T12:58:24Z">
        <w:r>
          <w:rPr>
            <w:rFonts w:ascii="Times New Roman" w:hAnsi="Times New Roman" w:eastAsia="方正仿宋_GBK"/>
            <w:b w:val="0"/>
            <w:color w:val="000000"/>
            <w:sz w:val="23"/>
          </w:rPr>
          <w:delText>和</w:delText>
        </w:r>
      </w:del>
      <w:r>
        <w:rPr>
          <w:rFonts w:ascii="Times New Roman" w:hAnsi="Times New Roman" w:eastAsia="方正仿宋_GBK"/>
          <w:b w:val="0"/>
          <w:color w:val="000000"/>
          <w:sz w:val="23"/>
        </w:rPr>
        <w:t>扩建</w:t>
      </w:r>
      <w:ins w:id="547" w:author="xh" w:date="2026-10-12T12:58:24Z">
        <w:r>
          <w:rPr>
            <w:rFonts w:ascii="Times New Roman" w:hAnsi="Times New Roman" w:eastAsia="方正仿宋_GBK"/>
            <w:b w:val="0"/>
            <w:color w:val="000000"/>
            <w:sz w:val="23"/>
          </w:rPr>
          <w:t>所</w:t>
        </w:r>
      </w:ins>
      <w:r>
        <w:rPr>
          <w:rFonts w:ascii="Times New Roman" w:hAnsi="Times New Roman" w:eastAsia="方正仿宋_GBK"/>
          <w:b w:val="0"/>
          <w:color w:val="000000"/>
          <w:sz w:val="23"/>
        </w:rPr>
        <w:t>采购</w:t>
      </w:r>
      <w:ins w:id="548" w:author="xh" w:date="2026-10-12T12:58:24Z">
        <w:r>
          <w:rPr>
            <w:rFonts w:ascii="Times New Roman" w:hAnsi="Times New Roman" w:eastAsia="方正仿宋_GBK"/>
            <w:b w:val="0"/>
            <w:color w:val="000000"/>
            <w:sz w:val="23"/>
          </w:rPr>
          <w:t>设备的铭牌容量</w:t>
        </w:r>
      </w:ins>
      <w:r>
        <w:rPr>
          <w:rFonts w:ascii="Times New Roman" w:hAnsi="Times New Roman" w:eastAsia="方正仿宋_GBK"/>
          <w:b w:val="0"/>
          <w:color w:val="000000"/>
          <w:sz w:val="23"/>
        </w:rPr>
        <w:t>，净增容量</w:t>
      </w:r>
      <w:ins w:id="549" w:author="xh" w:date="2026-10-12T12:58:24Z">
        <w:r>
          <w:rPr>
            <w:rFonts w:ascii="Times New Roman" w:hAnsi="Times New Roman" w:eastAsia="方正仿宋_GBK"/>
            <w:b w:val="0"/>
            <w:color w:val="000000"/>
            <w:sz w:val="23"/>
          </w:rPr>
          <w:t>为新购容量</w:t>
        </w:r>
      </w:ins>
      <w:del w:id="550" w:author="xh" w:date="2026-10-12T12:58:24Z">
        <w:r>
          <w:rPr>
            <w:rFonts w:ascii="Times New Roman" w:hAnsi="Times New Roman" w:eastAsia="方正仿宋_GBK"/>
            <w:b w:val="0"/>
            <w:color w:val="000000"/>
            <w:sz w:val="23"/>
          </w:rPr>
          <w:delText>需</w:delText>
        </w:r>
      </w:del>
      <w:r>
        <w:rPr>
          <w:rFonts w:ascii="Times New Roman" w:hAnsi="Times New Roman" w:eastAsia="方正仿宋_GBK"/>
          <w:b w:val="0"/>
          <w:color w:val="000000"/>
          <w:sz w:val="23"/>
        </w:rPr>
        <w:t>扣除</w:t>
      </w:r>
      <w:ins w:id="551" w:author="xh" w:date="2026-10-12T12:58:24Z">
        <w:r>
          <w:rPr>
            <w:rFonts w:ascii="Times New Roman" w:hAnsi="Times New Roman" w:eastAsia="方正仿宋_GBK"/>
            <w:b w:val="0"/>
            <w:color w:val="000000"/>
            <w:sz w:val="23"/>
          </w:rPr>
          <w:t>同期</w:t>
        </w:r>
      </w:ins>
      <w:r>
        <w:rPr>
          <w:rFonts w:ascii="Times New Roman" w:hAnsi="Times New Roman" w:eastAsia="方正仿宋_GBK"/>
          <w:b w:val="0"/>
          <w:color w:val="000000"/>
          <w:sz w:val="23"/>
        </w:rPr>
        <w:t>被替换设备容量。</w:t>
      </w:r>
      <w:ins w:id="552" w:author="xh" w:date="2026-10-12T12:58:24Z">
        <w:r>
          <w:rPr>
            <w:rFonts w:ascii="Times New Roman" w:hAnsi="Times New Roman" w:eastAsia="方正仿宋_GBK"/>
            <w:b w:val="0"/>
            <w:color w:val="000000"/>
            <w:sz w:val="23"/>
          </w:rPr>
          <w:t>例如，邳州弹性方案2022年新购483.50 MVA、替换243.00 MVA，净增240.50 MVA。表2、表3中的联络和储能为当年新增，主变容量为年末在役规模。</w:t>
        </w:r>
      </w:ins>
    </w:p>
    <w:p w14:paraId="2BDCD877">
      <w:pPr>
        <w:keepNext/>
        <w:widowControl/>
        <w:snapToGrid w:val="0"/>
        <w:spacing w:before="0" w:after="100" w:line="320" w:lineRule="exact"/>
        <w:ind w:left="0" w:leftChars="0" w:right="0" w:rightChars="0" w:firstLine="0" w:firstLineChars="0"/>
        <w:jc w:val="center"/>
      </w:pPr>
      <w:r>
        <w:rPr>
          <w:rFonts w:ascii="Times New Roman" w:hAnsi="Times New Roman" w:eastAsia="方正仿宋_GBK"/>
          <w:b w:val="0"/>
          <w:color w:val="000000"/>
          <w:sz w:val="21"/>
        </w:rPr>
        <w:t>表2 邳州弹性方案</w:t>
      </w:r>
      <w:ins w:id="553" w:author="xh" w:date="2026-10-12T13:11:54Z">
        <w:r>
          <w:rPr>
            <w:rFonts w:ascii="Times New Roman" w:hAnsi="Times New Roman" w:eastAsia="方正仿宋_GBK"/>
            <w:b w:val="0"/>
            <w:color w:val="000000"/>
            <w:sz w:val="21"/>
          </w:rPr>
          <w:t>逐</w:t>
        </w:r>
      </w:ins>
      <w:r>
        <w:rPr>
          <w:rFonts w:ascii="Times New Roman" w:hAnsi="Times New Roman" w:eastAsia="方正仿宋_GBK"/>
          <w:b w:val="0"/>
          <w:color w:val="000000"/>
          <w:sz w:val="21"/>
        </w:rPr>
        <w:t>年</w:t>
      </w:r>
      <w:del w:id="554" w:author="xh" w:date="2026-10-12T13:11:54Z">
        <w:r>
          <w:rPr>
            <w:rFonts w:ascii="Times New Roman" w:hAnsi="Times New Roman" w:eastAsia="方正仿宋_GBK"/>
            <w:b w:val="0"/>
            <w:color w:val="000000"/>
            <w:sz w:val="21"/>
          </w:rPr>
          <w:delText>度</w:delText>
        </w:r>
      </w:del>
      <w:r>
        <w:rPr>
          <w:rFonts w:ascii="Times New Roman" w:hAnsi="Times New Roman" w:eastAsia="方正仿宋_GBK"/>
          <w:b w:val="0"/>
          <w:color w:val="000000"/>
          <w:sz w:val="21"/>
        </w:rPr>
        <w:t>措施</w:t>
      </w:r>
      <w:del w:id="555" w:author="xh" w:date="2026-10-12T13:11:54Z">
        <w:r>
          <w:rPr>
            <w:rFonts w:ascii="Times New Roman" w:hAnsi="Times New Roman" w:eastAsia="方正仿宋_GBK"/>
            <w:b w:val="0"/>
            <w:color w:val="000000"/>
            <w:sz w:val="21"/>
          </w:rPr>
          <w:delText>（据终稿表5-4、5-5）</w:delText>
        </w:r>
      </w:del>
    </w:p>
    <w:tbl>
      <w:tblPr>
        <w:tblStyle w:val="33"/>
        <w:tblW w:w="831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Change w:id="556" w:author="xh" w:date="2026-10-12T13:34:21Z">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PrChange>
      </w:tblPr>
      <w:tblGrid>
        <w:gridCol w:w="1385"/>
        <w:gridCol w:w="1385"/>
        <w:gridCol w:w="1385"/>
        <w:gridCol w:w="1385"/>
        <w:gridCol w:w="1385"/>
        <w:gridCol w:w="1385"/>
        <w:tblGridChange w:id="557">
          <w:tblGrid>
            <w:gridCol w:w="1606"/>
            <w:gridCol w:w="1606"/>
            <w:gridCol w:w="1606"/>
            <w:gridCol w:w="1606"/>
            <w:gridCol w:w="1606"/>
            <w:gridCol w:w="1606"/>
          </w:tblGrid>
        </w:tblGridChange>
      </w:tblGrid>
      <w:tr w14:paraId="0B0604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559" w:author="xh" w:date="2026-10-12T13:34:21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cantSplit/>
          <w:jc w:val="center"/>
          <w:del w:id="558" w:author="xh" w:date="2026-10-12T13:34:21Z"/>
          <w:trPrChange w:id="559" w:author="xh" w:date="2026-10-12T13:34:21Z">
            <w:trPr>
              <w:cantSplit/>
              <w:tblHeader/>
            </w:trPr>
          </w:trPrChange>
        </w:trPr>
        <w:tc>
          <w:tcPr>
            <w:tcW w:w="1606" w:type="dxa"/>
            <w:vAlign w:val="center"/>
            <w:tcPrChange w:id="560" w:author="xh" w:date="2026-10-12T13:34:21Z"/>
          </w:tcPr>
          <w:p w14:paraId="2E35A4EF">
            <w:pPr>
              <w:snapToGrid w:val="0"/>
              <w:spacing w:before="60" w:after="60" w:line="252" w:lineRule="auto"/>
              <w:ind w:left="0" w:leftChars="0" w:right="0" w:rightChars="0" w:firstLine="0" w:firstLineChars="0"/>
              <w:jc w:val="center"/>
              <w:rPr>
                <w:del w:id="561" w:author="xh" w:date="2026-10-12T13:34:21Z"/>
              </w:rPr>
            </w:pPr>
            <w:del w:id="562" w:author="xh" w:date="2026-10-12T13:34:21Z">
              <w:r>
                <w:rPr>
                  <w:rFonts w:ascii="Times New Roman" w:hAnsi="Times New Roman" w:eastAsia="方正仿宋_GBK"/>
                  <w:b/>
                  <w:sz w:val="21"/>
                </w:rPr>
                <w:delText>年份</w:delText>
              </w:r>
            </w:del>
          </w:p>
        </w:tc>
        <w:tc>
          <w:tcPr>
            <w:tcW w:w="1606" w:type="dxa"/>
            <w:vAlign w:val="center"/>
            <w:tcPrChange w:id="563" w:author="xh" w:date="2026-10-12T13:34:21Z"/>
          </w:tcPr>
          <w:p w14:paraId="0BE9AF94">
            <w:pPr>
              <w:snapToGrid w:val="0"/>
              <w:spacing w:before="60" w:after="60" w:line="252" w:lineRule="auto"/>
              <w:ind w:left="0" w:leftChars="0" w:right="0" w:rightChars="0" w:firstLine="0" w:firstLineChars="0"/>
              <w:jc w:val="center"/>
              <w:rPr>
                <w:del w:id="564" w:author="xh" w:date="2026-10-12T13:34:21Z"/>
              </w:rPr>
            </w:pPr>
            <w:del w:id="565" w:author="xh" w:date="2026-10-12T13:34:21Z">
              <w:r>
                <w:rPr>
                  <w:rFonts w:ascii="Times New Roman" w:hAnsi="Times New Roman" w:eastAsia="方正仿宋_GBK"/>
                  <w:b/>
                  <w:sz w:val="21"/>
                </w:rPr>
                <w:delText>当年新购主变</w:delText>
              </w:r>
            </w:del>
            <w:del w:id="566" w:author="xh" w:date="2026-10-12T13:34:21Z">
              <w:r>
                <w:rPr>
                  <w:rFonts w:ascii="Times New Roman" w:hAnsi="Times New Roman" w:eastAsia="方正仿宋_GBK"/>
                  <w:b/>
                  <w:sz w:val="21"/>
                </w:rPr>
                <w:br w:type="textWrapping"/>
              </w:r>
            </w:del>
            <w:del w:id="567" w:author="xh" w:date="2026-10-12T13:34:21Z">
              <w:r>
                <w:rPr>
                  <w:rFonts w:ascii="Times New Roman" w:hAnsi="Times New Roman" w:eastAsia="方正仿宋_GBK"/>
                  <w:b/>
                  <w:sz w:val="21"/>
                </w:rPr>
                <w:delText>MVA</w:delText>
              </w:r>
            </w:del>
          </w:p>
        </w:tc>
        <w:tc>
          <w:tcPr>
            <w:tcW w:w="1606" w:type="dxa"/>
            <w:vAlign w:val="center"/>
            <w:tcPrChange w:id="568" w:author="xh" w:date="2026-10-12T13:34:21Z"/>
          </w:tcPr>
          <w:p w14:paraId="4482983B">
            <w:pPr>
              <w:snapToGrid w:val="0"/>
              <w:spacing w:before="60" w:after="60" w:line="252" w:lineRule="auto"/>
              <w:ind w:left="0" w:leftChars="0" w:right="0" w:rightChars="0" w:firstLine="0" w:firstLineChars="0"/>
              <w:jc w:val="center"/>
              <w:rPr>
                <w:del w:id="569" w:author="xh" w:date="2026-10-12T13:34:21Z"/>
              </w:rPr>
            </w:pPr>
            <w:del w:id="570" w:author="xh" w:date="2026-10-12T13:34:21Z">
              <w:r>
                <w:rPr>
                  <w:rFonts w:ascii="Times New Roman" w:hAnsi="Times New Roman" w:eastAsia="方正仿宋_GBK"/>
                  <w:b/>
                  <w:sz w:val="21"/>
                </w:rPr>
                <w:delText>当年新增联络</w:delText>
              </w:r>
            </w:del>
            <w:del w:id="571" w:author="xh" w:date="2026-10-12T13:34:21Z">
              <w:r>
                <w:rPr>
                  <w:rFonts w:ascii="Times New Roman" w:hAnsi="Times New Roman" w:eastAsia="方正仿宋_GBK"/>
                  <w:b/>
                  <w:sz w:val="21"/>
                </w:rPr>
                <w:br w:type="textWrapping"/>
              </w:r>
            </w:del>
            <w:del w:id="572" w:author="xh" w:date="2026-10-12T13:34:21Z">
              <w:r>
                <w:rPr>
                  <w:rFonts w:ascii="Times New Roman" w:hAnsi="Times New Roman" w:eastAsia="方正仿宋_GBK"/>
                  <w:b/>
                  <w:sz w:val="21"/>
                </w:rPr>
                <w:delText>条</w:delText>
              </w:r>
            </w:del>
          </w:p>
        </w:tc>
        <w:tc>
          <w:tcPr>
            <w:tcW w:w="1606" w:type="dxa"/>
            <w:vAlign w:val="center"/>
            <w:tcPrChange w:id="573" w:author="xh" w:date="2026-10-12T13:34:21Z"/>
          </w:tcPr>
          <w:p w14:paraId="2AB7B836">
            <w:pPr>
              <w:snapToGrid w:val="0"/>
              <w:spacing w:before="60" w:after="60" w:line="252" w:lineRule="auto"/>
              <w:ind w:left="0" w:leftChars="0" w:right="0" w:rightChars="0" w:firstLine="0" w:firstLineChars="0"/>
              <w:jc w:val="center"/>
              <w:rPr>
                <w:del w:id="574" w:author="xh" w:date="2026-10-12T13:34:21Z"/>
              </w:rPr>
            </w:pPr>
            <w:del w:id="575" w:author="xh" w:date="2026-10-12T13:34:21Z">
              <w:r>
                <w:rPr>
                  <w:rFonts w:ascii="Times New Roman" w:hAnsi="Times New Roman" w:eastAsia="方正仿宋_GBK"/>
                  <w:b/>
                  <w:sz w:val="21"/>
                </w:rPr>
                <w:delText>当年新增储能</w:delText>
              </w:r>
            </w:del>
            <w:del w:id="576" w:author="xh" w:date="2026-10-12T13:34:21Z">
              <w:r>
                <w:rPr>
                  <w:rFonts w:ascii="Times New Roman" w:hAnsi="Times New Roman" w:eastAsia="方正仿宋_GBK"/>
                  <w:b/>
                  <w:sz w:val="21"/>
                </w:rPr>
                <w:br w:type="textWrapping"/>
              </w:r>
            </w:del>
            <w:del w:id="577" w:author="xh" w:date="2026-10-12T13:34:21Z">
              <w:r>
                <w:rPr>
                  <w:rFonts w:ascii="Times New Roman" w:hAnsi="Times New Roman" w:eastAsia="方正仿宋_GBK"/>
                  <w:b/>
                  <w:sz w:val="21"/>
                </w:rPr>
                <w:delText>MW</w:delText>
              </w:r>
            </w:del>
          </w:p>
        </w:tc>
        <w:tc>
          <w:tcPr>
            <w:tcW w:w="1606" w:type="dxa"/>
            <w:vAlign w:val="center"/>
            <w:tcPrChange w:id="578" w:author="xh" w:date="2026-10-12T13:34:21Z"/>
          </w:tcPr>
          <w:p w14:paraId="49EEE15E">
            <w:pPr>
              <w:snapToGrid w:val="0"/>
              <w:spacing w:before="60" w:after="60" w:line="252" w:lineRule="auto"/>
              <w:ind w:left="0" w:leftChars="0" w:right="0" w:rightChars="0" w:firstLine="0" w:firstLineChars="0"/>
              <w:jc w:val="center"/>
              <w:rPr>
                <w:del w:id="579" w:author="xh" w:date="2026-10-12T13:34:21Z"/>
              </w:rPr>
            </w:pPr>
            <w:del w:id="580" w:author="xh" w:date="2026-10-12T13:34:21Z">
              <w:r>
                <w:rPr>
                  <w:rFonts w:ascii="Times New Roman" w:hAnsi="Times New Roman" w:eastAsia="方正仿宋_GBK"/>
                  <w:b/>
                  <w:sz w:val="21"/>
                </w:rPr>
                <w:delText>年末主变容量</w:delText>
              </w:r>
            </w:del>
            <w:del w:id="581" w:author="xh" w:date="2026-10-12T13:34:21Z">
              <w:r>
                <w:rPr>
                  <w:rFonts w:ascii="Times New Roman" w:hAnsi="Times New Roman" w:eastAsia="方正仿宋_GBK"/>
                  <w:b/>
                  <w:sz w:val="21"/>
                </w:rPr>
                <w:br w:type="textWrapping"/>
              </w:r>
            </w:del>
            <w:del w:id="582" w:author="xh" w:date="2026-10-12T13:34:21Z">
              <w:r>
                <w:rPr>
                  <w:rFonts w:ascii="Times New Roman" w:hAnsi="Times New Roman" w:eastAsia="方正仿宋_GBK"/>
                  <w:b/>
                  <w:sz w:val="21"/>
                </w:rPr>
                <w:delText>MVA</w:delText>
              </w:r>
            </w:del>
          </w:p>
        </w:tc>
        <w:tc>
          <w:tcPr>
            <w:tcW w:w="1606" w:type="dxa"/>
            <w:vAlign w:val="center"/>
            <w:tcPrChange w:id="583" w:author="xh" w:date="2026-10-12T13:34:21Z"/>
          </w:tcPr>
          <w:p w14:paraId="58D8B691">
            <w:pPr>
              <w:snapToGrid w:val="0"/>
              <w:spacing w:before="60" w:after="60" w:line="252" w:lineRule="auto"/>
              <w:ind w:left="0" w:leftChars="0" w:right="0" w:rightChars="0" w:firstLine="0" w:firstLineChars="0"/>
              <w:jc w:val="center"/>
              <w:rPr>
                <w:del w:id="584" w:author="xh" w:date="2026-10-12T13:34:21Z"/>
              </w:rPr>
            </w:pPr>
            <w:del w:id="585" w:author="xh" w:date="2026-10-12T13:34:21Z">
              <w:r>
                <w:rPr>
                  <w:rFonts w:ascii="Times New Roman" w:hAnsi="Times New Roman" w:eastAsia="方正仿宋_GBK"/>
                  <w:b/>
                  <w:sz w:val="21"/>
                </w:rPr>
                <w:delText>年末容载比</w:delText>
              </w:r>
            </w:del>
          </w:p>
        </w:tc>
      </w:tr>
      <w:tr w14:paraId="185ECB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del w:id="586" w:author="xh" w:date="2026-10-12T13:34:21Z"/>
        </w:trPr>
        <w:tc>
          <w:tcPr>
            <w:tcW w:w="1606" w:type="dxa"/>
            <w:vAlign w:val="center"/>
          </w:tcPr>
          <w:p w14:paraId="3656E519">
            <w:pPr>
              <w:snapToGrid w:val="0"/>
              <w:spacing w:before="60" w:after="60" w:line="252" w:lineRule="auto"/>
              <w:ind w:left="0" w:leftChars="0" w:right="0" w:rightChars="0" w:firstLine="0" w:firstLineChars="0"/>
              <w:jc w:val="center"/>
              <w:rPr>
                <w:del w:id="587" w:author="xh" w:date="2026-10-12T13:34:21Z"/>
              </w:rPr>
            </w:pPr>
            <w:del w:id="588" w:author="xh" w:date="2026-10-12T13:34:21Z">
              <w:r>
                <w:rPr>
                  <w:rFonts w:ascii="Times New Roman" w:hAnsi="Times New Roman" w:eastAsia="方正仿宋_GBK"/>
                  <w:b w:val="0"/>
                  <w:sz w:val="21"/>
                </w:rPr>
                <w:delText>2022</w:delText>
              </w:r>
            </w:del>
          </w:p>
        </w:tc>
        <w:tc>
          <w:tcPr>
            <w:tcW w:w="1606" w:type="dxa"/>
            <w:vAlign w:val="center"/>
          </w:tcPr>
          <w:p w14:paraId="1330400D">
            <w:pPr>
              <w:snapToGrid w:val="0"/>
              <w:spacing w:before="60" w:after="60" w:line="252" w:lineRule="auto"/>
              <w:ind w:left="0" w:leftChars="0" w:right="0" w:rightChars="0" w:firstLine="0" w:firstLineChars="0"/>
              <w:jc w:val="center"/>
              <w:rPr>
                <w:del w:id="589" w:author="xh" w:date="2026-10-12T13:34:21Z"/>
              </w:rPr>
            </w:pPr>
            <w:del w:id="590" w:author="xh" w:date="2026-10-12T13:34:21Z">
              <w:r>
                <w:rPr>
                  <w:rFonts w:ascii="Times New Roman" w:hAnsi="Times New Roman" w:eastAsia="方正仿宋_GBK"/>
                  <w:b w:val="0"/>
                  <w:sz w:val="21"/>
                </w:rPr>
                <w:delText>855.00</w:delText>
              </w:r>
            </w:del>
          </w:p>
        </w:tc>
        <w:tc>
          <w:tcPr>
            <w:tcW w:w="1606" w:type="dxa"/>
            <w:vAlign w:val="center"/>
          </w:tcPr>
          <w:p w14:paraId="69E6C3D2">
            <w:pPr>
              <w:snapToGrid w:val="0"/>
              <w:spacing w:before="60" w:after="60" w:line="252" w:lineRule="auto"/>
              <w:ind w:left="0" w:leftChars="0" w:right="0" w:rightChars="0" w:firstLine="0" w:firstLineChars="0"/>
              <w:jc w:val="center"/>
              <w:rPr>
                <w:del w:id="591" w:author="xh" w:date="2026-10-12T13:34:21Z"/>
              </w:rPr>
            </w:pPr>
            <w:del w:id="592" w:author="xh" w:date="2026-10-12T13:34:21Z">
              <w:r>
                <w:rPr>
                  <w:rFonts w:ascii="Times New Roman" w:hAnsi="Times New Roman" w:eastAsia="方正仿宋_GBK"/>
                  <w:b w:val="0"/>
                  <w:sz w:val="21"/>
                </w:rPr>
                <w:delText>21</w:delText>
              </w:r>
            </w:del>
          </w:p>
        </w:tc>
        <w:tc>
          <w:tcPr>
            <w:tcW w:w="1606" w:type="dxa"/>
            <w:vAlign w:val="center"/>
          </w:tcPr>
          <w:p w14:paraId="651BD423">
            <w:pPr>
              <w:snapToGrid w:val="0"/>
              <w:spacing w:before="60" w:after="60" w:line="252" w:lineRule="auto"/>
              <w:ind w:left="0" w:leftChars="0" w:right="0" w:rightChars="0" w:firstLine="0" w:firstLineChars="0"/>
              <w:jc w:val="center"/>
              <w:rPr>
                <w:del w:id="593" w:author="xh" w:date="2026-10-12T13:34:21Z"/>
              </w:rPr>
            </w:pPr>
            <w:del w:id="594" w:author="xh" w:date="2026-10-12T13:34:21Z">
              <w:r>
                <w:rPr>
                  <w:rFonts w:ascii="Times New Roman" w:hAnsi="Times New Roman" w:eastAsia="方正仿宋_GBK"/>
                  <w:b w:val="0"/>
                  <w:sz w:val="21"/>
                </w:rPr>
                <w:delText>0.00</w:delText>
              </w:r>
            </w:del>
          </w:p>
        </w:tc>
        <w:tc>
          <w:tcPr>
            <w:tcW w:w="1606" w:type="dxa"/>
            <w:vAlign w:val="center"/>
          </w:tcPr>
          <w:p w14:paraId="2FB56810">
            <w:pPr>
              <w:snapToGrid w:val="0"/>
              <w:spacing w:before="60" w:after="60" w:line="252" w:lineRule="auto"/>
              <w:ind w:left="0" w:leftChars="0" w:right="0" w:rightChars="0" w:firstLine="0" w:firstLineChars="0"/>
              <w:jc w:val="center"/>
              <w:rPr>
                <w:del w:id="595" w:author="xh" w:date="2026-10-12T13:34:21Z"/>
              </w:rPr>
            </w:pPr>
            <w:del w:id="596" w:author="xh" w:date="2026-10-12T13:34:21Z">
              <w:r>
                <w:rPr>
                  <w:rFonts w:ascii="Times New Roman" w:hAnsi="Times New Roman" w:eastAsia="方正仿宋_GBK"/>
                  <w:b w:val="0"/>
                  <w:sz w:val="21"/>
                </w:rPr>
                <w:delText>1932.50</w:delText>
              </w:r>
            </w:del>
          </w:p>
        </w:tc>
        <w:tc>
          <w:tcPr>
            <w:tcW w:w="1606" w:type="dxa"/>
            <w:vAlign w:val="center"/>
          </w:tcPr>
          <w:p w14:paraId="1EE1F6F9">
            <w:pPr>
              <w:snapToGrid w:val="0"/>
              <w:spacing w:before="60" w:after="60" w:line="252" w:lineRule="auto"/>
              <w:ind w:left="0" w:leftChars="0" w:right="0" w:rightChars="0" w:firstLine="0" w:firstLineChars="0"/>
              <w:jc w:val="center"/>
              <w:rPr>
                <w:del w:id="597" w:author="xh" w:date="2026-10-12T13:34:21Z"/>
              </w:rPr>
            </w:pPr>
            <w:del w:id="598" w:author="xh" w:date="2026-10-12T13:34:21Z">
              <w:r>
                <w:rPr>
                  <w:rFonts w:ascii="Times New Roman" w:hAnsi="Times New Roman" w:eastAsia="方正仿宋_GBK"/>
                  <w:b w:val="0"/>
                  <w:sz w:val="21"/>
                </w:rPr>
                <w:delText>2.34</w:delText>
              </w:r>
            </w:del>
          </w:p>
        </w:tc>
      </w:tr>
      <w:tr w14:paraId="4369A4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del w:id="599" w:author="xh" w:date="2026-10-12T13:34:21Z"/>
        </w:trPr>
        <w:tc>
          <w:tcPr>
            <w:tcW w:w="1606" w:type="dxa"/>
            <w:vAlign w:val="center"/>
          </w:tcPr>
          <w:p w14:paraId="0C4CF096">
            <w:pPr>
              <w:snapToGrid w:val="0"/>
              <w:spacing w:before="60" w:after="60" w:line="252" w:lineRule="auto"/>
              <w:ind w:left="0" w:leftChars="0" w:right="0" w:rightChars="0" w:firstLine="0" w:firstLineChars="0"/>
              <w:jc w:val="center"/>
              <w:rPr>
                <w:del w:id="600" w:author="xh" w:date="2026-10-12T13:34:21Z"/>
              </w:rPr>
            </w:pPr>
            <w:del w:id="601" w:author="xh" w:date="2026-10-12T13:34:21Z">
              <w:r>
                <w:rPr>
                  <w:rFonts w:ascii="Times New Roman" w:hAnsi="Times New Roman" w:eastAsia="方正仿宋_GBK"/>
                  <w:b w:val="0"/>
                  <w:sz w:val="21"/>
                </w:rPr>
                <w:delText>2023</w:delText>
              </w:r>
            </w:del>
          </w:p>
        </w:tc>
        <w:tc>
          <w:tcPr>
            <w:tcW w:w="1606" w:type="dxa"/>
            <w:vAlign w:val="center"/>
          </w:tcPr>
          <w:p w14:paraId="628A6041">
            <w:pPr>
              <w:snapToGrid w:val="0"/>
              <w:spacing w:before="60" w:after="60" w:line="252" w:lineRule="auto"/>
              <w:ind w:left="0" w:leftChars="0" w:right="0" w:rightChars="0" w:firstLine="0" w:firstLineChars="0"/>
              <w:jc w:val="center"/>
              <w:rPr>
                <w:del w:id="602" w:author="xh" w:date="2026-10-12T13:34:21Z"/>
              </w:rPr>
            </w:pPr>
            <w:del w:id="603" w:author="xh" w:date="2026-10-12T13:34:21Z">
              <w:r>
                <w:rPr>
                  <w:rFonts w:ascii="Times New Roman" w:hAnsi="Times New Roman" w:eastAsia="方正仿宋_GBK"/>
                  <w:b w:val="0"/>
                  <w:sz w:val="21"/>
                </w:rPr>
                <w:delText>0.00</w:delText>
              </w:r>
            </w:del>
          </w:p>
        </w:tc>
        <w:tc>
          <w:tcPr>
            <w:tcW w:w="1606" w:type="dxa"/>
            <w:vAlign w:val="center"/>
          </w:tcPr>
          <w:p w14:paraId="73A70122">
            <w:pPr>
              <w:snapToGrid w:val="0"/>
              <w:spacing w:before="60" w:after="60" w:line="252" w:lineRule="auto"/>
              <w:ind w:left="0" w:leftChars="0" w:right="0" w:rightChars="0" w:firstLine="0" w:firstLineChars="0"/>
              <w:jc w:val="center"/>
              <w:rPr>
                <w:del w:id="604" w:author="xh" w:date="2026-10-12T13:34:21Z"/>
              </w:rPr>
            </w:pPr>
            <w:del w:id="605" w:author="xh" w:date="2026-10-12T13:34:21Z">
              <w:r>
                <w:rPr>
                  <w:rFonts w:ascii="Times New Roman" w:hAnsi="Times New Roman" w:eastAsia="方正仿宋_GBK"/>
                  <w:b w:val="0"/>
                  <w:sz w:val="21"/>
                </w:rPr>
                <w:delText>1</w:delText>
              </w:r>
            </w:del>
          </w:p>
        </w:tc>
        <w:tc>
          <w:tcPr>
            <w:tcW w:w="1606" w:type="dxa"/>
            <w:vAlign w:val="center"/>
          </w:tcPr>
          <w:p w14:paraId="101D0ADA">
            <w:pPr>
              <w:snapToGrid w:val="0"/>
              <w:spacing w:before="60" w:after="60" w:line="252" w:lineRule="auto"/>
              <w:ind w:left="0" w:leftChars="0" w:right="0" w:rightChars="0" w:firstLine="0" w:firstLineChars="0"/>
              <w:jc w:val="center"/>
              <w:rPr>
                <w:del w:id="606" w:author="xh" w:date="2026-10-12T13:34:21Z"/>
              </w:rPr>
            </w:pPr>
            <w:del w:id="607" w:author="xh" w:date="2026-10-12T13:34:21Z">
              <w:r>
                <w:rPr>
                  <w:rFonts w:ascii="Times New Roman" w:hAnsi="Times New Roman" w:eastAsia="方正仿宋_GBK"/>
                  <w:b w:val="0"/>
                  <w:sz w:val="21"/>
                </w:rPr>
                <w:delText>0.00</w:delText>
              </w:r>
            </w:del>
          </w:p>
        </w:tc>
        <w:tc>
          <w:tcPr>
            <w:tcW w:w="1606" w:type="dxa"/>
            <w:vAlign w:val="center"/>
          </w:tcPr>
          <w:p w14:paraId="695DD29F">
            <w:pPr>
              <w:snapToGrid w:val="0"/>
              <w:spacing w:before="60" w:after="60" w:line="252" w:lineRule="auto"/>
              <w:ind w:left="0" w:leftChars="0" w:right="0" w:rightChars="0" w:firstLine="0" w:firstLineChars="0"/>
              <w:jc w:val="center"/>
              <w:rPr>
                <w:del w:id="608" w:author="xh" w:date="2026-10-12T13:34:21Z"/>
              </w:rPr>
            </w:pPr>
            <w:del w:id="609" w:author="xh" w:date="2026-10-12T13:34:21Z">
              <w:r>
                <w:rPr>
                  <w:rFonts w:ascii="Times New Roman" w:hAnsi="Times New Roman" w:eastAsia="方正仿宋_GBK"/>
                  <w:b w:val="0"/>
                  <w:sz w:val="21"/>
                </w:rPr>
                <w:delText>1932.50</w:delText>
              </w:r>
            </w:del>
          </w:p>
        </w:tc>
        <w:tc>
          <w:tcPr>
            <w:tcW w:w="1606" w:type="dxa"/>
            <w:vAlign w:val="center"/>
          </w:tcPr>
          <w:p w14:paraId="203CE515">
            <w:pPr>
              <w:snapToGrid w:val="0"/>
              <w:spacing w:before="60" w:after="60" w:line="252" w:lineRule="auto"/>
              <w:ind w:left="0" w:leftChars="0" w:right="0" w:rightChars="0" w:firstLine="0" w:firstLineChars="0"/>
              <w:jc w:val="center"/>
              <w:rPr>
                <w:del w:id="610" w:author="xh" w:date="2026-10-12T13:34:21Z"/>
              </w:rPr>
            </w:pPr>
            <w:del w:id="611" w:author="xh" w:date="2026-10-12T13:34:21Z">
              <w:r>
                <w:rPr>
                  <w:rFonts w:ascii="Times New Roman" w:hAnsi="Times New Roman" w:eastAsia="方正仿宋_GBK"/>
                  <w:b w:val="0"/>
                  <w:sz w:val="21"/>
                </w:rPr>
                <w:delText>2.54</w:delText>
              </w:r>
            </w:del>
          </w:p>
        </w:tc>
      </w:tr>
      <w:tr w14:paraId="5954B5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del w:id="612" w:author="xh" w:date="2026-10-12T13:34:21Z"/>
        </w:trPr>
        <w:tc>
          <w:tcPr>
            <w:tcW w:w="1606" w:type="dxa"/>
            <w:vAlign w:val="center"/>
          </w:tcPr>
          <w:p w14:paraId="2E3AAF97">
            <w:pPr>
              <w:snapToGrid w:val="0"/>
              <w:spacing w:before="60" w:after="60" w:line="252" w:lineRule="auto"/>
              <w:ind w:left="0" w:leftChars="0" w:right="0" w:rightChars="0" w:firstLine="0" w:firstLineChars="0"/>
              <w:jc w:val="center"/>
              <w:rPr>
                <w:del w:id="613" w:author="xh" w:date="2026-10-12T13:34:21Z"/>
              </w:rPr>
            </w:pPr>
            <w:del w:id="614" w:author="xh" w:date="2026-10-12T13:34:21Z">
              <w:r>
                <w:rPr>
                  <w:rFonts w:ascii="Times New Roman" w:hAnsi="Times New Roman" w:eastAsia="方正仿宋_GBK"/>
                  <w:b w:val="0"/>
                  <w:sz w:val="21"/>
                </w:rPr>
                <w:delText>2024</w:delText>
              </w:r>
            </w:del>
          </w:p>
        </w:tc>
        <w:tc>
          <w:tcPr>
            <w:tcW w:w="1606" w:type="dxa"/>
            <w:vAlign w:val="center"/>
          </w:tcPr>
          <w:p w14:paraId="43E1C52E">
            <w:pPr>
              <w:snapToGrid w:val="0"/>
              <w:spacing w:before="60" w:after="60" w:line="252" w:lineRule="auto"/>
              <w:ind w:left="0" w:leftChars="0" w:right="0" w:rightChars="0" w:firstLine="0" w:firstLineChars="0"/>
              <w:jc w:val="center"/>
              <w:rPr>
                <w:del w:id="615" w:author="xh" w:date="2026-10-12T13:34:21Z"/>
              </w:rPr>
            </w:pPr>
            <w:del w:id="616" w:author="xh" w:date="2026-10-12T13:34:21Z">
              <w:r>
                <w:rPr>
                  <w:rFonts w:ascii="Times New Roman" w:hAnsi="Times New Roman" w:eastAsia="方正仿宋_GBK"/>
                  <w:b w:val="0"/>
                  <w:sz w:val="21"/>
                </w:rPr>
                <w:delText>0.00</w:delText>
              </w:r>
            </w:del>
          </w:p>
        </w:tc>
        <w:tc>
          <w:tcPr>
            <w:tcW w:w="1606" w:type="dxa"/>
            <w:vAlign w:val="center"/>
          </w:tcPr>
          <w:p w14:paraId="2B12B8B7">
            <w:pPr>
              <w:snapToGrid w:val="0"/>
              <w:spacing w:before="60" w:after="60" w:line="252" w:lineRule="auto"/>
              <w:ind w:left="0" w:leftChars="0" w:right="0" w:rightChars="0" w:firstLine="0" w:firstLineChars="0"/>
              <w:jc w:val="center"/>
              <w:rPr>
                <w:del w:id="617" w:author="xh" w:date="2026-10-12T13:34:21Z"/>
              </w:rPr>
            </w:pPr>
            <w:del w:id="618" w:author="xh" w:date="2026-10-12T13:34:21Z">
              <w:r>
                <w:rPr>
                  <w:rFonts w:ascii="Times New Roman" w:hAnsi="Times New Roman" w:eastAsia="方正仿宋_GBK"/>
                  <w:b w:val="0"/>
                  <w:sz w:val="21"/>
                </w:rPr>
                <w:delText>2</w:delText>
              </w:r>
            </w:del>
          </w:p>
        </w:tc>
        <w:tc>
          <w:tcPr>
            <w:tcW w:w="1606" w:type="dxa"/>
            <w:vAlign w:val="center"/>
          </w:tcPr>
          <w:p w14:paraId="7BF29F0E">
            <w:pPr>
              <w:snapToGrid w:val="0"/>
              <w:spacing w:before="60" w:after="60" w:line="252" w:lineRule="auto"/>
              <w:ind w:left="0" w:leftChars="0" w:right="0" w:rightChars="0" w:firstLine="0" w:firstLineChars="0"/>
              <w:jc w:val="center"/>
              <w:rPr>
                <w:del w:id="619" w:author="xh" w:date="2026-10-12T13:34:21Z"/>
              </w:rPr>
            </w:pPr>
            <w:del w:id="620" w:author="xh" w:date="2026-10-12T13:34:21Z">
              <w:r>
                <w:rPr>
                  <w:rFonts w:ascii="Times New Roman" w:hAnsi="Times New Roman" w:eastAsia="方正仿宋_GBK"/>
                  <w:b w:val="0"/>
                  <w:sz w:val="21"/>
                </w:rPr>
                <w:delText>0.00</w:delText>
              </w:r>
            </w:del>
          </w:p>
        </w:tc>
        <w:tc>
          <w:tcPr>
            <w:tcW w:w="1606" w:type="dxa"/>
            <w:vAlign w:val="center"/>
          </w:tcPr>
          <w:p w14:paraId="7976419A">
            <w:pPr>
              <w:snapToGrid w:val="0"/>
              <w:spacing w:before="60" w:after="60" w:line="252" w:lineRule="auto"/>
              <w:ind w:left="0" w:leftChars="0" w:right="0" w:rightChars="0" w:firstLine="0" w:firstLineChars="0"/>
              <w:jc w:val="center"/>
              <w:rPr>
                <w:del w:id="621" w:author="xh" w:date="2026-10-12T13:34:21Z"/>
              </w:rPr>
            </w:pPr>
            <w:del w:id="622" w:author="xh" w:date="2026-10-12T13:34:21Z">
              <w:r>
                <w:rPr>
                  <w:rFonts w:ascii="Times New Roman" w:hAnsi="Times New Roman" w:eastAsia="方正仿宋_GBK"/>
                  <w:b w:val="0"/>
                  <w:sz w:val="21"/>
                </w:rPr>
                <w:delText>1932.50</w:delText>
              </w:r>
            </w:del>
          </w:p>
        </w:tc>
        <w:tc>
          <w:tcPr>
            <w:tcW w:w="1606" w:type="dxa"/>
            <w:vAlign w:val="center"/>
          </w:tcPr>
          <w:p w14:paraId="1DE14D9A">
            <w:pPr>
              <w:snapToGrid w:val="0"/>
              <w:spacing w:before="60" w:after="60" w:line="252" w:lineRule="auto"/>
              <w:ind w:left="0" w:leftChars="0" w:right="0" w:rightChars="0" w:firstLine="0" w:firstLineChars="0"/>
              <w:jc w:val="center"/>
              <w:rPr>
                <w:del w:id="623" w:author="xh" w:date="2026-10-12T13:34:21Z"/>
              </w:rPr>
            </w:pPr>
            <w:del w:id="624" w:author="xh" w:date="2026-10-12T13:34:21Z">
              <w:r>
                <w:rPr>
                  <w:rFonts w:ascii="Times New Roman" w:hAnsi="Times New Roman" w:eastAsia="方正仿宋_GBK"/>
                  <w:b w:val="0"/>
                  <w:sz w:val="21"/>
                </w:rPr>
                <w:delText>2.24</w:delText>
              </w:r>
            </w:del>
          </w:p>
        </w:tc>
      </w:tr>
      <w:tr w14:paraId="1E1360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del w:id="625" w:author="xh" w:date="2026-10-12T13:34:21Z"/>
        </w:trPr>
        <w:tc>
          <w:tcPr>
            <w:tcW w:w="1606" w:type="dxa"/>
            <w:vAlign w:val="center"/>
          </w:tcPr>
          <w:p w14:paraId="205B4731">
            <w:pPr>
              <w:snapToGrid w:val="0"/>
              <w:spacing w:before="60" w:after="60" w:line="252" w:lineRule="auto"/>
              <w:ind w:left="0" w:leftChars="0" w:right="0" w:rightChars="0" w:firstLine="0" w:firstLineChars="0"/>
              <w:jc w:val="center"/>
              <w:rPr>
                <w:del w:id="626" w:author="xh" w:date="2026-10-12T13:34:21Z"/>
              </w:rPr>
            </w:pPr>
            <w:del w:id="627" w:author="xh" w:date="2026-10-12T13:34:21Z">
              <w:r>
                <w:rPr>
                  <w:rFonts w:ascii="Times New Roman" w:hAnsi="Times New Roman" w:eastAsia="方正仿宋_GBK"/>
                  <w:b w:val="0"/>
                  <w:sz w:val="21"/>
                </w:rPr>
                <w:delText>2025</w:delText>
              </w:r>
            </w:del>
          </w:p>
        </w:tc>
        <w:tc>
          <w:tcPr>
            <w:tcW w:w="1606" w:type="dxa"/>
            <w:vAlign w:val="center"/>
          </w:tcPr>
          <w:p w14:paraId="2E9E58D9">
            <w:pPr>
              <w:snapToGrid w:val="0"/>
              <w:spacing w:before="60" w:after="60" w:line="252" w:lineRule="auto"/>
              <w:ind w:left="0" w:leftChars="0" w:right="0" w:rightChars="0" w:firstLine="0" w:firstLineChars="0"/>
              <w:jc w:val="center"/>
              <w:rPr>
                <w:del w:id="628" w:author="xh" w:date="2026-10-12T13:34:21Z"/>
              </w:rPr>
            </w:pPr>
            <w:del w:id="629" w:author="xh" w:date="2026-10-12T13:34:21Z">
              <w:r>
                <w:rPr>
                  <w:rFonts w:ascii="Times New Roman" w:hAnsi="Times New Roman" w:eastAsia="方正仿宋_GBK"/>
                  <w:b w:val="0"/>
                  <w:sz w:val="21"/>
                </w:rPr>
                <w:delText>63.00</w:delText>
              </w:r>
            </w:del>
          </w:p>
        </w:tc>
        <w:tc>
          <w:tcPr>
            <w:tcW w:w="1606" w:type="dxa"/>
            <w:vAlign w:val="center"/>
          </w:tcPr>
          <w:p w14:paraId="42693A49">
            <w:pPr>
              <w:snapToGrid w:val="0"/>
              <w:spacing w:before="60" w:after="60" w:line="252" w:lineRule="auto"/>
              <w:ind w:left="0" w:leftChars="0" w:right="0" w:rightChars="0" w:firstLine="0" w:firstLineChars="0"/>
              <w:jc w:val="center"/>
              <w:rPr>
                <w:del w:id="630" w:author="xh" w:date="2026-10-12T13:34:21Z"/>
              </w:rPr>
            </w:pPr>
            <w:del w:id="631" w:author="xh" w:date="2026-10-12T13:34:21Z">
              <w:r>
                <w:rPr>
                  <w:rFonts w:ascii="Times New Roman" w:hAnsi="Times New Roman" w:eastAsia="方正仿宋_GBK"/>
                  <w:b w:val="0"/>
                  <w:sz w:val="21"/>
                </w:rPr>
                <w:delText>6</w:delText>
              </w:r>
            </w:del>
          </w:p>
        </w:tc>
        <w:tc>
          <w:tcPr>
            <w:tcW w:w="1606" w:type="dxa"/>
            <w:vAlign w:val="center"/>
          </w:tcPr>
          <w:p w14:paraId="454D87DB">
            <w:pPr>
              <w:snapToGrid w:val="0"/>
              <w:spacing w:before="60" w:after="60" w:line="252" w:lineRule="auto"/>
              <w:ind w:left="0" w:leftChars="0" w:right="0" w:rightChars="0" w:firstLine="0" w:firstLineChars="0"/>
              <w:jc w:val="center"/>
              <w:rPr>
                <w:del w:id="632" w:author="xh" w:date="2026-10-12T13:34:21Z"/>
              </w:rPr>
            </w:pPr>
            <w:del w:id="633" w:author="xh" w:date="2026-10-12T13:34:21Z">
              <w:r>
                <w:rPr>
                  <w:rFonts w:ascii="Times New Roman" w:hAnsi="Times New Roman" w:eastAsia="方正仿宋_GBK"/>
                  <w:b w:val="0"/>
                  <w:sz w:val="21"/>
                </w:rPr>
                <w:delText>0.00</w:delText>
              </w:r>
            </w:del>
          </w:p>
        </w:tc>
        <w:tc>
          <w:tcPr>
            <w:tcW w:w="1606" w:type="dxa"/>
            <w:vAlign w:val="center"/>
          </w:tcPr>
          <w:p w14:paraId="60435D6C">
            <w:pPr>
              <w:snapToGrid w:val="0"/>
              <w:spacing w:before="60" w:after="60" w:line="252" w:lineRule="auto"/>
              <w:ind w:left="0" w:leftChars="0" w:right="0" w:rightChars="0" w:firstLine="0" w:firstLineChars="0"/>
              <w:jc w:val="center"/>
              <w:rPr>
                <w:del w:id="634" w:author="xh" w:date="2026-10-12T13:34:21Z"/>
              </w:rPr>
            </w:pPr>
            <w:del w:id="635" w:author="xh" w:date="2026-10-12T13:34:21Z">
              <w:r>
                <w:rPr>
                  <w:rFonts w:ascii="Times New Roman" w:hAnsi="Times New Roman" w:eastAsia="方正仿宋_GBK"/>
                  <w:b w:val="0"/>
                  <w:sz w:val="21"/>
                </w:rPr>
                <w:delText>1955.50</w:delText>
              </w:r>
            </w:del>
          </w:p>
        </w:tc>
        <w:tc>
          <w:tcPr>
            <w:tcW w:w="1606" w:type="dxa"/>
            <w:vAlign w:val="center"/>
          </w:tcPr>
          <w:p w14:paraId="03733F9A">
            <w:pPr>
              <w:snapToGrid w:val="0"/>
              <w:spacing w:before="60" w:after="60" w:line="252" w:lineRule="auto"/>
              <w:ind w:left="0" w:leftChars="0" w:right="0" w:rightChars="0" w:firstLine="0" w:firstLineChars="0"/>
              <w:jc w:val="center"/>
              <w:rPr>
                <w:del w:id="636" w:author="xh" w:date="2026-10-12T13:34:21Z"/>
              </w:rPr>
            </w:pPr>
            <w:del w:id="637" w:author="xh" w:date="2026-10-12T13:34:21Z">
              <w:r>
                <w:rPr>
                  <w:rFonts w:ascii="Times New Roman" w:hAnsi="Times New Roman" w:eastAsia="方正仿宋_GBK"/>
                  <w:b w:val="0"/>
                  <w:sz w:val="21"/>
                </w:rPr>
                <w:delText>2.04</w:delText>
              </w:r>
            </w:del>
          </w:p>
        </w:tc>
      </w:tr>
      <w:tr w14:paraId="73670F0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ins w:id="638" w:author="xh" w:date="2026-10-12T13:34:21Z"/>
        </w:trPr>
        <w:tc>
          <w:tcPr>
            <w:tcW w:w="1385" w:type="dxa"/>
            <w:tcMar>
              <w:left w:w="70" w:type="dxa"/>
              <w:right w:w="70" w:type="dxa"/>
            </w:tcMar>
            <w:vAlign w:val="center"/>
          </w:tcPr>
          <w:p w14:paraId="587053B3">
            <w:pPr>
              <w:keepNext/>
              <w:spacing w:before="20" w:after="20" w:line="260" w:lineRule="exact"/>
              <w:ind w:left="0" w:leftChars="0" w:right="0" w:rightChars="0" w:firstLine="0" w:firstLineChars="0"/>
              <w:jc w:val="center"/>
            </w:pPr>
            <w:ins w:id="639" w:author="xh" w:date="2026-10-12T13:34:21Z">
              <w:r>
                <w:rPr>
                  <w:rFonts w:ascii="Times New Roman" w:hAnsi="Times New Roman" w:eastAsia="宋体"/>
                  <w:b/>
                  <w:sz w:val="18"/>
                </w:rPr>
                <w:t>年份</w:t>
              </w:r>
            </w:ins>
          </w:p>
        </w:tc>
        <w:tc>
          <w:tcPr>
            <w:tcW w:w="1385" w:type="dxa"/>
            <w:tcMar>
              <w:left w:w="70" w:type="dxa"/>
              <w:right w:w="70" w:type="dxa"/>
            </w:tcMar>
            <w:vAlign w:val="center"/>
          </w:tcPr>
          <w:p w14:paraId="723AF37A">
            <w:pPr>
              <w:keepNext/>
              <w:spacing w:before="20" w:after="20" w:line="260" w:lineRule="exact"/>
              <w:ind w:left="0" w:leftChars="0" w:right="0" w:rightChars="0" w:firstLine="0" w:firstLineChars="0"/>
              <w:jc w:val="center"/>
            </w:pPr>
            <w:ins w:id="640" w:author="xh" w:date="2026-10-12T13:34:21Z">
              <w:r>
                <w:rPr>
                  <w:rFonts w:ascii="Times New Roman" w:hAnsi="Times New Roman" w:eastAsia="宋体"/>
                  <w:b/>
                  <w:sz w:val="18"/>
                </w:rPr>
                <w:t>当年新购主变</w:t>
              </w:r>
            </w:ins>
            <w:ins w:id="641" w:author="xh" w:date="2026-10-12T13:34:21Z">
              <w:r>
                <w:rPr>
                  <w:rFonts w:ascii="Times New Roman" w:hAnsi="Times New Roman" w:eastAsia="宋体"/>
                  <w:b/>
                  <w:sz w:val="18"/>
                </w:rPr>
                <w:br w:type="textWrapping"/>
              </w:r>
            </w:ins>
            <w:ins w:id="642" w:author="xh" w:date="2026-10-12T13:34:21Z">
              <w:r>
                <w:rPr>
                  <w:rFonts w:ascii="Times New Roman" w:hAnsi="Times New Roman" w:eastAsia="宋体"/>
                  <w:b/>
                  <w:sz w:val="18"/>
                </w:rPr>
                <w:t>MVA</w:t>
              </w:r>
            </w:ins>
          </w:p>
        </w:tc>
        <w:tc>
          <w:tcPr>
            <w:tcW w:w="1385" w:type="dxa"/>
            <w:tcMar>
              <w:left w:w="70" w:type="dxa"/>
              <w:right w:w="70" w:type="dxa"/>
            </w:tcMar>
            <w:vAlign w:val="center"/>
          </w:tcPr>
          <w:p w14:paraId="16EBD4E1">
            <w:pPr>
              <w:keepNext/>
              <w:spacing w:before="20" w:after="20" w:line="260" w:lineRule="exact"/>
              <w:ind w:left="0" w:leftChars="0" w:right="0" w:rightChars="0" w:firstLine="0" w:firstLineChars="0"/>
              <w:jc w:val="center"/>
            </w:pPr>
            <w:ins w:id="643" w:author="xh" w:date="2026-10-12T13:34:21Z">
              <w:r>
                <w:rPr>
                  <w:rFonts w:ascii="Times New Roman" w:hAnsi="Times New Roman" w:eastAsia="宋体"/>
                  <w:b/>
                  <w:sz w:val="18"/>
                </w:rPr>
                <w:t>当年新增联络</w:t>
              </w:r>
            </w:ins>
            <w:ins w:id="644" w:author="xh" w:date="2026-10-12T13:34:21Z">
              <w:r>
                <w:rPr>
                  <w:rFonts w:ascii="Times New Roman" w:hAnsi="Times New Roman" w:eastAsia="宋体"/>
                  <w:b/>
                  <w:sz w:val="18"/>
                </w:rPr>
                <w:br w:type="textWrapping"/>
              </w:r>
            </w:ins>
            <w:ins w:id="645" w:author="xh" w:date="2026-10-12T13:34:21Z">
              <w:r>
                <w:rPr>
                  <w:rFonts w:ascii="Times New Roman" w:hAnsi="Times New Roman" w:eastAsia="宋体"/>
                  <w:b/>
                  <w:sz w:val="18"/>
                </w:rPr>
                <w:t>条</w:t>
              </w:r>
            </w:ins>
          </w:p>
        </w:tc>
        <w:tc>
          <w:tcPr>
            <w:tcW w:w="1385" w:type="dxa"/>
            <w:tcMar>
              <w:left w:w="70" w:type="dxa"/>
              <w:right w:w="70" w:type="dxa"/>
            </w:tcMar>
            <w:vAlign w:val="center"/>
          </w:tcPr>
          <w:p w14:paraId="147BCD13">
            <w:pPr>
              <w:keepNext/>
              <w:spacing w:before="20" w:after="20" w:line="260" w:lineRule="exact"/>
              <w:ind w:left="0" w:leftChars="0" w:right="0" w:rightChars="0" w:firstLine="0" w:firstLineChars="0"/>
              <w:jc w:val="center"/>
            </w:pPr>
            <w:ins w:id="646" w:author="xh" w:date="2026-10-12T13:34:21Z">
              <w:r>
                <w:rPr>
                  <w:rFonts w:ascii="Times New Roman" w:hAnsi="Times New Roman" w:eastAsia="宋体"/>
                  <w:b/>
                  <w:sz w:val="18"/>
                </w:rPr>
                <w:t>当年新增储能</w:t>
              </w:r>
            </w:ins>
            <w:ins w:id="647" w:author="xh" w:date="2026-10-12T13:34:21Z">
              <w:r>
                <w:rPr>
                  <w:rFonts w:ascii="Times New Roman" w:hAnsi="Times New Roman" w:eastAsia="宋体"/>
                  <w:b/>
                  <w:sz w:val="18"/>
                </w:rPr>
                <w:br w:type="textWrapping"/>
              </w:r>
            </w:ins>
            <w:ins w:id="648" w:author="xh" w:date="2026-10-12T13:34:21Z">
              <w:r>
                <w:rPr>
                  <w:rFonts w:ascii="Times New Roman" w:hAnsi="Times New Roman" w:eastAsia="宋体"/>
                  <w:b/>
                  <w:sz w:val="18"/>
                </w:rPr>
                <w:t>MW</w:t>
              </w:r>
            </w:ins>
          </w:p>
        </w:tc>
        <w:tc>
          <w:tcPr>
            <w:tcW w:w="1385" w:type="dxa"/>
            <w:tcMar>
              <w:left w:w="70" w:type="dxa"/>
              <w:right w:w="70" w:type="dxa"/>
            </w:tcMar>
            <w:vAlign w:val="center"/>
          </w:tcPr>
          <w:p w14:paraId="7C562F44">
            <w:pPr>
              <w:keepNext/>
              <w:spacing w:before="20" w:after="20" w:line="260" w:lineRule="exact"/>
              <w:ind w:left="0" w:leftChars="0" w:right="0" w:rightChars="0" w:firstLine="0" w:firstLineChars="0"/>
              <w:jc w:val="center"/>
            </w:pPr>
            <w:ins w:id="649" w:author="xh" w:date="2026-10-12T13:34:21Z">
              <w:r>
                <w:rPr>
                  <w:rFonts w:ascii="Times New Roman" w:hAnsi="Times New Roman" w:eastAsia="宋体"/>
                  <w:b/>
                  <w:sz w:val="18"/>
                </w:rPr>
                <w:t>年末主变容量</w:t>
              </w:r>
            </w:ins>
            <w:ins w:id="650" w:author="xh" w:date="2026-10-12T13:34:21Z">
              <w:r>
                <w:rPr>
                  <w:rFonts w:ascii="Times New Roman" w:hAnsi="Times New Roman" w:eastAsia="宋体"/>
                  <w:b/>
                  <w:sz w:val="18"/>
                </w:rPr>
                <w:br w:type="textWrapping"/>
              </w:r>
            </w:ins>
            <w:ins w:id="651" w:author="xh" w:date="2026-10-12T13:34:21Z">
              <w:r>
                <w:rPr>
                  <w:rFonts w:ascii="Times New Roman" w:hAnsi="Times New Roman" w:eastAsia="宋体"/>
                  <w:b/>
                  <w:sz w:val="18"/>
                </w:rPr>
                <w:t>MVA</w:t>
              </w:r>
            </w:ins>
          </w:p>
        </w:tc>
        <w:tc>
          <w:tcPr>
            <w:tcW w:w="1385" w:type="dxa"/>
            <w:tcMar>
              <w:left w:w="70" w:type="dxa"/>
              <w:right w:w="70" w:type="dxa"/>
            </w:tcMar>
            <w:vAlign w:val="center"/>
          </w:tcPr>
          <w:p w14:paraId="7EC6DCD7">
            <w:pPr>
              <w:keepNext/>
              <w:spacing w:before="20" w:after="20" w:line="260" w:lineRule="exact"/>
              <w:ind w:left="0" w:leftChars="0" w:right="0" w:rightChars="0" w:firstLine="0" w:firstLineChars="0"/>
              <w:jc w:val="center"/>
            </w:pPr>
            <w:ins w:id="652" w:author="xh" w:date="2026-10-12T13:34:21Z">
              <w:r>
                <w:rPr>
                  <w:rFonts w:ascii="Times New Roman" w:hAnsi="Times New Roman" w:eastAsia="宋体"/>
                  <w:b/>
                  <w:sz w:val="18"/>
                </w:rPr>
                <w:t>年末容载比</w:t>
              </w:r>
            </w:ins>
          </w:p>
        </w:tc>
      </w:tr>
      <w:tr w14:paraId="155EB81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653" w:author="xh" w:date="2026-10-12T13:34:21Z"/>
        </w:trPr>
        <w:tc>
          <w:tcPr>
            <w:tcW w:w="1385" w:type="dxa"/>
            <w:tcMar>
              <w:left w:w="70" w:type="dxa"/>
              <w:right w:w="70" w:type="dxa"/>
            </w:tcMar>
            <w:vAlign w:val="center"/>
          </w:tcPr>
          <w:p w14:paraId="5AD87A09">
            <w:pPr>
              <w:keepNext/>
              <w:spacing w:before="20" w:after="20" w:line="260" w:lineRule="exact"/>
              <w:ind w:left="0" w:leftChars="0" w:right="0" w:rightChars="0" w:firstLine="0" w:firstLineChars="0"/>
              <w:jc w:val="center"/>
            </w:pPr>
            <w:ins w:id="654" w:author="xh" w:date="2026-10-12T13:34:21Z">
              <w:r>
                <w:rPr>
                  <w:rFonts w:ascii="Times New Roman" w:hAnsi="Times New Roman" w:eastAsia="宋体"/>
                  <w:b w:val="0"/>
                  <w:sz w:val="18"/>
                </w:rPr>
                <w:t>2022</w:t>
              </w:r>
            </w:ins>
          </w:p>
        </w:tc>
        <w:tc>
          <w:tcPr>
            <w:tcW w:w="1385" w:type="dxa"/>
            <w:tcMar>
              <w:left w:w="70" w:type="dxa"/>
              <w:right w:w="70" w:type="dxa"/>
            </w:tcMar>
            <w:vAlign w:val="center"/>
          </w:tcPr>
          <w:p w14:paraId="6E702C09">
            <w:pPr>
              <w:keepNext/>
              <w:spacing w:before="20" w:after="20" w:line="260" w:lineRule="exact"/>
              <w:ind w:left="0" w:leftChars="0" w:right="0" w:rightChars="0" w:firstLine="0" w:firstLineChars="0"/>
              <w:jc w:val="center"/>
            </w:pPr>
            <w:ins w:id="655" w:author="xh" w:date="2026-10-12T13:34:21Z">
              <w:r>
                <w:rPr>
                  <w:rFonts w:ascii="Times New Roman" w:hAnsi="Times New Roman" w:eastAsia="宋体"/>
                  <w:b w:val="0"/>
                  <w:sz w:val="18"/>
                </w:rPr>
                <w:t>483.50</w:t>
              </w:r>
            </w:ins>
          </w:p>
        </w:tc>
        <w:tc>
          <w:tcPr>
            <w:tcW w:w="1385" w:type="dxa"/>
            <w:tcMar>
              <w:left w:w="70" w:type="dxa"/>
              <w:right w:w="70" w:type="dxa"/>
            </w:tcMar>
            <w:vAlign w:val="center"/>
          </w:tcPr>
          <w:p w14:paraId="504C22F7">
            <w:pPr>
              <w:keepNext/>
              <w:spacing w:before="20" w:after="20" w:line="260" w:lineRule="exact"/>
              <w:ind w:left="0" w:leftChars="0" w:right="0" w:rightChars="0" w:firstLine="0" w:firstLineChars="0"/>
              <w:jc w:val="center"/>
            </w:pPr>
            <w:ins w:id="656" w:author="xh" w:date="2026-10-12T13:34:21Z">
              <w:r>
                <w:rPr>
                  <w:rFonts w:ascii="Times New Roman" w:hAnsi="Times New Roman" w:eastAsia="宋体"/>
                  <w:b w:val="0"/>
                  <w:sz w:val="18"/>
                </w:rPr>
                <w:t>6</w:t>
              </w:r>
            </w:ins>
          </w:p>
        </w:tc>
        <w:tc>
          <w:tcPr>
            <w:tcW w:w="1385" w:type="dxa"/>
            <w:tcMar>
              <w:left w:w="70" w:type="dxa"/>
              <w:right w:w="70" w:type="dxa"/>
            </w:tcMar>
            <w:vAlign w:val="center"/>
          </w:tcPr>
          <w:p w14:paraId="4A8148B7">
            <w:pPr>
              <w:keepNext/>
              <w:spacing w:before="20" w:after="20" w:line="260" w:lineRule="exact"/>
              <w:ind w:left="0" w:leftChars="0" w:right="0" w:rightChars="0" w:firstLine="0" w:firstLineChars="0"/>
              <w:jc w:val="center"/>
            </w:pPr>
            <w:ins w:id="657" w:author="xh" w:date="2026-10-12T13:34:21Z">
              <w:r>
                <w:rPr>
                  <w:rFonts w:ascii="Times New Roman" w:hAnsi="Times New Roman" w:eastAsia="宋体"/>
                  <w:b w:val="0"/>
                  <w:sz w:val="18"/>
                </w:rPr>
                <w:t>0.00</w:t>
              </w:r>
            </w:ins>
          </w:p>
        </w:tc>
        <w:tc>
          <w:tcPr>
            <w:tcW w:w="1385" w:type="dxa"/>
            <w:tcMar>
              <w:left w:w="70" w:type="dxa"/>
              <w:right w:w="70" w:type="dxa"/>
            </w:tcMar>
            <w:vAlign w:val="center"/>
          </w:tcPr>
          <w:p w14:paraId="0861E9C9">
            <w:pPr>
              <w:keepNext/>
              <w:spacing w:before="20" w:after="20" w:line="260" w:lineRule="exact"/>
              <w:ind w:left="0" w:leftChars="0" w:right="0" w:rightChars="0" w:firstLine="0" w:firstLineChars="0"/>
              <w:jc w:val="center"/>
            </w:pPr>
            <w:ins w:id="658" w:author="xh" w:date="2026-10-12T13:34:21Z">
              <w:r>
                <w:rPr>
                  <w:rFonts w:ascii="Times New Roman" w:hAnsi="Times New Roman" w:eastAsia="宋体"/>
                  <w:b w:val="0"/>
                  <w:sz w:val="18"/>
                </w:rPr>
                <w:t>1704.00</w:t>
              </w:r>
            </w:ins>
          </w:p>
        </w:tc>
        <w:tc>
          <w:tcPr>
            <w:tcW w:w="1385" w:type="dxa"/>
            <w:tcMar>
              <w:left w:w="70" w:type="dxa"/>
              <w:right w:w="70" w:type="dxa"/>
            </w:tcMar>
            <w:vAlign w:val="center"/>
          </w:tcPr>
          <w:p w14:paraId="5561122C">
            <w:pPr>
              <w:keepNext/>
              <w:spacing w:before="20" w:after="20" w:line="260" w:lineRule="exact"/>
              <w:ind w:left="0" w:leftChars="0" w:right="0" w:rightChars="0" w:firstLine="0" w:firstLineChars="0"/>
              <w:jc w:val="center"/>
            </w:pPr>
            <w:ins w:id="659" w:author="xh" w:date="2026-10-12T13:34:21Z">
              <w:r>
                <w:rPr>
                  <w:rFonts w:ascii="Times New Roman" w:hAnsi="Times New Roman" w:eastAsia="宋体"/>
                  <w:b w:val="0"/>
                  <w:sz w:val="18"/>
                </w:rPr>
                <w:t>2.07</w:t>
              </w:r>
            </w:ins>
          </w:p>
        </w:tc>
      </w:tr>
      <w:tr w14:paraId="3428ABE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660" w:author="xh" w:date="2026-10-12T13:34:21Z"/>
        </w:trPr>
        <w:tc>
          <w:tcPr>
            <w:tcW w:w="1385" w:type="dxa"/>
            <w:tcMar>
              <w:left w:w="70" w:type="dxa"/>
              <w:right w:w="70" w:type="dxa"/>
            </w:tcMar>
            <w:vAlign w:val="center"/>
          </w:tcPr>
          <w:p w14:paraId="27730095">
            <w:pPr>
              <w:keepNext/>
              <w:spacing w:before="20" w:after="20" w:line="260" w:lineRule="exact"/>
              <w:ind w:left="0" w:leftChars="0" w:right="0" w:rightChars="0" w:firstLine="0" w:firstLineChars="0"/>
              <w:jc w:val="center"/>
            </w:pPr>
            <w:ins w:id="661" w:author="xh" w:date="2026-10-12T13:34:21Z">
              <w:r>
                <w:rPr>
                  <w:rFonts w:ascii="Times New Roman" w:hAnsi="Times New Roman" w:eastAsia="宋体"/>
                  <w:b w:val="0"/>
                  <w:sz w:val="18"/>
                </w:rPr>
                <w:t>2023</w:t>
              </w:r>
            </w:ins>
          </w:p>
        </w:tc>
        <w:tc>
          <w:tcPr>
            <w:tcW w:w="1385" w:type="dxa"/>
            <w:tcMar>
              <w:left w:w="70" w:type="dxa"/>
              <w:right w:w="70" w:type="dxa"/>
            </w:tcMar>
            <w:vAlign w:val="center"/>
          </w:tcPr>
          <w:p w14:paraId="51BA18AB">
            <w:pPr>
              <w:keepNext/>
              <w:spacing w:before="20" w:after="20" w:line="260" w:lineRule="exact"/>
              <w:ind w:left="0" w:leftChars="0" w:right="0" w:rightChars="0" w:firstLine="0" w:firstLineChars="0"/>
              <w:jc w:val="center"/>
            </w:pPr>
            <w:ins w:id="662" w:author="xh" w:date="2026-10-12T13:34:21Z">
              <w:r>
                <w:rPr>
                  <w:rFonts w:ascii="Times New Roman" w:hAnsi="Times New Roman" w:eastAsia="宋体"/>
                  <w:b w:val="0"/>
                  <w:sz w:val="18"/>
                </w:rPr>
                <w:t>0.00</w:t>
              </w:r>
            </w:ins>
          </w:p>
        </w:tc>
        <w:tc>
          <w:tcPr>
            <w:tcW w:w="1385" w:type="dxa"/>
            <w:tcMar>
              <w:left w:w="70" w:type="dxa"/>
              <w:right w:w="70" w:type="dxa"/>
            </w:tcMar>
            <w:vAlign w:val="center"/>
          </w:tcPr>
          <w:p w14:paraId="7005E1A7">
            <w:pPr>
              <w:keepNext/>
              <w:spacing w:before="20" w:after="20" w:line="260" w:lineRule="exact"/>
              <w:ind w:left="0" w:leftChars="0" w:right="0" w:rightChars="0" w:firstLine="0" w:firstLineChars="0"/>
              <w:jc w:val="center"/>
            </w:pPr>
            <w:ins w:id="663" w:author="xh" w:date="2026-10-12T13:34:21Z">
              <w:r>
                <w:rPr>
                  <w:rFonts w:ascii="Times New Roman" w:hAnsi="Times New Roman" w:eastAsia="宋体"/>
                  <w:b w:val="0"/>
                  <w:sz w:val="18"/>
                </w:rPr>
                <w:t>0</w:t>
              </w:r>
            </w:ins>
          </w:p>
        </w:tc>
        <w:tc>
          <w:tcPr>
            <w:tcW w:w="1385" w:type="dxa"/>
            <w:tcMar>
              <w:left w:w="70" w:type="dxa"/>
              <w:right w:w="70" w:type="dxa"/>
            </w:tcMar>
            <w:vAlign w:val="center"/>
          </w:tcPr>
          <w:p w14:paraId="127DA76F">
            <w:pPr>
              <w:keepNext/>
              <w:spacing w:before="20" w:after="20" w:line="260" w:lineRule="exact"/>
              <w:ind w:left="0" w:leftChars="0" w:right="0" w:rightChars="0" w:firstLine="0" w:firstLineChars="0"/>
              <w:jc w:val="center"/>
            </w:pPr>
            <w:ins w:id="664" w:author="xh" w:date="2026-10-12T13:34:21Z">
              <w:r>
                <w:rPr>
                  <w:rFonts w:ascii="Times New Roman" w:hAnsi="Times New Roman" w:eastAsia="宋体"/>
                  <w:b w:val="0"/>
                  <w:sz w:val="18"/>
                </w:rPr>
                <w:t>0.00</w:t>
              </w:r>
            </w:ins>
          </w:p>
        </w:tc>
        <w:tc>
          <w:tcPr>
            <w:tcW w:w="1385" w:type="dxa"/>
            <w:tcMar>
              <w:left w:w="70" w:type="dxa"/>
              <w:right w:w="70" w:type="dxa"/>
            </w:tcMar>
            <w:vAlign w:val="center"/>
          </w:tcPr>
          <w:p w14:paraId="35B17481">
            <w:pPr>
              <w:keepNext/>
              <w:spacing w:before="20" w:after="20" w:line="260" w:lineRule="exact"/>
              <w:ind w:left="0" w:leftChars="0" w:right="0" w:rightChars="0" w:firstLine="0" w:firstLineChars="0"/>
              <w:jc w:val="center"/>
            </w:pPr>
            <w:ins w:id="665" w:author="xh" w:date="2026-10-12T13:34:21Z">
              <w:r>
                <w:rPr>
                  <w:rFonts w:ascii="Times New Roman" w:hAnsi="Times New Roman" w:eastAsia="宋体"/>
                  <w:b w:val="0"/>
                  <w:sz w:val="18"/>
                </w:rPr>
                <w:t>1704.00</w:t>
              </w:r>
            </w:ins>
          </w:p>
        </w:tc>
        <w:tc>
          <w:tcPr>
            <w:tcW w:w="1385" w:type="dxa"/>
            <w:tcMar>
              <w:left w:w="70" w:type="dxa"/>
              <w:right w:w="70" w:type="dxa"/>
            </w:tcMar>
            <w:vAlign w:val="center"/>
          </w:tcPr>
          <w:p w14:paraId="2F94BD15">
            <w:pPr>
              <w:keepNext/>
              <w:spacing w:before="20" w:after="20" w:line="260" w:lineRule="exact"/>
              <w:ind w:left="0" w:leftChars="0" w:right="0" w:rightChars="0" w:firstLine="0" w:firstLineChars="0"/>
              <w:jc w:val="center"/>
            </w:pPr>
            <w:ins w:id="666" w:author="xh" w:date="2026-10-12T13:34:21Z">
              <w:r>
                <w:rPr>
                  <w:rFonts w:ascii="Times New Roman" w:hAnsi="Times New Roman" w:eastAsia="宋体"/>
                  <w:b w:val="0"/>
                  <w:sz w:val="18"/>
                </w:rPr>
                <w:t>2.24</w:t>
              </w:r>
            </w:ins>
          </w:p>
        </w:tc>
      </w:tr>
      <w:tr w14:paraId="2D2C2EB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667" w:author="xh" w:date="2026-10-12T13:34:21Z"/>
        </w:trPr>
        <w:tc>
          <w:tcPr>
            <w:tcW w:w="1385" w:type="dxa"/>
            <w:tcMar>
              <w:left w:w="70" w:type="dxa"/>
              <w:right w:w="70" w:type="dxa"/>
            </w:tcMar>
            <w:vAlign w:val="center"/>
          </w:tcPr>
          <w:p w14:paraId="7D77BD52">
            <w:pPr>
              <w:keepNext/>
              <w:spacing w:before="20" w:after="20" w:line="260" w:lineRule="exact"/>
              <w:ind w:left="0" w:leftChars="0" w:right="0" w:rightChars="0" w:firstLine="0" w:firstLineChars="0"/>
              <w:jc w:val="center"/>
            </w:pPr>
            <w:ins w:id="668" w:author="xh" w:date="2026-10-12T13:34:21Z">
              <w:r>
                <w:rPr>
                  <w:rFonts w:ascii="Times New Roman" w:hAnsi="Times New Roman" w:eastAsia="宋体"/>
                  <w:b w:val="0"/>
                  <w:sz w:val="18"/>
                </w:rPr>
                <w:t>2024</w:t>
              </w:r>
            </w:ins>
          </w:p>
        </w:tc>
        <w:tc>
          <w:tcPr>
            <w:tcW w:w="1385" w:type="dxa"/>
            <w:tcMar>
              <w:left w:w="70" w:type="dxa"/>
              <w:right w:w="70" w:type="dxa"/>
            </w:tcMar>
            <w:vAlign w:val="center"/>
          </w:tcPr>
          <w:p w14:paraId="447CB577">
            <w:pPr>
              <w:keepNext/>
              <w:spacing w:before="20" w:after="20" w:line="260" w:lineRule="exact"/>
              <w:ind w:left="0" w:leftChars="0" w:right="0" w:rightChars="0" w:firstLine="0" w:firstLineChars="0"/>
              <w:jc w:val="center"/>
            </w:pPr>
            <w:ins w:id="669" w:author="xh" w:date="2026-10-12T13:34:21Z">
              <w:r>
                <w:rPr>
                  <w:rFonts w:ascii="Times New Roman" w:hAnsi="Times New Roman" w:eastAsia="宋体"/>
                  <w:b w:val="0"/>
                  <w:sz w:val="18"/>
                </w:rPr>
                <w:t>0.00</w:t>
              </w:r>
            </w:ins>
          </w:p>
        </w:tc>
        <w:tc>
          <w:tcPr>
            <w:tcW w:w="1385" w:type="dxa"/>
            <w:tcMar>
              <w:left w:w="70" w:type="dxa"/>
              <w:right w:w="70" w:type="dxa"/>
            </w:tcMar>
            <w:vAlign w:val="center"/>
          </w:tcPr>
          <w:p w14:paraId="67C3D0A8">
            <w:pPr>
              <w:keepNext/>
              <w:spacing w:before="20" w:after="20" w:line="260" w:lineRule="exact"/>
              <w:ind w:left="0" w:leftChars="0" w:right="0" w:rightChars="0" w:firstLine="0" w:firstLineChars="0"/>
              <w:jc w:val="center"/>
            </w:pPr>
            <w:ins w:id="670" w:author="xh" w:date="2026-10-12T13:34:21Z">
              <w:r>
                <w:rPr>
                  <w:rFonts w:ascii="Times New Roman" w:hAnsi="Times New Roman" w:eastAsia="宋体"/>
                  <w:b w:val="0"/>
                  <w:sz w:val="18"/>
                </w:rPr>
                <w:t>2</w:t>
              </w:r>
            </w:ins>
          </w:p>
        </w:tc>
        <w:tc>
          <w:tcPr>
            <w:tcW w:w="1385" w:type="dxa"/>
            <w:tcMar>
              <w:left w:w="70" w:type="dxa"/>
              <w:right w:w="70" w:type="dxa"/>
            </w:tcMar>
            <w:vAlign w:val="center"/>
          </w:tcPr>
          <w:p w14:paraId="025B1147">
            <w:pPr>
              <w:keepNext/>
              <w:spacing w:before="20" w:after="20" w:line="260" w:lineRule="exact"/>
              <w:ind w:left="0" w:leftChars="0" w:right="0" w:rightChars="0" w:firstLine="0" w:firstLineChars="0"/>
              <w:jc w:val="center"/>
            </w:pPr>
            <w:ins w:id="671" w:author="xh" w:date="2026-10-12T13:34:21Z">
              <w:r>
                <w:rPr>
                  <w:rFonts w:ascii="Times New Roman" w:hAnsi="Times New Roman" w:eastAsia="宋体"/>
                  <w:b w:val="0"/>
                  <w:sz w:val="18"/>
                </w:rPr>
                <w:t>0.00</w:t>
              </w:r>
            </w:ins>
          </w:p>
        </w:tc>
        <w:tc>
          <w:tcPr>
            <w:tcW w:w="1385" w:type="dxa"/>
            <w:tcMar>
              <w:left w:w="70" w:type="dxa"/>
              <w:right w:w="70" w:type="dxa"/>
            </w:tcMar>
            <w:vAlign w:val="center"/>
          </w:tcPr>
          <w:p w14:paraId="3FE89A52">
            <w:pPr>
              <w:keepNext/>
              <w:spacing w:before="20" w:after="20" w:line="260" w:lineRule="exact"/>
              <w:ind w:left="0" w:leftChars="0" w:right="0" w:rightChars="0" w:firstLine="0" w:firstLineChars="0"/>
              <w:jc w:val="center"/>
            </w:pPr>
            <w:ins w:id="672" w:author="xh" w:date="2026-10-12T13:34:21Z">
              <w:r>
                <w:rPr>
                  <w:rFonts w:ascii="Times New Roman" w:hAnsi="Times New Roman" w:eastAsia="宋体"/>
                  <w:b w:val="0"/>
                  <w:sz w:val="18"/>
                </w:rPr>
                <w:t>1704.00</w:t>
              </w:r>
            </w:ins>
          </w:p>
        </w:tc>
        <w:tc>
          <w:tcPr>
            <w:tcW w:w="1385" w:type="dxa"/>
            <w:tcMar>
              <w:left w:w="70" w:type="dxa"/>
              <w:right w:w="70" w:type="dxa"/>
            </w:tcMar>
            <w:vAlign w:val="center"/>
          </w:tcPr>
          <w:p w14:paraId="54A29851">
            <w:pPr>
              <w:keepNext/>
              <w:spacing w:before="20" w:after="20" w:line="260" w:lineRule="exact"/>
              <w:ind w:left="0" w:leftChars="0" w:right="0" w:rightChars="0" w:firstLine="0" w:firstLineChars="0"/>
              <w:jc w:val="center"/>
            </w:pPr>
            <w:ins w:id="673" w:author="xh" w:date="2026-10-12T13:34:21Z">
              <w:r>
                <w:rPr>
                  <w:rFonts w:ascii="Times New Roman" w:hAnsi="Times New Roman" w:eastAsia="宋体"/>
                  <w:b w:val="0"/>
                  <w:sz w:val="18"/>
                </w:rPr>
                <w:t>1.98</w:t>
              </w:r>
            </w:ins>
          </w:p>
        </w:tc>
      </w:tr>
      <w:tr w14:paraId="4A00582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674" w:author="xh" w:date="2026-10-12T13:34:21Z"/>
        </w:trPr>
        <w:tc>
          <w:tcPr>
            <w:tcW w:w="1385" w:type="dxa"/>
            <w:tcMar>
              <w:left w:w="70" w:type="dxa"/>
              <w:right w:w="70" w:type="dxa"/>
            </w:tcMar>
            <w:vAlign w:val="center"/>
          </w:tcPr>
          <w:p w14:paraId="33437C45">
            <w:pPr>
              <w:keepNext w:val="0"/>
              <w:spacing w:before="20" w:after="20" w:line="260" w:lineRule="exact"/>
              <w:ind w:left="0" w:leftChars="0" w:right="0" w:rightChars="0" w:firstLine="0" w:firstLineChars="0"/>
              <w:jc w:val="center"/>
            </w:pPr>
            <w:ins w:id="675" w:author="xh" w:date="2026-10-12T13:34:21Z">
              <w:r>
                <w:rPr>
                  <w:rFonts w:ascii="Times New Roman" w:hAnsi="Times New Roman" w:eastAsia="宋体"/>
                  <w:b w:val="0"/>
                  <w:sz w:val="18"/>
                </w:rPr>
                <w:t>2025</w:t>
              </w:r>
            </w:ins>
          </w:p>
        </w:tc>
        <w:tc>
          <w:tcPr>
            <w:tcW w:w="1385" w:type="dxa"/>
            <w:tcMar>
              <w:left w:w="70" w:type="dxa"/>
              <w:right w:w="70" w:type="dxa"/>
            </w:tcMar>
            <w:vAlign w:val="center"/>
          </w:tcPr>
          <w:p w14:paraId="529A8EE0">
            <w:pPr>
              <w:keepNext w:val="0"/>
              <w:spacing w:before="20" w:after="20" w:line="260" w:lineRule="exact"/>
              <w:ind w:left="0" w:leftChars="0" w:right="0" w:rightChars="0" w:firstLine="0" w:firstLineChars="0"/>
              <w:jc w:val="center"/>
            </w:pPr>
            <w:ins w:id="676" w:author="xh" w:date="2026-10-12T13:34:21Z">
              <w:r>
                <w:rPr>
                  <w:rFonts w:ascii="Times New Roman" w:hAnsi="Times New Roman" w:eastAsia="宋体"/>
                  <w:b w:val="0"/>
                  <w:sz w:val="18"/>
                </w:rPr>
                <w:t>0.00</w:t>
              </w:r>
            </w:ins>
          </w:p>
        </w:tc>
        <w:tc>
          <w:tcPr>
            <w:tcW w:w="1385" w:type="dxa"/>
            <w:tcMar>
              <w:left w:w="70" w:type="dxa"/>
              <w:right w:w="70" w:type="dxa"/>
            </w:tcMar>
            <w:vAlign w:val="center"/>
          </w:tcPr>
          <w:p w14:paraId="00A3B1C9">
            <w:pPr>
              <w:keepNext w:val="0"/>
              <w:spacing w:before="20" w:after="20" w:line="260" w:lineRule="exact"/>
              <w:ind w:left="0" w:leftChars="0" w:right="0" w:rightChars="0" w:firstLine="0" w:firstLineChars="0"/>
              <w:jc w:val="center"/>
            </w:pPr>
            <w:ins w:id="677" w:author="xh" w:date="2026-10-12T13:34:21Z">
              <w:r>
                <w:rPr>
                  <w:rFonts w:ascii="Times New Roman" w:hAnsi="Times New Roman" w:eastAsia="宋体"/>
                  <w:b w:val="0"/>
                  <w:sz w:val="18"/>
                </w:rPr>
                <w:t>6</w:t>
              </w:r>
            </w:ins>
          </w:p>
        </w:tc>
        <w:tc>
          <w:tcPr>
            <w:tcW w:w="1385" w:type="dxa"/>
            <w:tcMar>
              <w:left w:w="70" w:type="dxa"/>
              <w:right w:w="70" w:type="dxa"/>
            </w:tcMar>
            <w:vAlign w:val="center"/>
          </w:tcPr>
          <w:p w14:paraId="56E05BD0">
            <w:pPr>
              <w:keepNext w:val="0"/>
              <w:spacing w:before="20" w:after="20" w:line="260" w:lineRule="exact"/>
              <w:ind w:left="0" w:leftChars="0" w:right="0" w:rightChars="0" w:firstLine="0" w:firstLineChars="0"/>
              <w:jc w:val="center"/>
            </w:pPr>
            <w:ins w:id="678" w:author="xh" w:date="2026-10-12T13:34:21Z">
              <w:r>
                <w:rPr>
                  <w:rFonts w:ascii="Times New Roman" w:hAnsi="Times New Roman" w:eastAsia="宋体"/>
                  <w:b w:val="0"/>
                  <w:sz w:val="18"/>
                </w:rPr>
                <w:t>3.60</w:t>
              </w:r>
            </w:ins>
          </w:p>
        </w:tc>
        <w:tc>
          <w:tcPr>
            <w:tcW w:w="1385" w:type="dxa"/>
            <w:tcMar>
              <w:left w:w="70" w:type="dxa"/>
              <w:right w:w="70" w:type="dxa"/>
            </w:tcMar>
            <w:vAlign w:val="center"/>
          </w:tcPr>
          <w:p w14:paraId="0D0F2230">
            <w:pPr>
              <w:keepNext w:val="0"/>
              <w:spacing w:before="20" w:after="20" w:line="260" w:lineRule="exact"/>
              <w:ind w:left="0" w:leftChars="0" w:right="0" w:rightChars="0" w:firstLine="0" w:firstLineChars="0"/>
              <w:jc w:val="center"/>
            </w:pPr>
            <w:ins w:id="679" w:author="xh" w:date="2026-10-12T13:34:21Z">
              <w:r>
                <w:rPr>
                  <w:rFonts w:ascii="Times New Roman" w:hAnsi="Times New Roman" w:eastAsia="宋体"/>
                  <w:b w:val="0"/>
                  <w:sz w:val="18"/>
                </w:rPr>
                <w:t>1704.00</w:t>
              </w:r>
            </w:ins>
          </w:p>
        </w:tc>
        <w:tc>
          <w:tcPr>
            <w:tcW w:w="1385" w:type="dxa"/>
            <w:tcMar>
              <w:left w:w="70" w:type="dxa"/>
              <w:right w:w="70" w:type="dxa"/>
            </w:tcMar>
            <w:vAlign w:val="center"/>
          </w:tcPr>
          <w:p w14:paraId="4EB27B0E">
            <w:pPr>
              <w:keepNext w:val="0"/>
              <w:spacing w:before="20" w:after="20" w:line="260" w:lineRule="exact"/>
              <w:ind w:left="0" w:leftChars="0" w:right="0" w:rightChars="0" w:firstLine="0" w:firstLineChars="0"/>
              <w:jc w:val="center"/>
            </w:pPr>
            <w:ins w:id="680" w:author="xh" w:date="2026-10-12T13:34:21Z">
              <w:r>
                <w:rPr>
                  <w:rFonts w:ascii="Times New Roman" w:hAnsi="Times New Roman" w:eastAsia="宋体"/>
                  <w:b w:val="0"/>
                  <w:sz w:val="18"/>
                </w:rPr>
                <w:t>1.78</w:t>
              </w:r>
            </w:ins>
          </w:p>
        </w:tc>
      </w:tr>
    </w:tbl>
    <w:p w14:paraId="41505523">
      <w:pPr>
        <w:widowControl/>
        <w:snapToGrid w:val="0"/>
        <w:spacing w:before="0" w:after="100" w:line="320" w:lineRule="exact"/>
        <w:ind w:left="0" w:leftChars="0" w:right="0" w:rightChars="0" w:firstLine="460" w:firstLineChars="0"/>
        <w:jc w:val="both"/>
      </w:pPr>
      <w:r>
        <w:rPr>
          <w:rFonts w:ascii="Times New Roman" w:hAnsi="Times New Roman" w:eastAsia="方正仿宋_GBK"/>
          <w:b w:val="0"/>
          <w:color w:val="000000"/>
          <w:sz w:val="23"/>
        </w:rPr>
        <w:t>邳州</w:t>
      </w:r>
      <w:ins w:id="681" w:author="xh" w:date="2026-10-12T13:54:34Z">
        <w:r>
          <w:rPr>
            <w:rFonts w:ascii="Times New Roman" w:hAnsi="Times New Roman" w:eastAsia="方正仿宋_GBK"/>
            <w:b w:val="0"/>
            <w:color w:val="000000"/>
            <w:sz w:val="23"/>
          </w:rPr>
          <w:t>弹性方案</w:t>
        </w:r>
      </w:ins>
      <w:del w:id="682" w:author="xh" w:date="2026-10-12T13:54:34Z">
        <w:r>
          <w:rPr>
            <w:rFonts w:ascii="Times New Roman" w:hAnsi="Times New Roman" w:eastAsia="方正仿宋_GBK"/>
            <w:b w:val="0"/>
            <w:color w:val="000000"/>
            <w:sz w:val="23"/>
          </w:rPr>
          <w:delText>主要容量调整集中在</w:delText>
        </w:r>
      </w:del>
      <w:r>
        <w:rPr>
          <w:rFonts w:ascii="Times New Roman" w:hAnsi="Times New Roman" w:eastAsia="方正仿宋_GBK"/>
          <w:b w:val="0"/>
          <w:color w:val="000000"/>
          <w:sz w:val="23"/>
        </w:rPr>
        <w:t>2022年</w:t>
      </w:r>
      <w:ins w:id="683" w:author="xh" w:date="2026-10-12T13:54:34Z">
        <w:r>
          <w:rPr>
            <w:rFonts w:ascii="Times New Roman" w:hAnsi="Times New Roman" w:eastAsia="方正仿宋_GBK"/>
            <w:b w:val="0"/>
            <w:color w:val="000000"/>
            <w:sz w:val="23"/>
          </w:rPr>
          <w:t>完成主要主变调整</w:t>
        </w:r>
      </w:ins>
      <w:r>
        <w:rPr>
          <w:rFonts w:ascii="Times New Roman" w:hAnsi="Times New Roman" w:eastAsia="方正仿宋_GBK"/>
          <w:b w:val="0"/>
          <w:color w:val="000000"/>
          <w:sz w:val="23"/>
        </w:rPr>
        <w:t>，年末容量达到1</w:t>
      </w:r>
      <w:ins w:id="684" w:author="xh" w:date="2026-10-12T13:54:34Z">
        <w:r>
          <w:rPr>
            <w:rFonts w:ascii="Times New Roman" w:hAnsi="Times New Roman" w:eastAsia="方正仿宋_GBK"/>
            <w:b w:val="0"/>
            <w:color w:val="000000"/>
            <w:sz w:val="23"/>
          </w:rPr>
          <w:t>704</w:t>
        </w:r>
      </w:ins>
      <w:del w:id="685" w:author="xh" w:date="2026-10-12T13:54:34Z">
        <w:r>
          <w:rPr>
            <w:rFonts w:ascii="Times New Roman" w:hAnsi="Times New Roman" w:eastAsia="方正仿宋_GBK"/>
            <w:b w:val="0"/>
            <w:color w:val="000000"/>
            <w:sz w:val="23"/>
          </w:rPr>
          <w:delText>932</w:delText>
        </w:r>
      </w:del>
      <w:r>
        <w:rPr>
          <w:rFonts w:ascii="Times New Roman" w:hAnsi="Times New Roman" w:eastAsia="方正仿宋_GBK"/>
          <w:b w:val="0"/>
          <w:color w:val="000000"/>
          <w:sz w:val="23"/>
        </w:rPr>
        <w:t>.</w:t>
      </w:r>
      <w:ins w:id="686" w:author="xh" w:date="2026-10-12T13:54:34Z">
        <w:r>
          <w:rPr>
            <w:rFonts w:ascii="Times New Roman" w:hAnsi="Times New Roman" w:eastAsia="方正仿宋_GBK"/>
            <w:b w:val="0"/>
            <w:color w:val="000000"/>
            <w:sz w:val="23"/>
          </w:rPr>
          <w:t>0</w:t>
        </w:r>
      </w:ins>
      <w:del w:id="687" w:author="xh" w:date="2026-10-12T13:54:34Z">
        <w:r>
          <w:rPr>
            <w:rFonts w:ascii="Times New Roman" w:hAnsi="Times New Roman" w:eastAsia="方正仿宋_GBK"/>
            <w:b w:val="0"/>
            <w:color w:val="000000"/>
            <w:sz w:val="23"/>
          </w:rPr>
          <w:delText>5</w:delText>
        </w:r>
      </w:del>
      <w:r>
        <w:rPr>
          <w:rFonts w:ascii="Times New Roman" w:hAnsi="Times New Roman" w:eastAsia="方正仿宋_GBK"/>
          <w:b w:val="0"/>
          <w:color w:val="000000"/>
          <w:sz w:val="23"/>
        </w:rPr>
        <w:t>0 MVA</w:t>
      </w:r>
      <w:ins w:id="688" w:author="xh" w:date="2026-10-12T13:54:34Z">
        <w:r>
          <w:rPr>
            <w:rFonts w:ascii="Times New Roman" w:hAnsi="Times New Roman" w:eastAsia="方正仿宋_GBK"/>
            <w:b w:val="0"/>
            <w:color w:val="000000"/>
            <w:sz w:val="23"/>
          </w:rPr>
          <w:t>，容载比2.07</w:t>
        </w:r>
      </w:ins>
      <w:r>
        <w:rPr>
          <w:rFonts w:ascii="Times New Roman" w:hAnsi="Times New Roman" w:eastAsia="方正仿宋_GBK"/>
          <w:b w:val="0"/>
          <w:color w:val="000000"/>
          <w:sz w:val="23"/>
        </w:rPr>
        <w:t>。2023年</w:t>
      </w:r>
      <w:ins w:id="689" w:author="xh" w:date="2026-10-12T13:54:34Z">
        <w:r>
          <w:rPr>
            <w:rFonts w:ascii="Times New Roman" w:hAnsi="Times New Roman" w:eastAsia="方正仿宋_GBK"/>
            <w:b w:val="0"/>
            <w:color w:val="000000"/>
            <w:sz w:val="23"/>
          </w:rPr>
          <w:t>容量保持不</w:t>
        </w:r>
      </w:ins>
      <w:del w:id="690" w:author="xh" w:date="2026-10-12T13:54:34Z">
        <w:r>
          <w:rPr>
            <w:rFonts w:ascii="Times New Roman" w:hAnsi="Times New Roman" w:eastAsia="方正仿宋_GBK"/>
            <w:b w:val="0"/>
            <w:color w:val="000000"/>
            <w:sz w:val="23"/>
          </w:rPr>
          <w:delText>未新增主</w:delText>
        </w:r>
      </w:del>
      <w:r>
        <w:rPr>
          <w:rFonts w:ascii="Times New Roman" w:hAnsi="Times New Roman" w:eastAsia="方正仿宋_GBK"/>
          <w:b w:val="0"/>
          <w:color w:val="000000"/>
          <w:sz w:val="23"/>
        </w:rPr>
        <w:t>变，负荷由825.00 MW</w:t>
      </w:r>
      <w:ins w:id="691" w:author="xh" w:date="2026-10-12T13:54:34Z">
        <w:r>
          <w:rPr>
            <w:rFonts w:ascii="Times New Roman" w:hAnsi="Times New Roman" w:eastAsia="方正仿宋_GBK"/>
            <w:b w:val="0"/>
            <w:color w:val="000000"/>
            <w:sz w:val="23"/>
          </w:rPr>
          <w:t>降</w:t>
        </w:r>
      </w:ins>
      <w:del w:id="692" w:author="xh" w:date="2026-10-12T13:54:34Z">
        <w:r>
          <w:rPr>
            <w:rFonts w:ascii="Times New Roman" w:hAnsi="Times New Roman" w:eastAsia="方正仿宋_GBK"/>
            <w:b w:val="0"/>
            <w:color w:val="000000"/>
            <w:sz w:val="23"/>
          </w:rPr>
          <w:delText>回落</w:delText>
        </w:r>
      </w:del>
      <w:r>
        <w:rPr>
          <w:rFonts w:ascii="Times New Roman" w:hAnsi="Times New Roman" w:eastAsia="方正仿宋_GBK"/>
          <w:b w:val="0"/>
          <w:color w:val="000000"/>
          <w:sz w:val="23"/>
        </w:rPr>
        <w:t>至761.23 MW，</w:t>
      </w:r>
      <w:del w:id="693" w:author="xh" w:date="2026-10-12T13:54:34Z">
        <w:r>
          <w:rPr>
            <w:rFonts w:ascii="Times New Roman" w:hAnsi="Times New Roman" w:eastAsia="方正仿宋_GBK"/>
            <w:b w:val="0"/>
            <w:color w:val="000000"/>
            <w:sz w:val="23"/>
          </w:rPr>
          <w:delText>使</w:delText>
        </w:r>
      </w:del>
      <w:r>
        <w:rPr>
          <w:rFonts w:ascii="Times New Roman" w:hAnsi="Times New Roman" w:eastAsia="方正仿宋_GBK"/>
          <w:b w:val="0"/>
          <w:color w:val="000000"/>
          <w:sz w:val="23"/>
        </w:rPr>
        <w:t>容载比升至2.</w:t>
      </w:r>
      <w:ins w:id="694" w:author="xh" w:date="2026-10-12T13:54:34Z">
        <w:r>
          <w:rPr>
            <w:rFonts w:ascii="Times New Roman" w:hAnsi="Times New Roman" w:eastAsia="方正仿宋_GBK"/>
            <w:b w:val="0"/>
            <w:color w:val="000000"/>
            <w:sz w:val="23"/>
          </w:rPr>
          <w:t>2</w:t>
        </w:r>
      </w:ins>
      <w:del w:id="695" w:author="xh" w:date="2026-10-12T13:54:34Z">
        <w:r>
          <w:rPr>
            <w:rFonts w:ascii="Times New Roman" w:hAnsi="Times New Roman" w:eastAsia="方正仿宋_GBK"/>
            <w:b w:val="0"/>
            <w:color w:val="000000"/>
            <w:sz w:val="23"/>
          </w:rPr>
          <w:delText>5</w:delText>
        </w:r>
      </w:del>
      <w:r>
        <w:rPr>
          <w:rFonts w:ascii="Times New Roman" w:hAnsi="Times New Roman" w:eastAsia="方正仿宋_GBK"/>
          <w:b w:val="0"/>
          <w:color w:val="000000"/>
          <w:sz w:val="23"/>
        </w:rPr>
        <w:t>4。2024年负荷恢复</w:t>
      </w:r>
      <w:ins w:id="696" w:author="xh" w:date="2026-10-12T13:54:34Z">
        <w:r>
          <w:rPr>
            <w:rFonts w:ascii="Times New Roman" w:hAnsi="Times New Roman" w:eastAsia="方正仿宋_GBK"/>
            <w:b w:val="0"/>
            <w:color w:val="000000"/>
            <w:sz w:val="23"/>
          </w:rPr>
          <w:t>至862.66 MW，新</w:t>
        </w:r>
      </w:ins>
      <w:r>
        <w:rPr>
          <w:rFonts w:ascii="Times New Roman" w:hAnsi="Times New Roman" w:eastAsia="方正仿宋_GBK"/>
          <w:b w:val="0"/>
          <w:color w:val="000000"/>
          <w:sz w:val="23"/>
        </w:rPr>
        <w:t>增</w:t>
      </w:r>
      <w:ins w:id="697" w:author="xh" w:date="2026-10-12T13:54:34Z">
        <w:r>
          <w:rPr>
            <w:rFonts w:ascii="Times New Roman" w:hAnsi="Times New Roman" w:eastAsia="方正仿宋_GBK"/>
            <w:b w:val="0"/>
            <w:color w:val="000000"/>
            <w:sz w:val="23"/>
          </w:rPr>
          <w:t>2项联络</w:t>
        </w:r>
      </w:ins>
      <w:del w:id="698" w:author="xh" w:date="2026-10-12T13:54:34Z">
        <w:r>
          <w:rPr>
            <w:rFonts w:ascii="Times New Roman" w:hAnsi="Times New Roman" w:eastAsia="方正仿宋_GBK"/>
            <w:b w:val="0"/>
            <w:color w:val="000000"/>
            <w:sz w:val="23"/>
          </w:rPr>
          <w:delText>长，既有容量继续承担供电任务</w:delText>
        </w:r>
      </w:del>
      <w:r>
        <w:rPr>
          <w:rFonts w:ascii="Times New Roman" w:hAnsi="Times New Roman" w:eastAsia="方正仿宋_GBK"/>
          <w:b w:val="0"/>
          <w:color w:val="000000"/>
          <w:sz w:val="23"/>
        </w:rPr>
        <w:t>，容载比降至</w:t>
      </w:r>
      <w:ins w:id="699" w:author="xh" w:date="2026-10-12T13:54:34Z">
        <w:r>
          <w:rPr>
            <w:rFonts w:ascii="Times New Roman" w:hAnsi="Times New Roman" w:eastAsia="方正仿宋_GBK"/>
            <w:b w:val="0"/>
            <w:color w:val="000000"/>
            <w:sz w:val="23"/>
          </w:rPr>
          <w:t>1</w:t>
        </w:r>
      </w:ins>
      <w:del w:id="700" w:author="xh" w:date="2026-10-12T13:54:34Z">
        <w:r>
          <w:rPr>
            <w:rFonts w:ascii="Times New Roman" w:hAnsi="Times New Roman" w:eastAsia="方正仿宋_GBK"/>
            <w:b w:val="0"/>
            <w:color w:val="000000"/>
            <w:sz w:val="23"/>
          </w:rPr>
          <w:delText>2</w:delText>
        </w:r>
      </w:del>
      <w:r>
        <w:rPr>
          <w:rFonts w:ascii="Times New Roman" w:hAnsi="Times New Roman" w:eastAsia="方正仿宋_GBK"/>
          <w:b w:val="0"/>
          <w:color w:val="000000"/>
          <w:sz w:val="23"/>
        </w:rPr>
        <w:t>.</w:t>
      </w:r>
      <w:ins w:id="701" w:author="xh" w:date="2026-10-12T13:54:34Z">
        <w:r>
          <w:rPr>
            <w:rFonts w:ascii="Times New Roman" w:hAnsi="Times New Roman" w:eastAsia="方正仿宋_GBK"/>
            <w:b w:val="0"/>
            <w:color w:val="000000"/>
            <w:sz w:val="23"/>
          </w:rPr>
          <w:t>98</w:t>
        </w:r>
      </w:ins>
      <w:del w:id="702" w:author="xh" w:date="2026-10-12T13:54:34Z">
        <w:r>
          <w:rPr>
            <w:rFonts w:ascii="Times New Roman" w:hAnsi="Times New Roman" w:eastAsia="方正仿宋_GBK"/>
            <w:b w:val="0"/>
            <w:color w:val="000000"/>
            <w:sz w:val="23"/>
          </w:rPr>
          <w:delText>24</w:delText>
        </w:r>
      </w:del>
      <w:r>
        <w:rPr>
          <w:rFonts w:ascii="Times New Roman" w:hAnsi="Times New Roman" w:eastAsia="方正仿宋_GBK"/>
          <w:b w:val="0"/>
          <w:color w:val="000000"/>
          <w:sz w:val="23"/>
        </w:rPr>
        <w:t>。</w:t>
      </w:r>
    </w:p>
    <w:p w14:paraId="07AEE9F4">
      <w:pPr>
        <w:widowControl/>
        <w:snapToGrid w:val="0"/>
        <w:spacing w:before="0" w:after="100" w:line="320" w:lineRule="exact"/>
        <w:ind w:left="0" w:leftChars="0" w:right="0" w:rightChars="0" w:firstLine="460" w:firstLineChars="0"/>
        <w:jc w:val="both"/>
      </w:pPr>
      <w:r>
        <w:rPr>
          <w:rFonts w:ascii="Times New Roman" w:hAnsi="Times New Roman" w:eastAsia="方正仿宋_GBK"/>
          <w:b w:val="0"/>
          <w:color w:val="000000"/>
          <w:sz w:val="23"/>
        </w:rPr>
        <w:t>2025年</w:t>
      </w:r>
      <w:ins w:id="703" w:author="xh" w:date="2026-10-12T14:32:21Z">
        <w:r>
          <w:rPr>
            <w:rFonts w:ascii="Times New Roman" w:hAnsi="Times New Roman" w:eastAsia="方正仿宋_GBK"/>
            <w:b w:val="0"/>
            <w:color w:val="000000"/>
            <w:sz w:val="23"/>
          </w:rPr>
          <w:t>主变容量继续保持1704</w:t>
        </w:r>
      </w:ins>
      <w:del w:id="704" w:author="xh" w:date="2026-10-12T14:32:21Z">
        <w:r>
          <w:rPr>
            <w:rFonts w:ascii="Times New Roman" w:hAnsi="Times New Roman" w:eastAsia="方正仿宋_GBK"/>
            <w:b w:val="0"/>
            <w:color w:val="000000"/>
            <w:sz w:val="23"/>
          </w:rPr>
          <w:delText>新购63</w:delText>
        </w:r>
      </w:del>
      <w:r>
        <w:rPr>
          <w:rFonts w:ascii="Times New Roman" w:hAnsi="Times New Roman" w:eastAsia="方正仿宋_GBK"/>
          <w:b w:val="0"/>
          <w:color w:val="000000"/>
          <w:sz w:val="23"/>
        </w:rPr>
        <w:t>.00 MVA</w:t>
      </w:r>
      <w:del w:id="705" w:author="xh" w:date="2026-10-12T14:32:21Z">
        <w:r>
          <w:rPr>
            <w:rFonts w:ascii="Times New Roman" w:hAnsi="Times New Roman" w:eastAsia="方正仿宋_GBK"/>
            <w:b w:val="0"/>
            <w:color w:val="000000"/>
            <w:sz w:val="23"/>
          </w:rPr>
          <w:delText>主变用于设备更换</w:delText>
        </w:r>
      </w:del>
      <w:r>
        <w:rPr>
          <w:rFonts w:ascii="Times New Roman" w:hAnsi="Times New Roman" w:eastAsia="方正仿宋_GBK"/>
          <w:b w:val="0"/>
          <w:color w:val="000000"/>
          <w:sz w:val="23"/>
        </w:rPr>
        <w:t>，</w:t>
      </w:r>
      <w:del w:id="706" w:author="xh" w:date="2026-10-12T14:32:21Z">
        <w:r>
          <w:rPr>
            <w:rFonts w:ascii="Times New Roman" w:hAnsi="Times New Roman" w:eastAsia="方正仿宋_GBK"/>
            <w:b w:val="0"/>
            <w:color w:val="000000"/>
            <w:sz w:val="23"/>
          </w:rPr>
          <w:delText>净增容量23.00 MVA；同年</w:delText>
        </w:r>
      </w:del>
      <w:r>
        <w:rPr>
          <w:rFonts w:ascii="Times New Roman" w:hAnsi="Times New Roman" w:eastAsia="方正仿宋_GBK"/>
          <w:b w:val="0"/>
          <w:color w:val="000000"/>
          <w:sz w:val="23"/>
        </w:rPr>
        <w:t>负荷增至956.45 MW，</w:t>
      </w:r>
      <w:ins w:id="707" w:author="xh" w:date="2026-10-12T14:32:21Z">
        <w:r>
          <w:rPr>
            <w:rFonts w:ascii="Times New Roman" w:hAnsi="Times New Roman" w:eastAsia="方正仿宋_GBK"/>
            <w:b w:val="0"/>
            <w:color w:val="000000"/>
            <w:sz w:val="23"/>
          </w:rPr>
          <w:t>使</w:t>
        </w:r>
      </w:ins>
      <w:r>
        <w:rPr>
          <w:rFonts w:ascii="Times New Roman" w:hAnsi="Times New Roman" w:eastAsia="方正仿宋_GBK"/>
          <w:b w:val="0"/>
          <w:color w:val="000000"/>
          <w:sz w:val="23"/>
        </w:rPr>
        <w:t>容载比</w:t>
      </w:r>
      <w:ins w:id="708" w:author="xh" w:date="2026-10-12T14:32:21Z">
        <w:r>
          <w:rPr>
            <w:rFonts w:ascii="Times New Roman" w:hAnsi="Times New Roman" w:eastAsia="方正仿宋_GBK"/>
            <w:b w:val="0"/>
            <w:color w:val="000000"/>
            <w:sz w:val="23"/>
          </w:rPr>
          <w:t>降至1</w:t>
        </w:r>
      </w:ins>
      <w:del w:id="709" w:author="xh" w:date="2026-10-12T14:32:21Z">
        <w:r>
          <w:rPr>
            <w:rFonts w:ascii="Times New Roman" w:hAnsi="Times New Roman" w:eastAsia="方正仿宋_GBK"/>
            <w:b w:val="0"/>
            <w:color w:val="000000"/>
            <w:sz w:val="23"/>
          </w:rPr>
          <w:delText>为2</w:delText>
        </w:r>
      </w:del>
      <w:r>
        <w:rPr>
          <w:rFonts w:ascii="Times New Roman" w:hAnsi="Times New Roman" w:eastAsia="方正仿宋_GBK"/>
          <w:b w:val="0"/>
          <w:color w:val="000000"/>
          <w:sz w:val="23"/>
        </w:rPr>
        <w:t>.</w:t>
      </w:r>
      <w:ins w:id="710" w:author="xh" w:date="2026-10-12T14:32:21Z">
        <w:r>
          <w:rPr>
            <w:rFonts w:ascii="Times New Roman" w:hAnsi="Times New Roman" w:eastAsia="方正仿宋_GBK"/>
            <w:b w:val="0"/>
            <w:color w:val="000000"/>
            <w:sz w:val="23"/>
          </w:rPr>
          <w:t>78</w:t>
        </w:r>
      </w:ins>
      <w:del w:id="711" w:author="xh" w:date="2026-10-12T14:32:21Z">
        <w:r>
          <w:rPr>
            <w:rFonts w:ascii="Times New Roman" w:hAnsi="Times New Roman" w:eastAsia="方正仿宋_GBK"/>
            <w:b w:val="0"/>
            <w:color w:val="000000"/>
            <w:sz w:val="23"/>
          </w:rPr>
          <w:delText>04</w:delText>
        </w:r>
      </w:del>
      <w:r>
        <w:rPr>
          <w:rFonts w:ascii="Times New Roman" w:hAnsi="Times New Roman" w:eastAsia="方正仿宋_GBK"/>
          <w:b w:val="0"/>
          <w:color w:val="000000"/>
          <w:sz w:val="23"/>
        </w:rPr>
        <w:t>。</w:t>
      </w:r>
      <w:ins w:id="712" w:author="xh" w:date="2026-10-12T14:32:21Z">
        <w:r>
          <w:rPr>
            <w:rFonts w:ascii="Times New Roman" w:hAnsi="Times New Roman" w:eastAsia="方正仿宋_GBK"/>
            <w:b w:val="0"/>
            <w:color w:val="000000"/>
            <w:sz w:val="23"/>
          </w:rPr>
          <w:t>当年新增6项</w:t>
        </w:r>
      </w:ins>
      <w:del w:id="713" w:author="xh" w:date="2026-10-12T14:32:21Z">
        <w:r>
          <w:rPr>
            <w:rFonts w:ascii="Times New Roman" w:hAnsi="Times New Roman" w:eastAsia="方正仿宋_GBK"/>
            <w:b w:val="0"/>
            <w:color w:val="000000"/>
            <w:sz w:val="23"/>
          </w:rPr>
          <w:delText>后期</w:delText>
        </w:r>
      </w:del>
      <w:r>
        <w:rPr>
          <w:rFonts w:ascii="Times New Roman" w:hAnsi="Times New Roman" w:eastAsia="方正仿宋_GBK"/>
          <w:b w:val="0"/>
          <w:color w:val="000000"/>
          <w:sz w:val="23"/>
        </w:rPr>
        <w:t>联络</w:t>
      </w:r>
      <w:ins w:id="714" w:author="xh" w:date="2026-10-12T14:32:21Z">
        <w:r>
          <w:rPr>
            <w:rFonts w:ascii="Times New Roman" w:hAnsi="Times New Roman" w:eastAsia="方正仿宋_GBK"/>
            <w:b w:val="0"/>
            <w:color w:val="000000"/>
            <w:sz w:val="23"/>
          </w:rPr>
          <w:t>及3.60 MW储能，对应额定能量7.74 MWh</w:t>
        </w:r>
      </w:ins>
      <w:del w:id="715" w:author="xh" w:date="2026-10-12T14:32:21Z">
        <w:r>
          <w:rPr>
            <w:rFonts w:ascii="Times New Roman" w:hAnsi="Times New Roman" w:eastAsia="方正仿宋_GBK"/>
            <w:b w:val="0"/>
            <w:color w:val="000000"/>
            <w:sz w:val="23"/>
          </w:rPr>
          <w:delText>建设随逐年需求补充</w:delText>
        </w:r>
      </w:del>
      <w:r>
        <w:rPr>
          <w:rFonts w:ascii="Times New Roman" w:hAnsi="Times New Roman" w:eastAsia="方正仿宋_GBK"/>
          <w:b w:val="0"/>
          <w:color w:val="000000"/>
          <w:sz w:val="23"/>
        </w:rPr>
        <w:t>，四年累计新增</w:t>
      </w:r>
      <w:ins w:id="716" w:author="xh" w:date="2026-10-12T14:32:21Z">
        <w:r>
          <w:rPr>
            <w:rFonts w:ascii="Times New Roman" w:hAnsi="Times New Roman" w:eastAsia="方正仿宋_GBK"/>
            <w:b w:val="0"/>
            <w:color w:val="000000"/>
            <w:sz w:val="23"/>
          </w:rPr>
          <w:t>联络14项</w:t>
        </w:r>
      </w:ins>
      <w:del w:id="717" w:author="xh" w:date="2026-10-12T14:32:21Z">
        <w:r>
          <w:rPr>
            <w:rFonts w:ascii="Times New Roman" w:hAnsi="Times New Roman" w:eastAsia="方正仿宋_GBK"/>
            <w:b w:val="0"/>
            <w:color w:val="000000"/>
            <w:sz w:val="23"/>
          </w:rPr>
          <w:delText>30条，未配置储能</w:delText>
        </w:r>
      </w:del>
      <w:r>
        <w:rPr>
          <w:rFonts w:ascii="Times New Roman" w:hAnsi="Times New Roman" w:eastAsia="方正仿宋_GBK"/>
          <w:b w:val="0"/>
          <w:color w:val="000000"/>
          <w:sz w:val="23"/>
        </w:rPr>
        <w:t>。</w:t>
      </w:r>
    </w:p>
    <w:p w14:paraId="4BCD51FE">
      <w:pPr>
        <w:pStyle w:val="4"/>
        <w:keepNext/>
        <w:widowControl/>
        <w:snapToGrid w:val="0"/>
        <w:spacing w:before="80" w:after="80" w:line="320" w:lineRule="exact"/>
        <w:ind w:left="0" w:leftChars="0" w:right="0" w:rightChars="0" w:firstLine="0" w:firstLineChars="0"/>
        <w:jc w:val="both"/>
      </w:pPr>
      <w:r>
        <w:rPr>
          <w:rFonts w:ascii="Times New Roman" w:hAnsi="Times New Roman" w:eastAsia="方正仿宋_GBK"/>
          <w:b/>
          <w:color w:val="000000"/>
          <w:sz w:val="23"/>
        </w:rPr>
        <w:t>3.5 市区弹性方案的逐年建设</w:t>
      </w:r>
    </w:p>
    <w:p w14:paraId="219E3639">
      <w:pPr>
        <w:keepNext/>
        <w:widowControl/>
        <w:snapToGrid w:val="0"/>
        <w:spacing w:before="0" w:after="100" w:line="320" w:lineRule="exact"/>
        <w:ind w:left="0" w:leftChars="0" w:right="0" w:rightChars="0" w:firstLine="0" w:firstLineChars="0"/>
        <w:jc w:val="center"/>
      </w:pPr>
      <w:r>
        <w:rPr>
          <w:rFonts w:ascii="Times New Roman" w:hAnsi="Times New Roman" w:eastAsia="方正仿宋_GBK"/>
          <w:b w:val="0"/>
          <w:color w:val="000000"/>
          <w:sz w:val="21"/>
        </w:rPr>
        <w:t>表3 市区弹性方案</w:t>
      </w:r>
      <w:ins w:id="718" w:author="xh" w:date="2026-10-12T14:40:34Z">
        <w:r>
          <w:rPr>
            <w:rFonts w:ascii="Times New Roman" w:hAnsi="Times New Roman" w:eastAsia="方正仿宋_GBK"/>
            <w:b w:val="0"/>
            <w:color w:val="000000"/>
            <w:sz w:val="21"/>
          </w:rPr>
          <w:t>逐</w:t>
        </w:r>
      </w:ins>
      <w:r>
        <w:rPr>
          <w:rFonts w:ascii="Times New Roman" w:hAnsi="Times New Roman" w:eastAsia="方正仿宋_GBK"/>
          <w:b w:val="0"/>
          <w:color w:val="000000"/>
          <w:sz w:val="21"/>
        </w:rPr>
        <w:t>年</w:t>
      </w:r>
      <w:del w:id="719" w:author="xh" w:date="2026-10-12T14:40:34Z">
        <w:r>
          <w:rPr>
            <w:rFonts w:ascii="Times New Roman" w:hAnsi="Times New Roman" w:eastAsia="方正仿宋_GBK"/>
            <w:b w:val="0"/>
            <w:color w:val="000000"/>
            <w:sz w:val="21"/>
          </w:rPr>
          <w:delText>度</w:delText>
        </w:r>
      </w:del>
      <w:r>
        <w:rPr>
          <w:rFonts w:ascii="Times New Roman" w:hAnsi="Times New Roman" w:eastAsia="方正仿宋_GBK"/>
          <w:b w:val="0"/>
          <w:color w:val="000000"/>
          <w:sz w:val="21"/>
        </w:rPr>
        <w:t>措施</w:t>
      </w:r>
      <w:del w:id="720" w:author="xh" w:date="2026-10-12T14:40:34Z">
        <w:r>
          <w:rPr>
            <w:rFonts w:ascii="Times New Roman" w:hAnsi="Times New Roman" w:eastAsia="方正仿宋_GBK"/>
            <w:b w:val="0"/>
            <w:color w:val="000000"/>
            <w:sz w:val="21"/>
          </w:rPr>
          <w:delText>（据终稿表5-6、5-7）</w:delText>
        </w:r>
      </w:del>
    </w:p>
    <w:tbl>
      <w:tblPr>
        <w:tblStyle w:val="33"/>
        <w:tblW w:w="831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Change w:id="721" w:author="xh" w:date="2026-10-12T15:01:52Z">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PrChange>
      </w:tblPr>
      <w:tblGrid>
        <w:gridCol w:w="1385"/>
        <w:gridCol w:w="1385"/>
        <w:gridCol w:w="1385"/>
        <w:gridCol w:w="1385"/>
        <w:gridCol w:w="1385"/>
        <w:gridCol w:w="1385"/>
        <w:tblGridChange w:id="722">
          <w:tblGrid>
            <w:gridCol w:w="1606"/>
            <w:gridCol w:w="1606"/>
            <w:gridCol w:w="1606"/>
            <w:gridCol w:w="1606"/>
            <w:gridCol w:w="1606"/>
            <w:gridCol w:w="1606"/>
          </w:tblGrid>
        </w:tblGridChange>
      </w:tblGrid>
      <w:tr w14:paraId="21C61D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724" w:author="xh" w:date="2026-10-12T15:01:52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cantSplit/>
          <w:jc w:val="center"/>
          <w:del w:id="723" w:author="xh" w:date="2026-10-12T15:01:52Z"/>
          <w:trPrChange w:id="724" w:author="xh" w:date="2026-10-12T15:01:52Z">
            <w:trPr>
              <w:cantSplit/>
              <w:tblHeader/>
            </w:trPr>
          </w:trPrChange>
        </w:trPr>
        <w:tc>
          <w:tcPr>
            <w:tcW w:w="1606" w:type="dxa"/>
            <w:vAlign w:val="center"/>
            <w:tcPrChange w:id="725" w:author="xh" w:date="2026-10-12T15:01:52Z"/>
          </w:tcPr>
          <w:p w14:paraId="04C1D981">
            <w:pPr>
              <w:snapToGrid w:val="0"/>
              <w:spacing w:before="60" w:after="60" w:line="252" w:lineRule="auto"/>
              <w:ind w:left="0" w:leftChars="0" w:right="0" w:rightChars="0" w:firstLine="0" w:firstLineChars="0"/>
              <w:jc w:val="center"/>
              <w:rPr>
                <w:del w:id="726" w:author="xh" w:date="2026-10-12T15:01:52Z"/>
              </w:rPr>
            </w:pPr>
            <w:del w:id="727" w:author="xh" w:date="2026-10-12T15:01:52Z">
              <w:r>
                <w:rPr>
                  <w:rFonts w:ascii="Times New Roman" w:hAnsi="Times New Roman" w:eastAsia="方正仿宋_GBK"/>
                  <w:b/>
                  <w:sz w:val="21"/>
                </w:rPr>
                <w:delText>年份</w:delText>
              </w:r>
            </w:del>
          </w:p>
        </w:tc>
        <w:tc>
          <w:tcPr>
            <w:tcW w:w="1606" w:type="dxa"/>
            <w:vAlign w:val="center"/>
            <w:tcPrChange w:id="728" w:author="xh" w:date="2026-10-12T15:01:52Z"/>
          </w:tcPr>
          <w:p w14:paraId="6C7A70F7">
            <w:pPr>
              <w:snapToGrid w:val="0"/>
              <w:spacing w:before="60" w:after="60" w:line="252" w:lineRule="auto"/>
              <w:ind w:left="0" w:leftChars="0" w:right="0" w:rightChars="0" w:firstLine="0" w:firstLineChars="0"/>
              <w:jc w:val="center"/>
              <w:rPr>
                <w:del w:id="729" w:author="xh" w:date="2026-10-12T15:01:52Z"/>
              </w:rPr>
            </w:pPr>
            <w:del w:id="730" w:author="xh" w:date="2026-10-12T15:01:52Z">
              <w:r>
                <w:rPr>
                  <w:rFonts w:ascii="Times New Roman" w:hAnsi="Times New Roman" w:eastAsia="方正仿宋_GBK"/>
                  <w:b/>
                  <w:sz w:val="21"/>
                </w:rPr>
                <w:delText>当年新购主变</w:delText>
              </w:r>
            </w:del>
            <w:del w:id="731" w:author="xh" w:date="2026-10-12T15:01:52Z">
              <w:r>
                <w:rPr>
                  <w:rFonts w:ascii="Times New Roman" w:hAnsi="Times New Roman" w:eastAsia="方正仿宋_GBK"/>
                  <w:b/>
                  <w:sz w:val="21"/>
                </w:rPr>
                <w:br w:type="textWrapping"/>
              </w:r>
            </w:del>
            <w:del w:id="732" w:author="xh" w:date="2026-10-12T15:01:52Z">
              <w:r>
                <w:rPr>
                  <w:rFonts w:ascii="Times New Roman" w:hAnsi="Times New Roman" w:eastAsia="方正仿宋_GBK"/>
                  <w:b/>
                  <w:sz w:val="21"/>
                </w:rPr>
                <w:delText>MVA</w:delText>
              </w:r>
            </w:del>
          </w:p>
        </w:tc>
        <w:tc>
          <w:tcPr>
            <w:tcW w:w="1606" w:type="dxa"/>
            <w:vAlign w:val="center"/>
            <w:tcPrChange w:id="733" w:author="xh" w:date="2026-10-12T15:01:52Z"/>
          </w:tcPr>
          <w:p w14:paraId="0EEF2F39">
            <w:pPr>
              <w:snapToGrid w:val="0"/>
              <w:spacing w:before="60" w:after="60" w:line="252" w:lineRule="auto"/>
              <w:ind w:left="0" w:leftChars="0" w:right="0" w:rightChars="0" w:firstLine="0" w:firstLineChars="0"/>
              <w:jc w:val="center"/>
              <w:rPr>
                <w:del w:id="734" w:author="xh" w:date="2026-10-12T15:01:52Z"/>
              </w:rPr>
            </w:pPr>
            <w:del w:id="735" w:author="xh" w:date="2026-10-12T15:01:52Z">
              <w:r>
                <w:rPr>
                  <w:rFonts w:ascii="Times New Roman" w:hAnsi="Times New Roman" w:eastAsia="方正仿宋_GBK"/>
                  <w:b/>
                  <w:sz w:val="21"/>
                </w:rPr>
                <w:delText>当年新增联络</w:delText>
              </w:r>
            </w:del>
            <w:del w:id="736" w:author="xh" w:date="2026-10-12T15:01:52Z">
              <w:r>
                <w:rPr>
                  <w:rFonts w:ascii="Times New Roman" w:hAnsi="Times New Roman" w:eastAsia="方正仿宋_GBK"/>
                  <w:b/>
                  <w:sz w:val="21"/>
                </w:rPr>
                <w:br w:type="textWrapping"/>
              </w:r>
            </w:del>
            <w:del w:id="737" w:author="xh" w:date="2026-10-12T15:01:52Z">
              <w:r>
                <w:rPr>
                  <w:rFonts w:ascii="Times New Roman" w:hAnsi="Times New Roman" w:eastAsia="方正仿宋_GBK"/>
                  <w:b/>
                  <w:sz w:val="21"/>
                </w:rPr>
                <w:delText>条</w:delText>
              </w:r>
            </w:del>
          </w:p>
        </w:tc>
        <w:tc>
          <w:tcPr>
            <w:tcW w:w="1606" w:type="dxa"/>
            <w:vAlign w:val="center"/>
            <w:tcPrChange w:id="738" w:author="xh" w:date="2026-10-12T15:01:52Z"/>
          </w:tcPr>
          <w:p w14:paraId="0514D8D9">
            <w:pPr>
              <w:snapToGrid w:val="0"/>
              <w:spacing w:before="60" w:after="60" w:line="252" w:lineRule="auto"/>
              <w:ind w:left="0" w:leftChars="0" w:right="0" w:rightChars="0" w:firstLine="0" w:firstLineChars="0"/>
              <w:jc w:val="center"/>
              <w:rPr>
                <w:del w:id="739" w:author="xh" w:date="2026-10-12T15:01:52Z"/>
              </w:rPr>
            </w:pPr>
            <w:del w:id="740" w:author="xh" w:date="2026-10-12T15:01:52Z">
              <w:r>
                <w:rPr>
                  <w:rFonts w:ascii="Times New Roman" w:hAnsi="Times New Roman" w:eastAsia="方正仿宋_GBK"/>
                  <w:b/>
                  <w:sz w:val="21"/>
                </w:rPr>
                <w:delText>当年新增储能</w:delText>
              </w:r>
            </w:del>
            <w:del w:id="741" w:author="xh" w:date="2026-10-12T15:01:52Z">
              <w:r>
                <w:rPr>
                  <w:rFonts w:ascii="Times New Roman" w:hAnsi="Times New Roman" w:eastAsia="方正仿宋_GBK"/>
                  <w:b/>
                  <w:sz w:val="21"/>
                </w:rPr>
                <w:br w:type="textWrapping"/>
              </w:r>
            </w:del>
            <w:del w:id="742" w:author="xh" w:date="2026-10-12T15:01:52Z">
              <w:r>
                <w:rPr>
                  <w:rFonts w:ascii="Times New Roman" w:hAnsi="Times New Roman" w:eastAsia="方正仿宋_GBK"/>
                  <w:b/>
                  <w:sz w:val="21"/>
                </w:rPr>
                <w:delText>MW</w:delText>
              </w:r>
            </w:del>
          </w:p>
        </w:tc>
        <w:tc>
          <w:tcPr>
            <w:tcW w:w="1606" w:type="dxa"/>
            <w:vAlign w:val="center"/>
            <w:tcPrChange w:id="743" w:author="xh" w:date="2026-10-12T15:01:52Z"/>
          </w:tcPr>
          <w:p w14:paraId="7FA92CF2">
            <w:pPr>
              <w:snapToGrid w:val="0"/>
              <w:spacing w:before="60" w:after="60" w:line="252" w:lineRule="auto"/>
              <w:ind w:left="0" w:leftChars="0" w:right="0" w:rightChars="0" w:firstLine="0" w:firstLineChars="0"/>
              <w:jc w:val="center"/>
              <w:rPr>
                <w:del w:id="744" w:author="xh" w:date="2026-10-12T15:01:52Z"/>
              </w:rPr>
            </w:pPr>
            <w:del w:id="745" w:author="xh" w:date="2026-10-12T15:01:52Z">
              <w:r>
                <w:rPr>
                  <w:rFonts w:ascii="Times New Roman" w:hAnsi="Times New Roman" w:eastAsia="方正仿宋_GBK"/>
                  <w:b/>
                  <w:sz w:val="21"/>
                </w:rPr>
                <w:delText>年末主变容量</w:delText>
              </w:r>
            </w:del>
            <w:del w:id="746" w:author="xh" w:date="2026-10-12T15:01:52Z">
              <w:r>
                <w:rPr>
                  <w:rFonts w:ascii="Times New Roman" w:hAnsi="Times New Roman" w:eastAsia="方正仿宋_GBK"/>
                  <w:b/>
                  <w:sz w:val="21"/>
                </w:rPr>
                <w:br w:type="textWrapping"/>
              </w:r>
            </w:del>
            <w:del w:id="747" w:author="xh" w:date="2026-10-12T15:01:52Z">
              <w:r>
                <w:rPr>
                  <w:rFonts w:ascii="Times New Roman" w:hAnsi="Times New Roman" w:eastAsia="方正仿宋_GBK"/>
                  <w:b/>
                  <w:sz w:val="21"/>
                </w:rPr>
                <w:delText>MVA</w:delText>
              </w:r>
            </w:del>
          </w:p>
        </w:tc>
        <w:tc>
          <w:tcPr>
            <w:tcW w:w="1606" w:type="dxa"/>
            <w:vAlign w:val="center"/>
            <w:tcPrChange w:id="748" w:author="xh" w:date="2026-10-12T15:01:52Z"/>
          </w:tcPr>
          <w:p w14:paraId="347B9A84">
            <w:pPr>
              <w:snapToGrid w:val="0"/>
              <w:spacing w:before="60" w:after="60" w:line="252" w:lineRule="auto"/>
              <w:ind w:left="0" w:leftChars="0" w:right="0" w:rightChars="0" w:firstLine="0" w:firstLineChars="0"/>
              <w:jc w:val="center"/>
              <w:rPr>
                <w:del w:id="749" w:author="xh" w:date="2026-10-12T15:01:52Z"/>
              </w:rPr>
            </w:pPr>
            <w:del w:id="750" w:author="xh" w:date="2026-10-12T15:01:52Z">
              <w:r>
                <w:rPr>
                  <w:rFonts w:ascii="Times New Roman" w:hAnsi="Times New Roman" w:eastAsia="方正仿宋_GBK"/>
                  <w:b/>
                  <w:sz w:val="21"/>
                </w:rPr>
                <w:delText>年末容载比</w:delText>
              </w:r>
            </w:del>
          </w:p>
        </w:tc>
      </w:tr>
      <w:tr w14:paraId="20AB9C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del w:id="751" w:author="xh" w:date="2026-10-12T15:01:52Z"/>
        </w:trPr>
        <w:tc>
          <w:tcPr>
            <w:tcW w:w="1606" w:type="dxa"/>
            <w:vAlign w:val="center"/>
          </w:tcPr>
          <w:p w14:paraId="5C74C6E0">
            <w:pPr>
              <w:snapToGrid w:val="0"/>
              <w:spacing w:before="60" w:after="60" w:line="252" w:lineRule="auto"/>
              <w:ind w:left="0" w:leftChars="0" w:right="0" w:rightChars="0" w:firstLine="0" w:firstLineChars="0"/>
              <w:jc w:val="center"/>
              <w:rPr>
                <w:del w:id="752" w:author="xh" w:date="2026-10-12T15:01:52Z"/>
              </w:rPr>
            </w:pPr>
            <w:del w:id="753" w:author="xh" w:date="2026-10-12T15:01:52Z">
              <w:r>
                <w:rPr>
                  <w:rFonts w:ascii="Times New Roman" w:hAnsi="Times New Roman" w:eastAsia="方正仿宋_GBK"/>
                  <w:b w:val="0"/>
                  <w:sz w:val="21"/>
                </w:rPr>
                <w:delText>2022</w:delText>
              </w:r>
            </w:del>
          </w:p>
        </w:tc>
        <w:tc>
          <w:tcPr>
            <w:tcW w:w="1606" w:type="dxa"/>
            <w:vAlign w:val="center"/>
          </w:tcPr>
          <w:p w14:paraId="5CF1B05E">
            <w:pPr>
              <w:snapToGrid w:val="0"/>
              <w:spacing w:before="60" w:after="60" w:line="252" w:lineRule="auto"/>
              <w:ind w:left="0" w:leftChars="0" w:right="0" w:rightChars="0" w:firstLine="0" w:firstLineChars="0"/>
              <w:jc w:val="center"/>
              <w:rPr>
                <w:del w:id="754" w:author="xh" w:date="2026-10-12T15:01:52Z"/>
              </w:rPr>
            </w:pPr>
            <w:del w:id="755" w:author="xh" w:date="2026-10-12T15:01:52Z">
              <w:r>
                <w:rPr>
                  <w:rFonts w:ascii="Times New Roman" w:hAnsi="Times New Roman" w:eastAsia="方正仿宋_GBK"/>
                  <w:b w:val="0"/>
                  <w:sz w:val="21"/>
                </w:rPr>
                <w:delText>823.00</w:delText>
              </w:r>
            </w:del>
          </w:p>
        </w:tc>
        <w:tc>
          <w:tcPr>
            <w:tcW w:w="1606" w:type="dxa"/>
            <w:vAlign w:val="center"/>
          </w:tcPr>
          <w:p w14:paraId="59BBD7BB">
            <w:pPr>
              <w:snapToGrid w:val="0"/>
              <w:spacing w:before="60" w:after="60" w:line="252" w:lineRule="auto"/>
              <w:ind w:left="0" w:leftChars="0" w:right="0" w:rightChars="0" w:firstLine="0" w:firstLineChars="0"/>
              <w:jc w:val="center"/>
              <w:rPr>
                <w:del w:id="756" w:author="xh" w:date="2026-10-12T15:01:52Z"/>
              </w:rPr>
            </w:pPr>
            <w:del w:id="757" w:author="xh" w:date="2026-10-12T15:01:52Z">
              <w:r>
                <w:rPr>
                  <w:rFonts w:ascii="Times New Roman" w:hAnsi="Times New Roman" w:eastAsia="方正仿宋_GBK"/>
                  <w:b w:val="0"/>
                  <w:sz w:val="21"/>
                </w:rPr>
                <w:delText>53</w:delText>
              </w:r>
            </w:del>
          </w:p>
        </w:tc>
        <w:tc>
          <w:tcPr>
            <w:tcW w:w="1606" w:type="dxa"/>
            <w:vAlign w:val="center"/>
          </w:tcPr>
          <w:p w14:paraId="1156C97D">
            <w:pPr>
              <w:snapToGrid w:val="0"/>
              <w:spacing w:before="60" w:after="60" w:line="252" w:lineRule="auto"/>
              <w:ind w:left="0" w:leftChars="0" w:right="0" w:rightChars="0" w:firstLine="0" w:firstLineChars="0"/>
              <w:jc w:val="center"/>
              <w:rPr>
                <w:del w:id="758" w:author="xh" w:date="2026-10-12T15:01:52Z"/>
              </w:rPr>
            </w:pPr>
            <w:del w:id="759" w:author="xh" w:date="2026-10-12T15:01:52Z">
              <w:r>
                <w:rPr>
                  <w:rFonts w:ascii="Times New Roman" w:hAnsi="Times New Roman" w:eastAsia="方正仿宋_GBK"/>
                  <w:b w:val="0"/>
                  <w:sz w:val="21"/>
                </w:rPr>
                <w:delText>0.00</w:delText>
              </w:r>
            </w:del>
          </w:p>
        </w:tc>
        <w:tc>
          <w:tcPr>
            <w:tcW w:w="1606" w:type="dxa"/>
            <w:vAlign w:val="center"/>
          </w:tcPr>
          <w:p w14:paraId="70ECC433">
            <w:pPr>
              <w:snapToGrid w:val="0"/>
              <w:spacing w:before="60" w:after="60" w:line="252" w:lineRule="auto"/>
              <w:ind w:left="0" w:leftChars="0" w:right="0" w:rightChars="0" w:firstLine="0" w:firstLineChars="0"/>
              <w:jc w:val="center"/>
              <w:rPr>
                <w:del w:id="760" w:author="xh" w:date="2026-10-12T15:01:52Z"/>
              </w:rPr>
            </w:pPr>
            <w:del w:id="761" w:author="xh" w:date="2026-10-12T15:01:52Z">
              <w:r>
                <w:rPr>
                  <w:rFonts w:ascii="Times New Roman" w:hAnsi="Times New Roman" w:eastAsia="方正仿宋_GBK"/>
                  <w:b w:val="0"/>
                  <w:sz w:val="21"/>
                </w:rPr>
                <w:delText>3324.00</w:delText>
              </w:r>
            </w:del>
          </w:p>
        </w:tc>
        <w:tc>
          <w:tcPr>
            <w:tcW w:w="1606" w:type="dxa"/>
            <w:vAlign w:val="center"/>
          </w:tcPr>
          <w:p w14:paraId="76C1E6EE">
            <w:pPr>
              <w:snapToGrid w:val="0"/>
              <w:spacing w:before="60" w:after="60" w:line="252" w:lineRule="auto"/>
              <w:ind w:left="0" w:leftChars="0" w:right="0" w:rightChars="0" w:firstLine="0" w:firstLineChars="0"/>
              <w:jc w:val="center"/>
              <w:rPr>
                <w:del w:id="762" w:author="xh" w:date="2026-10-12T15:01:52Z"/>
              </w:rPr>
            </w:pPr>
            <w:del w:id="763" w:author="xh" w:date="2026-10-12T15:01:52Z">
              <w:r>
                <w:rPr>
                  <w:rFonts w:ascii="Times New Roman" w:hAnsi="Times New Roman" w:eastAsia="方正仿宋_GBK"/>
                  <w:b w:val="0"/>
                  <w:sz w:val="21"/>
                </w:rPr>
                <w:delText>2.32</w:delText>
              </w:r>
            </w:del>
          </w:p>
        </w:tc>
      </w:tr>
      <w:tr w14:paraId="719405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del w:id="764" w:author="xh" w:date="2026-10-12T15:01:52Z"/>
        </w:trPr>
        <w:tc>
          <w:tcPr>
            <w:tcW w:w="1606" w:type="dxa"/>
            <w:vAlign w:val="center"/>
          </w:tcPr>
          <w:p w14:paraId="0B3D31B8">
            <w:pPr>
              <w:snapToGrid w:val="0"/>
              <w:spacing w:before="60" w:after="60" w:line="252" w:lineRule="auto"/>
              <w:ind w:left="0" w:leftChars="0" w:right="0" w:rightChars="0" w:firstLine="0" w:firstLineChars="0"/>
              <w:jc w:val="center"/>
              <w:rPr>
                <w:del w:id="765" w:author="xh" w:date="2026-10-12T15:01:52Z"/>
              </w:rPr>
            </w:pPr>
            <w:del w:id="766" w:author="xh" w:date="2026-10-12T15:01:52Z">
              <w:r>
                <w:rPr>
                  <w:rFonts w:ascii="Times New Roman" w:hAnsi="Times New Roman" w:eastAsia="方正仿宋_GBK"/>
                  <w:b w:val="0"/>
                  <w:sz w:val="21"/>
                </w:rPr>
                <w:delText>2023</w:delText>
              </w:r>
            </w:del>
          </w:p>
        </w:tc>
        <w:tc>
          <w:tcPr>
            <w:tcW w:w="1606" w:type="dxa"/>
            <w:vAlign w:val="center"/>
          </w:tcPr>
          <w:p w14:paraId="0D2F761C">
            <w:pPr>
              <w:snapToGrid w:val="0"/>
              <w:spacing w:before="60" w:after="60" w:line="252" w:lineRule="auto"/>
              <w:ind w:left="0" w:leftChars="0" w:right="0" w:rightChars="0" w:firstLine="0" w:firstLineChars="0"/>
              <w:jc w:val="center"/>
              <w:rPr>
                <w:del w:id="767" w:author="xh" w:date="2026-10-12T15:01:52Z"/>
              </w:rPr>
            </w:pPr>
            <w:del w:id="768" w:author="xh" w:date="2026-10-12T15:01:52Z">
              <w:r>
                <w:rPr>
                  <w:rFonts w:ascii="Times New Roman" w:hAnsi="Times New Roman" w:eastAsia="方正仿宋_GBK"/>
                  <w:b w:val="0"/>
                  <w:sz w:val="21"/>
                </w:rPr>
                <w:delText>0.00</w:delText>
              </w:r>
            </w:del>
          </w:p>
        </w:tc>
        <w:tc>
          <w:tcPr>
            <w:tcW w:w="1606" w:type="dxa"/>
            <w:vAlign w:val="center"/>
          </w:tcPr>
          <w:p w14:paraId="007A42CC">
            <w:pPr>
              <w:snapToGrid w:val="0"/>
              <w:spacing w:before="60" w:after="60" w:line="252" w:lineRule="auto"/>
              <w:ind w:left="0" w:leftChars="0" w:right="0" w:rightChars="0" w:firstLine="0" w:firstLineChars="0"/>
              <w:jc w:val="center"/>
              <w:rPr>
                <w:del w:id="769" w:author="xh" w:date="2026-10-12T15:01:52Z"/>
              </w:rPr>
            </w:pPr>
            <w:del w:id="770" w:author="xh" w:date="2026-10-12T15:01:52Z">
              <w:r>
                <w:rPr>
                  <w:rFonts w:ascii="Times New Roman" w:hAnsi="Times New Roman" w:eastAsia="方正仿宋_GBK"/>
                  <w:b w:val="0"/>
                  <w:sz w:val="21"/>
                </w:rPr>
                <w:delText>11</w:delText>
              </w:r>
            </w:del>
          </w:p>
        </w:tc>
        <w:tc>
          <w:tcPr>
            <w:tcW w:w="1606" w:type="dxa"/>
            <w:vAlign w:val="center"/>
          </w:tcPr>
          <w:p w14:paraId="584C38EC">
            <w:pPr>
              <w:snapToGrid w:val="0"/>
              <w:spacing w:before="60" w:after="60" w:line="252" w:lineRule="auto"/>
              <w:ind w:left="0" w:leftChars="0" w:right="0" w:rightChars="0" w:firstLine="0" w:firstLineChars="0"/>
              <w:jc w:val="center"/>
              <w:rPr>
                <w:del w:id="771" w:author="xh" w:date="2026-10-12T15:01:52Z"/>
              </w:rPr>
            </w:pPr>
            <w:del w:id="772" w:author="xh" w:date="2026-10-12T15:01:52Z">
              <w:r>
                <w:rPr>
                  <w:rFonts w:ascii="Times New Roman" w:hAnsi="Times New Roman" w:eastAsia="方正仿宋_GBK"/>
                  <w:b w:val="0"/>
                  <w:sz w:val="21"/>
                </w:rPr>
                <w:delText>0.50</w:delText>
              </w:r>
            </w:del>
          </w:p>
        </w:tc>
        <w:tc>
          <w:tcPr>
            <w:tcW w:w="1606" w:type="dxa"/>
            <w:vAlign w:val="center"/>
          </w:tcPr>
          <w:p w14:paraId="366E5CC4">
            <w:pPr>
              <w:snapToGrid w:val="0"/>
              <w:spacing w:before="60" w:after="60" w:line="252" w:lineRule="auto"/>
              <w:ind w:left="0" w:leftChars="0" w:right="0" w:rightChars="0" w:firstLine="0" w:firstLineChars="0"/>
              <w:jc w:val="center"/>
              <w:rPr>
                <w:del w:id="773" w:author="xh" w:date="2026-10-12T15:01:52Z"/>
              </w:rPr>
            </w:pPr>
            <w:del w:id="774" w:author="xh" w:date="2026-10-12T15:01:52Z">
              <w:r>
                <w:rPr>
                  <w:rFonts w:ascii="Times New Roman" w:hAnsi="Times New Roman" w:eastAsia="方正仿宋_GBK"/>
                  <w:b w:val="0"/>
                  <w:sz w:val="21"/>
                </w:rPr>
                <w:delText>3324.00</w:delText>
              </w:r>
            </w:del>
          </w:p>
        </w:tc>
        <w:tc>
          <w:tcPr>
            <w:tcW w:w="1606" w:type="dxa"/>
            <w:vAlign w:val="center"/>
          </w:tcPr>
          <w:p w14:paraId="67760A87">
            <w:pPr>
              <w:snapToGrid w:val="0"/>
              <w:spacing w:before="60" w:after="60" w:line="252" w:lineRule="auto"/>
              <w:ind w:left="0" w:leftChars="0" w:right="0" w:rightChars="0" w:firstLine="0" w:firstLineChars="0"/>
              <w:jc w:val="center"/>
              <w:rPr>
                <w:del w:id="775" w:author="xh" w:date="2026-10-12T15:01:52Z"/>
              </w:rPr>
            </w:pPr>
            <w:del w:id="776" w:author="xh" w:date="2026-10-12T15:01:52Z">
              <w:r>
                <w:rPr>
                  <w:rFonts w:ascii="Times New Roman" w:hAnsi="Times New Roman" w:eastAsia="方正仿宋_GBK"/>
                  <w:b w:val="0"/>
                  <w:sz w:val="21"/>
                </w:rPr>
                <w:delText>2.16</w:delText>
              </w:r>
            </w:del>
          </w:p>
        </w:tc>
      </w:tr>
      <w:tr w14:paraId="585690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del w:id="777" w:author="xh" w:date="2026-10-12T15:01:52Z"/>
        </w:trPr>
        <w:tc>
          <w:tcPr>
            <w:tcW w:w="1606" w:type="dxa"/>
            <w:vAlign w:val="center"/>
          </w:tcPr>
          <w:p w14:paraId="144B5B58">
            <w:pPr>
              <w:snapToGrid w:val="0"/>
              <w:spacing w:before="60" w:after="60" w:line="252" w:lineRule="auto"/>
              <w:ind w:left="0" w:leftChars="0" w:right="0" w:rightChars="0" w:firstLine="0" w:firstLineChars="0"/>
              <w:jc w:val="center"/>
              <w:rPr>
                <w:del w:id="778" w:author="xh" w:date="2026-10-12T15:01:52Z"/>
              </w:rPr>
            </w:pPr>
            <w:del w:id="779" w:author="xh" w:date="2026-10-12T15:01:52Z">
              <w:r>
                <w:rPr>
                  <w:rFonts w:ascii="Times New Roman" w:hAnsi="Times New Roman" w:eastAsia="方正仿宋_GBK"/>
                  <w:b w:val="0"/>
                  <w:sz w:val="21"/>
                </w:rPr>
                <w:delText>2024</w:delText>
              </w:r>
            </w:del>
          </w:p>
        </w:tc>
        <w:tc>
          <w:tcPr>
            <w:tcW w:w="1606" w:type="dxa"/>
            <w:vAlign w:val="center"/>
          </w:tcPr>
          <w:p w14:paraId="380F4216">
            <w:pPr>
              <w:snapToGrid w:val="0"/>
              <w:spacing w:before="60" w:after="60" w:line="252" w:lineRule="auto"/>
              <w:ind w:left="0" w:leftChars="0" w:right="0" w:rightChars="0" w:firstLine="0" w:firstLineChars="0"/>
              <w:jc w:val="center"/>
              <w:rPr>
                <w:del w:id="780" w:author="xh" w:date="2026-10-12T15:01:52Z"/>
              </w:rPr>
            </w:pPr>
            <w:del w:id="781" w:author="xh" w:date="2026-10-12T15:01:52Z">
              <w:r>
                <w:rPr>
                  <w:rFonts w:ascii="Times New Roman" w:hAnsi="Times New Roman" w:eastAsia="方正仿宋_GBK"/>
                  <w:b w:val="0"/>
                  <w:sz w:val="21"/>
                </w:rPr>
                <w:delText>0.00</w:delText>
              </w:r>
            </w:del>
          </w:p>
        </w:tc>
        <w:tc>
          <w:tcPr>
            <w:tcW w:w="1606" w:type="dxa"/>
            <w:vAlign w:val="center"/>
          </w:tcPr>
          <w:p w14:paraId="54BBFD65">
            <w:pPr>
              <w:snapToGrid w:val="0"/>
              <w:spacing w:before="60" w:after="60" w:line="252" w:lineRule="auto"/>
              <w:ind w:left="0" w:leftChars="0" w:right="0" w:rightChars="0" w:firstLine="0" w:firstLineChars="0"/>
              <w:jc w:val="center"/>
              <w:rPr>
                <w:del w:id="782" w:author="xh" w:date="2026-10-12T15:01:52Z"/>
              </w:rPr>
            </w:pPr>
            <w:del w:id="783" w:author="xh" w:date="2026-10-12T15:01:52Z">
              <w:r>
                <w:rPr>
                  <w:rFonts w:ascii="Times New Roman" w:hAnsi="Times New Roman" w:eastAsia="方正仿宋_GBK"/>
                  <w:b w:val="0"/>
                  <w:sz w:val="21"/>
                </w:rPr>
                <w:delText>0</w:delText>
              </w:r>
            </w:del>
          </w:p>
        </w:tc>
        <w:tc>
          <w:tcPr>
            <w:tcW w:w="1606" w:type="dxa"/>
            <w:vAlign w:val="center"/>
          </w:tcPr>
          <w:p w14:paraId="7701758D">
            <w:pPr>
              <w:snapToGrid w:val="0"/>
              <w:spacing w:before="60" w:after="60" w:line="252" w:lineRule="auto"/>
              <w:ind w:left="0" w:leftChars="0" w:right="0" w:rightChars="0" w:firstLine="0" w:firstLineChars="0"/>
              <w:jc w:val="center"/>
              <w:rPr>
                <w:del w:id="784" w:author="xh" w:date="2026-10-12T15:01:52Z"/>
              </w:rPr>
            </w:pPr>
            <w:del w:id="785" w:author="xh" w:date="2026-10-12T15:01:52Z">
              <w:r>
                <w:rPr>
                  <w:rFonts w:ascii="Times New Roman" w:hAnsi="Times New Roman" w:eastAsia="方正仿宋_GBK"/>
                  <w:b w:val="0"/>
                  <w:sz w:val="21"/>
                </w:rPr>
                <w:delText>0.00</w:delText>
              </w:r>
            </w:del>
          </w:p>
        </w:tc>
        <w:tc>
          <w:tcPr>
            <w:tcW w:w="1606" w:type="dxa"/>
            <w:vAlign w:val="center"/>
          </w:tcPr>
          <w:p w14:paraId="00B04EC8">
            <w:pPr>
              <w:snapToGrid w:val="0"/>
              <w:spacing w:before="60" w:after="60" w:line="252" w:lineRule="auto"/>
              <w:ind w:left="0" w:leftChars="0" w:right="0" w:rightChars="0" w:firstLine="0" w:firstLineChars="0"/>
              <w:jc w:val="center"/>
              <w:rPr>
                <w:del w:id="786" w:author="xh" w:date="2026-10-12T15:01:52Z"/>
              </w:rPr>
            </w:pPr>
            <w:del w:id="787" w:author="xh" w:date="2026-10-12T15:01:52Z">
              <w:r>
                <w:rPr>
                  <w:rFonts w:ascii="Times New Roman" w:hAnsi="Times New Roman" w:eastAsia="方正仿宋_GBK"/>
                  <w:b w:val="0"/>
                  <w:sz w:val="21"/>
                </w:rPr>
                <w:delText>3324.00</w:delText>
              </w:r>
            </w:del>
          </w:p>
        </w:tc>
        <w:tc>
          <w:tcPr>
            <w:tcW w:w="1606" w:type="dxa"/>
            <w:vAlign w:val="center"/>
          </w:tcPr>
          <w:p w14:paraId="5887E8A2">
            <w:pPr>
              <w:snapToGrid w:val="0"/>
              <w:spacing w:before="60" w:after="60" w:line="252" w:lineRule="auto"/>
              <w:ind w:left="0" w:leftChars="0" w:right="0" w:rightChars="0" w:firstLine="0" w:firstLineChars="0"/>
              <w:jc w:val="center"/>
              <w:rPr>
                <w:del w:id="788" w:author="xh" w:date="2026-10-12T15:01:52Z"/>
              </w:rPr>
            </w:pPr>
            <w:del w:id="789" w:author="xh" w:date="2026-10-12T15:01:52Z">
              <w:r>
                <w:rPr>
                  <w:rFonts w:ascii="Times New Roman" w:hAnsi="Times New Roman" w:eastAsia="方正仿宋_GBK"/>
                  <w:b w:val="0"/>
                  <w:sz w:val="21"/>
                </w:rPr>
                <w:delText>2.29</w:delText>
              </w:r>
            </w:del>
          </w:p>
        </w:tc>
      </w:tr>
      <w:tr w14:paraId="5D0FC0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del w:id="790" w:author="xh" w:date="2026-10-12T15:01:52Z"/>
        </w:trPr>
        <w:tc>
          <w:tcPr>
            <w:tcW w:w="1606" w:type="dxa"/>
            <w:vAlign w:val="center"/>
          </w:tcPr>
          <w:p w14:paraId="7678F526">
            <w:pPr>
              <w:snapToGrid w:val="0"/>
              <w:spacing w:before="60" w:after="60" w:line="252" w:lineRule="auto"/>
              <w:ind w:left="0" w:leftChars="0" w:right="0" w:rightChars="0" w:firstLine="0" w:firstLineChars="0"/>
              <w:jc w:val="center"/>
              <w:rPr>
                <w:del w:id="791" w:author="xh" w:date="2026-10-12T15:01:52Z"/>
              </w:rPr>
            </w:pPr>
            <w:del w:id="792" w:author="xh" w:date="2026-10-12T15:01:52Z">
              <w:r>
                <w:rPr>
                  <w:rFonts w:ascii="Times New Roman" w:hAnsi="Times New Roman" w:eastAsia="方正仿宋_GBK"/>
                  <w:b w:val="0"/>
                  <w:sz w:val="21"/>
                </w:rPr>
                <w:delText>2025</w:delText>
              </w:r>
            </w:del>
          </w:p>
        </w:tc>
        <w:tc>
          <w:tcPr>
            <w:tcW w:w="1606" w:type="dxa"/>
            <w:vAlign w:val="center"/>
          </w:tcPr>
          <w:p w14:paraId="19113DD9">
            <w:pPr>
              <w:snapToGrid w:val="0"/>
              <w:spacing w:before="60" w:after="60" w:line="252" w:lineRule="auto"/>
              <w:ind w:left="0" w:leftChars="0" w:right="0" w:rightChars="0" w:firstLine="0" w:firstLineChars="0"/>
              <w:jc w:val="center"/>
              <w:rPr>
                <w:del w:id="793" w:author="xh" w:date="2026-10-12T15:01:52Z"/>
              </w:rPr>
            </w:pPr>
            <w:del w:id="794" w:author="xh" w:date="2026-10-12T15:01:52Z">
              <w:r>
                <w:rPr>
                  <w:rFonts w:ascii="Times New Roman" w:hAnsi="Times New Roman" w:eastAsia="方正仿宋_GBK"/>
                  <w:b w:val="0"/>
                  <w:sz w:val="21"/>
                </w:rPr>
                <w:delText>0.00</w:delText>
              </w:r>
            </w:del>
          </w:p>
        </w:tc>
        <w:tc>
          <w:tcPr>
            <w:tcW w:w="1606" w:type="dxa"/>
            <w:vAlign w:val="center"/>
          </w:tcPr>
          <w:p w14:paraId="2EE7A1A0">
            <w:pPr>
              <w:snapToGrid w:val="0"/>
              <w:spacing w:before="60" w:after="60" w:line="252" w:lineRule="auto"/>
              <w:ind w:left="0" w:leftChars="0" w:right="0" w:rightChars="0" w:firstLine="0" w:firstLineChars="0"/>
              <w:jc w:val="center"/>
              <w:rPr>
                <w:del w:id="795" w:author="xh" w:date="2026-10-12T15:01:52Z"/>
              </w:rPr>
            </w:pPr>
            <w:del w:id="796" w:author="xh" w:date="2026-10-12T15:01:52Z">
              <w:r>
                <w:rPr>
                  <w:rFonts w:ascii="Times New Roman" w:hAnsi="Times New Roman" w:eastAsia="方正仿宋_GBK"/>
                  <w:b w:val="0"/>
                  <w:sz w:val="21"/>
                </w:rPr>
                <w:delText>0</w:delText>
              </w:r>
            </w:del>
          </w:p>
        </w:tc>
        <w:tc>
          <w:tcPr>
            <w:tcW w:w="1606" w:type="dxa"/>
            <w:vAlign w:val="center"/>
          </w:tcPr>
          <w:p w14:paraId="2B1B26DC">
            <w:pPr>
              <w:snapToGrid w:val="0"/>
              <w:spacing w:before="60" w:after="60" w:line="252" w:lineRule="auto"/>
              <w:ind w:left="0" w:leftChars="0" w:right="0" w:rightChars="0" w:firstLine="0" w:firstLineChars="0"/>
              <w:jc w:val="center"/>
              <w:rPr>
                <w:del w:id="797" w:author="xh" w:date="2026-10-12T15:01:52Z"/>
              </w:rPr>
            </w:pPr>
            <w:del w:id="798" w:author="xh" w:date="2026-10-12T15:01:52Z">
              <w:r>
                <w:rPr>
                  <w:rFonts w:ascii="Times New Roman" w:hAnsi="Times New Roman" w:eastAsia="方正仿宋_GBK"/>
                  <w:b w:val="0"/>
                  <w:sz w:val="21"/>
                </w:rPr>
                <w:delText>0.00</w:delText>
              </w:r>
            </w:del>
          </w:p>
        </w:tc>
        <w:tc>
          <w:tcPr>
            <w:tcW w:w="1606" w:type="dxa"/>
            <w:vAlign w:val="center"/>
          </w:tcPr>
          <w:p w14:paraId="38E2B57F">
            <w:pPr>
              <w:snapToGrid w:val="0"/>
              <w:spacing w:before="60" w:after="60" w:line="252" w:lineRule="auto"/>
              <w:ind w:left="0" w:leftChars="0" w:right="0" w:rightChars="0" w:firstLine="0" w:firstLineChars="0"/>
              <w:jc w:val="center"/>
              <w:rPr>
                <w:del w:id="799" w:author="xh" w:date="2026-10-12T15:01:52Z"/>
              </w:rPr>
            </w:pPr>
            <w:del w:id="800" w:author="xh" w:date="2026-10-12T15:01:52Z">
              <w:r>
                <w:rPr>
                  <w:rFonts w:ascii="Times New Roman" w:hAnsi="Times New Roman" w:eastAsia="方正仿宋_GBK"/>
                  <w:b w:val="0"/>
                  <w:sz w:val="21"/>
                </w:rPr>
                <w:delText>3324.00</w:delText>
              </w:r>
            </w:del>
          </w:p>
        </w:tc>
        <w:tc>
          <w:tcPr>
            <w:tcW w:w="1606" w:type="dxa"/>
            <w:vAlign w:val="center"/>
          </w:tcPr>
          <w:p w14:paraId="3BECD2B1">
            <w:pPr>
              <w:snapToGrid w:val="0"/>
              <w:spacing w:before="60" w:after="60" w:line="252" w:lineRule="auto"/>
              <w:ind w:left="0" w:leftChars="0" w:right="0" w:rightChars="0" w:firstLine="0" w:firstLineChars="0"/>
              <w:jc w:val="center"/>
              <w:rPr>
                <w:del w:id="801" w:author="xh" w:date="2026-10-12T15:01:52Z"/>
              </w:rPr>
            </w:pPr>
            <w:del w:id="802" w:author="xh" w:date="2026-10-12T15:01:52Z">
              <w:r>
                <w:rPr>
                  <w:rFonts w:ascii="Times New Roman" w:hAnsi="Times New Roman" w:eastAsia="方正仿宋_GBK"/>
                  <w:b w:val="0"/>
                  <w:sz w:val="21"/>
                </w:rPr>
                <w:delText>2.17</w:delText>
              </w:r>
            </w:del>
          </w:p>
        </w:tc>
      </w:tr>
      <w:tr w14:paraId="5C349E9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ins w:id="803" w:author="xh" w:date="2026-10-12T15:01:52Z"/>
        </w:trPr>
        <w:tc>
          <w:tcPr>
            <w:tcW w:w="1385" w:type="dxa"/>
            <w:tcMar>
              <w:left w:w="70" w:type="dxa"/>
              <w:right w:w="70" w:type="dxa"/>
            </w:tcMar>
            <w:vAlign w:val="center"/>
          </w:tcPr>
          <w:p w14:paraId="5E7EF484">
            <w:pPr>
              <w:keepNext/>
              <w:spacing w:before="20" w:after="20" w:line="260" w:lineRule="exact"/>
              <w:ind w:left="0" w:leftChars="0" w:right="0" w:rightChars="0" w:firstLine="0" w:firstLineChars="0"/>
              <w:jc w:val="center"/>
            </w:pPr>
            <w:ins w:id="804" w:author="xh" w:date="2026-10-12T15:01:52Z">
              <w:r>
                <w:rPr>
                  <w:rFonts w:ascii="Times New Roman" w:hAnsi="Times New Roman" w:eastAsia="宋体"/>
                  <w:b/>
                  <w:sz w:val="18"/>
                </w:rPr>
                <w:t>年份</w:t>
              </w:r>
            </w:ins>
          </w:p>
        </w:tc>
        <w:tc>
          <w:tcPr>
            <w:tcW w:w="1385" w:type="dxa"/>
            <w:tcMar>
              <w:left w:w="70" w:type="dxa"/>
              <w:right w:w="70" w:type="dxa"/>
            </w:tcMar>
            <w:vAlign w:val="center"/>
          </w:tcPr>
          <w:p w14:paraId="46A83C3B">
            <w:pPr>
              <w:keepNext/>
              <w:spacing w:before="20" w:after="20" w:line="260" w:lineRule="exact"/>
              <w:ind w:left="0" w:leftChars="0" w:right="0" w:rightChars="0" w:firstLine="0" w:firstLineChars="0"/>
              <w:jc w:val="center"/>
            </w:pPr>
            <w:ins w:id="805" w:author="xh" w:date="2026-10-12T15:01:52Z">
              <w:r>
                <w:rPr>
                  <w:rFonts w:ascii="Times New Roman" w:hAnsi="Times New Roman" w:eastAsia="宋体"/>
                  <w:b/>
                  <w:sz w:val="18"/>
                </w:rPr>
                <w:t>当年新购主变</w:t>
              </w:r>
            </w:ins>
            <w:ins w:id="806" w:author="xh" w:date="2026-10-12T15:01:52Z">
              <w:r>
                <w:rPr>
                  <w:rFonts w:ascii="Times New Roman" w:hAnsi="Times New Roman" w:eastAsia="宋体"/>
                  <w:b/>
                  <w:sz w:val="18"/>
                </w:rPr>
                <w:br w:type="textWrapping"/>
              </w:r>
            </w:ins>
            <w:ins w:id="807" w:author="xh" w:date="2026-10-12T15:01:52Z">
              <w:r>
                <w:rPr>
                  <w:rFonts w:ascii="Times New Roman" w:hAnsi="Times New Roman" w:eastAsia="宋体"/>
                  <w:b/>
                  <w:sz w:val="18"/>
                </w:rPr>
                <w:t>MVA</w:t>
              </w:r>
            </w:ins>
          </w:p>
        </w:tc>
        <w:tc>
          <w:tcPr>
            <w:tcW w:w="1385" w:type="dxa"/>
            <w:tcMar>
              <w:left w:w="70" w:type="dxa"/>
              <w:right w:w="70" w:type="dxa"/>
            </w:tcMar>
            <w:vAlign w:val="center"/>
          </w:tcPr>
          <w:p w14:paraId="6DD82346">
            <w:pPr>
              <w:keepNext/>
              <w:spacing w:before="20" w:after="20" w:line="260" w:lineRule="exact"/>
              <w:ind w:left="0" w:leftChars="0" w:right="0" w:rightChars="0" w:firstLine="0" w:firstLineChars="0"/>
              <w:jc w:val="center"/>
            </w:pPr>
            <w:ins w:id="808" w:author="xh" w:date="2026-10-12T15:01:52Z">
              <w:r>
                <w:rPr>
                  <w:rFonts w:ascii="Times New Roman" w:hAnsi="Times New Roman" w:eastAsia="宋体"/>
                  <w:b/>
                  <w:sz w:val="18"/>
                </w:rPr>
                <w:t>当年新增联络</w:t>
              </w:r>
            </w:ins>
            <w:ins w:id="809" w:author="xh" w:date="2026-10-12T15:01:52Z">
              <w:r>
                <w:rPr>
                  <w:rFonts w:ascii="Times New Roman" w:hAnsi="Times New Roman" w:eastAsia="宋体"/>
                  <w:b/>
                  <w:sz w:val="18"/>
                </w:rPr>
                <w:br w:type="textWrapping"/>
              </w:r>
            </w:ins>
            <w:ins w:id="810" w:author="xh" w:date="2026-10-12T15:01:52Z">
              <w:r>
                <w:rPr>
                  <w:rFonts w:ascii="Times New Roman" w:hAnsi="Times New Roman" w:eastAsia="宋体"/>
                  <w:b/>
                  <w:sz w:val="18"/>
                </w:rPr>
                <w:t>条</w:t>
              </w:r>
            </w:ins>
          </w:p>
        </w:tc>
        <w:tc>
          <w:tcPr>
            <w:tcW w:w="1385" w:type="dxa"/>
            <w:tcMar>
              <w:left w:w="70" w:type="dxa"/>
              <w:right w:w="70" w:type="dxa"/>
            </w:tcMar>
            <w:vAlign w:val="center"/>
          </w:tcPr>
          <w:p w14:paraId="7C629A8F">
            <w:pPr>
              <w:keepNext/>
              <w:spacing w:before="20" w:after="20" w:line="260" w:lineRule="exact"/>
              <w:ind w:left="0" w:leftChars="0" w:right="0" w:rightChars="0" w:firstLine="0" w:firstLineChars="0"/>
              <w:jc w:val="center"/>
            </w:pPr>
            <w:ins w:id="811" w:author="xh" w:date="2026-10-12T15:01:52Z">
              <w:r>
                <w:rPr>
                  <w:rFonts w:ascii="Times New Roman" w:hAnsi="Times New Roman" w:eastAsia="宋体"/>
                  <w:b/>
                  <w:sz w:val="18"/>
                </w:rPr>
                <w:t>当年新增储能</w:t>
              </w:r>
            </w:ins>
            <w:ins w:id="812" w:author="xh" w:date="2026-10-12T15:01:52Z">
              <w:r>
                <w:rPr>
                  <w:rFonts w:ascii="Times New Roman" w:hAnsi="Times New Roman" w:eastAsia="宋体"/>
                  <w:b/>
                  <w:sz w:val="18"/>
                </w:rPr>
                <w:br w:type="textWrapping"/>
              </w:r>
            </w:ins>
            <w:ins w:id="813" w:author="xh" w:date="2026-10-12T15:01:52Z">
              <w:r>
                <w:rPr>
                  <w:rFonts w:ascii="Times New Roman" w:hAnsi="Times New Roman" w:eastAsia="宋体"/>
                  <w:b/>
                  <w:sz w:val="18"/>
                </w:rPr>
                <w:t>MW</w:t>
              </w:r>
            </w:ins>
          </w:p>
        </w:tc>
        <w:tc>
          <w:tcPr>
            <w:tcW w:w="1385" w:type="dxa"/>
            <w:tcMar>
              <w:left w:w="70" w:type="dxa"/>
              <w:right w:w="70" w:type="dxa"/>
            </w:tcMar>
            <w:vAlign w:val="center"/>
          </w:tcPr>
          <w:p w14:paraId="354227E8">
            <w:pPr>
              <w:keepNext/>
              <w:spacing w:before="20" w:after="20" w:line="260" w:lineRule="exact"/>
              <w:ind w:left="0" w:leftChars="0" w:right="0" w:rightChars="0" w:firstLine="0" w:firstLineChars="0"/>
              <w:jc w:val="center"/>
            </w:pPr>
            <w:ins w:id="814" w:author="xh" w:date="2026-10-12T15:01:52Z">
              <w:r>
                <w:rPr>
                  <w:rFonts w:ascii="Times New Roman" w:hAnsi="Times New Roman" w:eastAsia="宋体"/>
                  <w:b/>
                  <w:sz w:val="18"/>
                </w:rPr>
                <w:t>年末主变容量</w:t>
              </w:r>
            </w:ins>
            <w:ins w:id="815" w:author="xh" w:date="2026-10-12T15:01:52Z">
              <w:r>
                <w:rPr>
                  <w:rFonts w:ascii="Times New Roman" w:hAnsi="Times New Roman" w:eastAsia="宋体"/>
                  <w:b/>
                  <w:sz w:val="18"/>
                </w:rPr>
                <w:br w:type="textWrapping"/>
              </w:r>
            </w:ins>
            <w:ins w:id="816" w:author="xh" w:date="2026-10-12T15:01:52Z">
              <w:r>
                <w:rPr>
                  <w:rFonts w:ascii="Times New Roman" w:hAnsi="Times New Roman" w:eastAsia="宋体"/>
                  <w:b/>
                  <w:sz w:val="18"/>
                </w:rPr>
                <w:t>MVA</w:t>
              </w:r>
            </w:ins>
          </w:p>
        </w:tc>
        <w:tc>
          <w:tcPr>
            <w:tcW w:w="1385" w:type="dxa"/>
            <w:tcMar>
              <w:left w:w="70" w:type="dxa"/>
              <w:right w:w="70" w:type="dxa"/>
            </w:tcMar>
            <w:vAlign w:val="center"/>
          </w:tcPr>
          <w:p w14:paraId="243B372A">
            <w:pPr>
              <w:keepNext/>
              <w:spacing w:before="20" w:after="20" w:line="260" w:lineRule="exact"/>
              <w:ind w:left="0" w:leftChars="0" w:right="0" w:rightChars="0" w:firstLine="0" w:firstLineChars="0"/>
              <w:jc w:val="center"/>
            </w:pPr>
            <w:ins w:id="817" w:author="xh" w:date="2026-10-12T15:01:52Z">
              <w:r>
                <w:rPr>
                  <w:rFonts w:ascii="Times New Roman" w:hAnsi="Times New Roman" w:eastAsia="宋体"/>
                  <w:b/>
                  <w:sz w:val="18"/>
                </w:rPr>
                <w:t>年末容载比</w:t>
              </w:r>
            </w:ins>
          </w:p>
        </w:tc>
      </w:tr>
      <w:tr w14:paraId="081D450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818" w:author="xh" w:date="2026-10-12T15:01:52Z"/>
        </w:trPr>
        <w:tc>
          <w:tcPr>
            <w:tcW w:w="1385" w:type="dxa"/>
            <w:tcMar>
              <w:left w:w="70" w:type="dxa"/>
              <w:right w:w="70" w:type="dxa"/>
            </w:tcMar>
            <w:vAlign w:val="center"/>
          </w:tcPr>
          <w:p w14:paraId="2CAF95F8">
            <w:pPr>
              <w:keepNext/>
              <w:spacing w:before="20" w:after="20" w:line="260" w:lineRule="exact"/>
              <w:ind w:left="0" w:leftChars="0" w:right="0" w:rightChars="0" w:firstLine="0" w:firstLineChars="0"/>
              <w:jc w:val="center"/>
            </w:pPr>
            <w:ins w:id="819" w:author="xh" w:date="2026-10-12T15:01:52Z">
              <w:r>
                <w:rPr>
                  <w:rFonts w:ascii="Times New Roman" w:hAnsi="Times New Roman" w:eastAsia="宋体"/>
                  <w:b w:val="0"/>
                  <w:sz w:val="18"/>
                </w:rPr>
                <w:t>2022</w:t>
              </w:r>
            </w:ins>
          </w:p>
        </w:tc>
        <w:tc>
          <w:tcPr>
            <w:tcW w:w="1385" w:type="dxa"/>
            <w:tcMar>
              <w:left w:w="70" w:type="dxa"/>
              <w:right w:w="70" w:type="dxa"/>
            </w:tcMar>
            <w:vAlign w:val="center"/>
          </w:tcPr>
          <w:p w14:paraId="5C5371D8">
            <w:pPr>
              <w:keepNext/>
              <w:spacing w:before="20" w:after="20" w:line="260" w:lineRule="exact"/>
              <w:ind w:left="0" w:leftChars="0" w:right="0" w:rightChars="0" w:firstLine="0" w:firstLineChars="0"/>
              <w:jc w:val="center"/>
            </w:pPr>
            <w:ins w:id="820" w:author="xh" w:date="2026-10-12T15:01:52Z">
              <w:r>
                <w:rPr>
                  <w:rFonts w:ascii="Times New Roman" w:hAnsi="Times New Roman" w:eastAsia="宋体"/>
                  <w:b w:val="0"/>
                  <w:sz w:val="18"/>
                </w:rPr>
                <w:t>63.00</w:t>
              </w:r>
            </w:ins>
          </w:p>
        </w:tc>
        <w:tc>
          <w:tcPr>
            <w:tcW w:w="1385" w:type="dxa"/>
            <w:tcMar>
              <w:left w:w="70" w:type="dxa"/>
              <w:right w:w="70" w:type="dxa"/>
            </w:tcMar>
            <w:vAlign w:val="center"/>
          </w:tcPr>
          <w:p w14:paraId="6676297F">
            <w:pPr>
              <w:keepNext/>
              <w:spacing w:before="20" w:after="20" w:line="260" w:lineRule="exact"/>
              <w:ind w:left="0" w:leftChars="0" w:right="0" w:rightChars="0" w:firstLine="0" w:firstLineChars="0"/>
              <w:jc w:val="center"/>
            </w:pPr>
            <w:ins w:id="821" w:author="xh" w:date="2026-10-12T15:01:52Z">
              <w:r>
                <w:rPr>
                  <w:rFonts w:ascii="Times New Roman" w:hAnsi="Times New Roman" w:eastAsia="宋体"/>
                  <w:b w:val="0"/>
                  <w:sz w:val="18"/>
                </w:rPr>
                <w:t>0</w:t>
              </w:r>
            </w:ins>
          </w:p>
        </w:tc>
        <w:tc>
          <w:tcPr>
            <w:tcW w:w="1385" w:type="dxa"/>
            <w:tcMar>
              <w:left w:w="70" w:type="dxa"/>
              <w:right w:w="70" w:type="dxa"/>
            </w:tcMar>
            <w:vAlign w:val="center"/>
          </w:tcPr>
          <w:p w14:paraId="040E8DBE">
            <w:pPr>
              <w:keepNext/>
              <w:spacing w:before="20" w:after="20" w:line="260" w:lineRule="exact"/>
              <w:ind w:left="0" w:leftChars="0" w:right="0" w:rightChars="0" w:firstLine="0" w:firstLineChars="0"/>
              <w:jc w:val="center"/>
            </w:pPr>
            <w:ins w:id="822" w:author="xh" w:date="2026-10-12T15:01:52Z">
              <w:r>
                <w:rPr>
                  <w:rFonts w:ascii="Times New Roman" w:hAnsi="Times New Roman" w:eastAsia="宋体"/>
                  <w:b w:val="0"/>
                  <w:sz w:val="18"/>
                </w:rPr>
                <w:t>0.00</w:t>
              </w:r>
            </w:ins>
          </w:p>
        </w:tc>
        <w:tc>
          <w:tcPr>
            <w:tcW w:w="1385" w:type="dxa"/>
            <w:tcMar>
              <w:left w:w="70" w:type="dxa"/>
              <w:right w:w="70" w:type="dxa"/>
            </w:tcMar>
            <w:vAlign w:val="center"/>
          </w:tcPr>
          <w:p w14:paraId="27509FBF">
            <w:pPr>
              <w:keepNext/>
              <w:spacing w:before="20" w:after="20" w:line="260" w:lineRule="exact"/>
              <w:ind w:left="0" w:leftChars="0" w:right="0" w:rightChars="0" w:firstLine="0" w:firstLineChars="0"/>
              <w:jc w:val="center"/>
            </w:pPr>
            <w:ins w:id="823" w:author="xh" w:date="2026-10-12T15:01:52Z">
              <w:r>
                <w:rPr>
                  <w:rFonts w:ascii="Times New Roman" w:hAnsi="Times New Roman" w:eastAsia="宋体"/>
                  <w:b w:val="0"/>
                  <w:sz w:val="18"/>
                </w:rPr>
                <w:t>2923.00</w:t>
              </w:r>
            </w:ins>
          </w:p>
        </w:tc>
        <w:tc>
          <w:tcPr>
            <w:tcW w:w="1385" w:type="dxa"/>
            <w:tcMar>
              <w:left w:w="70" w:type="dxa"/>
              <w:right w:w="70" w:type="dxa"/>
            </w:tcMar>
            <w:vAlign w:val="center"/>
          </w:tcPr>
          <w:p w14:paraId="5DD72AB8">
            <w:pPr>
              <w:keepNext/>
              <w:spacing w:before="20" w:after="20" w:line="260" w:lineRule="exact"/>
              <w:ind w:left="0" w:leftChars="0" w:right="0" w:rightChars="0" w:firstLine="0" w:firstLineChars="0"/>
              <w:jc w:val="center"/>
            </w:pPr>
            <w:ins w:id="824" w:author="xh" w:date="2026-10-12T15:01:52Z">
              <w:r>
                <w:rPr>
                  <w:rFonts w:ascii="Times New Roman" w:hAnsi="Times New Roman" w:eastAsia="宋体"/>
                  <w:b w:val="0"/>
                  <w:sz w:val="18"/>
                </w:rPr>
                <w:t>2.04</w:t>
              </w:r>
            </w:ins>
          </w:p>
        </w:tc>
      </w:tr>
      <w:tr w14:paraId="57CE8FA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825" w:author="xh" w:date="2026-10-12T15:01:52Z"/>
        </w:trPr>
        <w:tc>
          <w:tcPr>
            <w:tcW w:w="1385" w:type="dxa"/>
            <w:tcMar>
              <w:left w:w="70" w:type="dxa"/>
              <w:right w:w="70" w:type="dxa"/>
            </w:tcMar>
            <w:vAlign w:val="center"/>
          </w:tcPr>
          <w:p w14:paraId="28DD14E7">
            <w:pPr>
              <w:keepNext/>
              <w:spacing w:before="20" w:after="20" w:line="260" w:lineRule="exact"/>
              <w:ind w:left="0" w:leftChars="0" w:right="0" w:rightChars="0" w:firstLine="0" w:firstLineChars="0"/>
              <w:jc w:val="center"/>
            </w:pPr>
            <w:ins w:id="826" w:author="xh" w:date="2026-10-12T15:01:52Z">
              <w:r>
                <w:rPr>
                  <w:rFonts w:ascii="Times New Roman" w:hAnsi="Times New Roman" w:eastAsia="宋体"/>
                  <w:b w:val="0"/>
                  <w:sz w:val="18"/>
                </w:rPr>
                <w:t>2023</w:t>
              </w:r>
            </w:ins>
          </w:p>
        </w:tc>
        <w:tc>
          <w:tcPr>
            <w:tcW w:w="1385" w:type="dxa"/>
            <w:tcMar>
              <w:left w:w="70" w:type="dxa"/>
              <w:right w:w="70" w:type="dxa"/>
            </w:tcMar>
            <w:vAlign w:val="center"/>
          </w:tcPr>
          <w:p w14:paraId="3079F611">
            <w:pPr>
              <w:keepNext/>
              <w:spacing w:before="20" w:after="20" w:line="260" w:lineRule="exact"/>
              <w:ind w:left="0" w:leftChars="0" w:right="0" w:rightChars="0" w:firstLine="0" w:firstLineChars="0"/>
              <w:jc w:val="center"/>
            </w:pPr>
            <w:ins w:id="827" w:author="xh" w:date="2026-10-12T15:01:52Z">
              <w:r>
                <w:rPr>
                  <w:rFonts w:ascii="Times New Roman" w:hAnsi="Times New Roman" w:eastAsia="宋体"/>
                  <w:b w:val="0"/>
                  <w:sz w:val="18"/>
                </w:rPr>
                <w:t>0.00</w:t>
              </w:r>
            </w:ins>
          </w:p>
        </w:tc>
        <w:tc>
          <w:tcPr>
            <w:tcW w:w="1385" w:type="dxa"/>
            <w:tcMar>
              <w:left w:w="70" w:type="dxa"/>
              <w:right w:w="70" w:type="dxa"/>
            </w:tcMar>
            <w:vAlign w:val="center"/>
          </w:tcPr>
          <w:p w14:paraId="41C163CE">
            <w:pPr>
              <w:keepNext/>
              <w:spacing w:before="20" w:after="20" w:line="260" w:lineRule="exact"/>
              <w:ind w:left="0" w:leftChars="0" w:right="0" w:rightChars="0" w:firstLine="0" w:firstLineChars="0"/>
              <w:jc w:val="center"/>
            </w:pPr>
            <w:ins w:id="828" w:author="xh" w:date="2026-10-12T15:01:52Z">
              <w:r>
                <w:rPr>
                  <w:rFonts w:ascii="Times New Roman" w:hAnsi="Times New Roman" w:eastAsia="宋体"/>
                  <w:b w:val="0"/>
                  <w:sz w:val="18"/>
                </w:rPr>
                <w:t>0</w:t>
              </w:r>
            </w:ins>
          </w:p>
        </w:tc>
        <w:tc>
          <w:tcPr>
            <w:tcW w:w="1385" w:type="dxa"/>
            <w:tcMar>
              <w:left w:w="70" w:type="dxa"/>
              <w:right w:w="70" w:type="dxa"/>
            </w:tcMar>
            <w:vAlign w:val="center"/>
          </w:tcPr>
          <w:p w14:paraId="3DC0C36D">
            <w:pPr>
              <w:keepNext/>
              <w:spacing w:before="20" w:after="20" w:line="260" w:lineRule="exact"/>
              <w:ind w:left="0" w:leftChars="0" w:right="0" w:rightChars="0" w:firstLine="0" w:firstLineChars="0"/>
              <w:jc w:val="center"/>
            </w:pPr>
            <w:ins w:id="829" w:author="xh" w:date="2026-10-12T15:01:52Z">
              <w:r>
                <w:rPr>
                  <w:rFonts w:ascii="Times New Roman" w:hAnsi="Times New Roman" w:eastAsia="宋体"/>
                  <w:b w:val="0"/>
                  <w:sz w:val="18"/>
                </w:rPr>
                <w:t>0.00</w:t>
              </w:r>
            </w:ins>
          </w:p>
        </w:tc>
        <w:tc>
          <w:tcPr>
            <w:tcW w:w="1385" w:type="dxa"/>
            <w:tcMar>
              <w:left w:w="70" w:type="dxa"/>
              <w:right w:w="70" w:type="dxa"/>
            </w:tcMar>
            <w:vAlign w:val="center"/>
          </w:tcPr>
          <w:p w14:paraId="0B6B2620">
            <w:pPr>
              <w:keepNext/>
              <w:spacing w:before="20" w:after="20" w:line="260" w:lineRule="exact"/>
              <w:ind w:left="0" w:leftChars="0" w:right="0" w:rightChars="0" w:firstLine="0" w:firstLineChars="0"/>
              <w:jc w:val="center"/>
            </w:pPr>
            <w:ins w:id="830" w:author="xh" w:date="2026-10-12T15:01:52Z">
              <w:r>
                <w:rPr>
                  <w:rFonts w:ascii="Times New Roman" w:hAnsi="Times New Roman" w:eastAsia="宋体"/>
                  <w:b w:val="0"/>
                  <w:sz w:val="18"/>
                </w:rPr>
                <w:t>2923.00</w:t>
              </w:r>
            </w:ins>
          </w:p>
        </w:tc>
        <w:tc>
          <w:tcPr>
            <w:tcW w:w="1385" w:type="dxa"/>
            <w:tcMar>
              <w:left w:w="70" w:type="dxa"/>
              <w:right w:w="70" w:type="dxa"/>
            </w:tcMar>
            <w:vAlign w:val="center"/>
          </w:tcPr>
          <w:p w14:paraId="08900DA3">
            <w:pPr>
              <w:keepNext/>
              <w:spacing w:before="20" w:after="20" w:line="260" w:lineRule="exact"/>
              <w:ind w:left="0" w:leftChars="0" w:right="0" w:rightChars="0" w:firstLine="0" w:firstLineChars="0"/>
              <w:jc w:val="center"/>
            </w:pPr>
            <w:ins w:id="831" w:author="xh" w:date="2026-10-12T15:01:52Z">
              <w:r>
                <w:rPr>
                  <w:rFonts w:ascii="Times New Roman" w:hAnsi="Times New Roman" w:eastAsia="宋体"/>
                  <w:b w:val="0"/>
                  <w:sz w:val="18"/>
                </w:rPr>
                <w:t>1.90</w:t>
              </w:r>
            </w:ins>
          </w:p>
        </w:tc>
      </w:tr>
      <w:tr w14:paraId="0F76240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832" w:author="xh" w:date="2026-10-12T15:01:52Z"/>
        </w:trPr>
        <w:tc>
          <w:tcPr>
            <w:tcW w:w="1385" w:type="dxa"/>
            <w:tcMar>
              <w:left w:w="70" w:type="dxa"/>
              <w:right w:w="70" w:type="dxa"/>
            </w:tcMar>
            <w:vAlign w:val="center"/>
          </w:tcPr>
          <w:p w14:paraId="437BFA03">
            <w:pPr>
              <w:keepNext/>
              <w:spacing w:before="20" w:after="20" w:line="260" w:lineRule="exact"/>
              <w:ind w:left="0" w:leftChars="0" w:right="0" w:rightChars="0" w:firstLine="0" w:firstLineChars="0"/>
              <w:jc w:val="center"/>
            </w:pPr>
            <w:ins w:id="833" w:author="xh" w:date="2026-10-12T15:01:52Z">
              <w:r>
                <w:rPr>
                  <w:rFonts w:ascii="Times New Roman" w:hAnsi="Times New Roman" w:eastAsia="宋体"/>
                  <w:b w:val="0"/>
                  <w:sz w:val="18"/>
                </w:rPr>
                <w:t>2024</w:t>
              </w:r>
            </w:ins>
          </w:p>
        </w:tc>
        <w:tc>
          <w:tcPr>
            <w:tcW w:w="1385" w:type="dxa"/>
            <w:tcMar>
              <w:left w:w="70" w:type="dxa"/>
              <w:right w:w="70" w:type="dxa"/>
            </w:tcMar>
            <w:vAlign w:val="center"/>
          </w:tcPr>
          <w:p w14:paraId="002F7B17">
            <w:pPr>
              <w:keepNext/>
              <w:spacing w:before="20" w:after="20" w:line="260" w:lineRule="exact"/>
              <w:ind w:left="0" w:leftChars="0" w:right="0" w:rightChars="0" w:firstLine="0" w:firstLineChars="0"/>
              <w:jc w:val="center"/>
            </w:pPr>
            <w:ins w:id="834" w:author="xh" w:date="2026-10-12T15:01:52Z">
              <w:r>
                <w:rPr>
                  <w:rFonts w:ascii="Times New Roman" w:hAnsi="Times New Roman" w:eastAsia="宋体"/>
                  <w:b w:val="0"/>
                  <w:sz w:val="18"/>
                </w:rPr>
                <w:t>0.00</w:t>
              </w:r>
            </w:ins>
          </w:p>
        </w:tc>
        <w:tc>
          <w:tcPr>
            <w:tcW w:w="1385" w:type="dxa"/>
            <w:tcMar>
              <w:left w:w="70" w:type="dxa"/>
              <w:right w:w="70" w:type="dxa"/>
            </w:tcMar>
            <w:vAlign w:val="center"/>
          </w:tcPr>
          <w:p w14:paraId="3E26112E">
            <w:pPr>
              <w:keepNext/>
              <w:spacing w:before="20" w:after="20" w:line="260" w:lineRule="exact"/>
              <w:ind w:left="0" w:leftChars="0" w:right="0" w:rightChars="0" w:firstLine="0" w:firstLineChars="0"/>
              <w:jc w:val="center"/>
            </w:pPr>
            <w:ins w:id="835" w:author="xh" w:date="2026-10-12T15:01:52Z">
              <w:r>
                <w:rPr>
                  <w:rFonts w:ascii="Times New Roman" w:hAnsi="Times New Roman" w:eastAsia="宋体"/>
                  <w:b w:val="0"/>
                  <w:sz w:val="18"/>
                </w:rPr>
                <w:t>0</w:t>
              </w:r>
            </w:ins>
          </w:p>
        </w:tc>
        <w:tc>
          <w:tcPr>
            <w:tcW w:w="1385" w:type="dxa"/>
            <w:tcMar>
              <w:left w:w="70" w:type="dxa"/>
              <w:right w:w="70" w:type="dxa"/>
            </w:tcMar>
            <w:vAlign w:val="center"/>
          </w:tcPr>
          <w:p w14:paraId="3D2F89D8">
            <w:pPr>
              <w:keepNext/>
              <w:spacing w:before="20" w:after="20" w:line="260" w:lineRule="exact"/>
              <w:ind w:left="0" w:leftChars="0" w:right="0" w:rightChars="0" w:firstLine="0" w:firstLineChars="0"/>
              <w:jc w:val="center"/>
            </w:pPr>
            <w:ins w:id="836" w:author="xh" w:date="2026-10-12T15:01:52Z">
              <w:r>
                <w:rPr>
                  <w:rFonts w:ascii="Times New Roman" w:hAnsi="Times New Roman" w:eastAsia="宋体"/>
                  <w:b w:val="0"/>
                  <w:sz w:val="18"/>
                </w:rPr>
                <w:t>0.00</w:t>
              </w:r>
            </w:ins>
          </w:p>
        </w:tc>
        <w:tc>
          <w:tcPr>
            <w:tcW w:w="1385" w:type="dxa"/>
            <w:tcMar>
              <w:left w:w="70" w:type="dxa"/>
              <w:right w:w="70" w:type="dxa"/>
            </w:tcMar>
            <w:vAlign w:val="center"/>
          </w:tcPr>
          <w:p w14:paraId="63C23D16">
            <w:pPr>
              <w:keepNext/>
              <w:spacing w:before="20" w:after="20" w:line="260" w:lineRule="exact"/>
              <w:ind w:left="0" w:leftChars="0" w:right="0" w:rightChars="0" w:firstLine="0" w:firstLineChars="0"/>
              <w:jc w:val="center"/>
            </w:pPr>
            <w:ins w:id="837" w:author="xh" w:date="2026-10-12T15:01:52Z">
              <w:r>
                <w:rPr>
                  <w:rFonts w:ascii="Times New Roman" w:hAnsi="Times New Roman" w:eastAsia="宋体"/>
                  <w:b w:val="0"/>
                  <w:sz w:val="18"/>
                </w:rPr>
                <w:t>2923.00</w:t>
              </w:r>
            </w:ins>
          </w:p>
        </w:tc>
        <w:tc>
          <w:tcPr>
            <w:tcW w:w="1385" w:type="dxa"/>
            <w:tcMar>
              <w:left w:w="70" w:type="dxa"/>
              <w:right w:w="70" w:type="dxa"/>
            </w:tcMar>
            <w:vAlign w:val="center"/>
          </w:tcPr>
          <w:p w14:paraId="21856981">
            <w:pPr>
              <w:keepNext/>
              <w:spacing w:before="20" w:after="20" w:line="260" w:lineRule="exact"/>
              <w:ind w:left="0" w:leftChars="0" w:right="0" w:rightChars="0" w:firstLine="0" w:firstLineChars="0"/>
              <w:jc w:val="center"/>
            </w:pPr>
            <w:ins w:id="838" w:author="xh" w:date="2026-10-12T15:01:52Z">
              <w:r>
                <w:rPr>
                  <w:rFonts w:ascii="Times New Roman" w:hAnsi="Times New Roman" w:eastAsia="宋体"/>
                  <w:b w:val="0"/>
                  <w:sz w:val="18"/>
                </w:rPr>
                <w:t>2.02</w:t>
              </w:r>
            </w:ins>
          </w:p>
        </w:tc>
      </w:tr>
      <w:tr w14:paraId="3A67D84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839" w:author="xh" w:date="2026-10-12T15:01:52Z"/>
        </w:trPr>
        <w:tc>
          <w:tcPr>
            <w:tcW w:w="1385" w:type="dxa"/>
            <w:tcMar>
              <w:left w:w="70" w:type="dxa"/>
              <w:right w:w="70" w:type="dxa"/>
            </w:tcMar>
            <w:vAlign w:val="center"/>
          </w:tcPr>
          <w:p w14:paraId="5DC93FE2">
            <w:pPr>
              <w:keepNext w:val="0"/>
              <w:spacing w:before="20" w:after="20" w:line="260" w:lineRule="exact"/>
              <w:ind w:left="0" w:leftChars="0" w:right="0" w:rightChars="0" w:firstLine="0" w:firstLineChars="0"/>
              <w:jc w:val="center"/>
            </w:pPr>
            <w:ins w:id="840" w:author="xh" w:date="2026-10-12T15:01:52Z">
              <w:r>
                <w:rPr>
                  <w:rFonts w:ascii="Times New Roman" w:hAnsi="Times New Roman" w:eastAsia="宋体"/>
                  <w:b w:val="0"/>
                  <w:sz w:val="18"/>
                </w:rPr>
                <w:t>2025</w:t>
              </w:r>
            </w:ins>
          </w:p>
        </w:tc>
        <w:tc>
          <w:tcPr>
            <w:tcW w:w="1385" w:type="dxa"/>
            <w:tcMar>
              <w:left w:w="70" w:type="dxa"/>
              <w:right w:w="70" w:type="dxa"/>
            </w:tcMar>
            <w:vAlign w:val="center"/>
          </w:tcPr>
          <w:p w14:paraId="20AB93A6">
            <w:pPr>
              <w:keepNext w:val="0"/>
              <w:spacing w:before="20" w:after="20" w:line="260" w:lineRule="exact"/>
              <w:ind w:left="0" w:leftChars="0" w:right="0" w:rightChars="0" w:firstLine="0" w:firstLineChars="0"/>
              <w:jc w:val="center"/>
            </w:pPr>
            <w:ins w:id="841" w:author="xh" w:date="2026-10-12T15:01:52Z">
              <w:r>
                <w:rPr>
                  <w:rFonts w:ascii="Times New Roman" w:hAnsi="Times New Roman" w:eastAsia="宋体"/>
                  <w:b w:val="0"/>
                  <w:sz w:val="18"/>
                </w:rPr>
                <w:t>0.00</w:t>
              </w:r>
            </w:ins>
          </w:p>
        </w:tc>
        <w:tc>
          <w:tcPr>
            <w:tcW w:w="1385" w:type="dxa"/>
            <w:tcMar>
              <w:left w:w="70" w:type="dxa"/>
              <w:right w:w="70" w:type="dxa"/>
            </w:tcMar>
            <w:vAlign w:val="center"/>
          </w:tcPr>
          <w:p w14:paraId="2E58BAC7">
            <w:pPr>
              <w:keepNext w:val="0"/>
              <w:spacing w:before="20" w:after="20" w:line="260" w:lineRule="exact"/>
              <w:ind w:left="0" w:leftChars="0" w:right="0" w:rightChars="0" w:firstLine="0" w:firstLineChars="0"/>
              <w:jc w:val="center"/>
            </w:pPr>
            <w:ins w:id="842" w:author="xh" w:date="2026-10-12T15:01:52Z">
              <w:r>
                <w:rPr>
                  <w:rFonts w:ascii="Times New Roman" w:hAnsi="Times New Roman" w:eastAsia="宋体"/>
                  <w:b w:val="0"/>
                  <w:sz w:val="18"/>
                </w:rPr>
                <w:t>0</w:t>
              </w:r>
            </w:ins>
          </w:p>
        </w:tc>
        <w:tc>
          <w:tcPr>
            <w:tcW w:w="1385" w:type="dxa"/>
            <w:tcMar>
              <w:left w:w="70" w:type="dxa"/>
              <w:right w:w="70" w:type="dxa"/>
            </w:tcMar>
            <w:vAlign w:val="center"/>
          </w:tcPr>
          <w:p w14:paraId="163DA1B7">
            <w:pPr>
              <w:keepNext w:val="0"/>
              <w:spacing w:before="20" w:after="20" w:line="260" w:lineRule="exact"/>
              <w:ind w:left="0" w:leftChars="0" w:right="0" w:rightChars="0" w:firstLine="0" w:firstLineChars="0"/>
              <w:jc w:val="center"/>
            </w:pPr>
            <w:ins w:id="843" w:author="xh" w:date="2026-10-12T15:01:52Z">
              <w:r>
                <w:rPr>
                  <w:rFonts w:ascii="Times New Roman" w:hAnsi="Times New Roman" w:eastAsia="宋体"/>
                  <w:b w:val="0"/>
                  <w:sz w:val="18"/>
                </w:rPr>
                <w:t>0.00</w:t>
              </w:r>
            </w:ins>
          </w:p>
        </w:tc>
        <w:tc>
          <w:tcPr>
            <w:tcW w:w="1385" w:type="dxa"/>
            <w:tcMar>
              <w:left w:w="70" w:type="dxa"/>
              <w:right w:w="70" w:type="dxa"/>
            </w:tcMar>
            <w:vAlign w:val="center"/>
          </w:tcPr>
          <w:p w14:paraId="24F75EF3">
            <w:pPr>
              <w:keepNext w:val="0"/>
              <w:spacing w:before="20" w:after="20" w:line="260" w:lineRule="exact"/>
              <w:ind w:left="0" w:leftChars="0" w:right="0" w:rightChars="0" w:firstLine="0" w:firstLineChars="0"/>
              <w:jc w:val="center"/>
            </w:pPr>
            <w:ins w:id="844" w:author="xh" w:date="2026-10-12T15:01:52Z">
              <w:r>
                <w:rPr>
                  <w:rFonts w:ascii="Times New Roman" w:hAnsi="Times New Roman" w:eastAsia="宋体"/>
                  <w:b w:val="0"/>
                  <w:sz w:val="18"/>
                </w:rPr>
                <w:t>2923.00</w:t>
              </w:r>
            </w:ins>
          </w:p>
        </w:tc>
        <w:tc>
          <w:tcPr>
            <w:tcW w:w="1385" w:type="dxa"/>
            <w:tcMar>
              <w:left w:w="70" w:type="dxa"/>
              <w:right w:w="70" w:type="dxa"/>
            </w:tcMar>
            <w:vAlign w:val="center"/>
          </w:tcPr>
          <w:p w14:paraId="1BC139DD">
            <w:pPr>
              <w:keepNext w:val="0"/>
              <w:spacing w:before="20" w:after="20" w:line="260" w:lineRule="exact"/>
              <w:ind w:left="0" w:leftChars="0" w:right="0" w:rightChars="0" w:firstLine="0" w:firstLineChars="0"/>
              <w:jc w:val="center"/>
            </w:pPr>
            <w:ins w:id="845" w:author="xh" w:date="2026-10-12T15:01:52Z">
              <w:r>
                <w:rPr>
                  <w:rFonts w:ascii="Times New Roman" w:hAnsi="Times New Roman" w:eastAsia="宋体"/>
                  <w:b w:val="0"/>
                  <w:sz w:val="18"/>
                </w:rPr>
                <w:t>1.91</w:t>
              </w:r>
            </w:ins>
          </w:p>
        </w:tc>
      </w:tr>
    </w:tbl>
    <w:p w14:paraId="757B5EED">
      <w:pPr>
        <w:widowControl/>
        <w:snapToGrid w:val="0"/>
        <w:spacing w:before="0" w:after="100" w:line="320" w:lineRule="exact"/>
        <w:ind w:left="0" w:leftChars="0" w:right="0" w:rightChars="0" w:firstLine="460" w:firstLineChars="0"/>
        <w:jc w:val="both"/>
      </w:pPr>
      <w:r>
        <w:rPr>
          <w:rFonts w:ascii="Times New Roman" w:hAnsi="Times New Roman" w:eastAsia="方正仿宋_GBK"/>
          <w:b w:val="0"/>
          <w:color w:val="000000"/>
          <w:sz w:val="23"/>
        </w:rPr>
        <w:t>市区</w:t>
      </w:r>
      <w:ins w:id="846" w:author="xh" w:date="2026-10-12T15:18:39Z">
        <w:r>
          <w:rPr>
            <w:rFonts w:ascii="Times New Roman" w:hAnsi="Times New Roman" w:eastAsia="方正仿宋_GBK"/>
            <w:b w:val="0"/>
            <w:color w:val="000000"/>
            <w:sz w:val="23"/>
          </w:rPr>
          <w:t>弹性方案</w:t>
        </w:r>
      </w:ins>
      <w:del w:id="847" w:author="xh" w:date="2026-10-12T15:18:39Z">
        <w:r>
          <w:rPr>
            <w:rFonts w:ascii="Times New Roman" w:hAnsi="Times New Roman" w:eastAsia="方正仿宋_GBK"/>
            <w:b w:val="0"/>
            <w:color w:val="000000"/>
            <w:sz w:val="23"/>
          </w:rPr>
          <w:delText>主要主变调整集中在</w:delText>
        </w:r>
      </w:del>
      <w:r>
        <w:rPr>
          <w:rFonts w:ascii="Times New Roman" w:hAnsi="Times New Roman" w:eastAsia="方正仿宋_GBK"/>
          <w:b w:val="0"/>
          <w:color w:val="000000"/>
          <w:sz w:val="23"/>
        </w:rPr>
        <w:t>2022年</w:t>
      </w:r>
      <w:ins w:id="848" w:author="xh" w:date="2026-10-12T15:18:39Z">
        <w:r>
          <w:rPr>
            <w:rFonts w:ascii="Times New Roman" w:hAnsi="Times New Roman" w:eastAsia="方正仿宋_GBK"/>
            <w:b w:val="0"/>
            <w:color w:val="000000"/>
            <w:sz w:val="23"/>
          </w:rPr>
          <w:t>新购6</w:t>
        </w:r>
      </w:ins>
      <w:del w:id="849" w:author="xh" w:date="2026-10-12T15:18:39Z">
        <w:r>
          <w:rPr>
            <w:rFonts w:ascii="Times New Roman" w:hAnsi="Times New Roman" w:eastAsia="方正仿宋_GBK"/>
            <w:b w:val="0"/>
            <w:color w:val="000000"/>
            <w:sz w:val="23"/>
          </w:rPr>
          <w:delText>，年末容量达到</w:delText>
        </w:r>
      </w:del>
      <w:r>
        <w:rPr>
          <w:rFonts w:ascii="Times New Roman" w:hAnsi="Times New Roman" w:eastAsia="方正仿宋_GBK"/>
          <w:b w:val="0"/>
          <w:color w:val="000000"/>
          <w:sz w:val="23"/>
        </w:rPr>
        <w:t>3</w:t>
      </w:r>
      <w:del w:id="850" w:author="xh" w:date="2026-10-12T15:18:39Z">
        <w:r>
          <w:rPr>
            <w:rFonts w:ascii="Times New Roman" w:hAnsi="Times New Roman" w:eastAsia="方正仿宋_GBK"/>
            <w:b w:val="0"/>
            <w:color w:val="000000"/>
            <w:sz w:val="23"/>
          </w:rPr>
          <w:delText>324</w:delText>
        </w:r>
      </w:del>
      <w:r>
        <w:rPr>
          <w:rFonts w:ascii="Times New Roman" w:hAnsi="Times New Roman" w:eastAsia="方正仿宋_GBK"/>
          <w:b w:val="0"/>
          <w:color w:val="000000"/>
          <w:sz w:val="23"/>
        </w:rPr>
        <w:t>.00 MVA</w:t>
      </w:r>
      <w:ins w:id="851" w:author="xh" w:date="2026-10-12T15:18:39Z">
        <w:r>
          <w:rPr>
            <w:rFonts w:ascii="Times New Roman" w:hAnsi="Times New Roman" w:eastAsia="方正仿宋_GBK"/>
            <w:b w:val="0"/>
            <w:color w:val="000000"/>
            <w:sz w:val="23"/>
          </w:rPr>
          <w:t>主变用于更换原40 MVA设备，净增23.00 MVA，年末容量2923.00 MVA、容载比2.04</w:t>
        </w:r>
      </w:ins>
      <w:r>
        <w:rPr>
          <w:rFonts w:ascii="Times New Roman" w:hAnsi="Times New Roman" w:eastAsia="方正仿宋_GBK"/>
          <w:b w:val="0"/>
          <w:color w:val="000000"/>
          <w:sz w:val="23"/>
        </w:rPr>
        <w:t>。2023年负荷</w:t>
      </w:r>
      <w:ins w:id="852" w:author="xh" w:date="2026-10-12T15:18:39Z">
        <w:r>
          <w:rPr>
            <w:rFonts w:ascii="Times New Roman" w:hAnsi="Times New Roman" w:eastAsia="方正仿宋_GBK"/>
            <w:b w:val="0"/>
            <w:color w:val="000000"/>
            <w:sz w:val="23"/>
          </w:rPr>
          <w:t>增</w:t>
        </w:r>
      </w:ins>
      <w:del w:id="853" w:author="xh" w:date="2026-10-12T15:18:39Z">
        <w:r>
          <w:rPr>
            <w:rFonts w:ascii="Times New Roman" w:hAnsi="Times New Roman" w:eastAsia="方正仿宋_GBK"/>
            <w:b w:val="0"/>
            <w:color w:val="000000"/>
            <w:sz w:val="23"/>
          </w:rPr>
          <w:delText>升</w:delText>
        </w:r>
      </w:del>
      <w:r>
        <w:rPr>
          <w:rFonts w:ascii="Times New Roman" w:hAnsi="Times New Roman" w:eastAsia="方正仿宋_GBK"/>
          <w:b w:val="0"/>
          <w:color w:val="000000"/>
          <w:sz w:val="23"/>
        </w:rPr>
        <w:t>至1542.22 MW，</w:t>
      </w:r>
      <w:ins w:id="854" w:author="xh" w:date="2026-10-12T15:18:39Z">
        <w:r>
          <w:rPr>
            <w:rFonts w:ascii="Times New Roman" w:hAnsi="Times New Roman" w:eastAsia="方正仿宋_GBK"/>
            <w:b w:val="0"/>
            <w:color w:val="000000"/>
            <w:sz w:val="23"/>
          </w:rPr>
          <w:t>已有主变及</w:t>
        </w:r>
      </w:ins>
      <w:del w:id="855" w:author="xh" w:date="2026-10-12T15:18:39Z">
        <w:r>
          <w:rPr>
            <w:rFonts w:ascii="Times New Roman" w:hAnsi="Times New Roman" w:eastAsia="方正仿宋_GBK"/>
            <w:b w:val="0"/>
            <w:color w:val="000000"/>
            <w:sz w:val="23"/>
          </w:rPr>
          <w:delText>新增11条</w:delText>
        </w:r>
      </w:del>
      <w:r>
        <w:rPr>
          <w:rFonts w:ascii="Times New Roman" w:hAnsi="Times New Roman" w:eastAsia="方正仿宋_GBK"/>
          <w:b w:val="0"/>
          <w:color w:val="000000"/>
          <w:sz w:val="23"/>
        </w:rPr>
        <w:t>联络</w:t>
      </w:r>
      <w:ins w:id="856" w:author="xh" w:date="2026-10-12T15:18:39Z">
        <w:r>
          <w:rPr>
            <w:rFonts w:ascii="Times New Roman" w:hAnsi="Times New Roman" w:eastAsia="方正仿宋_GBK"/>
            <w:b w:val="0"/>
            <w:color w:val="000000"/>
            <w:sz w:val="23"/>
          </w:rPr>
          <w:t>继续满足任务，容载比降至1.9</w:t>
        </w:r>
      </w:ins>
      <w:del w:id="857" w:author="xh" w:date="2026-10-12T15:18:39Z">
        <w:r>
          <w:rPr>
            <w:rFonts w:ascii="Times New Roman" w:hAnsi="Times New Roman" w:eastAsia="方正仿宋_GBK"/>
            <w:b w:val="0"/>
            <w:color w:val="000000"/>
            <w:sz w:val="23"/>
          </w:rPr>
          <w:delText>和</w:delText>
        </w:r>
      </w:del>
      <w:r>
        <w:rPr>
          <w:rFonts w:ascii="Times New Roman" w:hAnsi="Times New Roman" w:eastAsia="方正仿宋_GBK"/>
          <w:b w:val="0"/>
          <w:color w:val="000000"/>
          <w:sz w:val="23"/>
        </w:rPr>
        <w:t>0</w:t>
      </w:r>
      <w:del w:id="858" w:author="xh" w:date="2026-10-12T15:18:39Z">
        <w:r>
          <w:rPr>
            <w:rFonts w:ascii="Times New Roman" w:hAnsi="Times New Roman" w:eastAsia="方正仿宋_GBK"/>
            <w:b w:val="0"/>
            <w:color w:val="000000"/>
            <w:sz w:val="23"/>
          </w:rPr>
          <w:delText>.50 MW储能</w:delText>
        </w:r>
      </w:del>
      <w:r>
        <w:rPr>
          <w:rFonts w:ascii="Times New Roman" w:hAnsi="Times New Roman" w:eastAsia="方正仿宋_GBK"/>
          <w:b w:val="0"/>
          <w:color w:val="000000"/>
          <w:sz w:val="23"/>
        </w:rPr>
        <w:t>，</w:t>
      </w:r>
      <w:ins w:id="859" w:author="xh" w:date="2026-10-12T15:18:39Z">
        <w:r>
          <w:rPr>
            <w:rFonts w:ascii="Times New Roman" w:hAnsi="Times New Roman" w:eastAsia="方正仿宋_GBK"/>
            <w:b w:val="0"/>
            <w:color w:val="000000"/>
            <w:sz w:val="23"/>
          </w:rPr>
          <w:t>此后容量均保持不变，</w:t>
        </w:r>
      </w:ins>
      <w:del w:id="860" w:author="xh" w:date="2026-10-12T15:18:39Z">
        <w:r>
          <w:rPr>
            <w:rFonts w:ascii="Times New Roman" w:hAnsi="Times New Roman" w:eastAsia="方正仿宋_GBK"/>
            <w:b w:val="0"/>
            <w:color w:val="000000"/>
            <w:sz w:val="23"/>
          </w:rPr>
          <w:delText>补充当年局部供电需求；</w:delText>
        </w:r>
      </w:del>
      <w:r>
        <w:rPr>
          <w:rFonts w:ascii="Times New Roman" w:hAnsi="Times New Roman" w:eastAsia="方正仿宋_GBK"/>
          <w:b w:val="0"/>
          <w:color w:val="000000"/>
          <w:sz w:val="23"/>
        </w:rPr>
        <w:t>四年</w:t>
      </w:r>
      <w:ins w:id="861" w:author="xh" w:date="2026-10-12T15:18:39Z">
        <w:r>
          <w:rPr>
            <w:rFonts w:ascii="Times New Roman" w:hAnsi="Times New Roman" w:eastAsia="方正仿宋_GBK"/>
            <w:b w:val="0"/>
            <w:color w:val="000000"/>
            <w:sz w:val="23"/>
          </w:rPr>
          <w:t>无</w:t>
        </w:r>
      </w:ins>
      <w:del w:id="862" w:author="xh" w:date="2026-10-12T15:18:39Z">
        <w:r>
          <w:rPr>
            <w:rFonts w:ascii="Times New Roman" w:hAnsi="Times New Roman" w:eastAsia="方正仿宋_GBK"/>
            <w:b w:val="0"/>
            <w:color w:val="000000"/>
            <w:sz w:val="23"/>
          </w:rPr>
          <w:delText>累计</w:delText>
        </w:r>
      </w:del>
      <w:r>
        <w:rPr>
          <w:rFonts w:ascii="Times New Roman" w:hAnsi="Times New Roman" w:eastAsia="方正仿宋_GBK"/>
          <w:b w:val="0"/>
          <w:color w:val="000000"/>
          <w:sz w:val="23"/>
        </w:rPr>
        <w:t>新增联络</w:t>
      </w:r>
      <w:ins w:id="863" w:author="xh" w:date="2026-10-12T15:18:39Z">
        <w:r>
          <w:rPr>
            <w:rFonts w:ascii="Times New Roman" w:hAnsi="Times New Roman" w:eastAsia="方正仿宋_GBK"/>
            <w:b w:val="0"/>
            <w:color w:val="000000"/>
            <w:sz w:val="23"/>
          </w:rPr>
          <w:t>和储能</w:t>
        </w:r>
      </w:ins>
      <w:del w:id="864" w:author="xh" w:date="2026-10-12T15:18:39Z">
        <w:r>
          <w:rPr>
            <w:rFonts w:ascii="Times New Roman" w:hAnsi="Times New Roman" w:eastAsia="方正仿宋_GBK"/>
            <w:b w:val="0"/>
            <w:color w:val="000000"/>
            <w:sz w:val="23"/>
          </w:rPr>
          <w:delText>64条</w:delText>
        </w:r>
      </w:del>
      <w:r>
        <w:rPr>
          <w:rFonts w:ascii="Times New Roman" w:hAnsi="Times New Roman" w:eastAsia="方正仿宋_GBK"/>
          <w:b w:val="0"/>
          <w:color w:val="000000"/>
          <w:sz w:val="23"/>
        </w:rPr>
        <w:t>。</w:t>
      </w:r>
    </w:p>
    <w:p w14:paraId="239556AB">
      <w:pPr>
        <w:widowControl/>
        <w:snapToGrid w:val="0"/>
        <w:spacing w:before="0" w:after="100" w:line="320" w:lineRule="exact"/>
        <w:ind w:left="0" w:leftChars="0" w:right="0" w:rightChars="0" w:firstLine="460" w:firstLineChars="0"/>
        <w:jc w:val="both"/>
      </w:pPr>
      <w:r>
        <w:rPr>
          <w:rFonts w:ascii="Times New Roman" w:hAnsi="Times New Roman" w:eastAsia="方正仿宋_GBK"/>
          <w:b w:val="0"/>
          <w:color w:val="000000"/>
          <w:sz w:val="23"/>
        </w:rPr>
        <w:t>2024年</w:t>
      </w:r>
      <w:del w:id="865" w:author="xh" w:date="2026-10-12T15:28:02Z">
        <w:r>
          <w:rPr>
            <w:rFonts w:ascii="Times New Roman" w:hAnsi="Times New Roman" w:eastAsia="方正仿宋_GBK"/>
            <w:b w:val="0"/>
            <w:color w:val="000000"/>
            <w:sz w:val="23"/>
          </w:rPr>
          <w:delText>主变容量保持不变，</w:delText>
        </w:r>
      </w:del>
      <w:r>
        <w:rPr>
          <w:rFonts w:ascii="Times New Roman" w:hAnsi="Times New Roman" w:eastAsia="方正仿宋_GBK"/>
          <w:b w:val="0"/>
          <w:color w:val="000000"/>
          <w:sz w:val="23"/>
        </w:rPr>
        <w:t>负荷回落至1449.40 MW，</w:t>
      </w:r>
      <w:del w:id="866" w:author="xh" w:date="2026-10-12T15:28:02Z">
        <w:r>
          <w:rPr>
            <w:rFonts w:ascii="Times New Roman" w:hAnsi="Times New Roman" w:eastAsia="方正仿宋_GBK"/>
            <w:b w:val="0"/>
            <w:color w:val="000000"/>
            <w:sz w:val="23"/>
          </w:rPr>
          <w:delText>容载比回升至2.29；</w:delText>
        </w:r>
      </w:del>
      <w:r>
        <w:rPr>
          <w:rFonts w:ascii="Times New Roman" w:hAnsi="Times New Roman" w:eastAsia="方正仿宋_GBK"/>
          <w:b w:val="0"/>
          <w:color w:val="000000"/>
          <w:sz w:val="23"/>
        </w:rPr>
        <w:t>2025年</w:t>
      </w:r>
      <w:ins w:id="867" w:author="xh" w:date="2026-10-12T15:28:02Z">
        <w:r>
          <w:rPr>
            <w:rFonts w:ascii="Times New Roman" w:hAnsi="Times New Roman" w:eastAsia="方正仿宋_GBK"/>
            <w:b w:val="0"/>
            <w:color w:val="000000"/>
            <w:sz w:val="23"/>
          </w:rPr>
          <w:t>恢复</w:t>
        </w:r>
      </w:ins>
      <w:del w:id="868" w:author="xh" w:date="2026-10-12T15:28:02Z">
        <w:r>
          <w:rPr>
            <w:rFonts w:ascii="Times New Roman" w:hAnsi="Times New Roman" w:eastAsia="方正仿宋_GBK"/>
            <w:b w:val="0"/>
            <w:color w:val="000000"/>
            <w:sz w:val="23"/>
          </w:rPr>
          <w:delText>负荷增加</w:delText>
        </w:r>
      </w:del>
      <w:r>
        <w:rPr>
          <w:rFonts w:ascii="Times New Roman" w:hAnsi="Times New Roman" w:eastAsia="方正仿宋_GBK"/>
          <w:b w:val="0"/>
          <w:color w:val="000000"/>
          <w:sz w:val="23"/>
        </w:rPr>
        <w:t>至1528.82 MW，</w:t>
      </w:r>
      <w:ins w:id="869" w:author="xh" w:date="2026-10-12T15:28:02Z">
        <w:r>
          <w:rPr>
            <w:rFonts w:ascii="Times New Roman" w:hAnsi="Times New Roman" w:eastAsia="方正仿宋_GBK"/>
            <w:b w:val="0"/>
            <w:color w:val="000000"/>
            <w:sz w:val="23"/>
          </w:rPr>
          <w:t>而主变容量均保持2923.00 MVA，</w:t>
        </w:r>
      </w:ins>
      <w:r>
        <w:rPr>
          <w:rFonts w:ascii="Times New Roman" w:hAnsi="Times New Roman" w:eastAsia="方正仿宋_GBK"/>
          <w:b w:val="0"/>
          <w:color w:val="000000"/>
          <w:sz w:val="23"/>
        </w:rPr>
        <w:t>容载比</w:t>
      </w:r>
      <w:ins w:id="870" w:author="xh" w:date="2026-10-12T15:28:02Z">
        <w:r>
          <w:rPr>
            <w:rFonts w:ascii="Times New Roman" w:hAnsi="Times New Roman" w:eastAsia="方正仿宋_GBK"/>
            <w:b w:val="0"/>
            <w:color w:val="000000"/>
            <w:sz w:val="23"/>
          </w:rPr>
          <w:t>因而先升</w:t>
        </w:r>
      </w:ins>
      <w:del w:id="871" w:author="xh" w:date="2026-10-12T15:28:02Z">
        <w:r>
          <w:rPr>
            <w:rFonts w:ascii="Times New Roman" w:hAnsi="Times New Roman" w:eastAsia="方正仿宋_GBK"/>
            <w:b w:val="0"/>
            <w:color w:val="000000"/>
            <w:sz w:val="23"/>
          </w:rPr>
          <w:delText>回落</w:delText>
        </w:r>
      </w:del>
      <w:r>
        <w:rPr>
          <w:rFonts w:ascii="Times New Roman" w:hAnsi="Times New Roman" w:eastAsia="方正仿宋_GBK"/>
          <w:b w:val="0"/>
          <w:color w:val="000000"/>
          <w:sz w:val="23"/>
        </w:rPr>
        <w:t>至2.</w:t>
      </w:r>
      <w:del w:id="872" w:author="xh" w:date="2026-10-12T15:28:02Z">
        <w:r>
          <w:rPr>
            <w:rFonts w:ascii="Times New Roman" w:hAnsi="Times New Roman" w:eastAsia="方正仿宋_GBK"/>
            <w:b w:val="0"/>
            <w:color w:val="000000"/>
            <w:sz w:val="23"/>
          </w:rPr>
          <w:delText>17。2</w:delText>
        </w:r>
      </w:del>
      <w:r>
        <w:rPr>
          <w:rFonts w:ascii="Times New Roman" w:hAnsi="Times New Roman" w:eastAsia="方正仿宋_GBK"/>
          <w:b w:val="0"/>
          <w:color w:val="000000"/>
          <w:sz w:val="23"/>
        </w:rPr>
        <w:t>02</w:t>
      </w:r>
      <w:ins w:id="873" w:author="xh" w:date="2026-10-12T15:28:02Z">
        <w:r>
          <w:rPr>
            <w:rFonts w:ascii="Times New Roman" w:hAnsi="Times New Roman" w:eastAsia="方正仿宋_GBK"/>
            <w:b w:val="0"/>
            <w:color w:val="000000"/>
            <w:sz w:val="23"/>
          </w:rPr>
          <w:t>、再降至1.91。两</w:t>
        </w:r>
      </w:ins>
      <w:del w:id="874" w:author="xh" w:date="2026-10-12T15:28:02Z">
        <w:r>
          <w:rPr>
            <w:rFonts w:ascii="Times New Roman" w:hAnsi="Times New Roman" w:eastAsia="方正仿宋_GBK"/>
            <w:b w:val="0"/>
            <w:color w:val="000000"/>
            <w:sz w:val="23"/>
          </w:rPr>
          <w:delText>4—2025</w:delText>
        </w:r>
      </w:del>
      <w:r>
        <w:rPr>
          <w:rFonts w:ascii="Times New Roman" w:hAnsi="Times New Roman" w:eastAsia="方正仿宋_GBK"/>
          <w:b w:val="0"/>
          <w:color w:val="000000"/>
          <w:sz w:val="23"/>
        </w:rPr>
        <w:t>年</w:t>
      </w:r>
      <w:ins w:id="875" w:author="xh" w:date="2026-10-12T15:28:02Z">
        <w:r>
          <w:rPr>
            <w:rFonts w:ascii="Times New Roman" w:hAnsi="Times New Roman" w:eastAsia="方正仿宋_GBK"/>
            <w:b w:val="0"/>
            <w:color w:val="000000"/>
            <w:sz w:val="23"/>
          </w:rPr>
          <w:t>的比值</w:t>
        </w:r>
      </w:ins>
      <w:del w:id="876" w:author="xh" w:date="2026-10-12T15:28:02Z">
        <w:r>
          <w:rPr>
            <w:rFonts w:ascii="Times New Roman" w:hAnsi="Times New Roman" w:eastAsia="方正仿宋_GBK"/>
            <w:b w:val="0"/>
            <w:color w:val="000000"/>
            <w:sz w:val="23"/>
          </w:rPr>
          <w:delText>沿用已有配置，无需继续新增主</w:delText>
        </w:r>
      </w:del>
      <w:r>
        <w:rPr>
          <w:rFonts w:ascii="Times New Roman" w:hAnsi="Times New Roman" w:eastAsia="方正仿宋_GBK"/>
          <w:b w:val="0"/>
          <w:color w:val="000000"/>
          <w:sz w:val="23"/>
        </w:rPr>
        <w:t>变</w:t>
      </w:r>
      <w:ins w:id="877" w:author="xh" w:date="2026-10-12T15:28:02Z">
        <w:r>
          <w:rPr>
            <w:rFonts w:ascii="Times New Roman" w:hAnsi="Times New Roman" w:eastAsia="方正仿宋_GBK"/>
            <w:b w:val="0"/>
            <w:color w:val="000000"/>
            <w:sz w:val="23"/>
          </w:rPr>
          <w:t>化由年度负荷变化形成</w:t>
        </w:r>
      </w:ins>
      <w:del w:id="878" w:author="xh" w:date="2026-10-12T15:28:02Z">
        <w:r>
          <w:rPr>
            <w:rFonts w:ascii="Times New Roman" w:hAnsi="Times New Roman" w:eastAsia="方正仿宋_GBK"/>
            <w:b w:val="0"/>
            <w:color w:val="000000"/>
            <w:sz w:val="23"/>
          </w:rPr>
          <w:delText>、储能和联络</w:delText>
        </w:r>
      </w:del>
      <w:r>
        <w:rPr>
          <w:rFonts w:ascii="Times New Roman" w:hAnsi="Times New Roman" w:eastAsia="方正仿宋_GBK"/>
          <w:b w:val="0"/>
          <w:color w:val="000000"/>
          <w:sz w:val="23"/>
        </w:rPr>
        <w:t>。</w:t>
      </w:r>
    </w:p>
    <w:p w14:paraId="072042A6">
      <w:pPr>
        <w:widowControl/>
        <w:snapToGrid w:val="0"/>
        <w:spacing w:before="0" w:after="100" w:line="320" w:lineRule="exact"/>
        <w:ind w:left="0" w:leftChars="0" w:right="0" w:rightChars="0" w:firstLine="460" w:firstLineChars="0"/>
        <w:jc w:val="both"/>
      </w:pPr>
      <w:r>
        <w:rPr>
          <w:rFonts w:ascii="Times New Roman" w:hAnsi="Times New Roman" w:eastAsia="方正仿宋_GBK"/>
          <w:b w:val="0"/>
          <w:color w:val="000000"/>
          <w:sz w:val="23"/>
        </w:rPr>
        <w:t>两个地区的年度容载比均由容量投放与负荷变化共同决定。评价建设规模时，应同时观察主变净增容量、年度负荷、离散设备规格及N-1需求，将比值变化与具体建设行为对应起来。</w:t>
      </w:r>
    </w:p>
    <w:p w14:paraId="212BF4CC">
      <w:pPr>
        <w:keepNext/>
        <w:ind w:left="0" w:leftChars="0" w:right="0" w:rightChars="0" w:firstLine="0" w:firstLineChars="0"/>
        <w:jc w:val="center"/>
        <w:rPr>
          <w:ins w:id="879" w:author="xh" w:date="2026-10-12T15:35:21Z"/>
        </w:rPr>
      </w:pPr>
      <w:ins w:id="880" w:author="xh" w:date="2026-10-12T15:35:21Z">
        <w:r>
          <w:rPr>
            <w:rFonts w:ascii="Times New Roman" w:hAnsi="Times New Roman" w:eastAsia="宋体"/>
            <w:color w:val="000000"/>
            <w:sz w:val="21"/>
          </w:rPr>
          <w:t>表4 高压分区或行政县（市、区）110～35 kV电网容载比选择范围[1]</w:t>
        </w:r>
      </w:ins>
    </w:p>
    <w:tbl>
      <w:tblPr>
        <w:tblStyle w:val="33"/>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2771"/>
        <w:gridCol w:w="2771"/>
        <w:gridCol w:w="2771"/>
      </w:tblGrid>
      <w:tr w14:paraId="048235B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ins w:id="881" w:author="xh" w:date="2026-10-12T15:46:44Z"/>
        </w:trPr>
        <w:tc>
          <w:tcPr>
            <w:tcW w:w="2771" w:type="dxa"/>
            <w:tcMar>
              <w:left w:w="70" w:type="dxa"/>
              <w:right w:w="70" w:type="dxa"/>
            </w:tcMar>
            <w:vAlign w:val="center"/>
          </w:tcPr>
          <w:p w14:paraId="17073998">
            <w:pPr>
              <w:keepNext/>
              <w:spacing w:before="20" w:after="20" w:line="260" w:lineRule="exact"/>
              <w:ind w:left="0" w:leftChars="0" w:right="0" w:rightChars="0" w:firstLine="0" w:firstLineChars="0"/>
              <w:jc w:val="center"/>
            </w:pPr>
            <w:ins w:id="882" w:author="xh" w:date="2026-10-12T15:46:44Z">
              <w:r>
                <w:rPr>
                  <w:rFonts w:ascii="Times New Roman" w:hAnsi="Times New Roman" w:eastAsia="宋体"/>
                  <w:b/>
                  <w:sz w:val="18"/>
                </w:rPr>
                <w:t>负荷增长情况</w:t>
              </w:r>
            </w:ins>
          </w:p>
        </w:tc>
        <w:tc>
          <w:tcPr>
            <w:tcW w:w="2771" w:type="dxa"/>
            <w:tcMar>
              <w:left w:w="70" w:type="dxa"/>
              <w:right w:w="70" w:type="dxa"/>
            </w:tcMar>
            <w:vAlign w:val="center"/>
          </w:tcPr>
          <w:p w14:paraId="1015AEBD">
            <w:pPr>
              <w:keepNext/>
              <w:spacing w:before="20" w:after="20" w:line="260" w:lineRule="exact"/>
              <w:ind w:left="0" w:leftChars="0" w:right="0" w:rightChars="0" w:firstLine="0" w:firstLineChars="0"/>
              <w:jc w:val="center"/>
            </w:pPr>
            <w:ins w:id="883" w:author="xh" w:date="2026-10-12T15:46:44Z">
              <w:r>
                <w:rPr>
                  <w:rFonts w:ascii="Times New Roman" w:hAnsi="Times New Roman" w:eastAsia="宋体"/>
                  <w:b/>
                  <w:sz w:val="18"/>
                </w:rPr>
                <w:t>年最大净负荷平均增长率KP</w:t>
              </w:r>
            </w:ins>
          </w:p>
        </w:tc>
        <w:tc>
          <w:tcPr>
            <w:tcW w:w="2771" w:type="dxa"/>
            <w:tcMar>
              <w:left w:w="70" w:type="dxa"/>
              <w:right w:w="70" w:type="dxa"/>
            </w:tcMar>
            <w:vAlign w:val="center"/>
          </w:tcPr>
          <w:p w14:paraId="5BAECEFD">
            <w:pPr>
              <w:keepNext/>
              <w:spacing w:before="20" w:after="20" w:line="260" w:lineRule="exact"/>
              <w:ind w:left="0" w:leftChars="0" w:right="0" w:rightChars="0" w:firstLine="0" w:firstLineChars="0"/>
              <w:jc w:val="center"/>
            </w:pPr>
            <w:ins w:id="884" w:author="xh" w:date="2026-10-12T15:46:44Z">
              <w:r>
                <w:rPr>
                  <w:rFonts w:ascii="Times New Roman" w:hAnsi="Times New Roman" w:eastAsia="宋体"/>
                  <w:b/>
                  <w:sz w:val="18"/>
                </w:rPr>
                <w:t>容载比建议范围</w:t>
              </w:r>
            </w:ins>
          </w:p>
        </w:tc>
      </w:tr>
      <w:tr w14:paraId="12DB17C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885" w:author="xh" w:date="2026-10-12T15:46:44Z"/>
        </w:trPr>
        <w:tc>
          <w:tcPr>
            <w:tcW w:w="2771" w:type="dxa"/>
            <w:tcMar>
              <w:left w:w="70" w:type="dxa"/>
              <w:right w:w="70" w:type="dxa"/>
            </w:tcMar>
            <w:vAlign w:val="center"/>
          </w:tcPr>
          <w:p w14:paraId="49174824">
            <w:pPr>
              <w:keepNext/>
              <w:spacing w:before="20" w:after="20" w:line="260" w:lineRule="exact"/>
              <w:ind w:left="0" w:leftChars="0" w:right="0" w:rightChars="0" w:firstLine="0" w:firstLineChars="0"/>
              <w:jc w:val="center"/>
            </w:pPr>
            <w:ins w:id="886" w:author="xh" w:date="2026-10-12T15:46:44Z">
              <w:r>
                <w:rPr>
                  <w:rFonts w:ascii="Times New Roman" w:hAnsi="Times New Roman" w:eastAsia="宋体"/>
                  <w:b w:val="0"/>
                  <w:sz w:val="18"/>
                </w:rPr>
                <w:t>饱和期</w:t>
              </w:r>
            </w:ins>
          </w:p>
        </w:tc>
        <w:tc>
          <w:tcPr>
            <w:tcW w:w="2771" w:type="dxa"/>
            <w:tcMar>
              <w:left w:w="70" w:type="dxa"/>
              <w:right w:w="70" w:type="dxa"/>
            </w:tcMar>
            <w:vAlign w:val="center"/>
          </w:tcPr>
          <w:p w14:paraId="0D90DDB9">
            <w:pPr>
              <w:keepNext/>
              <w:spacing w:before="20" w:after="20" w:line="260" w:lineRule="exact"/>
              <w:ind w:left="0" w:leftChars="0" w:right="0" w:rightChars="0" w:firstLine="0" w:firstLineChars="0"/>
              <w:jc w:val="center"/>
            </w:pPr>
            <w:ins w:id="887" w:author="xh" w:date="2026-10-12T15:46:44Z">
              <w:r>
                <w:rPr>
                  <w:rFonts w:ascii="Times New Roman" w:hAnsi="Times New Roman" w:eastAsia="宋体"/>
                  <w:b w:val="0"/>
                  <w:sz w:val="18"/>
                </w:rPr>
                <w:t>KP≤2%</w:t>
              </w:r>
            </w:ins>
          </w:p>
        </w:tc>
        <w:tc>
          <w:tcPr>
            <w:tcW w:w="2771" w:type="dxa"/>
            <w:tcMar>
              <w:left w:w="70" w:type="dxa"/>
              <w:right w:w="70" w:type="dxa"/>
            </w:tcMar>
            <w:vAlign w:val="center"/>
          </w:tcPr>
          <w:p w14:paraId="3E818EF7">
            <w:pPr>
              <w:keepNext/>
              <w:spacing w:before="20" w:after="20" w:line="260" w:lineRule="exact"/>
              <w:ind w:left="0" w:leftChars="0" w:right="0" w:rightChars="0" w:firstLine="0" w:firstLineChars="0"/>
              <w:jc w:val="center"/>
            </w:pPr>
            <w:ins w:id="888" w:author="xh" w:date="2026-10-12T15:46:44Z">
              <w:r>
                <w:rPr>
                  <w:rFonts w:ascii="Times New Roman" w:hAnsi="Times New Roman" w:eastAsia="宋体"/>
                  <w:b w:val="0"/>
                  <w:sz w:val="18"/>
                </w:rPr>
                <w:t>1.5～1.7</w:t>
              </w:r>
            </w:ins>
          </w:p>
        </w:tc>
      </w:tr>
      <w:tr w14:paraId="4E4D201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889" w:author="xh" w:date="2026-10-12T15:46:44Z"/>
        </w:trPr>
        <w:tc>
          <w:tcPr>
            <w:tcW w:w="2771" w:type="dxa"/>
            <w:tcMar>
              <w:left w:w="70" w:type="dxa"/>
              <w:right w:w="70" w:type="dxa"/>
            </w:tcMar>
            <w:vAlign w:val="center"/>
          </w:tcPr>
          <w:p w14:paraId="72F766D1">
            <w:pPr>
              <w:keepNext/>
              <w:spacing w:before="20" w:after="20" w:line="260" w:lineRule="exact"/>
              <w:ind w:left="0" w:leftChars="0" w:right="0" w:rightChars="0" w:firstLine="0" w:firstLineChars="0"/>
              <w:jc w:val="center"/>
            </w:pPr>
            <w:ins w:id="890" w:author="xh" w:date="2026-10-12T15:46:44Z">
              <w:r>
                <w:rPr>
                  <w:rFonts w:ascii="Times New Roman" w:hAnsi="Times New Roman" w:eastAsia="宋体"/>
                  <w:b w:val="0"/>
                  <w:sz w:val="18"/>
                </w:rPr>
                <w:t>较慢增长</w:t>
              </w:r>
            </w:ins>
          </w:p>
        </w:tc>
        <w:tc>
          <w:tcPr>
            <w:tcW w:w="2771" w:type="dxa"/>
            <w:tcMar>
              <w:left w:w="70" w:type="dxa"/>
              <w:right w:w="70" w:type="dxa"/>
            </w:tcMar>
            <w:vAlign w:val="center"/>
          </w:tcPr>
          <w:p w14:paraId="6E1C758D">
            <w:pPr>
              <w:keepNext/>
              <w:spacing w:before="20" w:after="20" w:line="260" w:lineRule="exact"/>
              <w:ind w:left="0" w:leftChars="0" w:right="0" w:rightChars="0" w:firstLine="0" w:firstLineChars="0"/>
              <w:jc w:val="center"/>
            </w:pPr>
            <w:ins w:id="891" w:author="xh" w:date="2026-10-12T15:46:44Z">
              <w:r>
                <w:rPr>
                  <w:rFonts w:ascii="Times New Roman" w:hAnsi="Times New Roman" w:eastAsia="宋体"/>
                  <w:b w:val="0"/>
                  <w:sz w:val="18"/>
                </w:rPr>
                <w:t>2%＜KP≤4%</w:t>
              </w:r>
            </w:ins>
          </w:p>
        </w:tc>
        <w:tc>
          <w:tcPr>
            <w:tcW w:w="2771" w:type="dxa"/>
            <w:tcMar>
              <w:left w:w="70" w:type="dxa"/>
              <w:right w:w="70" w:type="dxa"/>
            </w:tcMar>
            <w:vAlign w:val="center"/>
          </w:tcPr>
          <w:p w14:paraId="69816F3F">
            <w:pPr>
              <w:keepNext/>
              <w:spacing w:before="20" w:after="20" w:line="260" w:lineRule="exact"/>
              <w:ind w:left="0" w:leftChars="0" w:right="0" w:rightChars="0" w:firstLine="0" w:firstLineChars="0"/>
              <w:jc w:val="center"/>
            </w:pPr>
            <w:ins w:id="892" w:author="xh" w:date="2026-10-12T15:46:44Z">
              <w:r>
                <w:rPr>
                  <w:rFonts w:ascii="Times New Roman" w:hAnsi="Times New Roman" w:eastAsia="宋体"/>
                  <w:b w:val="0"/>
                  <w:sz w:val="18"/>
                </w:rPr>
                <w:t>1.6～1.8</w:t>
              </w:r>
            </w:ins>
          </w:p>
        </w:tc>
      </w:tr>
      <w:tr w14:paraId="323FCAB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893" w:author="xh" w:date="2026-10-12T15:46:44Z"/>
        </w:trPr>
        <w:tc>
          <w:tcPr>
            <w:tcW w:w="2771" w:type="dxa"/>
            <w:tcMar>
              <w:left w:w="70" w:type="dxa"/>
              <w:right w:w="70" w:type="dxa"/>
            </w:tcMar>
            <w:vAlign w:val="center"/>
          </w:tcPr>
          <w:p w14:paraId="73D2F812">
            <w:pPr>
              <w:keepNext/>
              <w:spacing w:before="20" w:after="20" w:line="260" w:lineRule="exact"/>
              <w:ind w:left="0" w:leftChars="0" w:right="0" w:rightChars="0" w:firstLine="0" w:firstLineChars="0"/>
              <w:jc w:val="center"/>
            </w:pPr>
            <w:ins w:id="894" w:author="xh" w:date="2026-10-12T15:46:44Z">
              <w:r>
                <w:rPr>
                  <w:rFonts w:ascii="Times New Roman" w:hAnsi="Times New Roman" w:eastAsia="宋体"/>
                  <w:b w:val="0"/>
                  <w:sz w:val="18"/>
                </w:rPr>
                <w:t>中等增长</w:t>
              </w:r>
            </w:ins>
          </w:p>
        </w:tc>
        <w:tc>
          <w:tcPr>
            <w:tcW w:w="2771" w:type="dxa"/>
            <w:tcMar>
              <w:left w:w="70" w:type="dxa"/>
              <w:right w:w="70" w:type="dxa"/>
            </w:tcMar>
            <w:vAlign w:val="center"/>
          </w:tcPr>
          <w:p w14:paraId="3C05F635">
            <w:pPr>
              <w:keepNext/>
              <w:spacing w:before="20" w:after="20" w:line="260" w:lineRule="exact"/>
              <w:ind w:left="0" w:leftChars="0" w:right="0" w:rightChars="0" w:firstLine="0" w:firstLineChars="0"/>
              <w:jc w:val="center"/>
            </w:pPr>
            <w:ins w:id="895" w:author="xh" w:date="2026-10-12T15:46:44Z">
              <w:r>
                <w:rPr>
                  <w:rFonts w:ascii="Times New Roman" w:hAnsi="Times New Roman" w:eastAsia="宋体"/>
                  <w:b w:val="0"/>
                  <w:sz w:val="18"/>
                </w:rPr>
                <w:t>4%＜KP≤7%</w:t>
              </w:r>
            </w:ins>
          </w:p>
        </w:tc>
        <w:tc>
          <w:tcPr>
            <w:tcW w:w="2771" w:type="dxa"/>
            <w:tcMar>
              <w:left w:w="70" w:type="dxa"/>
              <w:right w:w="70" w:type="dxa"/>
            </w:tcMar>
            <w:vAlign w:val="center"/>
          </w:tcPr>
          <w:p w14:paraId="716EDEF7">
            <w:pPr>
              <w:keepNext/>
              <w:spacing w:before="20" w:after="20" w:line="260" w:lineRule="exact"/>
              <w:ind w:left="0" w:leftChars="0" w:right="0" w:rightChars="0" w:firstLine="0" w:firstLineChars="0"/>
              <w:jc w:val="center"/>
            </w:pPr>
            <w:ins w:id="896" w:author="xh" w:date="2026-10-12T15:46:44Z">
              <w:r>
                <w:rPr>
                  <w:rFonts w:ascii="Times New Roman" w:hAnsi="Times New Roman" w:eastAsia="宋体"/>
                  <w:b w:val="0"/>
                  <w:sz w:val="18"/>
                </w:rPr>
                <w:t>1.7～1.9</w:t>
              </w:r>
            </w:ins>
          </w:p>
        </w:tc>
      </w:tr>
      <w:tr w14:paraId="347EFD7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897" w:author="xh" w:date="2026-10-12T15:46:44Z"/>
        </w:trPr>
        <w:tc>
          <w:tcPr>
            <w:tcW w:w="2771" w:type="dxa"/>
            <w:tcMar>
              <w:left w:w="70" w:type="dxa"/>
              <w:right w:w="70" w:type="dxa"/>
            </w:tcMar>
            <w:vAlign w:val="center"/>
          </w:tcPr>
          <w:p w14:paraId="13834FFA">
            <w:pPr>
              <w:keepNext w:val="0"/>
              <w:spacing w:before="20" w:after="20" w:line="260" w:lineRule="exact"/>
              <w:ind w:left="0" w:leftChars="0" w:right="0" w:rightChars="0" w:firstLine="0" w:firstLineChars="0"/>
              <w:jc w:val="center"/>
            </w:pPr>
            <w:ins w:id="898" w:author="xh" w:date="2026-10-12T15:46:44Z">
              <w:r>
                <w:rPr>
                  <w:rFonts w:ascii="Times New Roman" w:hAnsi="Times New Roman" w:eastAsia="宋体"/>
                  <w:b w:val="0"/>
                  <w:sz w:val="18"/>
                </w:rPr>
                <w:t>较快增长</w:t>
              </w:r>
            </w:ins>
          </w:p>
        </w:tc>
        <w:tc>
          <w:tcPr>
            <w:tcW w:w="2771" w:type="dxa"/>
            <w:tcMar>
              <w:left w:w="70" w:type="dxa"/>
              <w:right w:w="70" w:type="dxa"/>
            </w:tcMar>
            <w:vAlign w:val="center"/>
          </w:tcPr>
          <w:p w14:paraId="4E1EAFBC">
            <w:pPr>
              <w:keepNext w:val="0"/>
              <w:spacing w:before="20" w:after="20" w:line="260" w:lineRule="exact"/>
              <w:ind w:left="0" w:leftChars="0" w:right="0" w:rightChars="0" w:firstLine="0" w:firstLineChars="0"/>
              <w:jc w:val="center"/>
            </w:pPr>
            <w:ins w:id="899" w:author="xh" w:date="2026-10-12T15:46:44Z">
              <w:r>
                <w:rPr>
                  <w:rFonts w:ascii="Times New Roman" w:hAnsi="Times New Roman" w:eastAsia="宋体"/>
                  <w:b w:val="0"/>
                  <w:sz w:val="18"/>
                </w:rPr>
                <w:t>KP＞7%</w:t>
              </w:r>
            </w:ins>
          </w:p>
        </w:tc>
        <w:tc>
          <w:tcPr>
            <w:tcW w:w="2771" w:type="dxa"/>
            <w:tcMar>
              <w:left w:w="70" w:type="dxa"/>
              <w:right w:w="70" w:type="dxa"/>
            </w:tcMar>
            <w:vAlign w:val="center"/>
          </w:tcPr>
          <w:p w14:paraId="4FBD58B7">
            <w:pPr>
              <w:keepNext w:val="0"/>
              <w:spacing w:before="20" w:after="20" w:line="260" w:lineRule="exact"/>
              <w:ind w:left="0" w:leftChars="0" w:right="0" w:rightChars="0" w:firstLine="0" w:firstLineChars="0"/>
              <w:jc w:val="center"/>
            </w:pPr>
            <w:ins w:id="900" w:author="xh" w:date="2026-10-12T15:46:44Z">
              <w:r>
                <w:rPr>
                  <w:rFonts w:ascii="Times New Roman" w:hAnsi="Times New Roman" w:eastAsia="宋体"/>
                  <w:b w:val="0"/>
                  <w:sz w:val="18"/>
                </w:rPr>
                <w:t>1.8～2.0</w:t>
              </w:r>
            </w:ins>
          </w:p>
        </w:tc>
      </w:tr>
    </w:tbl>
    <w:p w14:paraId="1E031682">
      <w:pPr>
        <w:widowControl/>
        <w:snapToGrid w:val="0"/>
        <w:spacing w:before="0" w:after="100" w:line="320" w:lineRule="exact"/>
        <w:ind w:left="0" w:leftChars="0" w:right="0" w:rightChars="0" w:firstLine="460" w:firstLineChars="0"/>
        <w:jc w:val="both"/>
        <w:rPr>
          <w:ins w:id="901" w:author="xh" w:date="2026-10-12T16:09:05Z"/>
        </w:rPr>
      </w:pPr>
      <w:ins w:id="902" w:author="xh" w:date="2026-10-12T16:09:05Z">
        <w:r>
          <w:rPr>
            <w:rFonts w:ascii="Times New Roman" w:hAnsi="Times New Roman" w:eastAsia="方正仿宋_GBK"/>
            <w:color w:val="000000"/>
            <w:sz w:val="23"/>
          </w:rPr>
          <w:t>按2021—2025年复合平均增长率统一分档，邳州约7%，属于中等增长，导则建议容载比1.7～1.9，对应弹性方案2022—2024年高于建议上限，2025年进入范围。市区约1%，属于饱和期，建议1.5～1.7，四年均高于建议上限[1]。以2025年为例，市区负荷按1.7折算容量为2598.99 MVA，而共同初始容量已为2900.00 MVA，再增加23 MVA后形成1.91。既定初始设备与新增补强分别解释超出幅度。</w:t>
        </w:r>
      </w:ins>
    </w:p>
    <w:p w14:paraId="70A37366">
      <w:pPr>
        <w:widowControl/>
        <w:snapToGrid w:val="0"/>
        <w:spacing w:before="0" w:after="100" w:line="320" w:lineRule="exact"/>
        <w:ind w:left="0" w:leftChars="0" w:right="0" w:rightChars="0" w:firstLine="460" w:firstLineChars="0"/>
        <w:jc w:val="both"/>
        <w:rPr>
          <w:ins w:id="903" w:author="xh" w:date="2026-10-12T17:01:20Z"/>
        </w:rPr>
      </w:pPr>
      <w:ins w:id="904" w:author="xh" w:date="2026-10-12T17:01:20Z">
        <w:r>
          <w:rPr>
            <w:rFonts w:ascii="Times New Roman" w:hAnsi="Times New Roman" w:eastAsia="方正仿宋_GBK"/>
            <w:color w:val="000000"/>
            <w:sz w:val="23"/>
          </w:rPr>
          <w:t>导则第6.2.2.1条a项允许在建议范围内无法满足供电安全准则时适当提高容载比，c项要求加强中压联络、增加转供能力[1]。本次逐年方案是在既定初始设备和网络约束下按费用目标形成的可行配置，若据a项说明超出分档上限的必要性，需进一步检验建议范围内可选设备与转供方案能否满足供电安全准则。</w:t>
        </w:r>
      </w:ins>
    </w:p>
    <w:p w14:paraId="329040A8">
      <w:pPr>
        <w:pStyle w:val="3"/>
        <w:keepNext/>
        <w:pageBreakBefore w:val="0"/>
        <w:widowControl/>
        <w:snapToGrid w:val="0"/>
        <w:spacing w:before="120" w:after="100" w:line="320" w:lineRule="exact"/>
        <w:ind w:left="0" w:leftChars="0" w:right="0" w:rightChars="0" w:firstLine="0" w:firstLineChars="0"/>
        <w:jc w:val="both"/>
        <w:pPrChange w:id="905" w:author="xh" w:date="2026-10-12T17:02:57Z">
          <w:pPr>
            <w:pStyle w:val="3"/>
            <w:keepNext/>
            <w:pageBreakBefore/>
            <w:widowControl/>
            <w:snapToGrid w:val="0"/>
            <w:spacing w:before="120" w:after="100" w:line="320" w:lineRule="exact"/>
            <w:ind w:left="0" w:leftChars="0" w:right="0" w:rightChars="0" w:firstLine="0" w:firstLineChars="0"/>
            <w:jc w:val="both"/>
          </w:pPr>
        </w:pPrChange>
      </w:pPr>
      <w:r>
        <w:rPr>
          <w:rFonts w:ascii="Times New Roman" w:hAnsi="Times New Roman" w:eastAsia="方正仿宋_GBK"/>
          <w:b/>
          <w:color w:val="000000"/>
          <w:sz w:val="26"/>
        </w:rPr>
        <w:t>四、结果反映的规划含义</w:t>
      </w:r>
    </w:p>
    <w:p w14:paraId="2534BF76">
      <w:pPr>
        <w:pStyle w:val="4"/>
        <w:keepNext/>
        <w:widowControl/>
        <w:snapToGrid w:val="0"/>
        <w:spacing w:before="80" w:after="80" w:line="320" w:lineRule="exact"/>
        <w:ind w:left="0" w:leftChars="0" w:right="0" w:rightChars="0" w:firstLine="0" w:firstLineChars="0"/>
        <w:jc w:val="both"/>
      </w:pPr>
      <w:r>
        <w:rPr>
          <w:rFonts w:ascii="Times New Roman" w:hAnsi="Times New Roman" w:eastAsia="方正仿宋_GBK"/>
          <w:b/>
          <w:color w:val="000000"/>
          <w:sz w:val="23"/>
        </w:rPr>
        <w:t>4.1 容量配置由具体供电任务形成</w:t>
      </w:r>
    </w:p>
    <w:p w14:paraId="097D0B34">
      <w:pPr>
        <w:widowControl/>
        <w:snapToGrid w:val="0"/>
        <w:spacing w:before="0" w:after="100" w:line="320" w:lineRule="exact"/>
        <w:ind w:left="0" w:leftChars="0" w:right="0" w:rightChars="0" w:firstLine="460" w:firstLineChars="0"/>
        <w:jc w:val="both"/>
      </w:pPr>
      <w:r>
        <w:rPr>
          <w:rFonts w:ascii="Times New Roman" w:hAnsi="Times New Roman" w:eastAsia="方正仿宋_GBK"/>
          <w:b w:val="0"/>
          <w:color w:val="000000"/>
          <w:sz w:val="23"/>
        </w:rPr>
        <w:t>各站正</w:t>
      </w:r>
      <w:del w:id="906" w:author="xh" w:date="2026-10-12T17:12:23Z">
        <w:r>
          <w:rPr>
            <w:rFonts w:ascii="Times New Roman" w:hAnsi="Times New Roman" w:eastAsia="方正仿宋_GBK"/>
            <w:b w:val="0"/>
            <w:color w:val="000000"/>
            <w:sz w:val="23"/>
          </w:rPr>
          <w:delText>向负荷、</w:delText>
        </w:r>
      </w:del>
      <w:r>
        <w:rPr>
          <w:rFonts w:ascii="Times New Roman" w:hAnsi="Times New Roman" w:eastAsia="方正仿宋_GBK"/>
          <w:b w:val="0"/>
          <w:color w:val="000000"/>
          <w:sz w:val="23"/>
        </w:rPr>
        <w:t>反向功率、主变台数与规格、N-1</w:t>
      </w:r>
      <w:del w:id="907" w:author="xh" w:date="2026-10-12T17:12:23Z">
        <w:r>
          <w:rPr>
            <w:rFonts w:ascii="Times New Roman" w:hAnsi="Times New Roman" w:eastAsia="方正仿宋_GBK"/>
            <w:b w:val="0"/>
            <w:color w:val="000000"/>
            <w:sz w:val="23"/>
          </w:rPr>
          <w:delText>后</w:delText>
        </w:r>
      </w:del>
      <w:r>
        <w:rPr>
          <w:rFonts w:ascii="Times New Roman" w:hAnsi="Times New Roman" w:eastAsia="方正仿宋_GBK"/>
          <w:b w:val="0"/>
          <w:color w:val="000000"/>
          <w:sz w:val="23"/>
        </w:rPr>
        <w:t>剩余容量、网络转供及储能支撑条件共同决定建设需求</w:t>
      </w:r>
      <w:ins w:id="908" w:author="xh" w:date="2026-10-12T17:12:23Z">
        <w:r>
          <w:rPr>
            <w:rFonts w:ascii="Times New Roman" w:hAnsi="Times New Roman" w:eastAsia="方正仿宋_GBK"/>
            <w:b w:val="0"/>
            <w:color w:val="000000"/>
            <w:sz w:val="23"/>
          </w:rPr>
          <w:t>，因此</w:t>
        </w:r>
      </w:ins>
      <w:del w:id="909" w:author="xh" w:date="2026-10-12T17:12:23Z">
        <w:r>
          <w:rPr>
            <w:rFonts w:ascii="Times New Roman" w:hAnsi="Times New Roman" w:eastAsia="方正仿宋_GBK"/>
            <w:b w:val="0"/>
            <w:color w:val="000000"/>
            <w:sz w:val="23"/>
          </w:rPr>
          <w:delText>。</w:delText>
        </w:r>
      </w:del>
      <w:r>
        <w:rPr>
          <w:rFonts w:ascii="Times New Roman" w:hAnsi="Times New Roman" w:eastAsia="方正仿宋_GBK"/>
          <w:b w:val="0"/>
          <w:color w:val="000000"/>
          <w:sz w:val="23"/>
        </w:rPr>
        <w:t>规划应先形成满足逐站要求的</w:t>
      </w:r>
      <w:del w:id="910" w:author="xh" w:date="2026-10-12T17:12:23Z">
        <w:r>
          <w:rPr>
            <w:rFonts w:ascii="Times New Roman" w:hAnsi="Times New Roman" w:eastAsia="方正仿宋_GBK"/>
            <w:b w:val="0"/>
            <w:color w:val="000000"/>
            <w:sz w:val="23"/>
          </w:rPr>
          <w:delText>可实施</w:delText>
        </w:r>
      </w:del>
      <w:r>
        <w:rPr>
          <w:rFonts w:ascii="Times New Roman" w:hAnsi="Times New Roman" w:eastAsia="方正仿宋_GBK"/>
          <w:b w:val="0"/>
          <w:color w:val="000000"/>
          <w:sz w:val="23"/>
        </w:rPr>
        <w:t>设备方案，再汇总主变容量</w:t>
      </w:r>
      <w:ins w:id="911" w:author="xh" w:date="2026-10-12T17:12:23Z">
        <w:r>
          <w:rPr>
            <w:rFonts w:ascii="Times New Roman" w:hAnsi="Times New Roman" w:eastAsia="方正仿宋_GBK"/>
            <w:b w:val="0"/>
            <w:color w:val="000000"/>
            <w:sz w:val="23"/>
          </w:rPr>
          <w:t>并</w:t>
        </w:r>
      </w:ins>
      <w:del w:id="912" w:author="xh" w:date="2026-10-12T17:12:23Z">
        <w:r>
          <w:rPr>
            <w:rFonts w:ascii="Times New Roman" w:hAnsi="Times New Roman" w:eastAsia="方正仿宋_GBK"/>
            <w:b w:val="0"/>
            <w:color w:val="000000"/>
            <w:sz w:val="23"/>
          </w:rPr>
          <w:delText>，</w:delText>
        </w:r>
      </w:del>
      <w:r>
        <w:rPr>
          <w:rFonts w:ascii="Times New Roman" w:hAnsi="Times New Roman" w:eastAsia="方正仿宋_GBK"/>
          <w:b w:val="0"/>
          <w:color w:val="000000"/>
          <w:sz w:val="23"/>
        </w:rPr>
        <w:t>计算地区容载比</w:t>
      </w:r>
      <w:ins w:id="913" w:author="xh" w:date="2026-10-12T17:12:23Z">
        <w:r>
          <w:rPr>
            <w:rFonts w:ascii="Times New Roman" w:hAnsi="Times New Roman" w:eastAsia="方正仿宋_GBK"/>
            <w:b w:val="0"/>
            <w:color w:val="000000"/>
            <w:sz w:val="23"/>
          </w:rPr>
          <w:t>，以</w:t>
        </w:r>
      </w:ins>
      <w:del w:id="914" w:author="xh" w:date="2026-10-12T17:12:23Z">
        <w:r>
          <w:rPr>
            <w:rFonts w:ascii="Times New Roman" w:hAnsi="Times New Roman" w:eastAsia="方正仿宋_GBK"/>
            <w:b w:val="0"/>
            <w:color w:val="000000"/>
            <w:sz w:val="23"/>
          </w:rPr>
          <w:delText>。</w:delText>
        </w:r>
      </w:del>
      <w:r>
        <w:rPr>
          <w:rFonts w:ascii="Times New Roman" w:hAnsi="Times New Roman" w:eastAsia="方正仿宋_GBK"/>
          <w:b w:val="0"/>
          <w:color w:val="000000"/>
          <w:sz w:val="23"/>
        </w:rPr>
        <w:t>区域指标</w:t>
      </w:r>
      <w:del w:id="915" w:author="xh" w:date="2026-10-12T17:12:23Z">
        <w:r>
          <w:rPr>
            <w:rFonts w:ascii="Times New Roman" w:hAnsi="Times New Roman" w:eastAsia="方正仿宋_GBK"/>
            <w:b w:val="0"/>
            <w:color w:val="000000"/>
            <w:sz w:val="23"/>
          </w:rPr>
          <w:delText>用于</w:delText>
        </w:r>
      </w:del>
      <w:r>
        <w:rPr>
          <w:rFonts w:ascii="Times New Roman" w:hAnsi="Times New Roman" w:eastAsia="方正仿宋_GBK"/>
          <w:b w:val="0"/>
          <w:color w:val="000000"/>
          <w:sz w:val="23"/>
        </w:rPr>
        <w:t>衡量总体储备</w:t>
      </w:r>
      <w:ins w:id="916" w:author="xh" w:date="2026-10-12T17:12:23Z">
        <w:r>
          <w:rPr>
            <w:rFonts w:ascii="Times New Roman" w:hAnsi="Times New Roman" w:eastAsia="方正仿宋_GBK"/>
            <w:b w:val="0"/>
            <w:color w:val="000000"/>
            <w:sz w:val="23"/>
          </w:rPr>
          <w:t>、</w:t>
        </w:r>
      </w:ins>
      <w:del w:id="917" w:author="xh" w:date="2026-10-12T17:12:23Z">
        <w:r>
          <w:rPr>
            <w:rFonts w:ascii="Times New Roman" w:hAnsi="Times New Roman" w:eastAsia="方正仿宋_GBK"/>
            <w:b w:val="0"/>
            <w:color w:val="000000"/>
            <w:sz w:val="23"/>
          </w:rPr>
          <w:delText>，</w:delText>
        </w:r>
      </w:del>
      <w:r>
        <w:rPr>
          <w:rFonts w:ascii="Times New Roman" w:hAnsi="Times New Roman" w:eastAsia="方正仿宋_GBK"/>
          <w:b w:val="0"/>
          <w:color w:val="000000"/>
          <w:sz w:val="23"/>
        </w:rPr>
        <w:t>站级校核</w:t>
      </w:r>
      <w:del w:id="918" w:author="xh" w:date="2026-10-12T17:12:23Z">
        <w:r>
          <w:rPr>
            <w:rFonts w:ascii="Times New Roman" w:hAnsi="Times New Roman" w:eastAsia="方正仿宋_GBK"/>
            <w:b w:val="0"/>
            <w:color w:val="000000"/>
            <w:sz w:val="23"/>
          </w:rPr>
          <w:delText>用于</w:delText>
        </w:r>
      </w:del>
      <w:r>
        <w:rPr>
          <w:rFonts w:ascii="Times New Roman" w:hAnsi="Times New Roman" w:eastAsia="方正仿宋_GBK"/>
          <w:b w:val="0"/>
          <w:color w:val="000000"/>
          <w:sz w:val="23"/>
        </w:rPr>
        <w:t>落实容量分配。</w:t>
      </w:r>
    </w:p>
    <w:p w14:paraId="38F083C2">
      <w:pPr>
        <w:pStyle w:val="4"/>
        <w:keepNext/>
        <w:widowControl/>
        <w:snapToGrid w:val="0"/>
        <w:spacing w:before="80" w:after="80" w:line="320" w:lineRule="exact"/>
        <w:ind w:left="0" w:leftChars="0" w:right="0" w:rightChars="0" w:firstLine="0" w:firstLineChars="0"/>
        <w:jc w:val="both"/>
      </w:pPr>
      <w:r>
        <w:rPr>
          <w:rFonts w:ascii="Times New Roman" w:hAnsi="Times New Roman" w:eastAsia="方正仿宋_GBK"/>
          <w:b/>
          <w:color w:val="000000"/>
          <w:sz w:val="23"/>
        </w:rPr>
        <w:t>4.2 三类措施的替代程度取决于可提供的能力</w:t>
      </w:r>
    </w:p>
    <w:p w14:paraId="02821AED">
      <w:pPr>
        <w:widowControl/>
        <w:snapToGrid w:val="0"/>
        <w:spacing w:before="0" w:after="100" w:line="320" w:lineRule="exact"/>
        <w:ind w:left="0" w:leftChars="0" w:right="0" w:rightChars="0" w:firstLine="460" w:firstLineChars="0"/>
        <w:jc w:val="both"/>
      </w:pPr>
      <w:r>
        <w:rPr>
          <w:rFonts w:ascii="Times New Roman" w:hAnsi="Times New Roman" w:eastAsia="方正仿宋_GBK"/>
          <w:b w:val="0"/>
          <w:color w:val="000000"/>
          <w:sz w:val="23"/>
        </w:rPr>
        <w:t>主变</w:t>
      </w:r>
      <w:ins w:id="919" w:author="xh" w:date="2026-10-12T17:48:41Z">
        <w:r>
          <w:rPr>
            <w:rFonts w:ascii="Times New Roman" w:hAnsi="Times New Roman" w:eastAsia="方正仿宋_GBK"/>
            <w:b w:val="0"/>
            <w:color w:val="000000"/>
            <w:sz w:val="23"/>
          </w:rPr>
          <w:t>补强</w:t>
        </w:r>
      </w:ins>
      <w:r>
        <w:rPr>
          <w:rFonts w:ascii="Times New Roman" w:hAnsi="Times New Roman" w:eastAsia="方正仿宋_GBK"/>
          <w:b w:val="0"/>
          <w:color w:val="000000"/>
          <w:sz w:val="23"/>
        </w:rPr>
        <w:t>增加本站</w:t>
      </w:r>
      <w:ins w:id="920" w:author="xh" w:date="2026-10-12T17:48:41Z">
        <w:r>
          <w:rPr>
            <w:rFonts w:ascii="Times New Roman" w:hAnsi="Times New Roman" w:eastAsia="方正仿宋_GBK"/>
            <w:b w:val="0"/>
            <w:color w:val="000000"/>
            <w:sz w:val="23"/>
          </w:rPr>
          <w:t>容量，并可通过改变设备组合提高</w:t>
        </w:r>
      </w:ins>
      <w:del w:id="921" w:author="xh" w:date="2026-10-12T17:48:41Z">
        <w:r>
          <w:rPr>
            <w:rFonts w:ascii="Times New Roman" w:hAnsi="Times New Roman" w:eastAsia="方正仿宋_GBK"/>
            <w:b w:val="0"/>
            <w:color w:val="000000"/>
            <w:sz w:val="23"/>
          </w:rPr>
          <w:delText>供电能力和</w:delText>
        </w:r>
      </w:del>
      <w:r>
        <w:rPr>
          <w:rFonts w:ascii="Times New Roman" w:hAnsi="Times New Roman" w:eastAsia="方正仿宋_GBK"/>
          <w:b w:val="0"/>
          <w:color w:val="000000"/>
          <w:sz w:val="23"/>
        </w:rPr>
        <w:t>故障后剩余</w:t>
      </w:r>
      <w:ins w:id="922" w:author="xh" w:date="2026-10-12T17:48:41Z">
        <w:r>
          <w:rPr>
            <w:rFonts w:ascii="Times New Roman" w:hAnsi="Times New Roman" w:eastAsia="方正仿宋_GBK"/>
            <w:b w:val="0"/>
            <w:color w:val="000000"/>
            <w:sz w:val="23"/>
          </w:rPr>
          <w:t>能力，</w:t>
        </w:r>
      </w:ins>
      <w:del w:id="923" w:author="xh" w:date="2026-10-12T17:48:41Z">
        <w:r>
          <w:rPr>
            <w:rFonts w:ascii="Times New Roman" w:hAnsi="Times New Roman" w:eastAsia="方正仿宋_GBK"/>
            <w:b w:val="0"/>
            <w:color w:val="000000"/>
            <w:sz w:val="23"/>
          </w:rPr>
          <w:delText>容量；</w:delText>
        </w:r>
      </w:del>
      <w:r>
        <w:rPr>
          <w:rFonts w:ascii="Times New Roman" w:hAnsi="Times New Roman" w:eastAsia="方正仿宋_GBK"/>
          <w:b w:val="0"/>
          <w:color w:val="000000"/>
          <w:sz w:val="23"/>
        </w:rPr>
        <w:t>联络利用邻站余量改善负荷空间分布</w:t>
      </w:r>
      <w:ins w:id="924" w:author="xh" w:date="2026-10-12T17:48:41Z">
        <w:r>
          <w:rPr>
            <w:rFonts w:ascii="Times New Roman" w:hAnsi="Times New Roman" w:eastAsia="方正仿宋_GBK"/>
            <w:b w:val="0"/>
            <w:color w:val="000000"/>
            <w:sz w:val="23"/>
          </w:rPr>
          <w:t>，</w:t>
        </w:r>
      </w:ins>
      <w:del w:id="925" w:author="xh" w:date="2026-10-12T17:48:41Z">
        <w:r>
          <w:rPr>
            <w:rFonts w:ascii="Times New Roman" w:hAnsi="Times New Roman" w:eastAsia="方正仿宋_GBK"/>
            <w:b w:val="0"/>
            <w:color w:val="000000"/>
            <w:sz w:val="23"/>
          </w:rPr>
          <w:delText>；</w:delText>
        </w:r>
      </w:del>
      <w:r>
        <w:rPr>
          <w:rFonts w:ascii="Times New Roman" w:hAnsi="Times New Roman" w:eastAsia="方正仿宋_GBK"/>
          <w:b w:val="0"/>
          <w:color w:val="000000"/>
          <w:sz w:val="23"/>
        </w:rPr>
        <w:t>储能</w:t>
      </w:r>
      <w:ins w:id="926" w:author="xh" w:date="2026-10-12T17:48:41Z">
        <w:r>
          <w:rPr>
            <w:rFonts w:ascii="Times New Roman" w:hAnsi="Times New Roman" w:eastAsia="方正仿宋_GBK"/>
            <w:b w:val="0"/>
            <w:color w:val="000000"/>
            <w:sz w:val="23"/>
          </w:rPr>
          <w:t>则</w:t>
        </w:r>
      </w:ins>
      <w:r>
        <w:rPr>
          <w:rFonts w:ascii="Times New Roman" w:hAnsi="Times New Roman" w:eastAsia="方正仿宋_GBK"/>
          <w:b w:val="0"/>
          <w:color w:val="000000"/>
          <w:sz w:val="23"/>
        </w:rPr>
        <w:t>承担给定持续时间内的功率缺口。</w:t>
      </w:r>
      <w:ins w:id="927" w:author="xh" w:date="2026-10-12T17:48:41Z">
        <w:r>
          <w:rPr>
            <w:rFonts w:ascii="Times New Roman" w:hAnsi="Times New Roman" w:eastAsia="方正仿宋_GBK"/>
            <w:b w:val="0"/>
            <w:color w:val="000000"/>
            <w:sz w:val="23"/>
          </w:rPr>
          <w:t>由于</w:t>
        </w:r>
      </w:ins>
      <w:r>
        <w:rPr>
          <w:rFonts w:ascii="Times New Roman" w:hAnsi="Times New Roman" w:eastAsia="方正仿宋_GBK"/>
          <w:b w:val="0"/>
          <w:color w:val="000000"/>
          <w:sz w:val="23"/>
        </w:rPr>
        <w:t>联络</w:t>
      </w:r>
      <w:del w:id="928" w:author="xh" w:date="2026-10-12T17:48:41Z">
        <w:r>
          <w:rPr>
            <w:rFonts w:ascii="Times New Roman" w:hAnsi="Times New Roman" w:eastAsia="方正仿宋_GBK"/>
            <w:b w:val="0"/>
            <w:color w:val="000000"/>
            <w:sz w:val="23"/>
          </w:rPr>
          <w:delText>发挥作用</w:delText>
        </w:r>
      </w:del>
      <w:r>
        <w:rPr>
          <w:rFonts w:ascii="Times New Roman" w:hAnsi="Times New Roman" w:eastAsia="方正仿宋_GBK"/>
          <w:b w:val="0"/>
          <w:color w:val="000000"/>
          <w:sz w:val="23"/>
        </w:rPr>
        <w:t>需</w:t>
      </w:r>
      <w:ins w:id="929" w:author="xh" w:date="2026-10-12T17:48:41Z">
        <w:r>
          <w:rPr>
            <w:rFonts w:ascii="Times New Roman" w:hAnsi="Times New Roman" w:eastAsia="方正仿宋_GBK"/>
            <w:b w:val="0"/>
            <w:color w:val="000000"/>
            <w:sz w:val="23"/>
          </w:rPr>
          <w:t>要</w:t>
        </w:r>
      </w:ins>
      <w:del w:id="930" w:author="xh" w:date="2026-10-12T17:48:41Z">
        <w:r>
          <w:rPr>
            <w:rFonts w:ascii="Times New Roman" w:hAnsi="Times New Roman" w:eastAsia="方正仿宋_GBK"/>
            <w:b w:val="0"/>
            <w:color w:val="000000"/>
            <w:sz w:val="23"/>
          </w:rPr>
          <w:delText>同时具备</w:delText>
        </w:r>
      </w:del>
      <w:r>
        <w:rPr>
          <w:rFonts w:ascii="Times New Roman" w:hAnsi="Times New Roman" w:eastAsia="方正仿宋_GBK"/>
          <w:b w:val="0"/>
          <w:color w:val="000000"/>
          <w:sz w:val="23"/>
        </w:rPr>
        <w:t>送端负荷可切换、馈线有容量、通道可用</w:t>
      </w:r>
      <w:ins w:id="931" w:author="xh" w:date="2026-10-12T17:48:41Z">
        <w:r>
          <w:rPr>
            <w:rFonts w:ascii="Times New Roman" w:hAnsi="Times New Roman" w:eastAsia="方正仿宋_GBK"/>
            <w:b w:val="0"/>
            <w:color w:val="000000"/>
            <w:sz w:val="23"/>
          </w:rPr>
          <w:t>且</w:t>
        </w:r>
      </w:ins>
      <w:del w:id="932" w:author="xh" w:date="2026-10-12T17:48:41Z">
        <w:r>
          <w:rPr>
            <w:rFonts w:ascii="Times New Roman" w:hAnsi="Times New Roman" w:eastAsia="方正仿宋_GBK"/>
            <w:b w:val="0"/>
            <w:color w:val="000000"/>
            <w:sz w:val="23"/>
          </w:rPr>
          <w:delText>及</w:delText>
        </w:r>
      </w:del>
      <w:r>
        <w:rPr>
          <w:rFonts w:ascii="Times New Roman" w:hAnsi="Times New Roman" w:eastAsia="方正仿宋_GBK"/>
          <w:b w:val="0"/>
          <w:color w:val="000000"/>
          <w:sz w:val="23"/>
        </w:rPr>
        <w:t>受端主变有余量</w:t>
      </w:r>
      <w:ins w:id="933" w:author="xh" w:date="2026-10-12T17:48:41Z">
        <w:r>
          <w:rPr>
            <w:rFonts w:ascii="Times New Roman" w:hAnsi="Times New Roman" w:eastAsia="方正仿宋_GBK"/>
            <w:b w:val="0"/>
            <w:color w:val="000000"/>
            <w:sz w:val="23"/>
          </w:rPr>
          <w:t>才能发挥作用，</w:t>
        </w:r>
      </w:ins>
      <w:del w:id="934" w:author="xh" w:date="2026-10-12T17:48:41Z">
        <w:r>
          <w:rPr>
            <w:rFonts w:ascii="Times New Roman" w:hAnsi="Times New Roman" w:eastAsia="方正仿宋_GBK"/>
            <w:b w:val="0"/>
            <w:color w:val="000000"/>
            <w:sz w:val="23"/>
          </w:rPr>
          <w:delText>等条件。</w:delText>
        </w:r>
      </w:del>
      <w:r>
        <w:rPr>
          <w:rFonts w:ascii="Times New Roman" w:hAnsi="Times New Roman" w:eastAsia="方正仿宋_GBK"/>
          <w:b w:val="0"/>
          <w:color w:val="000000"/>
          <w:sz w:val="23"/>
        </w:rPr>
        <w:t>新增</w:t>
      </w:r>
      <w:del w:id="935" w:author="xh" w:date="2026-10-12T17:48:41Z">
        <w:r>
          <w:rPr>
            <w:rFonts w:ascii="Times New Roman" w:hAnsi="Times New Roman" w:eastAsia="方正仿宋_GBK"/>
            <w:b w:val="0"/>
            <w:color w:val="000000"/>
            <w:sz w:val="23"/>
          </w:rPr>
          <w:delText>联络</w:delText>
        </w:r>
      </w:del>
      <w:r>
        <w:rPr>
          <w:rFonts w:ascii="Times New Roman" w:hAnsi="Times New Roman" w:eastAsia="方正仿宋_GBK"/>
          <w:b w:val="0"/>
          <w:color w:val="000000"/>
          <w:sz w:val="23"/>
        </w:rPr>
        <w:t>条数</w:t>
      </w:r>
      <w:ins w:id="936" w:author="xh" w:date="2026-10-12T17:48:41Z">
        <w:r>
          <w:rPr>
            <w:rFonts w:ascii="Times New Roman" w:hAnsi="Times New Roman" w:eastAsia="方正仿宋_GBK"/>
            <w:b w:val="0"/>
            <w:color w:val="000000"/>
            <w:sz w:val="23"/>
          </w:rPr>
          <w:t>用于</w:t>
        </w:r>
      </w:ins>
      <w:r>
        <w:rPr>
          <w:rFonts w:ascii="Times New Roman" w:hAnsi="Times New Roman" w:eastAsia="方正仿宋_GBK"/>
          <w:b w:val="0"/>
          <w:color w:val="000000"/>
          <w:sz w:val="23"/>
        </w:rPr>
        <w:t>计量建设规模，实际转供功率</w:t>
      </w:r>
      <w:ins w:id="937" w:author="xh" w:date="2026-10-12T17:48:41Z">
        <w:r>
          <w:rPr>
            <w:rFonts w:ascii="Times New Roman" w:hAnsi="Times New Roman" w:eastAsia="方正仿宋_GBK"/>
            <w:b w:val="0"/>
            <w:color w:val="000000"/>
            <w:sz w:val="23"/>
          </w:rPr>
          <w:t>仍需</w:t>
        </w:r>
      </w:ins>
      <w:r>
        <w:rPr>
          <w:rFonts w:ascii="Times New Roman" w:hAnsi="Times New Roman" w:eastAsia="方正仿宋_GBK"/>
          <w:b w:val="0"/>
          <w:color w:val="000000"/>
          <w:sz w:val="23"/>
        </w:rPr>
        <w:t>按</w:t>
      </w:r>
      <w:ins w:id="938" w:author="xh" w:date="2026-10-12T17:48:41Z">
        <w:r>
          <w:rPr>
            <w:rFonts w:ascii="Times New Roman" w:hAnsi="Times New Roman" w:eastAsia="方正仿宋_GBK"/>
            <w:b w:val="0"/>
            <w:color w:val="000000"/>
            <w:sz w:val="23"/>
          </w:rPr>
          <w:t>具体</w:t>
        </w:r>
      </w:ins>
      <w:del w:id="939" w:author="xh" w:date="2026-10-12T17:48:41Z">
        <w:r>
          <w:rPr>
            <w:rFonts w:ascii="Times New Roman" w:hAnsi="Times New Roman" w:eastAsia="方正仿宋_GBK"/>
            <w:b w:val="0"/>
            <w:color w:val="000000"/>
            <w:sz w:val="23"/>
          </w:rPr>
          <w:delText>各运行</w:delText>
        </w:r>
      </w:del>
      <w:r>
        <w:rPr>
          <w:rFonts w:ascii="Times New Roman" w:hAnsi="Times New Roman" w:eastAsia="方正仿宋_GBK"/>
          <w:b w:val="0"/>
          <w:color w:val="000000"/>
          <w:sz w:val="23"/>
        </w:rPr>
        <w:t>工况及两端能力确定。</w:t>
      </w:r>
    </w:p>
    <w:p w14:paraId="58A9DD65">
      <w:pPr>
        <w:widowControl/>
        <w:snapToGrid w:val="0"/>
        <w:spacing w:before="0" w:after="100" w:line="320" w:lineRule="exact"/>
        <w:ind w:left="0" w:leftChars="0" w:right="0" w:rightChars="0" w:firstLine="460" w:firstLineChars="0"/>
        <w:jc w:val="both"/>
      </w:pPr>
      <w:r>
        <w:rPr>
          <w:rFonts w:ascii="Times New Roman" w:hAnsi="Times New Roman" w:eastAsia="方正仿宋_GBK"/>
          <w:b w:val="0"/>
          <w:color w:val="000000"/>
          <w:sz w:val="23"/>
        </w:rPr>
        <w:t>正常方式下利用较少的联络可能承担故障支援，正常负载率较低的主变也可能承接邻站故障负荷。措施比选应覆盖正常和N-1工况，以实际可提供的支撑能力及其费用判断替代关系。（</w:t>
      </w:r>
      <w:ins w:id="940" w:author="xh" w:date="2026-10-12T17:55:49Z">
        <w:r>
          <w:rPr>
            <w:rFonts w:ascii="Times New Roman" w:hAnsi="Times New Roman" w:eastAsia="方正仿宋_GBK"/>
            <w:b w:val="0"/>
            <w:color w:val="000000"/>
            <w:sz w:val="23"/>
          </w:rPr>
          <w:t>研究报告</w:t>
        </w:r>
      </w:ins>
      <w:del w:id="941" w:author="xh" w:date="2026-10-12T17:55:49Z">
        <w:r>
          <w:rPr>
            <w:rFonts w:ascii="Times New Roman" w:hAnsi="Times New Roman" w:eastAsia="方正仿宋_GBK"/>
            <w:b w:val="0"/>
            <w:color w:val="000000"/>
            <w:sz w:val="23"/>
          </w:rPr>
          <w:delText>终稿</w:delText>
        </w:r>
      </w:del>
      <w:r>
        <w:rPr>
          <w:rFonts w:ascii="Times New Roman" w:hAnsi="Times New Roman" w:eastAsia="方正仿宋_GBK"/>
          <w:b w:val="0"/>
          <w:color w:val="000000"/>
          <w:sz w:val="23"/>
        </w:rPr>
        <w:t>第5.5节）</w:t>
      </w:r>
    </w:p>
    <w:p w14:paraId="5FB36A11">
      <w:pPr>
        <w:pStyle w:val="4"/>
        <w:keepNext/>
        <w:widowControl/>
        <w:snapToGrid w:val="0"/>
        <w:spacing w:before="80" w:after="80" w:line="320" w:lineRule="exact"/>
        <w:ind w:left="0" w:leftChars="0" w:right="0" w:rightChars="0" w:firstLine="0" w:firstLineChars="0"/>
        <w:jc w:val="both"/>
      </w:pPr>
      <w:r>
        <w:rPr>
          <w:rFonts w:ascii="Times New Roman" w:hAnsi="Times New Roman" w:eastAsia="方正仿宋_GBK"/>
          <w:b/>
          <w:color w:val="000000"/>
          <w:sz w:val="23"/>
        </w:rPr>
        <w:t>4.3 地区差异来自源荷、设备与网络条件</w:t>
      </w:r>
    </w:p>
    <w:p w14:paraId="60B443D0">
      <w:pPr>
        <w:widowControl/>
        <w:snapToGrid w:val="0"/>
        <w:spacing w:before="0" w:after="100" w:line="320" w:lineRule="exact"/>
        <w:ind w:left="0" w:leftChars="0" w:right="0" w:rightChars="0" w:firstLine="460" w:firstLineChars="0"/>
        <w:jc w:val="both"/>
      </w:pPr>
      <w:r>
        <w:rPr>
          <w:rFonts w:ascii="Times New Roman" w:hAnsi="Times New Roman" w:eastAsia="方正仿宋_GBK"/>
          <w:b w:val="0"/>
          <w:color w:val="000000"/>
          <w:sz w:val="23"/>
        </w:rPr>
        <w:t>邳州光伏规模较大，</w:t>
      </w:r>
      <w:ins w:id="942" w:author="xh" w:date="2026-10-12T17:59:28Z">
        <w:r>
          <w:rPr>
            <w:rFonts w:ascii="Times New Roman" w:hAnsi="Times New Roman" w:eastAsia="方正仿宋_GBK"/>
            <w:b w:val="0"/>
            <w:color w:val="000000"/>
            <w:sz w:val="23"/>
          </w:rPr>
          <w:t>容量配置需同时满足</w:t>
        </w:r>
      </w:ins>
      <w:r>
        <w:rPr>
          <w:rFonts w:ascii="Times New Roman" w:hAnsi="Times New Roman" w:eastAsia="方正仿宋_GBK"/>
          <w:b w:val="0"/>
          <w:color w:val="000000"/>
          <w:sz w:val="23"/>
        </w:rPr>
        <w:t>正向高峰和日间反送</w:t>
      </w:r>
      <w:ins w:id="943" w:author="xh" w:date="2026-10-12T17:59:28Z">
        <w:r>
          <w:rPr>
            <w:rFonts w:ascii="Times New Roman" w:hAnsi="Times New Roman" w:eastAsia="方正仿宋_GBK"/>
            <w:b w:val="0"/>
            <w:color w:val="000000"/>
            <w:sz w:val="23"/>
          </w:rPr>
          <w:t>，</w:t>
        </w:r>
      </w:ins>
      <w:del w:id="944" w:author="xh" w:date="2026-10-12T17:59:28Z">
        <w:r>
          <w:rPr>
            <w:rFonts w:ascii="Times New Roman" w:hAnsi="Times New Roman" w:eastAsia="方正仿宋_GBK"/>
            <w:b w:val="0"/>
            <w:color w:val="000000"/>
            <w:sz w:val="23"/>
          </w:rPr>
          <w:delText>共同影响容量配置；</w:delText>
        </w:r>
      </w:del>
      <w:r>
        <w:rPr>
          <w:rFonts w:ascii="Times New Roman" w:hAnsi="Times New Roman" w:eastAsia="方正仿宋_GBK"/>
          <w:b w:val="0"/>
          <w:color w:val="000000"/>
          <w:sz w:val="23"/>
        </w:rPr>
        <w:t>市区</w:t>
      </w:r>
      <w:ins w:id="945" w:author="xh" w:date="2026-10-12T17:59:28Z">
        <w:r>
          <w:rPr>
            <w:rFonts w:ascii="Times New Roman" w:hAnsi="Times New Roman" w:eastAsia="方正仿宋_GBK"/>
            <w:b w:val="0"/>
            <w:color w:val="000000"/>
            <w:sz w:val="23"/>
          </w:rPr>
          <w:t>则</w:t>
        </w:r>
      </w:ins>
      <w:r>
        <w:rPr>
          <w:rFonts w:ascii="Times New Roman" w:hAnsi="Times New Roman" w:eastAsia="方正仿宋_GBK"/>
          <w:b w:val="0"/>
          <w:color w:val="000000"/>
          <w:sz w:val="23"/>
        </w:rPr>
        <w:t>以正向供电、局部重载和网络支援为主要任务，联络工程费用也更高。两地区</w:t>
      </w:r>
      <w:ins w:id="946" w:author="xh" w:date="2026-10-12T17:59:28Z">
        <w:r>
          <w:rPr>
            <w:rFonts w:ascii="Times New Roman" w:hAnsi="Times New Roman" w:eastAsia="方正仿宋_GBK"/>
            <w:b w:val="0"/>
            <w:color w:val="000000"/>
            <w:sz w:val="23"/>
          </w:rPr>
          <w:t>在各</w:t>
        </w:r>
      </w:ins>
      <w:del w:id="947" w:author="xh" w:date="2026-10-12T17:59:28Z">
        <w:r>
          <w:rPr>
            <w:rFonts w:ascii="Times New Roman" w:hAnsi="Times New Roman" w:eastAsia="方正仿宋_GBK"/>
            <w:b w:val="0"/>
            <w:color w:val="000000"/>
            <w:sz w:val="23"/>
          </w:rPr>
          <w:delText>分别保留</w:delText>
        </w:r>
      </w:del>
      <w:r>
        <w:rPr>
          <w:rFonts w:ascii="Times New Roman" w:hAnsi="Times New Roman" w:eastAsia="方正仿宋_GBK"/>
          <w:b w:val="0"/>
          <w:color w:val="000000"/>
          <w:sz w:val="23"/>
        </w:rPr>
        <w:t>自</w:t>
      </w:r>
      <w:del w:id="948" w:author="xh" w:date="2026-10-12T17:59:28Z">
        <w:r>
          <w:rPr>
            <w:rFonts w:ascii="Times New Roman" w:hAnsi="Times New Roman" w:eastAsia="方正仿宋_GBK"/>
            <w:b w:val="0"/>
            <w:color w:val="000000"/>
            <w:sz w:val="23"/>
          </w:rPr>
          <w:delText>身</w:delText>
        </w:r>
      </w:del>
      <w:r>
        <w:rPr>
          <w:rFonts w:ascii="Times New Roman" w:hAnsi="Times New Roman" w:eastAsia="方正仿宋_GBK"/>
          <w:b w:val="0"/>
          <w:color w:val="000000"/>
          <w:sz w:val="23"/>
        </w:rPr>
        <w:t>设备结构、负荷空间分布及候选网络</w:t>
      </w:r>
      <w:ins w:id="949" w:author="xh" w:date="2026-10-12T17:59:28Z">
        <w:r>
          <w:rPr>
            <w:rFonts w:ascii="Times New Roman" w:hAnsi="Times New Roman" w:eastAsia="方正仿宋_GBK"/>
            <w:b w:val="0"/>
            <w:color w:val="000000"/>
            <w:sz w:val="23"/>
          </w:rPr>
          <w:t>下</w:t>
        </w:r>
      </w:ins>
      <w:del w:id="950" w:author="xh" w:date="2026-10-12T17:59:28Z">
        <w:r>
          <w:rPr>
            <w:rFonts w:ascii="Times New Roman" w:hAnsi="Times New Roman" w:eastAsia="方正仿宋_GBK"/>
            <w:b w:val="0"/>
            <w:color w:val="000000"/>
            <w:sz w:val="23"/>
          </w:rPr>
          <w:delText>，由</w:delText>
        </w:r>
      </w:del>
      <w:r>
        <w:rPr>
          <w:rFonts w:ascii="Times New Roman" w:hAnsi="Times New Roman" w:eastAsia="方正仿宋_GBK"/>
          <w:b w:val="0"/>
          <w:color w:val="000000"/>
          <w:sz w:val="23"/>
        </w:rPr>
        <w:t>联合比选</w:t>
      </w:r>
      <w:ins w:id="951" w:author="xh" w:date="2026-10-12T17:59:28Z">
        <w:r>
          <w:rPr>
            <w:rFonts w:ascii="Times New Roman" w:hAnsi="Times New Roman" w:eastAsia="方正仿宋_GBK"/>
            <w:b w:val="0"/>
            <w:color w:val="000000"/>
            <w:sz w:val="23"/>
          </w:rPr>
          <w:t>，</w:t>
        </w:r>
      </w:ins>
      <w:r>
        <w:rPr>
          <w:rFonts w:ascii="Times New Roman" w:hAnsi="Times New Roman" w:eastAsia="方正仿宋_GBK"/>
          <w:b w:val="0"/>
          <w:color w:val="000000"/>
          <w:sz w:val="23"/>
        </w:rPr>
        <w:t>形成</w:t>
      </w:r>
      <w:ins w:id="952" w:author="xh" w:date="2026-10-12T17:59:28Z">
        <w:r>
          <w:rPr>
            <w:rFonts w:ascii="Times New Roman" w:hAnsi="Times New Roman" w:eastAsia="方正仿宋_GBK"/>
            <w:b w:val="0"/>
            <w:color w:val="000000"/>
            <w:sz w:val="23"/>
          </w:rPr>
          <w:t>与本地条件对应的</w:t>
        </w:r>
      </w:ins>
      <w:del w:id="953" w:author="xh" w:date="2026-10-12T17:59:28Z">
        <w:r>
          <w:rPr>
            <w:rFonts w:ascii="Times New Roman" w:hAnsi="Times New Roman" w:eastAsia="方正仿宋_GBK"/>
            <w:b w:val="0"/>
            <w:color w:val="000000"/>
            <w:sz w:val="23"/>
          </w:rPr>
          <w:delText>不同</w:delText>
        </w:r>
      </w:del>
      <w:r>
        <w:rPr>
          <w:rFonts w:ascii="Times New Roman" w:hAnsi="Times New Roman" w:eastAsia="方正仿宋_GBK"/>
          <w:b w:val="0"/>
          <w:color w:val="000000"/>
          <w:sz w:val="23"/>
        </w:rPr>
        <w:t>配置</w:t>
      </w:r>
      <w:ins w:id="954" w:author="xh" w:date="2026-10-12T17:59:28Z">
        <w:r>
          <w:rPr>
            <w:rFonts w:ascii="Times New Roman" w:hAnsi="Times New Roman" w:eastAsia="方正仿宋_GBK"/>
            <w:b w:val="0"/>
            <w:color w:val="000000"/>
            <w:sz w:val="23"/>
          </w:rPr>
          <w:t>，</w:t>
        </w:r>
      </w:ins>
      <w:del w:id="955" w:author="xh" w:date="2026-10-12T17:59:28Z">
        <w:r>
          <w:rPr>
            <w:rFonts w:ascii="Times New Roman" w:hAnsi="Times New Roman" w:eastAsia="方正仿宋_GBK"/>
            <w:b w:val="0"/>
            <w:color w:val="000000"/>
            <w:sz w:val="23"/>
          </w:rPr>
          <w:delText>。</w:delText>
        </w:r>
      </w:del>
      <w:r>
        <w:rPr>
          <w:rFonts w:ascii="Times New Roman" w:hAnsi="Times New Roman" w:eastAsia="方正仿宋_GBK"/>
          <w:b w:val="0"/>
          <w:color w:val="000000"/>
          <w:sz w:val="23"/>
        </w:rPr>
        <w:t>这是“一片一策”的工程依据。</w:t>
      </w:r>
    </w:p>
    <w:p w14:paraId="74982D64">
      <w:pPr>
        <w:widowControl/>
        <w:snapToGrid w:val="0"/>
        <w:spacing w:before="0" w:after="100" w:line="320" w:lineRule="exact"/>
        <w:ind w:left="0" w:leftChars="0" w:right="0" w:rightChars="0" w:firstLine="460" w:firstLineChars="0"/>
        <w:jc w:val="both"/>
      </w:pPr>
      <w:ins w:id="956" w:author="xh" w:date="2026-10-12T18:03:02Z">
        <w:r>
          <w:rPr>
            <w:rFonts w:ascii="Times New Roman" w:hAnsi="Times New Roman" w:eastAsia="方正仿宋_GBK"/>
            <w:b w:val="0"/>
            <w:color w:val="000000"/>
            <w:sz w:val="23"/>
          </w:rPr>
          <w:t>两地</w:t>
        </w:r>
      </w:ins>
      <w:del w:id="957" w:author="xh" w:date="2026-10-12T18:03:02Z">
        <w:r>
          <w:rPr>
            <w:rFonts w:ascii="Times New Roman" w:hAnsi="Times New Roman" w:eastAsia="方正仿宋_GBK"/>
            <w:b w:val="0"/>
            <w:color w:val="000000"/>
            <w:sz w:val="23"/>
          </w:rPr>
          <w:delText>邳州2.04、市</w:delText>
        </w:r>
      </w:del>
      <w:r>
        <w:rPr>
          <w:rFonts w:ascii="Times New Roman" w:hAnsi="Times New Roman" w:eastAsia="方正仿宋_GBK"/>
          <w:b w:val="0"/>
          <w:color w:val="000000"/>
          <w:sz w:val="23"/>
        </w:rPr>
        <w:t>区</w:t>
      </w:r>
      <w:del w:id="958" w:author="xh" w:date="2026-10-12T18:03:02Z">
        <w:r>
          <w:rPr>
            <w:rFonts w:ascii="Times New Roman" w:hAnsi="Times New Roman" w:eastAsia="方正仿宋_GBK"/>
            <w:b w:val="0"/>
            <w:color w:val="000000"/>
            <w:sz w:val="23"/>
          </w:rPr>
          <w:delText>2.17对应各自2025年</w:delText>
        </w:r>
      </w:del>
      <w:r>
        <w:rPr>
          <w:rFonts w:ascii="Times New Roman" w:hAnsi="Times New Roman" w:eastAsia="方正仿宋_GBK"/>
          <w:b w:val="0"/>
          <w:color w:val="000000"/>
          <w:sz w:val="23"/>
        </w:rPr>
        <w:t>案例</w:t>
      </w:r>
      <w:ins w:id="959" w:author="xh" w:date="2026-10-12T18:03:02Z">
        <w:r>
          <w:rPr>
            <w:rFonts w:ascii="Times New Roman" w:hAnsi="Times New Roman" w:eastAsia="方正仿宋_GBK"/>
            <w:b w:val="0"/>
            <w:color w:val="000000"/>
            <w:sz w:val="23"/>
          </w:rPr>
          <w:t>说明了源荷、设备与网络条件对逐年</w:t>
        </w:r>
      </w:ins>
      <w:r>
        <w:rPr>
          <w:rFonts w:ascii="Times New Roman" w:hAnsi="Times New Roman" w:eastAsia="方正仿宋_GBK"/>
          <w:b w:val="0"/>
          <w:color w:val="000000"/>
          <w:sz w:val="23"/>
        </w:rPr>
        <w:t>配置</w:t>
      </w:r>
      <w:ins w:id="960" w:author="xh" w:date="2026-10-12T18:03:02Z">
        <w:r>
          <w:rPr>
            <w:rFonts w:ascii="Times New Roman" w:hAnsi="Times New Roman" w:eastAsia="方正仿宋_GBK"/>
            <w:b w:val="0"/>
            <w:color w:val="000000"/>
            <w:sz w:val="23"/>
          </w:rPr>
          <w:t>的影响</w:t>
        </w:r>
      </w:ins>
      <w:r>
        <w:rPr>
          <w:rFonts w:ascii="Times New Roman" w:hAnsi="Times New Roman" w:eastAsia="方正仿宋_GBK"/>
          <w:b w:val="0"/>
          <w:color w:val="000000"/>
          <w:sz w:val="23"/>
        </w:rPr>
        <w:t>，</w:t>
      </w:r>
      <w:ins w:id="961" w:author="xh" w:date="2026-10-12T18:03:02Z">
        <w:r>
          <w:rPr>
            <w:rFonts w:ascii="Times New Roman" w:hAnsi="Times New Roman" w:eastAsia="方正仿宋_GBK"/>
            <w:b w:val="0"/>
            <w:color w:val="000000"/>
            <w:sz w:val="23"/>
          </w:rPr>
          <w:t>推广</w:t>
        </w:r>
      </w:ins>
      <w:del w:id="962" w:author="xh" w:date="2026-10-12T18:03:02Z">
        <w:r>
          <w:rPr>
            <w:rFonts w:ascii="Times New Roman" w:hAnsi="Times New Roman" w:eastAsia="方正仿宋_GBK"/>
            <w:b w:val="0"/>
            <w:color w:val="000000"/>
            <w:sz w:val="23"/>
          </w:rPr>
          <w:delText>适用条件见第二部</w:delText>
        </w:r>
      </w:del>
      <w:r>
        <w:rPr>
          <w:rFonts w:ascii="Times New Roman" w:hAnsi="Times New Roman" w:eastAsia="方正仿宋_GBK"/>
          <w:b w:val="0"/>
          <w:color w:val="000000"/>
          <w:sz w:val="23"/>
        </w:rPr>
        <w:t>分</w:t>
      </w:r>
      <w:ins w:id="963" w:author="xh" w:date="2026-10-12T18:03:02Z">
        <w:r>
          <w:rPr>
            <w:rFonts w:ascii="Times New Roman" w:hAnsi="Times New Roman" w:eastAsia="方正仿宋_GBK"/>
            <w:b w:val="0"/>
            <w:color w:val="000000"/>
            <w:sz w:val="23"/>
          </w:rPr>
          <w:t>析在</w:t>
        </w:r>
      </w:ins>
      <w:del w:id="964" w:author="xh" w:date="2026-10-12T18:03:02Z">
        <w:r>
          <w:rPr>
            <w:rFonts w:ascii="Times New Roman" w:hAnsi="Times New Roman" w:eastAsia="方正仿宋_GBK"/>
            <w:b w:val="0"/>
            <w:color w:val="000000"/>
            <w:sz w:val="23"/>
          </w:rPr>
          <w:delText>。其他片区需按自身条件选取容量范围，为</w:delText>
        </w:r>
      </w:del>
      <w:r>
        <w:rPr>
          <w:rFonts w:ascii="Times New Roman" w:hAnsi="Times New Roman" w:eastAsia="方正仿宋_GBK"/>
          <w:b w:val="0"/>
          <w:color w:val="000000"/>
          <w:sz w:val="23"/>
        </w:rPr>
        <w:t>此</w:t>
      </w:r>
      <w:ins w:id="965" w:author="xh" w:date="2026-10-12T18:03:02Z">
        <w:r>
          <w:rPr>
            <w:rFonts w:ascii="Times New Roman" w:hAnsi="Times New Roman" w:eastAsia="方正仿宋_GBK"/>
            <w:b w:val="0"/>
            <w:color w:val="000000"/>
            <w:sz w:val="23"/>
          </w:rPr>
          <w:t>基础上</w:t>
        </w:r>
      </w:ins>
      <w:del w:id="966" w:author="xh" w:date="2026-10-12T18:03:02Z">
        <w:r>
          <w:rPr>
            <w:rFonts w:ascii="Times New Roman" w:hAnsi="Times New Roman" w:eastAsia="方正仿宋_GBK"/>
            <w:b w:val="0"/>
            <w:color w:val="000000"/>
            <w:sz w:val="23"/>
          </w:rPr>
          <w:delText>进一步</w:delText>
        </w:r>
      </w:del>
      <w:r>
        <w:rPr>
          <w:rFonts w:ascii="Times New Roman" w:hAnsi="Times New Roman" w:eastAsia="方正仿宋_GBK"/>
          <w:b w:val="0"/>
          <w:color w:val="000000"/>
          <w:sz w:val="23"/>
        </w:rPr>
        <w:t>采用独立五站模板</w:t>
      </w:r>
      <w:ins w:id="967" w:author="xh" w:date="2026-10-12T18:03:02Z">
        <w:r>
          <w:rPr>
            <w:rFonts w:ascii="Times New Roman" w:hAnsi="Times New Roman" w:eastAsia="方正仿宋_GBK"/>
            <w:b w:val="0"/>
            <w:color w:val="000000"/>
            <w:sz w:val="23"/>
          </w:rPr>
          <w:t>，比较更广泛</w:t>
        </w:r>
      </w:ins>
      <w:del w:id="968" w:author="xh" w:date="2026-10-12T18:03:02Z">
        <w:r>
          <w:rPr>
            <w:rFonts w:ascii="Times New Roman" w:hAnsi="Times New Roman" w:eastAsia="方正仿宋_GBK"/>
            <w:b w:val="0"/>
            <w:color w:val="000000"/>
            <w:sz w:val="23"/>
          </w:rPr>
          <w:delText>开展</w:delText>
        </w:r>
      </w:del>
      <w:r>
        <w:rPr>
          <w:rFonts w:ascii="Times New Roman" w:hAnsi="Times New Roman" w:eastAsia="方正仿宋_GBK"/>
          <w:b w:val="0"/>
          <w:color w:val="000000"/>
          <w:sz w:val="23"/>
        </w:rPr>
        <w:t>参数</w:t>
      </w:r>
      <w:ins w:id="969" w:author="xh" w:date="2026-10-12T18:03:02Z">
        <w:r>
          <w:rPr>
            <w:rFonts w:ascii="Times New Roman" w:hAnsi="Times New Roman" w:eastAsia="方正仿宋_GBK"/>
            <w:b w:val="0"/>
            <w:color w:val="000000"/>
            <w:sz w:val="23"/>
          </w:rPr>
          <w:t>组合下的容量与配套工程</w:t>
        </w:r>
      </w:ins>
      <w:del w:id="970" w:author="xh" w:date="2026-10-12T18:03:02Z">
        <w:r>
          <w:rPr>
            <w:rFonts w:ascii="Times New Roman" w:hAnsi="Times New Roman" w:eastAsia="方正仿宋_GBK"/>
            <w:b w:val="0"/>
            <w:color w:val="000000"/>
            <w:sz w:val="23"/>
          </w:rPr>
          <w:delText>推广</w:delText>
        </w:r>
      </w:del>
      <w:r>
        <w:rPr>
          <w:rFonts w:ascii="Times New Roman" w:hAnsi="Times New Roman" w:eastAsia="方正仿宋_GBK"/>
          <w:b w:val="0"/>
          <w:color w:val="000000"/>
          <w:sz w:val="23"/>
        </w:rPr>
        <w:t>。</w:t>
      </w:r>
      <w:del w:id="971" w:author="xh" w:date="2026-10-12T18:03:02Z">
        <w:r>
          <w:rPr>
            <w:rFonts w:ascii="Times New Roman" w:hAnsi="Times New Roman" w:eastAsia="方正仿宋_GBK"/>
            <w:b w:val="0"/>
            <w:color w:val="000000"/>
            <w:sz w:val="23"/>
          </w:rPr>
          <w:delText>（终稿第5.6、5.7节）</w:delText>
        </w:r>
      </w:del>
    </w:p>
    <w:p w14:paraId="08808B60">
      <w:pPr>
        <w:pStyle w:val="3"/>
        <w:keepNext/>
        <w:widowControl/>
        <w:snapToGrid w:val="0"/>
        <w:spacing w:before="120" w:after="100" w:line="320" w:lineRule="exact"/>
        <w:ind w:left="0" w:leftChars="0" w:right="0" w:rightChars="0" w:firstLine="0" w:firstLineChars="0"/>
        <w:jc w:val="both"/>
      </w:pPr>
      <w:r>
        <w:rPr>
          <w:rFonts w:ascii="Times New Roman" w:hAnsi="Times New Roman" w:eastAsia="方正仿宋_GBK"/>
          <w:b/>
          <w:color w:val="000000"/>
          <w:sz w:val="26"/>
        </w:rPr>
        <w:t>五、通用推荐矩阵及规划应用</w:t>
      </w:r>
    </w:p>
    <w:p w14:paraId="77AFB461">
      <w:pPr>
        <w:pStyle w:val="4"/>
        <w:keepNext/>
        <w:widowControl/>
        <w:snapToGrid w:val="0"/>
        <w:spacing w:before="80" w:after="80" w:line="320" w:lineRule="exact"/>
        <w:ind w:left="0" w:leftChars="0" w:right="0" w:rightChars="0" w:firstLine="0" w:firstLineChars="0"/>
        <w:jc w:val="both"/>
        <w:rPr>
          <w:del w:id="4759" w:author="xh" w:date="2026-10-14T09:08:03Z"/>
        </w:rPr>
      </w:pPr>
      <w:del w:id="4753" w:author="xh" w:date="2026-10-14T09:08:03Z">
        <w:r>
          <w:rPr>
            <w:rFonts w:ascii="Times New Roman" w:hAnsi="Times New Roman" w:eastAsia="方正仿宋_GBK"/>
            <w:b/>
            <w:color w:val="000000"/>
            <w:sz w:val="23"/>
          </w:rPr>
          <w:delText xml:space="preserve">5.1 </w:delText>
        </w:r>
      </w:del>
      <w:ins w:id="2237" w:author="xh" w:date="2026-10-14T08:38:28Z">
        <w:del w:id="4754" w:author="xh" w:date="2026-10-14T09:08:03Z">
          <w:r>
            <w:rPr>
              <w:rFonts w:ascii="Times New Roman" w:hAnsi="Times New Roman" w:eastAsia="方正仿宋_GBK"/>
              <w:b/>
              <w:color w:val="000000"/>
              <w:sz w:val="23"/>
            </w:rPr>
            <w:delText xml:space="preserve">十三</w:delText>
          </w:r>
        </w:del>
      </w:ins>
      <w:del w:id="2238" w:author="xh" w:date="2026-10-14T08:38:28Z">
        <w:r>
          <w:rPr>
            <w:rFonts w:ascii="Times New Roman" w:hAnsi="Times New Roman" w:eastAsia="方正仿宋_GBK"/>
            <w:b/>
            <w:color w:val="000000"/>
            <w:sz w:val="23"/>
          </w:rPr>
          <w:delText xml:space="preserve">六</w:delText>
        </w:r>
      </w:del>
      <w:del w:id="4755" w:author="xh" w:date="2026-10-14T09:08:03Z">
        <w:r>
          <w:rPr>
            <w:rFonts w:ascii="Times New Roman" w:hAnsi="Times New Roman" w:eastAsia="方正仿宋_GBK"/>
            <w:b/>
            <w:color w:val="000000"/>
            <w:sz w:val="23"/>
          </w:rPr>
          <w:delText xml:space="preserve">项</w:delText>
        </w:r>
      </w:del>
      <w:ins w:id="2239" w:author="xh" w:date="2026-10-14T08:38:28Z">
        <w:del w:id="4756" w:author="xh" w:date="2026-10-14T09:08:03Z">
          <w:r>
            <w:rPr>
              <w:rFonts w:ascii="Times New Roman" w:hAnsi="Times New Roman" w:eastAsia="方正仿宋_GBK"/>
              <w:b/>
              <w:color w:val="000000"/>
              <w:sz w:val="23"/>
            </w:rPr>
            <w:delText xml:space="preserve">候选指标与两层</w:delText>
          </w:r>
        </w:del>
      </w:ins>
      <w:del w:id="4757" w:author="xh" w:date="2026-10-14T09:08:03Z">
        <w:r>
          <w:rPr>
            <w:rFonts w:ascii="Times New Roman" w:hAnsi="Times New Roman" w:eastAsia="方正仿宋_GBK"/>
            <w:b/>
            <w:color w:val="000000"/>
            <w:sz w:val="23"/>
          </w:rPr>
          <w:delText xml:space="preserve">参数</w:delText>
        </w:r>
      </w:del>
      <w:ins w:id="2240" w:author="xh" w:date="2026-10-14T08:38:28Z">
        <w:del w:id="4758" w:author="xh" w:date="2026-10-14T09:08:03Z">
          <w:r>
            <w:rPr>
              <w:rFonts w:ascii="Times New Roman" w:hAnsi="Times New Roman" w:eastAsia="方正仿宋_GBK"/>
              <w:b/>
              <w:color w:val="000000"/>
              <w:sz w:val="23"/>
            </w:rPr>
            <w:delText xml:space="preserve">筛选</w:delText>
          </w:r>
        </w:del>
      </w:ins>
      <w:del w:id="2241" w:author="xh" w:date="2026-10-14T08:38:28Z">
        <w:r>
          <w:rPr>
            <w:rFonts w:ascii="Times New Roman" w:hAnsi="Times New Roman" w:eastAsia="方正仿宋_GBK"/>
            <w:b/>
            <w:color w:val="000000"/>
            <w:sz w:val="23"/>
          </w:rPr>
          <w:delText xml:space="preserve">及其规划作用</w:delText>
        </w:r>
      </w:del>
    </w:p>
    <w:p w14:paraId="67CC3FB0">
      <w:pPr>
        <w:widowControl/>
        <w:snapToGrid w:val="0"/>
        <w:spacing w:before="0" w:after="100" w:line="320" w:lineRule="exact"/>
        <w:ind w:left="0" w:leftChars="0" w:right="0" w:rightChars="0" w:firstLine="460" w:firstLineChars="0"/>
        <w:jc w:val="both"/>
        <w:rPr>
          <w:del w:id="4775" w:author="xh" w:date="2026-10-14T09:08:03Z"/>
        </w:rPr>
      </w:pPr>
      <w:ins w:id="972" w:author="xh" w:date="2026-10-12T18:08:33Z">
        <w:commentRangeStart w:id="2"/>
        <w:del w:id="4760" w:author="xh" w:date="2026-10-14T09:08:03Z">
          <w:r>
            <w:rPr>
              <w:rFonts w:ascii="Times New Roman" w:hAnsi="Times New Roman" w:eastAsia="方正仿宋_GBK"/>
              <w:b w:val="0"/>
              <w:color w:val="000000"/>
              <w:sz w:val="23"/>
            </w:rPr>
            <w:delText xml:space="preserve">2025年4月《配电网规划设计技术导则（修订稿）》第6.2.2条将负荷增长、负荷分散和转移能力列为容载比影响因素，第7.4.2.2条要求</w:delText>
          </w:r>
        </w:del>
        <w:ins w:id="2242" w:author="xh" w:date="2026-10-14T08:38:28Z">
          <w:del w:id="4761" w:author="xh" w:date="2026-10-14T09:08:03Z">
            <w:r>
              <w:rPr>
                <w:rFonts w:ascii="Times New Roman" w:hAnsi="Times New Roman" w:eastAsia="方正仿宋_GBK"/>
                <w:b w:val="0"/>
                <w:color w:val="000000"/>
                <w:sz w:val="23"/>
              </w:rPr>
              <w:delText xml:space="preserve">校核</w:delText>
            </w:r>
          </w:del>
        </w:ins>
        <w:del w:id="2243" w:author="xh" w:date="2026-10-14T08:38:28Z">
          <w:r>
            <w:rPr>
              <w:rFonts w:ascii="Times New Roman" w:hAnsi="Times New Roman" w:eastAsia="方正仿宋_GBK"/>
              <w:b w:val="0"/>
              <w:color w:val="000000"/>
              <w:sz w:val="23"/>
            </w:rPr>
            <w:delText xml:space="preserve">结合</w:delText>
          </w:r>
        </w:del>
        <w:del w:id="4762" w:author="xh" w:date="2026-10-14T09:08:03Z">
          <w:r>
            <w:rPr>
              <w:rFonts w:ascii="Times New Roman" w:hAnsi="Times New Roman" w:eastAsia="方正仿宋_GBK"/>
              <w:b w:val="0"/>
              <w:color w:val="000000"/>
              <w:sz w:val="23"/>
            </w:rPr>
            <w:delText xml:space="preserve">新能源</w:delText>
          </w:r>
        </w:del>
        <w:del w:id="2244" w:author="xh" w:date="2026-10-14T08:38:28Z">
          <w:r>
            <w:rPr>
              <w:rFonts w:ascii="Times New Roman" w:hAnsi="Times New Roman" w:eastAsia="方正仿宋_GBK"/>
              <w:b w:val="0"/>
              <w:color w:val="000000"/>
              <w:sz w:val="23"/>
            </w:rPr>
            <w:delText xml:space="preserve">规模校核</w:delText>
          </w:r>
        </w:del>
        <w:del w:id="4763" w:author="xh" w:date="2026-10-14T09:08:03Z">
          <w:r>
            <w:rPr>
              <w:rFonts w:ascii="Times New Roman" w:hAnsi="Times New Roman" w:eastAsia="方正仿宋_GBK"/>
              <w:b w:val="0"/>
              <w:color w:val="000000"/>
              <w:sz w:val="23"/>
            </w:rPr>
            <w:delText xml:space="preserve">反向</w:delText>
          </w:r>
        </w:del>
        <w:ins w:id="2245" w:author="xh" w:date="2026-10-14T08:38:28Z">
          <w:del w:id="4764" w:author="xh" w:date="2026-10-14T09:08:03Z">
            <w:r>
              <w:rPr>
                <w:rFonts w:ascii="Times New Roman" w:hAnsi="Times New Roman" w:eastAsia="方正仿宋_GBK"/>
                <w:b w:val="0"/>
                <w:color w:val="000000"/>
                <w:sz w:val="23"/>
              </w:rPr>
              <w:delText xml:space="preserve">承载</w:delText>
            </w:r>
          </w:del>
        </w:ins>
        <w:del w:id="2246" w:author="xh" w:date="2026-10-14T08:38:28Z">
          <w:r>
            <w:rPr>
              <w:rFonts w:ascii="Times New Roman" w:hAnsi="Times New Roman" w:eastAsia="方正仿宋_GBK"/>
              <w:b w:val="0"/>
              <w:color w:val="000000"/>
              <w:sz w:val="23"/>
            </w:rPr>
            <w:delText xml:space="preserve">容量，</w:delText>
          </w:r>
        </w:del>
        <w:del w:id="4765" w:author="xh" w:date="2026-10-14T09:08:03Z">
          <w:r>
            <w:rPr>
              <w:rFonts w:ascii="Times New Roman" w:hAnsi="Times New Roman" w:eastAsia="方正仿宋_GBK"/>
              <w:b w:val="0"/>
              <w:color w:val="000000"/>
              <w:sz w:val="23"/>
            </w:rPr>
            <w:delText xml:space="preserve">并</w:delText>
          </w:r>
        </w:del>
        <w:ins w:id="2247" w:author="xh" w:date="2026-10-14T08:38:28Z">
          <w:del w:id="4766" w:author="xh" w:date="2026-10-14T09:08:03Z">
            <w:r>
              <w:rPr>
                <w:rFonts w:ascii="Times New Roman" w:hAnsi="Times New Roman" w:eastAsia="方正仿宋_GBK"/>
                <w:b w:val="0"/>
                <w:color w:val="000000"/>
                <w:sz w:val="23"/>
              </w:rPr>
              <w:delText xml:space="preserve">比选</w:delText>
            </w:r>
          </w:del>
        </w:ins>
        <w:del w:id="2248" w:author="xh" w:date="2026-10-14T08:38:28Z">
          <w:r>
            <w:rPr>
              <w:rFonts w:ascii="Times New Roman" w:hAnsi="Times New Roman" w:eastAsia="方正仿宋_GBK"/>
              <w:b w:val="0"/>
              <w:color w:val="000000"/>
              <w:sz w:val="23"/>
            </w:rPr>
            <w:delText xml:space="preserve">开展</w:delText>
          </w:r>
        </w:del>
        <w:del w:id="4767" w:author="xh" w:date="2026-10-14T09:08:03Z">
          <w:r>
            <w:rPr>
              <w:rFonts w:ascii="Times New Roman" w:hAnsi="Times New Roman" w:eastAsia="方正仿宋_GBK"/>
              <w:b w:val="0"/>
              <w:color w:val="000000"/>
              <w:sz w:val="23"/>
            </w:rPr>
            <w:delText xml:space="preserve">增容与储能</w:delText>
          </w:r>
        </w:del>
        <w:del w:id="2249" w:author="xh" w:date="2026-10-14T08:38:28Z">
          <w:r>
            <w:rPr>
              <w:rFonts w:ascii="Times New Roman" w:hAnsi="Times New Roman" w:eastAsia="方正仿宋_GBK"/>
              <w:b w:val="0"/>
              <w:color w:val="000000"/>
              <w:sz w:val="23"/>
            </w:rPr>
            <w:delText xml:space="preserve">比选</w:delText>
          </w:r>
        </w:del>
        <w:del w:id="4768" w:author="xh" w:date="2026-10-14T09:08:03Z">
          <w:r>
            <w:rPr>
              <w:rFonts w:ascii="Times New Roman" w:hAnsi="Times New Roman" w:eastAsia="方正仿宋_GBK"/>
              <w:b w:val="0"/>
              <w:color w:val="000000"/>
              <w:sz w:val="23"/>
            </w:rPr>
            <w:delText xml:space="preserve">[1]。</w:delText>
          </w:r>
        </w:del>
      </w:ins>
      <w:del w:id="973" w:author="xh" w:date="2026-10-12T18:08:33Z">
        <w:r>
          <w:rPr>
            <w:rFonts w:ascii="Times New Roman" w:hAnsi="Times New Roman" w:eastAsia="方正仿宋_GBK"/>
            <w:b w:val="0"/>
            <w:color w:val="000000"/>
            <w:sz w:val="23"/>
          </w:rPr>
          <w:delText>矩阵采用以下</w:delText>
        </w:r>
      </w:del>
      <w:ins w:id="2250" w:author="xh" w:date="2026-10-14T08:38:28Z">
        <w:del w:id="4769" w:author="xh" w:date="2026-10-14T09:08:03Z">
          <w:r>
            <w:rPr>
              <w:rFonts w:ascii="Times New Roman" w:hAnsi="Times New Roman" w:eastAsia="方正仿宋_GBK"/>
              <w:b w:val="0"/>
              <w:color w:val="000000"/>
              <w:sz w:val="23"/>
            </w:rPr>
            <w:delText xml:space="preserve">据此建立十三</w:delText>
          </w:r>
        </w:del>
      </w:ins>
      <w:del w:id="2251" w:author="xh" w:date="2026-10-14T08:38:28Z">
        <w:r>
          <w:rPr>
            <w:rFonts w:ascii="Times New Roman" w:hAnsi="Times New Roman" w:eastAsia="方正仿宋_GBK"/>
            <w:b w:val="0"/>
            <w:color w:val="000000"/>
            <w:sz w:val="23"/>
          </w:rPr>
          <w:delText xml:space="preserve">六</w:delText>
        </w:r>
      </w:del>
      <w:del w:id="4770" w:author="xh" w:date="2026-10-14T09:08:03Z">
        <w:r>
          <w:rPr>
            <w:rFonts w:ascii="Times New Roman" w:hAnsi="Times New Roman" w:eastAsia="方正仿宋_GBK"/>
            <w:b w:val="0"/>
            <w:color w:val="000000"/>
            <w:sz w:val="23"/>
          </w:rPr>
          <w:delText xml:space="preserve">项</w:delText>
        </w:r>
      </w:del>
      <w:ins w:id="2252" w:author="xh" w:date="2026-10-14T08:38:28Z">
        <w:del w:id="4771" w:author="xh" w:date="2026-10-14T09:08:03Z">
          <w:r>
            <w:rPr>
              <w:rFonts w:ascii="Times New Roman" w:hAnsi="Times New Roman" w:eastAsia="方正仿宋_GBK"/>
              <w:b w:val="0"/>
              <w:color w:val="000000"/>
              <w:sz w:val="23"/>
            </w:rPr>
            <w:delText xml:space="preserve">候选指标，先评价其与容载比的关联，再归并信息重叠较多的指标，确定五项推广</w:delText>
          </w:r>
        </w:del>
      </w:ins>
      <w:del w:id="4772" w:author="xh" w:date="2026-10-14T09:08:03Z">
        <w:r>
          <w:rPr>
            <w:rFonts w:ascii="Times New Roman" w:hAnsi="Times New Roman" w:eastAsia="方正仿宋_GBK"/>
            <w:b w:val="0"/>
            <w:color w:val="000000"/>
            <w:sz w:val="23"/>
          </w:rPr>
          <w:delText xml:space="preserve">参数</w:delText>
        </w:r>
      </w:del>
      <w:ins w:id="974" w:author="xh" w:date="2026-10-12T18:08:33Z">
        <w:del w:id="2253" w:author="xh" w:date="2026-10-14T08:38:28Z">
          <w:r>
            <w:rPr>
              <w:rFonts w:ascii="Times New Roman" w:hAnsi="Times New Roman" w:eastAsia="方正仿宋_GBK"/>
              <w:b w:val="0"/>
              <w:color w:val="000000"/>
              <w:sz w:val="23"/>
            </w:rPr>
            <w:delText xml:space="preserve">据此覆盖</w:delText>
          </w:r>
        </w:del>
      </w:ins>
      <w:del w:id="975" w:author="xh" w:date="2026-10-12T18:08:33Z">
        <w:r>
          <w:rPr>
            <w:rFonts w:ascii="Times New Roman" w:hAnsi="Times New Roman" w:eastAsia="方正仿宋_GBK"/>
            <w:b w:val="0"/>
            <w:color w:val="000000"/>
            <w:sz w:val="23"/>
          </w:rPr>
          <w:delText>，统一对应电</w:delText>
        </w:r>
      </w:del>
      <w:del w:id="2254" w:author="xh" w:date="2026-10-14T08:38:28Z">
        <w:r>
          <w:rPr>
            <w:rFonts w:ascii="Times New Roman" w:hAnsi="Times New Roman" w:eastAsia="方正仿宋_GBK"/>
            <w:b w:val="0"/>
            <w:color w:val="000000"/>
            <w:sz w:val="23"/>
          </w:rPr>
          <w:delText xml:space="preserve">源</w:delText>
        </w:r>
      </w:del>
      <w:ins w:id="976" w:author="xh" w:date="2026-10-12T18:08:33Z">
        <w:del w:id="2255" w:author="xh" w:date="2026-10-14T08:38:28Z">
          <w:r>
            <w:rPr>
              <w:rFonts w:ascii="Times New Roman" w:hAnsi="Times New Roman" w:eastAsia="方正仿宋_GBK"/>
              <w:b w:val="0"/>
              <w:color w:val="000000"/>
              <w:sz w:val="23"/>
            </w:rPr>
            <w:delText xml:space="preserve">荷</w:delText>
          </w:r>
        </w:del>
      </w:ins>
      <w:del w:id="2256" w:author="xh" w:date="2026-10-14T08:38:28Z">
        <w:r>
          <w:rPr>
            <w:rFonts w:ascii="Times New Roman" w:hAnsi="Times New Roman" w:eastAsia="方正仿宋_GBK"/>
            <w:b w:val="0"/>
            <w:color w:val="000000"/>
            <w:sz w:val="23"/>
          </w:rPr>
          <w:delText xml:space="preserve">规模、</w:delText>
        </w:r>
      </w:del>
      <w:del w:id="977" w:author="xh" w:date="2026-10-12T18:08:33Z">
        <w:r>
          <w:rPr>
            <w:rFonts w:ascii="Times New Roman" w:hAnsi="Times New Roman" w:eastAsia="方正仿宋_GBK"/>
            <w:b w:val="0"/>
            <w:color w:val="000000"/>
            <w:sz w:val="23"/>
          </w:rPr>
          <w:delText>负荷发展、线路经济性、既有</w:delText>
        </w:r>
      </w:del>
      <w:del w:id="2257" w:author="xh" w:date="2026-10-14T08:38:28Z">
        <w:r>
          <w:rPr>
            <w:rFonts w:ascii="Times New Roman" w:hAnsi="Times New Roman" w:eastAsia="方正仿宋_GBK"/>
            <w:b w:val="0"/>
            <w:color w:val="000000"/>
            <w:sz w:val="23"/>
          </w:rPr>
          <w:delText xml:space="preserve">网络支援</w:delText>
        </w:r>
      </w:del>
      <w:del w:id="978" w:author="xh" w:date="2026-10-12T18:08:33Z">
        <w:r>
          <w:rPr>
            <w:rFonts w:ascii="Times New Roman" w:hAnsi="Times New Roman" w:eastAsia="方正仿宋_GBK"/>
            <w:b w:val="0"/>
            <w:color w:val="000000"/>
            <w:sz w:val="23"/>
          </w:rPr>
          <w:delText>、储能持续支撑</w:delText>
        </w:r>
      </w:del>
      <w:del w:id="2258" w:author="xh" w:date="2026-10-14T08:38:28Z">
        <w:r>
          <w:rPr>
            <w:rFonts w:ascii="Times New Roman" w:hAnsi="Times New Roman" w:eastAsia="方正仿宋_GBK"/>
            <w:b w:val="0"/>
            <w:color w:val="000000"/>
            <w:sz w:val="23"/>
          </w:rPr>
          <w:delText xml:space="preserve">及</w:delText>
        </w:r>
      </w:del>
      <w:ins w:id="979" w:author="xh" w:date="2026-10-12T18:08:33Z">
        <w:del w:id="2259" w:author="xh" w:date="2026-10-14T08:38:28Z">
          <w:r>
            <w:rPr>
              <w:rFonts w:ascii="Times New Roman" w:hAnsi="Times New Roman" w:eastAsia="方正仿宋_GBK"/>
              <w:b w:val="0"/>
              <w:color w:val="000000"/>
              <w:sz w:val="23"/>
            </w:rPr>
            <w:delText xml:space="preserve">措施经济</w:delText>
          </w:r>
        </w:del>
      </w:ins>
      <w:del w:id="980" w:author="xh" w:date="2026-10-12T18:08:33Z">
        <w:r>
          <w:rPr>
            <w:rFonts w:ascii="Times New Roman" w:hAnsi="Times New Roman" w:eastAsia="方正仿宋_GBK"/>
            <w:b w:val="0"/>
            <w:color w:val="000000"/>
            <w:sz w:val="23"/>
          </w:rPr>
          <w:delText>负荷空间同时</w:delText>
        </w:r>
      </w:del>
      <w:del w:id="2260" w:author="xh" w:date="2026-10-14T08:38:28Z">
        <w:r>
          <w:rPr>
            <w:rFonts w:ascii="Times New Roman" w:hAnsi="Times New Roman" w:eastAsia="方正仿宋_GBK"/>
            <w:b w:val="0"/>
            <w:color w:val="000000"/>
            <w:sz w:val="23"/>
          </w:rPr>
          <w:delText xml:space="preserve">性</w:delText>
        </w:r>
      </w:del>
      <w:del w:id="4773" w:author="xh" w:date="2026-10-14T09:08:03Z">
        <w:r>
          <w:rPr>
            <w:rFonts w:ascii="Times New Roman" w:hAnsi="Times New Roman" w:eastAsia="方正仿宋_GBK"/>
            <w:b w:val="0"/>
            <w:color w:val="000000"/>
            <w:sz w:val="23"/>
          </w:rPr>
          <w:delText xml:space="preserve">。</w:delText>
        </w:r>
      </w:del>
      <w:ins w:id="2261" w:author="xh" w:date="2026-10-14T08:38:28Z">
        <w:del w:id="4774" w:author="xh" w:date="2026-10-14T09:08:03Z">
          <w:r>
            <w:rPr>
              <w:rFonts w:ascii="Times New Roman" w:hAnsi="Times New Roman" w:eastAsia="方正仿宋_GBK"/>
              <w:b w:val="0"/>
              <w:color w:val="000000"/>
              <w:sz w:val="23"/>
            </w:rPr>
            <w:delText xml:space="preserve">（研究报告第3.5节）</w:delText>
          </w:r>
        </w:del>
      </w:ins>
      <w:del w:id="981" w:author="xh" w:date="2026-10-12T18:08:33Z">
        <w:r>
          <w:rPr>
            <w:rFonts w:ascii="Times New Roman" w:hAnsi="Times New Roman" w:eastAsia="方正仿宋_GBK"/>
            <w:b w:val="0"/>
            <w:color w:val="000000"/>
            <w:sz w:val="23"/>
          </w:rPr>
          <w:delText>（终稿第3.5、5.6节）</w:delText>
        </w:r>
        <w:commentRangeEnd w:id="2"/>
      </w:del>
      <w:r>
        <w:rPr>
          <w:woUserID w:val="1"/>
        </w:rPr>
        <w:commentReference w:id="2"/>
      </w:r>
    </w:p>
    <w:p w14:paraId="51BD185A">
      <w:pPr>
        <w:widowControl/>
        <w:snapToGrid w:val="0"/>
        <w:spacing w:before="0" w:after="100" w:line="320" w:lineRule="exact"/>
        <w:ind w:left="0" w:leftChars="0" w:right="0" w:rightChars="0" w:firstLine="460" w:firstLineChars="0"/>
        <w:jc w:val="both"/>
        <w:rPr>
          <w:del w:id="4795" w:author="xh" w:date="2026-10-14T09:08:03Z"/>
        </w:rPr>
      </w:pPr>
      <w:del w:id="4776" w:author="xh" w:date="2026-10-14T09:08:03Z">
        <w:r>
          <w:rPr>
            <w:rFonts w:ascii="Times New Roman" w:hAnsi="Times New Roman" w:eastAsia="方正仿宋_GBK"/>
            <w:b w:val="0"/>
            <w:color w:val="000000"/>
            <w:sz w:val="23"/>
          </w:rPr>
          <w:delText xml:space="preserve">（1）分布式电源装机渗透率：</w:delText>
        </w:r>
      </w:del>
      <w:ins w:id="982" w:author="xh" w:date="2026-10-12T18:10:19Z">
        <w:del w:id="4777" w:author="xh" w:date="2026-10-14T09:08:03Z">
          <w:r>
            <w:rPr>
              <w:rFonts w:ascii="Times New Roman" w:hAnsi="Times New Roman" w:eastAsia="方正仿宋_GBK"/>
              <w:b w:val="0"/>
              <w:color w:val="000000"/>
              <w:sz w:val="23"/>
            </w:rPr>
            <w:delText xml:space="preserve">同范围</w:delText>
          </w:r>
        </w:del>
      </w:ins>
      <w:del w:id="983" w:author="xh" w:date="2026-10-12T18:10:19Z">
        <w:r>
          <w:rPr>
            <w:rFonts w:ascii="Times New Roman" w:hAnsi="Times New Roman" w:eastAsia="方正仿宋_GBK"/>
            <w:b w:val="0"/>
            <w:color w:val="000000"/>
            <w:sz w:val="23"/>
          </w:rPr>
          <w:delText>按第二部</w:delText>
        </w:r>
      </w:del>
      <w:del w:id="4778" w:author="xh" w:date="2026-10-14T09:08:03Z">
        <w:r>
          <w:rPr>
            <w:rFonts w:ascii="Times New Roman" w:hAnsi="Times New Roman" w:eastAsia="方正仿宋_GBK"/>
            <w:b w:val="0"/>
            <w:color w:val="000000"/>
            <w:sz w:val="23"/>
          </w:rPr>
          <w:delText xml:space="preserve">分</w:delText>
        </w:r>
      </w:del>
      <w:ins w:id="984" w:author="xh" w:date="2026-10-12T18:10:19Z">
        <w:del w:id="4779" w:author="xh" w:date="2026-10-14T09:08:03Z">
          <w:r>
            <w:rPr>
              <w:rFonts w:ascii="Times New Roman" w:hAnsi="Times New Roman" w:eastAsia="方正仿宋_GBK"/>
              <w:b w:val="0"/>
              <w:color w:val="000000"/>
              <w:sz w:val="23"/>
            </w:rPr>
            <w:delText xml:space="preserve">布式</w:delText>
          </w:r>
        </w:del>
      </w:ins>
      <w:del w:id="985" w:author="xh" w:date="2026-10-12T18:10:19Z">
        <w:r>
          <w:rPr>
            <w:rFonts w:ascii="Times New Roman" w:hAnsi="Times New Roman" w:eastAsia="方正仿宋_GBK"/>
            <w:b w:val="0"/>
            <w:color w:val="000000"/>
            <w:sz w:val="23"/>
          </w:rPr>
          <w:delText>定义表征</w:delText>
        </w:r>
      </w:del>
      <w:del w:id="4780" w:author="xh" w:date="2026-10-14T09:08:03Z">
        <w:r>
          <w:rPr>
            <w:rFonts w:ascii="Times New Roman" w:hAnsi="Times New Roman" w:eastAsia="方正仿宋_GBK"/>
            <w:b w:val="0"/>
            <w:color w:val="000000"/>
            <w:sz w:val="23"/>
          </w:rPr>
          <w:delText xml:space="preserve">电源</w:delText>
        </w:r>
      </w:del>
      <w:ins w:id="986" w:author="xh" w:date="2026-10-12T18:10:19Z">
        <w:del w:id="4781" w:author="xh" w:date="2026-10-14T09:08:03Z">
          <w:r>
            <w:rPr>
              <w:rFonts w:ascii="Times New Roman" w:hAnsi="Times New Roman" w:eastAsia="方正仿宋_GBK"/>
              <w:b w:val="0"/>
              <w:color w:val="000000"/>
              <w:sz w:val="23"/>
            </w:rPr>
            <w:delText xml:space="preserve">装机容量</w:delText>
          </w:r>
        </w:del>
      </w:ins>
      <w:del w:id="4782" w:author="xh" w:date="2026-10-14T09:08:03Z">
        <w:r>
          <w:rPr>
            <w:rFonts w:ascii="Times New Roman" w:hAnsi="Times New Roman" w:eastAsia="方正仿宋_GBK"/>
            <w:b w:val="0"/>
            <w:color w:val="000000"/>
            <w:sz w:val="23"/>
          </w:rPr>
          <w:delText xml:space="preserve">与用户</w:delText>
        </w:r>
      </w:del>
      <w:ins w:id="987" w:author="xh" w:date="2026-10-12T18:10:19Z">
        <w:del w:id="4783" w:author="xh" w:date="2026-10-14T09:08:03Z">
          <w:r>
            <w:rPr>
              <w:rFonts w:ascii="Times New Roman" w:hAnsi="Times New Roman" w:eastAsia="方正仿宋_GBK"/>
              <w:b w:val="0"/>
              <w:color w:val="000000"/>
              <w:sz w:val="23"/>
            </w:rPr>
            <w:delText xml:space="preserve">最大</w:delText>
          </w:r>
        </w:del>
      </w:ins>
      <w:del w:id="4784" w:author="xh" w:date="2026-10-14T09:08:03Z">
        <w:r>
          <w:rPr>
            <w:rFonts w:ascii="Times New Roman" w:hAnsi="Times New Roman" w:eastAsia="方正仿宋_GBK"/>
            <w:b w:val="0"/>
            <w:color w:val="000000"/>
            <w:sz w:val="23"/>
          </w:rPr>
          <w:delText xml:space="preserve">负荷</w:delText>
        </w:r>
      </w:del>
      <w:ins w:id="988" w:author="xh" w:date="2026-10-12T18:10:19Z">
        <w:del w:id="4785" w:author="xh" w:date="2026-10-14T09:08:03Z">
          <w:r>
            <w:rPr>
              <w:rFonts w:ascii="Times New Roman" w:hAnsi="Times New Roman" w:eastAsia="方正仿宋_GBK"/>
              <w:b w:val="0"/>
              <w:color w:val="000000"/>
              <w:sz w:val="23"/>
            </w:rPr>
            <w:delText xml:space="preserve">之比，无量纲。导则第6.5.4条给出定义，第7.4.2.2条要求结合新能源</w:delText>
          </w:r>
        </w:del>
      </w:ins>
      <w:del w:id="989" w:author="xh" w:date="2026-10-12T18:10:19Z">
        <w:r>
          <w:rPr>
            <w:rFonts w:ascii="Times New Roman" w:hAnsi="Times New Roman" w:eastAsia="方正仿宋_GBK"/>
            <w:b w:val="0"/>
            <w:color w:val="000000"/>
            <w:sz w:val="23"/>
          </w:rPr>
          <w:delText>的</w:delText>
        </w:r>
      </w:del>
      <w:del w:id="4786" w:author="xh" w:date="2026-10-14T09:08:03Z">
        <w:r>
          <w:rPr>
            <w:rFonts w:ascii="Times New Roman" w:hAnsi="Times New Roman" w:eastAsia="方正仿宋_GBK"/>
            <w:b w:val="0"/>
            <w:color w:val="000000"/>
            <w:sz w:val="23"/>
          </w:rPr>
          <w:delText xml:space="preserve">规模</w:delText>
        </w:r>
      </w:del>
      <w:ins w:id="990" w:author="xh" w:date="2026-10-12T18:10:19Z">
        <w:del w:id="4787" w:author="xh" w:date="2026-10-14T09:08:03Z">
          <w:r>
            <w:rPr>
              <w:rFonts w:ascii="Times New Roman" w:hAnsi="Times New Roman" w:eastAsia="方正仿宋_GBK"/>
              <w:b w:val="0"/>
              <w:color w:val="000000"/>
              <w:sz w:val="23"/>
            </w:rPr>
            <w:delText xml:space="preserve">校核反向承载</w:delText>
          </w:r>
        </w:del>
      </w:ins>
      <w:del w:id="991" w:author="xh" w:date="2026-10-12T18:10:19Z">
        <w:r>
          <w:rPr>
            <w:rFonts w:ascii="Times New Roman" w:hAnsi="Times New Roman" w:eastAsia="方正仿宋_GBK"/>
            <w:b w:val="0"/>
            <w:color w:val="000000"/>
            <w:sz w:val="23"/>
          </w:rPr>
          <w:delText>关系</w:delText>
        </w:r>
      </w:del>
      <w:del w:id="4788" w:author="xh" w:date="2026-10-14T09:08:03Z">
        <w:r>
          <w:rPr>
            <w:rFonts w:ascii="Times New Roman" w:hAnsi="Times New Roman" w:eastAsia="方正仿宋_GBK"/>
            <w:b w:val="0"/>
            <w:color w:val="000000"/>
            <w:sz w:val="23"/>
          </w:rPr>
          <w:delText xml:space="preserve">，</w:delText>
        </w:r>
      </w:del>
      <w:ins w:id="992" w:author="xh" w:date="2026-10-12T18:10:19Z">
        <w:del w:id="4789" w:author="xh" w:date="2026-10-14T09:08:03Z">
          <w:r>
            <w:rPr>
              <w:rFonts w:ascii="Times New Roman" w:hAnsi="Times New Roman" w:eastAsia="方正仿宋_GBK"/>
              <w:b w:val="0"/>
              <w:color w:val="000000"/>
              <w:sz w:val="23"/>
            </w:rPr>
            <w:delText xml:space="preserve">因此该参数用于描述装机增长带来的</w:delText>
          </w:r>
        </w:del>
      </w:ins>
      <w:del w:id="993" w:author="xh" w:date="2026-10-12T18:10:19Z">
        <w:r>
          <w:rPr>
            <w:rFonts w:ascii="Times New Roman" w:hAnsi="Times New Roman" w:eastAsia="方正仿宋_GBK"/>
            <w:b w:val="0"/>
            <w:color w:val="000000"/>
            <w:sz w:val="23"/>
          </w:rPr>
          <w:delText>影响</w:delText>
        </w:r>
      </w:del>
      <w:del w:id="4790" w:author="xh" w:date="2026-10-14T09:08:03Z">
        <w:r>
          <w:rPr>
            <w:rFonts w:ascii="Times New Roman" w:hAnsi="Times New Roman" w:eastAsia="方正仿宋_GBK"/>
            <w:b w:val="0"/>
            <w:color w:val="000000"/>
            <w:sz w:val="23"/>
          </w:rPr>
          <w:delText xml:space="preserve">日间反向</w:delText>
        </w:r>
      </w:del>
      <w:ins w:id="994" w:author="xh" w:date="2026-10-12T18:10:19Z">
        <w:del w:id="4791" w:author="xh" w:date="2026-10-14T09:08:03Z">
          <w:r>
            <w:rPr>
              <w:rFonts w:ascii="Times New Roman" w:hAnsi="Times New Roman" w:eastAsia="方正仿宋_GBK"/>
              <w:b w:val="0"/>
              <w:color w:val="000000"/>
              <w:sz w:val="23"/>
            </w:rPr>
            <w:delText xml:space="preserve">输送</w:delText>
          </w:r>
        </w:del>
      </w:ins>
      <w:del w:id="995" w:author="xh" w:date="2026-10-12T18:10:19Z">
        <w:r>
          <w:rPr>
            <w:rFonts w:ascii="Times New Roman" w:hAnsi="Times New Roman" w:eastAsia="方正仿宋_GBK"/>
            <w:b w:val="0"/>
            <w:color w:val="000000"/>
            <w:sz w:val="23"/>
          </w:rPr>
          <w:delText>容量</w:delText>
        </w:r>
      </w:del>
      <w:del w:id="4792" w:author="xh" w:date="2026-10-14T09:08:03Z">
        <w:r>
          <w:rPr>
            <w:rFonts w:ascii="Times New Roman" w:hAnsi="Times New Roman" w:eastAsia="方正仿宋_GBK"/>
            <w:b w:val="0"/>
            <w:color w:val="000000"/>
            <w:sz w:val="23"/>
          </w:rPr>
          <w:delText xml:space="preserve">需求</w:delText>
        </w:r>
      </w:del>
      <w:ins w:id="996" w:author="xh" w:date="2026-10-12T18:10:19Z">
        <w:del w:id="4793" w:author="xh" w:date="2026-10-14T09:08:03Z">
          <w:r>
            <w:rPr>
              <w:rFonts w:ascii="Times New Roman" w:hAnsi="Times New Roman" w:eastAsia="方正仿宋_GBK"/>
              <w:b w:val="0"/>
              <w:color w:val="000000"/>
              <w:sz w:val="23"/>
            </w:rPr>
            <w:delText xml:space="preserve">[1]</w:delText>
          </w:r>
        </w:del>
      </w:ins>
      <w:del w:id="4794" w:author="xh" w:date="2026-10-14T09:08:03Z">
        <w:r>
          <w:rPr>
            <w:rFonts w:ascii="Times New Roman" w:hAnsi="Times New Roman" w:eastAsia="方正仿宋_GBK"/>
            <w:b w:val="0"/>
            <w:color w:val="000000"/>
            <w:sz w:val="23"/>
          </w:rPr>
          <w:delText xml:space="preserve">。</w:delText>
        </w:r>
      </w:del>
    </w:p>
    <w:p w14:paraId="17A28792">
      <w:pPr>
        <w:widowControl/>
        <w:snapToGrid w:val="0"/>
        <w:spacing w:before="0" w:after="100" w:line="320" w:lineRule="exact"/>
        <w:ind w:left="0" w:leftChars="0" w:right="0" w:rightChars="0" w:firstLine="460" w:firstLineChars="0"/>
        <w:jc w:val="both"/>
        <w:rPr>
          <w:del w:id="4818" w:author="xh" w:date="2026-10-14T09:08:03Z"/>
        </w:rPr>
      </w:pPr>
      <w:del w:id="4796" w:author="xh" w:date="2026-10-14T09:08:03Z">
        <w:r>
          <w:rPr>
            <w:rFonts w:ascii="Times New Roman" w:hAnsi="Times New Roman" w:eastAsia="方正仿宋_GBK"/>
            <w:b w:val="0"/>
            <w:color w:val="000000"/>
            <w:sz w:val="23"/>
          </w:rPr>
          <w:delText xml:space="preserve">（2）年最大净负荷平均增长率：</w:delText>
        </w:r>
      </w:del>
      <w:del w:id="997" w:author="xh" w:date="2026-10-12T18:29:19Z">
        <w:r>
          <w:rPr>
            <w:rFonts w:ascii="Times New Roman" w:hAnsi="Times New Roman" w:eastAsia="方正仿宋_GBK"/>
            <w:b w:val="0"/>
            <w:color w:val="000000"/>
            <w:sz w:val="23"/>
          </w:rPr>
          <w:delText>由</w:delText>
        </w:r>
      </w:del>
      <w:del w:id="4797" w:author="xh" w:date="2026-10-14T09:08:03Z">
        <w:r>
          <w:rPr>
            <w:rFonts w:ascii="Times New Roman" w:hAnsi="Times New Roman" w:eastAsia="方正仿宋_GBK"/>
            <w:b w:val="0"/>
            <w:color w:val="000000"/>
            <w:sz w:val="23"/>
          </w:rPr>
          <w:delText xml:space="preserve">同范围起止年度年网供最大负荷</w:delText>
        </w:r>
      </w:del>
      <w:ins w:id="998" w:author="xh" w:date="2026-10-12T18:29:19Z">
        <w:del w:id="4798" w:author="xh" w:date="2026-10-14T09:08:03Z">
          <w:r>
            <w:rPr>
              <w:rFonts w:ascii="Times New Roman" w:hAnsi="Times New Roman" w:eastAsia="方正仿宋_GBK"/>
              <w:b w:val="0"/>
              <w:color w:val="000000"/>
              <w:sz w:val="23"/>
            </w:rPr>
            <w:delText xml:space="preserve">的</w:delText>
          </w:r>
        </w:del>
      </w:ins>
      <w:del w:id="999" w:author="xh" w:date="2026-10-12T18:29:19Z">
        <w:r>
          <w:rPr>
            <w:rFonts w:ascii="Times New Roman" w:hAnsi="Times New Roman" w:eastAsia="方正仿宋_GBK"/>
            <w:b w:val="0"/>
            <w:color w:val="000000"/>
            <w:sz w:val="23"/>
          </w:rPr>
          <w:delText>按</w:delText>
        </w:r>
      </w:del>
      <w:del w:id="4799" w:author="xh" w:date="2026-10-14T09:08:03Z">
        <w:r>
          <w:rPr>
            <w:rFonts w:ascii="Times New Roman" w:hAnsi="Times New Roman" w:eastAsia="方正仿宋_GBK"/>
            <w:b w:val="0"/>
            <w:color w:val="000000"/>
            <w:sz w:val="23"/>
          </w:rPr>
          <w:delText xml:space="preserve">复合</w:delText>
        </w:r>
      </w:del>
      <w:ins w:id="1000" w:author="xh" w:date="2026-10-12T18:29:19Z">
        <w:del w:id="4800" w:author="xh" w:date="2026-10-14T09:08:03Z">
          <w:r>
            <w:rPr>
              <w:rFonts w:ascii="Times New Roman" w:hAnsi="Times New Roman" w:eastAsia="方正仿宋_GBK"/>
              <w:b w:val="0"/>
              <w:color w:val="000000"/>
              <w:sz w:val="23"/>
            </w:rPr>
            <w:delText xml:space="preserve">年平均</w:delText>
          </w:r>
        </w:del>
      </w:ins>
      <w:del w:id="4801" w:author="xh" w:date="2026-10-14T09:08:03Z">
        <w:r>
          <w:rPr>
            <w:rFonts w:ascii="Times New Roman" w:hAnsi="Times New Roman" w:eastAsia="方正仿宋_GBK"/>
            <w:b w:val="0"/>
            <w:color w:val="000000"/>
            <w:sz w:val="23"/>
          </w:rPr>
          <w:delText xml:space="preserve">增长</w:delText>
        </w:r>
      </w:del>
      <w:ins w:id="1001" w:author="xh" w:date="2026-10-12T18:29:19Z">
        <w:del w:id="4802" w:author="xh" w:date="2026-10-14T09:08:03Z">
          <w:r>
            <w:rPr>
              <w:rFonts w:ascii="Times New Roman" w:hAnsi="Times New Roman" w:eastAsia="方正仿宋_GBK"/>
              <w:b w:val="0"/>
              <w:color w:val="000000"/>
              <w:sz w:val="23"/>
            </w:rPr>
            <w:delText xml:space="preserve">率</w:delText>
          </w:r>
        </w:del>
      </w:ins>
      <w:del w:id="1002" w:author="xh" w:date="2026-10-12T18:29:19Z">
        <w:r>
          <w:rPr>
            <w:rFonts w:ascii="Times New Roman" w:hAnsi="Times New Roman" w:eastAsia="方正仿宋_GBK"/>
            <w:b w:val="0"/>
            <w:color w:val="000000"/>
            <w:sz w:val="23"/>
          </w:rPr>
          <w:delText>计算</w:delText>
        </w:r>
      </w:del>
      <w:del w:id="4803" w:author="xh" w:date="2026-10-14T09:08:03Z">
        <w:r>
          <w:rPr>
            <w:rFonts w:ascii="Times New Roman" w:hAnsi="Times New Roman" w:eastAsia="方正仿宋_GBK"/>
            <w:b w:val="0"/>
            <w:color w:val="000000"/>
            <w:sz w:val="23"/>
          </w:rPr>
          <w:delText xml:space="preserve">，以</w:delText>
        </w:r>
      </w:del>
      <w:ins w:id="1003" w:author="xh" w:date="2026-10-12T18:29:19Z">
        <w:del w:id="4804" w:author="xh" w:date="2026-10-14T09:08:03Z">
          <w:r>
            <w:rPr>
              <w:rFonts w:ascii="Times New Roman" w:hAnsi="Times New Roman" w:eastAsia="方正仿宋_GBK"/>
              <w:b w:val="0"/>
              <w:color w:val="000000"/>
              <w:sz w:val="23"/>
            </w:rPr>
            <w:delText xml:space="preserve">%/年</w:delText>
          </w:r>
        </w:del>
      </w:ins>
      <w:del w:id="1004" w:author="xh" w:date="2026-10-12T18:29:19Z">
        <w:r>
          <w:rPr>
            <w:rFonts w:ascii="Times New Roman" w:hAnsi="Times New Roman" w:eastAsia="方正仿宋_GBK"/>
            <w:b w:val="0"/>
            <w:color w:val="000000"/>
            <w:sz w:val="23"/>
          </w:rPr>
          <w:delText>百分比</w:delText>
        </w:r>
      </w:del>
      <w:del w:id="4805" w:author="xh" w:date="2026-10-14T09:08:03Z">
        <w:r>
          <w:rPr>
            <w:rFonts w:ascii="Times New Roman" w:hAnsi="Times New Roman" w:eastAsia="方正仿宋_GBK"/>
            <w:b w:val="0"/>
            <w:color w:val="000000"/>
            <w:sz w:val="23"/>
          </w:rPr>
          <w:delText xml:space="preserve">表示</w:delText>
        </w:r>
      </w:del>
      <w:ins w:id="1005" w:author="xh" w:date="2026-10-12T18:29:19Z">
        <w:del w:id="4806" w:author="xh" w:date="2026-10-14T09:08:03Z">
          <w:r>
            <w:rPr>
              <w:rFonts w:ascii="Times New Roman" w:hAnsi="Times New Roman" w:eastAsia="方正仿宋_GBK"/>
              <w:b w:val="0"/>
              <w:color w:val="000000"/>
              <w:sz w:val="23"/>
            </w:rPr>
            <w:delText xml:space="preserve">。导则第6.2.2.1条以此划分</w:delText>
          </w:r>
        </w:del>
      </w:ins>
      <w:del w:id="1006" w:author="xh" w:date="2026-10-12T18:29:19Z">
        <w:r>
          <w:rPr>
            <w:rFonts w:ascii="Times New Roman" w:hAnsi="Times New Roman" w:eastAsia="方正仿宋_GBK"/>
            <w:b w:val="0"/>
            <w:color w:val="000000"/>
            <w:sz w:val="23"/>
          </w:rPr>
          <w:delText>；反映负荷</w:delText>
        </w:r>
      </w:del>
      <w:del w:id="4807" w:author="xh" w:date="2026-10-14T09:08:03Z">
        <w:r>
          <w:rPr>
            <w:rFonts w:ascii="Times New Roman" w:hAnsi="Times New Roman" w:eastAsia="方正仿宋_GBK"/>
            <w:b w:val="0"/>
            <w:color w:val="000000"/>
            <w:sz w:val="23"/>
          </w:rPr>
          <w:delText xml:space="preserve">发展</w:delText>
        </w:r>
      </w:del>
      <w:ins w:id="1007" w:author="xh" w:date="2026-10-12T18:29:19Z">
        <w:del w:id="4808" w:author="xh" w:date="2026-10-14T09:08:03Z">
          <w:r>
            <w:rPr>
              <w:rFonts w:ascii="Times New Roman" w:hAnsi="Times New Roman" w:eastAsia="方正仿宋_GBK"/>
              <w:b w:val="0"/>
              <w:color w:val="000000"/>
              <w:sz w:val="23"/>
            </w:rPr>
            <w:delText xml:space="preserve">阶段</w:delText>
          </w:r>
        </w:del>
      </w:ins>
      <w:del w:id="4809" w:author="xh" w:date="2026-10-14T09:08:03Z">
        <w:r>
          <w:rPr>
            <w:rFonts w:ascii="Times New Roman" w:hAnsi="Times New Roman" w:eastAsia="方正仿宋_GBK"/>
            <w:b w:val="0"/>
            <w:color w:val="000000"/>
            <w:sz w:val="23"/>
          </w:rPr>
          <w:delText xml:space="preserve">，</w:delText>
        </w:r>
      </w:del>
      <w:ins w:id="1008" w:author="xh" w:date="2026-10-12T18:29:19Z">
        <w:del w:id="4810" w:author="xh" w:date="2026-10-14T09:08:03Z">
          <w:r>
            <w:rPr>
              <w:rFonts w:ascii="Times New Roman" w:hAnsi="Times New Roman" w:eastAsia="方正仿宋_GBK"/>
              <w:b w:val="0"/>
              <w:color w:val="000000"/>
              <w:sz w:val="23"/>
            </w:rPr>
            <w:delText xml:space="preserve">该参数</w:delText>
          </w:r>
        </w:del>
      </w:ins>
      <w:del w:id="4811" w:author="xh" w:date="2026-10-14T09:08:03Z">
        <w:r>
          <w:rPr>
            <w:rFonts w:ascii="Times New Roman" w:hAnsi="Times New Roman" w:eastAsia="方正仿宋_GBK"/>
            <w:b w:val="0"/>
            <w:color w:val="000000"/>
            <w:sz w:val="23"/>
          </w:rPr>
          <w:delText xml:space="preserve">同时影响</w:delText>
        </w:r>
      </w:del>
      <w:ins w:id="1009" w:author="xh" w:date="2026-10-12T18:29:19Z">
        <w:del w:id="4812" w:author="xh" w:date="2026-10-14T09:08:03Z">
          <w:r>
            <w:rPr>
              <w:rFonts w:ascii="Times New Roman" w:hAnsi="Times New Roman" w:eastAsia="方正仿宋_GBK"/>
              <w:b w:val="0"/>
              <w:color w:val="000000"/>
              <w:sz w:val="23"/>
            </w:rPr>
            <w:delText xml:space="preserve">规划</w:delText>
          </w:r>
        </w:del>
      </w:ins>
      <w:del w:id="4813" w:author="xh" w:date="2026-10-14T09:08:03Z">
        <w:r>
          <w:rPr>
            <w:rFonts w:ascii="Times New Roman" w:hAnsi="Times New Roman" w:eastAsia="方正仿宋_GBK"/>
            <w:b w:val="0"/>
            <w:color w:val="000000"/>
            <w:sz w:val="23"/>
          </w:rPr>
          <w:delText xml:space="preserve">容量需求</w:delText>
        </w:r>
      </w:del>
      <w:ins w:id="1010" w:author="xh" w:date="2026-10-12T18:29:19Z">
        <w:del w:id="4814" w:author="xh" w:date="2026-10-14T09:08:03Z">
          <w:r>
            <w:rPr>
              <w:rFonts w:ascii="Times New Roman" w:hAnsi="Times New Roman" w:eastAsia="方正仿宋_GBK"/>
              <w:b w:val="0"/>
              <w:color w:val="000000"/>
              <w:sz w:val="23"/>
            </w:rPr>
            <w:delText xml:space="preserve">与</w:delText>
          </w:r>
        </w:del>
      </w:ins>
      <w:del w:id="1011" w:author="xh" w:date="2026-10-12T18:29:19Z">
        <w:r>
          <w:rPr>
            <w:rFonts w:ascii="Times New Roman" w:hAnsi="Times New Roman" w:eastAsia="方正仿宋_GBK"/>
            <w:b w:val="0"/>
            <w:color w:val="000000"/>
            <w:sz w:val="23"/>
          </w:rPr>
          <w:delText>和</w:delText>
        </w:r>
      </w:del>
      <w:del w:id="4815" w:author="xh" w:date="2026-10-14T09:08:03Z">
        <w:r>
          <w:rPr>
            <w:rFonts w:ascii="Times New Roman" w:hAnsi="Times New Roman" w:eastAsia="方正仿宋_GBK"/>
            <w:b w:val="0"/>
            <w:color w:val="000000"/>
            <w:sz w:val="23"/>
          </w:rPr>
          <w:delText xml:space="preserve">容载比分母</w:delText>
        </w:r>
      </w:del>
      <w:ins w:id="1012" w:author="xh" w:date="2026-10-12T18:29:19Z">
        <w:del w:id="4816" w:author="xh" w:date="2026-10-14T09:08:03Z">
          <w:r>
            <w:rPr>
              <w:rFonts w:ascii="Times New Roman" w:hAnsi="Times New Roman" w:eastAsia="方正仿宋_GBK"/>
              <w:b w:val="0"/>
              <w:color w:val="000000"/>
              <w:sz w:val="23"/>
            </w:rPr>
            <w:delText xml:space="preserve">[1]</w:delText>
          </w:r>
        </w:del>
      </w:ins>
      <w:del w:id="4817" w:author="xh" w:date="2026-10-14T09:08:03Z">
        <w:r>
          <w:rPr>
            <w:rFonts w:ascii="Times New Roman" w:hAnsi="Times New Roman" w:eastAsia="方正仿宋_GBK"/>
            <w:b w:val="0"/>
            <w:color w:val="000000"/>
            <w:sz w:val="23"/>
          </w:rPr>
          <w:delText xml:space="preserve">。</w:delText>
        </w:r>
      </w:del>
    </w:p>
    <w:p w14:paraId="721AEA54">
      <w:pPr>
        <w:widowControl/>
        <w:snapToGrid w:val="0"/>
        <w:spacing w:before="0" w:after="100" w:line="320" w:lineRule="exact"/>
        <w:ind w:left="0" w:leftChars="0" w:right="0" w:rightChars="0" w:firstLine="460" w:firstLineChars="0"/>
        <w:jc w:val="both"/>
        <w:rPr>
          <w:del w:id="4834" w:author="xh" w:date="2026-10-14T09:08:03Z"/>
        </w:rPr>
      </w:pPr>
      <w:del w:id="4819" w:author="xh" w:date="2026-10-14T09:08:03Z">
        <w:r>
          <w:rPr>
            <w:rFonts w:ascii="Times New Roman" w:hAnsi="Times New Roman" w:eastAsia="方正仿宋_GBK"/>
            <w:b w:val="0"/>
            <w:color w:val="000000"/>
            <w:sz w:val="23"/>
          </w:rPr>
          <w:delText xml:space="preserve">（3）</w:delText>
        </w:r>
      </w:del>
      <w:ins w:id="1013" w:author="xh" w:date="2026-10-12T18:34:38Z">
        <w:del w:id="4820" w:author="xh" w:date="2026-10-14T09:08:03Z">
          <w:r>
            <w:rPr>
              <w:rFonts w:ascii="Times New Roman" w:hAnsi="Times New Roman" w:eastAsia="方正仿宋_GBK"/>
              <w:b w:val="0"/>
              <w:color w:val="000000"/>
              <w:sz w:val="23"/>
            </w:rPr>
            <w:delText xml:space="preserve">电缆长度占比：电缆长度占电缆与架空</w:delText>
          </w:r>
        </w:del>
      </w:ins>
      <w:del w:id="4821" w:author="xh" w:date="2026-10-14T09:08:03Z">
        <w:r>
          <w:rPr>
            <w:rFonts w:ascii="Times New Roman" w:hAnsi="Times New Roman" w:eastAsia="方正仿宋_GBK"/>
            <w:b w:val="0"/>
            <w:color w:val="000000"/>
            <w:sz w:val="23"/>
          </w:rPr>
          <w:delText xml:space="preserve">线路</w:delText>
        </w:r>
      </w:del>
      <w:ins w:id="1014" w:author="xh" w:date="2026-10-12T18:34:38Z">
        <w:del w:id="4822" w:author="xh" w:date="2026-10-14T09:08:03Z">
          <w:r>
            <w:rPr>
              <w:rFonts w:ascii="Times New Roman" w:hAnsi="Times New Roman" w:eastAsia="方正仿宋_GBK"/>
              <w:b w:val="0"/>
              <w:color w:val="000000"/>
              <w:sz w:val="23"/>
            </w:rPr>
            <w:delText xml:space="preserve">总长度的比例，以百分比表示。线路形式通过</w:delText>
          </w:r>
        </w:del>
      </w:ins>
      <w:del w:id="1015" w:author="xh" w:date="2026-10-12T18:34:38Z">
        <w:r>
          <w:rPr>
            <w:rFonts w:ascii="Times New Roman" w:hAnsi="Times New Roman" w:eastAsia="方正仿宋_GBK"/>
            <w:b w:val="0"/>
            <w:color w:val="000000"/>
            <w:sz w:val="23"/>
          </w:rPr>
          <w:delText>成本系数：</w:delText>
        </w:r>
      </w:del>
      <w:del w:id="4823" w:author="xh" w:date="2026-10-14T09:08:03Z">
        <w:r>
          <w:rPr>
            <w:rFonts w:ascii="Times New Roman" w:hAnsi="Times New Roman" w:eastAsia="方正仿宋_GBK"/>
            <w:b w:val="0"/>
            <w:color w:val="000000"/>
            <w:sz w:val="23"/>
          </w:rPr>
          <w:delText xml:space="preserve">单位长度</w:delText>
        </w:r>
      </w:del>
      <w:del w:id="1016" w:author="xh" w:date="2026-10-12T18:34:38Z">
        <w:r>
          <w:rPr>
            <w:rFonts w:ascii="Times New Roman" w:hAnsi="Times New Roman" w:eastAsia="方正仿宋_GBK"/>
            <w:b w:val="0"/>
            <w:color w:val="000000"/>
            <w:sz w:val="23"/>
          </w:rPr>
          <w:delText>综合</w:delText>
        </w:r>
      </w:del>
      <w:del w:id="4824" w:author="xh" w:date="2026-10-14T09:08:03Z">
        <w:r>
          <w:rPr>
            <w:rFonts w:ascii="Times New Roman" w:hAnsi="Times New Roman" w:eastAsia="方正仿宋_GBK"/>
            <w:b w:val="0"/>
            <w:color w:val="000000"/>
            <w:sz w:val="23"/>
          </w:rPr>
          <w:delText xml:space="preserve">造价</w:delText>
        </w:r>
      </w:del>
      <w:ins w:id="1017" w:author="xh" w:date="2026-10-12T18:34:38Z">
        <w:del w:id="4825" w:author="xh" w:date="2026-10-14T09:08:03Z">
          <w:r>
            <w:rPr>
              <w:rFonts w:ascii="Times New Roman" w:hAnsi="Times New Roman" w:eastAsia="方正仿宋_GBK"/>
              <w:b w:val="0"/>
              <w:color w:val="000000"/>
              <w:sz w:val="23"/>
            </w:rPr>
            <w:delText xml:space="preserve">影响工程费用[2]，按</w:delText>
          </w:r>
        </w:del>
      </w:ins>
      <w:del w:id="1018" w:author="xh" w:date="2026-10-12T18:34:38Z">
        <w:r>
          <w:rPr>
            <w:rFonts w:ascii="Times New Roman" w:hAnsi="Times New Roman" w:eastAsia="方正仿宋_GBK"/>
            <w:b w:val="0"/>
            <w:color w:val="000000"/>
            <w:sz w:val="23"/>
          </w:rPr>
          <w:delText>与</w:delText>
        </w:r>
      </w:del>
      <w:del w:id="4826" w:author="xh" w:date="2026-10-14T09:08:03Z">
        <w:r>
          <w:rPr>
            <w:rFonts w:ascii="Times New Roman" w:hAnsi="Times New Roman" w:eastAsia="方正仿宋_GBK"/>
            <w:b w:val="0"/>
            <w:color w:val="000000"/>
            <w:sz w:val="23"/>
          </w:rPr>
          <w:delText xml:space="preserve">架空</w:delText>
        </w:r>
      </w:del>
      <w:ins w:id="1019" w:author="xh" w:date="2026-10-12T18:34:38Z">
        <w:del w:id="4827" w:author="xh" w:date="2026-10-14T09:08:03Z">
          <w:r>
            <w:rPr>
              <w:rFonts w:ascii="Times New Roman" w:hAnsi="Times New Roman" w:eastAsia="方正仿宋_GBK"/>
              <w:b w:val="0"/>
              <w:color w:val="000000"/>
              <w:sz w:val="23"/>
            </w:rPr>
            <w:delText xml:space="preserve">24万元/km、电缆180万元/km加权</w:delText>
          </w:r>
        </w:del>
      </w:ins>
      <w:del w:id="1020" w:author="xh" w:date="2026-10-12T18:34:38Z">
        <w:r>
          <w:rPr>
            <w:rFonts w:ascii="Times New Roman" w:hAnsi="Times New Roman" w:eastAsia="方正仿宋_GBK"/>
            <w:b w:val="0"/>
            <w:color w:val="000000"/>
            <w:sz w:val="23"/>
          </w:rPr>
          <w:delText>参考基价之比</w:delText>
        </w:r>
      </w:del>
      <w:del w:id="4828" w:author="xh" w:date="2026-10-14T09:08:03Z">
        <w:r>
          <w:rPr>
            <w:rFonts w:ascii="Times New Roman" w:hAnsi="Times New Roman" w:eastAsia="方正仿宋_GBK"/>
            <w:b w:val="0"/>
            <w:color w:val="000000"/>
            <w:sz w:val="23"/>
          </w:rPr>
          <w:delText xml:space="preserve">，</w:delText>
        </w:r>
      </w:del>
      <w:ins w:id="1021" w:author="xh" w:date="2026-10-12T18:34:38Z">
        <w:del w:id="4829" w:author="xh" w:date="2026-10-14T09:08:03Z">
          <w:r>
            <w:rPr>
              <w:rFonts w:ascii="Times New Roman" w:hAnsi="Times New Roman" w:eastAsia="方正仿宋_GBK"/>
              <w:b w:val="0"/>
              <w:color w:val="000000"/>
              <w:sz w:val="23"/>
            </w:rPr>
            <w:delText xml:space="preserve">市区80%、邳州约11%分别对应单项3 km新增</w:delText>
          </w:r>
        </w:del>
      </w:ins>
      <w:del w:id="1022" w:author="xh" w:date="2026-10-12T18:34:38Z">
        <w:r>
          <w:rPr>
            <w:rFonts w:ascii="Times New Roman" w:hAnsi="Times New Roman" w:eastAsia="方正仿宋_GBK"/>
            <w:b w:val="0"/>
            <w:color w:val="000000"/>
            <w:sz w:val="23"/>
          </w:rPr>
          <w:delText>无量纲；用于反映不同敷设方式的</w:delText>
        </w:r>
      </w:del>
      <w:del w:id="4830" w:author="xh" w:date="2026-10-14T09:08:03Z">
        <w:r>
          <w:rPr>
            <w:rFonts w:ascii="Times New Roman" w:hAnsi="Times New Roman" w:eastAsia="方正仿宋_GBK"/>
            <w:b w:val="0"/>
            <w:color w:val="000000"/>
            <w:sz w:val="23"/>
          </w:rPr>
          <w:delText xml:space="preserve">联络</w:delText>
        </w:r>
      </w:del>
      <w:ins w:id="1023" w:author="xh" w:date="2026-10-12T18:34:38Z">
        <w:del w:id="4831" w:author="xh" w:date="2026-10-14T09:08:03Z">
          <w:r>
            <w:rPr>
              <w:rFonts w:ascii="Times New Roman" w:hAnsi="Times New Roman" w:eastAsia="方正仿宋_GBK"/>
              <w:b w:val="0"/>
              <w:color w:val="000000"/>
              <w:sz w:val="23"/>
            </w:rPr>
            <w:delText xml:space="preserve">投资452.40万元、128.38万元</w:delText>
          </w:r>
        </w:del>
      </w:ins>
      <w:del w:id="1024" w:author="xh" w:date="2026-10-12T18:34:38Z">
        <w:r>
          <w:rPr>
            <w:rFonts w:ascii="Times New Roman" w:hAnsi="Times New Roman" w:eastAsia="方正仿宋_GBK"/>
            <w:b w:val="0"/>
            <w:color w:val="000000"/>
            <w:sz w:val="23"/>
          </w:rPr>
          <w:delText>工程经济性</w:delText>
        </w:r>
      </w:del>
      <w:del w:id="4832" w:author="xh" w:date="2026-10-14T09:08:03Z">
        <w:r>
          <w:rPr>
            <w:rFonts w:ascii="Times New Roman" w:hAnsi="Times New Roman" w:eastAsia="方正仿宋_GBK"/>
            <w:b w:val="0"/>
            <w:color w:val="000000"/>
            <w:sz w:val="23"/>
          </w:rPr>
          <w:delText xml:space="preserve">。</w:delText>
        </w:r>
      </w:del>
      <w:ins w:id="1025" w:author="xh" w:date="2026-10-12T18:34:38Z">
        <w:del w:id="4833" w:author="xh" w:date="2026-10-14T09:08:03Z">
          <w:r>
            <w:rPr>
              <w:rFonts w:ascii="Times New Roman" w:hAnsi="Times New Roman" w:eastAsia="方正仿宋_GBK"/>
              <w:b w:val="0"/>
              <w:color w:val="000000"/>
              <w:sz w:val="23"/>
            </w:rPr>
            <w:delText xml:space="preserve">（研究报告第4.3节）</w:delText>
          </w:r>
        </w:del>
      </w:ins>
    </w:p>
    <w:p w14:paraId="27BC0843">
      <w:pPr>
        <w:widowControl/>
        <w:snapToGrid w:val="0"/>
        <w:spacing w:before="0" w:after="100" w:line="320" w:lineRule="exact"/>
        <w:ind w:left="0" w:leftChars="0" w:right="0" w:rightChars="0" w:firstLine="460" w:firstLineChars="0"/>
        <w:jc w:val="both"/>
        <w:rPr>
          <w:del w:id="4852" w:author="xh" w:date="2026-10-14T09:08:03Z"/>
        </w:rPr>
      </w:pPr>
      <w:del w:id="4835" w:author="xh" w:date="2026-10-14T09:08:03Z">
        <w:r>
          <w:rPr>
            <w:rFonts w:ascii="Times New Roman" w:hAnsi="Times New Roman" w:eastAsia="方正仿宋_GBK"/>
            <w:b w:val="0"/>
            <w:color w:val="000000"/>
            <w:sz w:val="23"/>
          </w:rPr>
          <w:delText xml:space="preserve">（4）初始转供率：基期</w:delText>
        </w:r>
      </w:del>
      <w:del w:id="1026" w:author="xh" w:date="2026-10-12T18:36:13Z">
        <w:r>
          <w:rPr>
            <w:rFonts w:ascii="Times New Roman" w:hAnsi="Times New Roman" w:eastAsia="方正仿宋_GBK"/>
            <w:b w:val="0"/>
            <w:color w:val="000000"/>
            <w:sz w:val="23"/>
          </w:rPr>
          <w:delText>既有</w:delText>
        </w:r>
      </w:del>
      <w:del w:id="4836" w:author="xh" w:date="2026-10-14T09:08:03Z">
        <w:r>
          <w:rPr>
            <w:rFonts w:ascii="Times New Roman" w:hAnsi="Times New Roman" w:eastAsia="方正仿宋_GBK"/>
            <w:b w:val="0"/>
            <w:color w:val="000000"/>
            <w:sz w:val="23"/>
          </w:rPr>
          <w:delText xml:space="preserve">可转负荷</w:delText>
        </w:r>
      </w:del>
      <w:ins w:id="1027" w:author="xh" w:date="2026-10-12T18:36:13Z">
        <w:del w:id="4837" w:author="xh" w:date="2026-10-14T09:08:03Z">
          <w:r>
            <w:rPr>
              <w:rFonts w:ascii="Times New Roman" w:hAnsi="Times New Roman" w:eastAsia="方正仿宋_GBK"/>
              <w:b w:val="0"/>
              <w:color w:val="000000"/>
              <w:sz w:val="23"/>
            </w:rPr>
            <w:delText xml:space="preserve">与</w:delText>
          </w:r>
        </w:del>
      </w:ins>
      <w:del w:id="1028" w:author="xh" w:date="2026-10-12T18:36:13Z">
        <w:r>
          <w:rPr>
            <w:rFonts w:ascii="Times New Roman" w:hAnsi="Times New Roman" w:eastAsia="方正仿宋_GBK"/>
            <w:b w:val="0"/>
            <w:color w:val="000000"/>
            <w:sz w:val="23"/>
          </w:rPr>
          <w:delText>占</w:delText>
        </w:r>
      </w:del>
      <w:del w:id="4838" w:author="xh" w:date="2026-10-14T09:08:03Z">
        <w:r>
          <w:rPr>
            <w:rFonts w:ascii="Times New Roman" w:hAnsi="Times New Roman" w:eastAsia="方正仿宋_GBK"/>
            <w:b w:val="0"/>
            <w:color w:val="000000"/>
            <w:sz w:val="23"/>
          </w:rPr>
          <w:delText xml:space="preserve">相应</w:delText>
        </w:r>
      </w:del>
      <w:ins w:id="1029" w:author="xh" w:date="2026-10-12T18:36:13Z">
        <w:del w:id="4839" w:author="xh" w:date="2026-10-14T09:08:03Z">
          <w:r>
            <w:rPr>
              <w:rFonts w:ascii="Times New Roman" w:hAnsi="Times New Roman" w:eastAsia="方正仿宋_GBK"/>
              <w:b w:val="0"/>
              <w:color w:val="000000"/>
              <w:sz w:val="23"/>
            </w:rPr>
            <w:delText xml:space="preserve">网供最大</w:delText>
          </w:r>
        </w:del>
      </w:ins>
      <w:del w:id="4840" w:author="xh" w:date="2026-10-14T09:08:03Z">
        <w:r>
          <w:rPr>
            <w:rFonts w:ascii="Times New Roman" w:hAnsi="Times New Roman" w:eastAsia="方正仿宋_GBK"/>
            <w:b w:val="0"/>
            <w:color w:val="000000"/>
            <w:sz w:val="23"/>
          </w:rPr>
          <w:delText xml:space="preserve">负荷</w:delText>
        </w:r>
      </w:del>
      <w:ins w:id="1030" w:author="xh" w:date="2026-10-12T18:36:13Z">
        <w:del w:id="4841" w:author="xh" w:date="2026-10-14T09:08:03Z">
          <w:r>
            <w:rPr>
              <w:rFonts w:ascii="Times New Roman" w:hAnsi="Times New Roman" w:eastAsia="方正仿宋_GBK"/>
              <w:b w:val="0"/>
              <w:color w:val="000000"/>
              <w:sz w:val="23"/>
            </w:rPr>
            <w:delText xml:space="preserve">之</w:delText>
          </w:r>
        </w:del>
      </w:ins>
      <w:del w:id="1031" w:author="xh" w:date="2026-10-12T18:36:13Z">
        <w:r>
          <w:rPr>
            <w:rFonts w:ascii="Times New Roman" w:hAnsi="Times New Roman" w:eastAsia="方正仿宋_GBK"/>
            <w:b w:val="0"/>
            <w:color w:val="000000"/>
            <w:sz w:val="23"/>
          </w:rPr>
          <w:delText>基数的</w:delText>
        </w:r>
      </w:del>
      <w:del w:id="4842" w:author="xh" w:date="2026-10-14T09:08:03Z">
        <w:r>
          <w:rPr>
            <w:rFonts w:ascii="Times New Roman" w:hAnsi="Times New Roman" w:eastAsia="方正仿宋_GBK"/>
            <w:b w:val="0"/>
            <w:color w:val="000000"/>
            <w:sz w:val="23"/>
          </w:rPr>
          <w:delText xml:space="preserve">比</w:delText>
        </w:r>
      </w:del>
      <w:del w:id="1032" w:author="xh" w:date="2026-10-12T18:36:13Z">
        <w:r>
          <w:rPr>
            <w:rFonts w:ascii="Times New Roman" w:hAnsi="Times New Roman" w:eastAsia="方正仿宋_GBK"/>
            <w:b w:val="0"/>
            <w:color w:val="000000"/>
            <w:sz w:val="23"/>
          </w:rPr>
          <w:delText>例</w:delText>
        </w:r>
      </w:del>
      <w:del w:id="4843" w:author="xh" w:date="2026-10-14T09:08:03Z">
        <w:r>
          <w:rPr>
            <w:rFonts w:ascii="Times New Roman" w:hAnsi="Times New Roman" w:eastAsia="方正仿宋_GBK"/>
            <w:b w:val="0"/>
            <w:color w:val="000000"/>
            <w:sz w:val="23"/>
          </w:rPr>
          <w:delText xml:space="preserve">，以百分比表示</w:delText>
        </w:r>
      </w:del>
      <w:ins w:id="1033" w:author="xh" w:date="2026-10-12T18:36:13Z">
        <w:del w:id="4844" w:author="xh" w:date="2026-10-14T09:08:03Z">
          <w:r>
            <w:rPr>
              <w:rFonts w:ascii="Times New Roman" w:hAnsi="Times New Roman" w:eastAsia="方正仿宋_GBK"/>
              <w:b w:val="0"/>
              <w:color w:val="000000"/>
              <w:sz w:val="23"/>
            </w:rPr>
            <w:delText xml:space="preserve">。导则第6.2.2.1条及</w:delText>
          </w:r>
        </w:del>
      </w:ins>
      <w:del w:id="1034" w:author="xh" w:date="2026-10-12T18:36:13Z">
        <w:r>
          <w:rPr>
            <w:rFonts w:ascii="Times New Roman" w:hAnsi="Times New Roman" w:eastAsia="方正仿宋_GBK"/>
            <w:b w:val="0"/>
            <w:color w:val="000000"/>
            <w:sz w:val="23"/>
          </w:rPr>
          <w:delText>；推广</w:delText>
        </w:r>
      </w:del>
      <w:del w:id="4845" w:author="xh" w:date="2026-10-14T09:08:03Z">
        <w:r>
          <w:rPr>
            <w:rFonts w:ascii="Times New Roman" w:hAnsi="Times New Roman" w:eastAsia="方正仿宋_GBK"/>
            <w:b w:val="0"/>
            <w:color w:val="000000"/>
            <w:sz w:val="23"/>
          </w:rPr>
          <w:delText xml:space="preserve">中</w:delText>
        </w:r>
      </w:del>
      <w:ins w:id="1035" w:author="xh" w:date="2026-10-12T18:36:13Z">
        <w:del w:id="4846" w:author="xh" w:date="2026-10-14T09:08:03Z">
          <w:r>
            <w:rPr>
              <w:rFonts w:ascii="Times New Roman" w:hAnsi="Times New Roman" w:eastAsia="方正仿宋_GBK"/>
              <w:b w:val="0"/>
              <w:color w:val="000000"/>
              <w:sz w:val="23"/>
            </w:rPr>
            <w:delText xml:space="preserve">压网络研究说明联络与转供能力会影响容量储备[1][3]，该参数</w:delText>
          </w:r>
        </w:del>
      </w:ins>
      <w:del w:id="4847" w:author="xh" w:date="2026-10-14T09:08:03Z">
        <w:r>
          <w:rPr>
            <w:rFonts w:ascii="Times New Roman" w:hAnsi="Times New Roman" w:eastAsia="方正仿宋_GBK"/>
            <w:b w:val="0"/>
            <w:color w:val="000000"/>
            <w:sz w:val="23"/>
          </w:rPr>
          <w:delText xml:space="preserve">据此</w:delText>
        </w:r>
      </w:del>
      <w:ins w:id="1036" w:author="xh" w:date="2026-10-12T18:36:13Z">
        <w:del w:id="4848" w:author="xh" w:date="2026-10-14T09:08:03Z">
          <w:r>
            <w:rPr>
              <w:rFonts w:ascii="Times New Roman" w:hAnsi="Times New Roman" w:eastAsia="方正仿宋_GBK"/>
              <w:b w:val="0"/>
              <w:color w:val="000000"/>
              <w:sz w:val="23"/>
            </w:rPr>
            <w:delText xml:space="preserve">通过</w:delText>
          </w:r>
        </w:del>
      </w:ins>
      <w:del w:id="1037" w:author="xh" w:date="2026-10-12T18:36:13Z">
        <w:r>
          <w:rPr>
            <w:rFonts w:ascii="Times New Roman" w:hAnsi="Times New Roman" w:eastAsia="方正仿宋_GBK"/>
            <w:b w:val="0"/>
            <w:color w:val="000000"/>
            <w:sz w:val="23"/>
          </w:rPr>
          <w:delText>设置</w:delText>
        </w:r>
      </w:del>
      <w:del w:id="4849" w:author="xh" w:date="2026-10-14T09:08:03Z">
        <w:r>
          <w:rPr>
            <w:rFonts w:ascii="Times New Roman" w:hAnsi="Times New Roman" w:eastAsia="方正仿宋_GBK"/>
            <w:b w:val="0"/>
            <w:color w:val="000000"/>
            <w:sz w:val="23"/>
          </w:rPr>
          <w:delText xml:space="preserve">既有</w:delText>
        </w:r>
      </w:del>
      <w:ins w:id="1038" w:author="xh" w:date="2026-10-12T18:36:13Z">
        <w:del w:id="4850" w:author="xh" w:date="2026-10-14T09:08:03Z">
          <w:r>
            <w:rPr>
              <w:rFonts w:ascii="Times New Roman" w:hAnsi="Times New Roman" w:eastAsia="方正仿宋_GBK"/>
              <w:b w:val="0"/>
              <w:color w:val="000000"/>
              <w:sz w:val="23"/>
            </w:rPr>
            <w:delText xml:space="preserve">网络支援改变新增工程需求</w:delText>
          </w:r>
        </w:del>
      </w:ins>
      <w:del w:id="1039" w:author="xh" w:date="2026-10-12T18:36:13Z">
        <w:r>
          <w:rPr>
            <w:rFonts w:ascii="Times New Roman" w:hAnsi="Times New Roman" w:eastAsia="方正仿宋_GBK"/>
            <w:b w:val="0"/>
            <w:color w:val="000000"/>
            <w:sz w:val="23"/>
          </w:rPr>
          <w:delText>转供预算，实际能力落实到路径、馈线和邻站</w:delText>
        </w:r>
      </w:del>
      <w:del w:id="4851" w:author="xh" w:date="2026-10-14T09:08:03Z">
        <w:r>
          <w:rPr>
            <w:rFonts w:ascii="Times New Roman" w:hAnsi="Times New Roman" w:eastAsia="方正仿宋_GBK"/>
            <w:b w:val="0"/>
            <w:color w:val="000000"/>
            <w:sz w:val="23"/>
          </w:rPr>
          <w:delText xml:space="preserve">。</w:delText>
        </w:r>
      </w:del>
    </w:p>
    <w:p w14:paraId="5F17E9F7">
      <w:pPr>
        <w:widowControl/>
        <w:snapToGrid w:val="0"/>
        <w:spacing w:before="0" w:after="100" w:line="320" w:lineRule="exact"/>
        <w:ind w:left="0" w:leftChars="0" w:right="0" w:rightChars="0" w:firstLine="460" w:firstLineChars="0"/>
        <w:jc w:val="both"/>
        <w:rPr>
          <w:del w:id="4870" w:author="xh" w:date="2026-10-14T09:08:03Z"/>
        </w:rPr>
      </w:pPr>
      <w:ins w:id="2262" w:author="xh" w:date="2026-10-14T08:38:28Z">
        <w:del w:id="4853" w:author="xh" w:date="2026-10-14T09:08:03Z">
          <w:r>
            <w:rPr>
              <w:rFonts w:ascii="Times New Roman" w:hAnsi="Times New Roman" w:eastAsia="方正仿宋_GBK"/>
              <w:b w:val="0"/>
              <w:color w:val="000000"/>
              <w:sz w:val="23"/>
            </w:rPr>
            <w:delText xml:space="preserve">除装机、增长率、电缆占比、初始转供率和负荷分散系数外，候选指标还包括电量渗透率、站级负载率最大值、最大正反向净负荷、9</w:delText>
          </w:r>
        </w:del>
      </w:ins>
      <w:del w:id="2263" w:author="xh" w:date="2026-10-14T08:38:28Z">
        <w:r>
          <w:rPr>
            <w:rFonts w:ascii="Times New Roman" w:hAnsi="Times New Roman" w:eastAsia="方正仿宋_GBK"/>
            <w:b w:val="0"/>
            <w:color w:val="000000"/>
            <w:sz w:val="23"/>
          </w:rPr>
          <w:delText xml:space="preserve">（</w:delText>
        </w:r>
      </w:del>
      <w:del w:id="4854" w:author="xh" w:date="2026-10-14T09:08:03Z">
        <w:r>
          <w:rPr>
            <w:rFonts w:ascii="Times New Roman" w:hAnsi="Times New Roman" w:eastAsia="方正仿宋_GBK"/>
            <w:b w:val="0"/>
            <w:color w:val="000000"/>
            <w:sz w:val="23"/>
          </w:rPr>
          <w:delText xml:space="preserve">5</w:delText>
        </w:r>
      </w:del>
      <w:ins w:id="2264" w:author="xh" w:date="2026-10-14T08:38:28Z">
        <w:del w:id="4855" w:author="xh" w:date="2026-10-14T09:08:03Z">
          <w:r>
            <w:rPr>
              <w:rFonts w:ascii="Times New Roman" w:hAnsi="Times New Roman" w:eastAsia="方正仿宋_GBK"/>
              <w:b w:val="0"/>
              <w:color w:val="000000"/>
              <w:sz w:val="23"/>
            </w:rPr>
            <w:delText xml:space="preserve">%峰值持续时间、</w:delText>
          </w:r>
        </w:del>
      </w:ins>
      <w:del w:id="2265" w:author="xh" w:date="2026-10-14T08:38:28Z">
        <w:r>
          <w:rPr>
            <w:rFonts w:ascii="Times New Roman" w:hAnsi="Times New Roman" w:eastAsia="方正仿宋_GBK"/>
            <w:b w:val="0"/>
            <w:color w:val="000000"/>
            <w:sz w:val="23"/>
          </w:rPr>
          <w:delText xml:space="preserve">）</w:delText>
        </w:r>
      </w:del>
      <w:del w:id="4856" w:author="xh" w:date="2026-10-14T09:08:03Z">
        <w:r>
          <w:rPr>
            <w:rFonts w:ascii="Times New Roman" w:hAnsi="Times New Roman" w:eastAsia="方正仿宋_GBK"/>
            <w:b w:val="0"/>
            <w:color w:val="000000"/>
            <w:sz w:val="23"/>
          </w:rPr>
          <w:delText xml:space="preserve">储能支撑持续时间</w:delText>
        </w:r>
      </w:del>
      <w:ins w:id="2266" w:author="xh" w:date="2026-10-14T08:38:28Z">
        <w:del w:id="4857" w:author="xh" w:date="2026-10-14T09:08:03Z">
          <w:r>
            <w:rPr>
              <w:rFonts w:ascii="Times New Roman" w:hAnsi="Times New Roman" w:eastAsia="方正仿宋_GBK"/>
              <w:b w:val="0"/>
              <w:color w:val="000000"/>
              <w:sz w:val="23"/>
            </w:rPr>
            <w:delText xml:space="preserve">及两项单位</w:delText>
          </w:r>
        </w:del>
      </w:ins>
      <w:del w:id="2267" w:author="xh" w:date="2026-10-14T08:38:28Z">
        <w:r>
          <w:rPr>
            <w:rFonts w:ascii="Times New Roman" w:hAnsi="Times New Roman" w:eastAsia="方正仿宋_GBK"/>
            <w:b w:val="0"/>
            <w:color w:val="000000"/>
            <w:sz w:val="23"/>
          </w:rPr>
          <w:delText xml:space="preserve">：</w:delText>
        </w:r>
      </w:del>
      <w:ins w:id="1040" w:author="xh" w:date="2026-10-12T18:38:27Z">
        <w:del w:id="2268" w:author="xh" w:date="2026-10-14T08:38:28Z">
          <w:r>
            <w:rPr>
              <w:rFonts w:ascii="Times New Roman" w:hAnsi="Times New Roman" w:eastAsia="方正仿宋_GBK"/>
              <w:b w:val="0"/>
              <w:color w:val="000000"/>
              <w:sz w:val="23"/>
            </w:rPr>
            <w:delText xml:space="preserve">给定</w:delText>
          </w:r>
        </w:del>
        <w:del w:id="4858" w:author="xh" w:date="2026-10-14T09:08:03Z">
          <w:r>
            <w:rPr>
              <w:rFonts w:ascii="Times New Roman" w:hAnsi="Times New Roman" w:eastAsia="方正仿宋_GBK"/>
              <w:b w:val="0"/>
              <w:color w:val="000000"/>
              <w:sz w:val="23"/>
            </w:rPr>
            <w:delText xml:space="preserve">功率</w:delText>
          </w:r>
        </w:del>
        <w:ins w:id="2269" w:author="xh" w:date="2026-10-14T08:38:28Z">
          <w:del w:id="4859" w:author="xh" w:date="2026-10-14T09:08:03Z">
            <w:r>
              <w:rPr>
                <w:rFonts w:ascii="Times New Roman" w:hAnsi="Times New Roman" w:eastAsia="方正仿宋_GBK"/>
                <w:b w:val="0"/>
                <w:color w:val="000000"/>
                <w:sz w:val="23"/>
              </w:rPr>
              <w:delText xml:space="preserve">投资比，共十三项。电量渗透率为同范围发电量与用电量之比，负载率按站级净负荷绝对峰值及初始有功容量计算，功率极值单位MW，两个</w:delText>
            </w:r>
          </w:del>
        </w:ins>
        <w:del w:id="2270" w:author="xh" w:date="2026-10-14T08:38:28Z">
          <w:r>
            <w:rPr>
              <w:rFonts w:ascii="Times New Roman" w:hAnsi="Times New Roman" w:eastAsia="方正仿宋_GBK"/>
              <w:b w:val="0"/>
              <w:color w:val="000000"/>
              <w:sz w:val="23"/>
            </w:rPr>
            <w:delText xml:space="preserve">缺口需</w:delText>
          </w:r>
        </w:del>
      </w:ins>
      <w:del w:id="2271" w:author="xh" w:date="2026-10-14T08:38:28Z">
        <w:r>
          <w:rPr>
            <w:rFonts w:ascii="Times New Roman" w:hAnsi="Times New Roman" w:eastAsia="方正仿宋_GBK"/>
            <w:b w:val="0"/>
            <w:color w:val="000000"/>
            <w:sz w:val="23"/>
          </w:rPr>
          <w:delText xml:space="preserve">要</w:delText>
        </w:r>
      </w:del>
      <w:del w:id="1041" w:author="xh" w:date="2026-10-12T18:38:27Z">
        <w:r>
          <w:rPr>
            <w:rFonts w:ascii="Times New Roman" w:hAnsi="Times New Roman" w:eastAsia="方正仿宋_GBK"/>
            <w:b w:val="0"/>
            <w:color w:val="000000"/>
            <w:sz w:val="23"/>
          </w:rPr>
          <w:delText>求储能</w:delText>
        </w:r>
      </w:del>
      <w:del w:id="2272" w:author="xh" w:date="2026-10-14T08:38:28Z">
        <w:r>
          <w:rPr>
            <w:rFonts w:ascii="Times New Roman" w:hAnsi="Times New Roman" w:eastAsia="方正仿宋_GBK"/>
            <w:b w:val="0"/>
            <w:color w:val="000000"/>
            <w:sz w:val="23"/>
          </w:rPr>
          <w:delText xml:space="preserve">连续</w:delText>
        </w:r>
      </w:del>
      <w:del w:id="1042" w:author="xh" w:date="2026-10-12T18:38:27Z">
        <w:r>
          <w:rPr>
            <w:rFonts w:ascii="Times New Roman" w:hAnsi="Times New Roman" w:eastAsia="方正仿宋_GBK"/>
            <w:b w:val="0"/>
            <w:color w:val="000000"/>
            <w:sz w:val="23"/>
          </w:rPr>
          <w:delText>提供</w:delText>
        </w:r>
      </w:del>
      <w:del w:id="2273" w:author="xh" w:date="2026-10-14T08:38:28Z">
        <w:r>
          <w:rPr>
            <w:rFonts w:ascii="Times New Roman" w:hAnsi="Times New Roman" w:eastAsia="方正仿宋_GBK"/>
            <w:b w:val="0"/>
            <w:color w:val="000000"/>
            <w:sz w:val="23"/>
          </w:rPr>
          <w:delText xml:space="preserve">支撑的</w:delText>
        </w:r>
      </w:del>
      <w:del w:id="4860" w:author="xh" w:date="2026-10-14T09:08:03Z">
        <w:r>
          <w:rPr>
            <w:rFonts w:ascii="Times New Roman" w:hAnsi="Times New Roman" w:eastAsia="方正仿宋_GBK"/>
            <w:b w:val="0"/>
            <w:color w:val="000000"/>
            <w:sz w:val="23"/>
          </w:rPr>
          <w:delText xml:space="preserve">时</w:delText>
        </w:r>
      </w:del>
      <w:ins w:id="2274" w:author="xh" w:date="2026-10-14T08:38:28Z">
        <w:del w:id="4861" w:author="xh" w:date="2026-10-14T09:08:03Z">
          <w:r>
            <w:rPr>
              <w:rFonts w:ascii="Times New Roman" w:hAnsi="Times New Roman" w:eastAsia="方正仿宋_GBK"/>
              <w:b w:val="0"/>
              <w:color w:val="000000"/>
              <w:sz w:val="23"/>
            </w:rPr>
            <w:delText xml:space="preserve">间指标</w:delText>
          </w:r>
        </w:del>
      </w:ins>
      <w:del w:id="2275" w:author="xh" w:date="2026-10-14T08:38:28Z">
        <w:r>
          <w:rPr>
            <w:rFonts w:ascii="Times New Roman" w:hAnsi="Times New Roman" w:eastAsia="方正仿宋_GBK"/>
            <w:b w:val="0"/>
            <w:color w:val="000000"/>
            <w:sz w:val="23"/>
          </w:rPr>
          <w:delText xml:space="preserve">长，</w:delText>
        </w:r>
      </w:del>
      <w:del w:id="4862" w:author="xh" w:date="2026-10-14T09:08:03Z">
        <w:r>
          <w:rPr>
            <w:rFonts w:ascii="Times New Roman" w:hAnsi="Times New Roman" w:eastAsia="方正仿宋_GBK"/>
            <w:b w:val="0"/>
            <w:color w:val="000000"/>
            <w:sz w:val="23"/>
          </w:rPr>
          <w:delText xml:space="preserve">单位h</w:delText>
        </w:r>
      </w:del>
      <w:ins w:id="1043" w:author="xh" w:date="2026-10-12T18:38:27Z">
        <w:ins w:id="2276" w:author="xh" w:date="2026-10-14T08:38:28Z">
          <w:del w:id="4863" w:author="xh" w:date="2026-10-14T09:08:03Z">
            <w:r>
              <w:rPr>
                <w:rFonts w:ascii="Times New Roman" w:hAnsi="Times New Roman" w:eastAsia="方正仿宋_GBK"/>
                <w:b w:val="0"/>
                <w:color w:val="000000"/>
                <w:sz w:val="23"/>
              </w:rPr>
              <w:delText xml:space="preserve">，投资比为主变单位有功容量投资与线路有效转供或</w:delText>
            </w:r>
          </w:del>
        </w:ins>
        <w:del w:id="2277" w:author="xh" w:date="2026-10-14T08:38:28Z">
          <w:r>
            <w:rPr>
              <w:rFonts w:ascii="Times New Roman" w:hAnsi="Times New Roman" w:eastAsia="方正仿宋_GBK"/>
              <w:b w:val="0"/>
              <w:color w:val="000000"/>
              <w:sz w:val="23"/>
            </w:rPr>
            <w:delText xml:space="preserve">。</w:delText>
          </w:r>
        </w:del>
        <w:del w:id="4864" w:author="xh" w:date="2026-10-14T09:08:03Z">
          <w:r>
            <w:rPr>
              <w:rFonts w:ascii="Times New Roman" w:hAnsi="Times New Roman" w:eastAsia="方正仿宋_GBK"/>
              <w:b w:val="0"/>
              <w:color w:val="000000"/>
              <w:sz w:val="23"/>
            </w:rPr>
            <w:delText xml:space="preserve">储能</w:delText>
          </w:r>
        </w:del>
        <w:del w:id="2278" w:author="xh" w:date="2026-10-14T08:38:28Z">
          <w:r>
            <w:rPr>
              <w:rFonts w:ascii="Times New Roman" w:hAnsi="Times New Roman" w:eastAsia="方正仿宋_GBK"/>
              <w:b w:val="0"/>
              <w:color w:val="000000"/>
              <w:sz w:val="23"/>
            </w:rPr>
            <w:delText xml:space="preserve">定容同时考虑额定功率、</w:delText>
          </w:r>
        </w:del>
      </w:ins>
      <w:del w:id="1044" w:author="xh" w:date="2026-10-12T18:38:27Z">
        <w:r>
          <w:rPr>
            <w:rFonts w:ascii="Times New Roman" w:hAnsi="Times New Roman" w:eastAsia="方正仿宋_GBK"/>
            <w:b w:val="0"/>
            <w:color w:val="000000"/>
            <w:sz w:val="23"/>
          </w:rPr>
          <w:delText>；用于将</w:delText>
        </w:r>
      </w:del>
      <w:del w:id="2279" w:author="xh" w:date="2026-10-14T08:38:28Z">
        <w:r>
          <w:rPr>
            <w:rFonts w:ascii="Times New Roman" w:hAnsi="Times New Roman" w:eastAsia="方正仿宋_GBK"/>
            <w:b w:val="0"/>
            <w:color w:val="000000"/>
            <w:sz w:val="23"/>
          </w:rPr>
          <w:delText xml:space="preserve">可用能量</w:delText>
        </w:r>
      </w:del>
      <w:ins w:id="1045" w:author="xh" w:date="2026-10-12T18:38:27Z">
        <w:del w:id="2280" w:author="xh" w:date="2026-10-14T08:38:28Z">
          <w:r>
            <w:rPr>
              <w:rFonts w:ascii="Times New Roman" w:hAnsi="Times New Roman" w:eastAsia="方正仿宋_GBK"/>
              <w:b w:val="0"/>
              <w:color w:val="000000"/>
              <w:sz w:val="23"/>
            </w:rPr>
            <w:delText xml:space="preserve">及缺口</w:delText>
          </w:r>
        </w:del>
      </w:ins>
      <w:del w:id="1046" w:author="xh" w:date="2026-10-12T18:38:27Z">
        <w:r>
          <w:rPr>
            <w:rFonts w:ascii="Times New Roman" w:hAnsi="Times New Roman" w:eastAsia="方正仿宋_GBK"/>
            <w:b w:val="0"/>
            <w:color w:val="000000"/>
            <w:sz w:val="23"/>
          </w:rPr>
          <w:delText>折算为</w:delText>
        </w:r>
      </w:del>
      <w:del w:id="2281" w:author="xh" w:date="2026-10-14T08:38:28Z">
        <w:r>
          <w:rPr>
            <w:rFonts w:ascii="Times New Roman" w:hAnsi="Times New Roman" w:eastAsia="方正仿宋_GBK"/>
            <w:b w:val="0"/>
            <w:color w:val="000000"/>
            <w:sz w:val="23"/>
          </w:rPr>
          <w:delText xml:space="preserve">持续</w:delText>
        </w:r>
      </w:del>
      <w:ins w:id="1047" w:author="xh" w:date="2026-10-12T18:38:27Z">
        <w:del w:id="2282" w:author="xh" w:date="2026-10-14T08:38:28Z">
          <w:r>
            <w:rPr>
              <w:rFonts w:ascii="Times New Roman" w:hAnsi="Times New Roman" w:eastAsia="方正仿宋_GBK"/>
              <w:b w:val="0"/>
              <w:color w:val="000000"/>
              <w:sz w:val="23"/>
            </w:rPr>
            <w:delText xml:space="preserve">过程[4][5]，持续时间延长会降低相同储能能量对应的</w:delText>
          </w:r>
        </w:del>
        <w:del w:id="4865" w:author="xh" w:date="2026-10-14T09:08:03Z">
          <w:r>
            <w:rPr>
              <w:rFonts w:ascii="Times New Roman" w:hAnsi="Times New Roman" w:eastAsia="方正仿宋_GBK"/>
              <w:b w:val="0"/>
              <w:color w:val="000000"/>
              <w:sz w:val="23"/>
            </w:rPr>
            <w:delText xml:space="preserve">有效</w:delText>
          </w:r>
        </w:del>
      </w:ins>
      <w:del w:id="4866" w:author="xh" w:date="2026-10-14T09:08:03Z">
        <w:r>
          <w:rPr>
            <w:rFonts w:ascii="Times New Roman" w:hAnsi="Times New Roman" w:eastAsia="方正仿宋_GBK"/>
            <w:b w:val="0"/>
            <w:color w:val="000000"/>
            <w:sz w:val="23"/>
          </w:rPr>
          <w:delText xml:space="preserve">支撑功率</w:delText>
        </w:r>
      </w:del>
      <w:ins w:id="2283" w:author="xh" w:date="2026-10-14T08:38:28Z">
        <w:del w:id="4867" w:author="xh" w:date="2026-10-14T09:08:03Z">
          <w:r>
            <w:rPr>
              <w:rFonts w:ascii="Times New Roman" w:hAnsi="Times New Roman" w:eastAsia="方正仿宋_GBK"/>
              <w:b w:val="0"/>
              <w:color w:val="000000"/>
              <w:sz w:val="23"/>
            </w:rPr>
            <w:delText xml:space="preserve">投资之比，均无量纲</w:delText>
          </w:r>
        </w:del>
      </w:ins>
      <w:del w:id="4868" w:author="xh" w:date="2026-10-14T09:08:03Z">
        <w:r>
          <w:rPr>
            <w:rFonts w:ascii="Times New Roman" w:hAnsi="Times New Roman" w:eastAsia="方正仿宋_GBK"/>
            <w:b w:val="0"/>
            <w:color w:val="000000"/>
            <w:sz w:val="23"/>
          </w:rPr>
          <w:delText xml:space="preserve">。</w:delText>
        </w:r>
      </w:del>
      <w:ins w:id="2284" w:author="xh" w:date="2026-10-14T08:38:28Z">
        <w:del w:id="4869" w:author="xh" w:date="2026-10-14T09:08:03Z">
          <w:r>
            <w:rPr>
              <w:rFonts w:ascii="Times New Roman" w:hAnsi="Times New Roman" w:eastAsia="方正仿宋_GBK"/>
              <w:b w:val="0"/>
              <w:color w:val="000000"/>
              <w:sz w:val="23"/>
            </w:rPr>
            <w:delText xml:space="preserve">（研究报告第3.3节、第3.4节、第4.5.4节）</w:delText>
          </w:r>
        </w:del>
      </w:ins>
    </w:p>
    <w:p w14:paraId="6905C75A">
      <w:pPr>
        <w:widowControl/>
        <w:snapToGrid w:val="0"/>
        <w:spacing w:before="0" w:after="100" w:line="320" w:lineRule="exact"/>
        <w:ind w:left="0" w:leftChars="0" w:right="0" w:rightChars="0" w:firstLine="460" w:firstLineChars="0"/>
        <w:jc w:val="both"/>
        <w:rPr>
          <w:del w:id="4883" w:author="xh" w:date="2026-10-14T09:08:03Z"/>
        </w:rPr>
      </w:pPr>
      <w:del w:id="4871" w:author="xh" w:date="2026-10-14T09:08:03Z">
        <w:r>
          <w:rPr>
            <w:rFonts w:ascii="Times New Roman" w:hAnsi="Times New Roman" w:eastAsia="方正仿宋_GBK"/>
            <w:b w:val="0"/>
            <w:color w:val="000000"/>
            <w:sz w:val="23"/>
          </w:rPr>
          <w:delText xml:space="preserve">（</w:delText>
        </w:r>
      </w:del>
      <w:ins w:id="2285" w:author="xh" w:date="2026-10-14T08:38:28Z">
        <w:del w:id="4872" w:author="xh" w:date="2026-10-14T09:08:03Z">
          <w:r>
            <w:rPr>
              <w:rFonts w:ascii="Times New Roman" w:hAnsi="Times New Roman" w:eastAsia="方正仿宋_GBK"/>
              <w:b w:val="0"/>
              <w:color w:val="000000"/>
              <w:sz w:val="23"/>
            </w:rPr>
            <w:delText xml:space="preserve">5</w:delText>
          </w:r>
        </w:del>
      </w:ins>
      <w:del w:id="2286" w:author="xh" w:date="2026-10-14T08:38:28Z">
        <w:r>
          <w:rPr>
            <w:rFonts w:ascii="Times New Roman" w:hAnsi="Times New Roman" w:eastAsia="方正仿宋_GBK"/>
            <w:b w:val="0"/>
            <w:color w:val="000000"/>
            <w:sz w:val="23"/>
          </w:rPr>
          <w:delText xml:space="preserve">6</w:delText>
        </w:r>
      </w:del>
      <w:del w:id="4873" w:author="xh" w:date="2026-10-14T09:08:03Z">
        <w:r>
          <w:rPr>
            <w:rFonts w:ascii="Times New Roman" w:hAnsi="Times New Roman" w:eastAsia="方正仿宋_GBK"/>
            <w:b w:val="0"/>
            <w:color w:val="000000"/>
            <w:sz w:val="23"/>
          </w:rPr>
          <w:delText xml:space="preserve">）负荷分散系数：各站最大正向净负荷之和与</w:delText>
        </w:r>
      </w:del>
      <w:del w:id="1048" w:author="xh" w:date="2026-10-12T18:50:39Z">
        <w:r>
          <w:rPr>
            <w:rFonts w:ascii="Times New Roman" w:hAnsi="Times New Roman" w:eastAsia="方正仿宋_GBK"/>
            <w:b w:val="0"/>
            <w:color w:val="000000"/>
            <w:sz w:val="23"/>
          </w:rPr>
          <w:delText>同期</w:delText>
        </w:r>
      </w:del>
      <w:del w:id="4874" w:author="xh" w:date="2026-10-14T09:08:03Z">
        <w:r>
          <w:rPr>
            <w:rFonts w:ascii="Times New Roman" w:hAnsi="Times New Roman" w:eastAsia="方正仿宋_GBK"/>
            <w:b w:val="0"/>
            <w:color w:val="000000"/>
            <w:sz w:val="23"/>
          </w:rPr>
          <w:delText xml:space="preserve">区域同步曲线最大正向净负荷之比，无量纲</w:delText>
        </w:r>
      </w:del>
      <w:ins w:id="1049" w:author="xh" w:date="2026-10-12T18:50:39Z">
        <w:del w:id="4875" w:author="xh" w:date="2026-10-14T09:08:03Z">
          <w:r>
            <w:rPr>
              <w:rFonts w:ascii="Times New Roman" w:hAnsi="Times New Roman" w:eastAsia="方正仿宋_GBK"/>
              <w:b w:val="0"/>
              <w:color w:val="000000"/>
              <w:sz w:val="23"/>
            </w:rPr>
            <w:delText xml:space="preserve">。导则第6.2.2条将其列为容量储备影响因素[1]，该参数用</w:delText>
          </w:r>
        </w:del>
      </w:ins>
      <w:del w:id="1050" w:author="xh" w:date="2026-10-12T18:50:39Z">
        <w:r>
          <w:rPr>
            <w:rFonts w:ascii="Times New Roman" w:hAnsi="Times New Roman" w:eastAsia="方正仿宋_GBK"/>
            <w:b w:val="0"/>
            <w:color w:val="000000"/>
            <w:sz w:val="23"/>
          </w:rPr>
          <w:delText>且不小</w:delText>
        </w:r>
      </w:del>
      <w:del w:id="4876" w:author="xh" w:date="2026-10-14T09:08:03Z">
        <w:r>
          <w:rPr>
            <w:rFonts w:ascii="Times New Roman" w:hAnsi="Times New Roman" w:eastAsia="方正仿宋_GBK"/>
            <w:b w:val="0"/>
            <w:color w:val="000000"/>
            <w:sz w:val="23"/>
          </w:rPr>
          <w:delText xml:space="preserve">于</w:delText>
        </w:r>
      </w:del>
      <w:ins w:id="1051" w:author="xh" w:date="2026-10-12T18:50:39Z">
        <w:del w:id="4877" w:author="xh" w:date="2026-10-14T09:08:03Z">
          <w:r>
            <w:rPr>
              <w:rFonts w:ascii="Times New Roman" w:hAnsi="Times New Roman" w:eastAsia="方正仿宋_GBK"/>
              <w:b w:val="0"/>
              <w:color w:val="000000"/>
              <w:sz w:val="23"/>
            </w:rPr>
            <w:delText xml:space="preserve">描述局部</w:delText>
          </w:r>
        </w:del>
      </w:ins>
      <w:del w:id="1052" w:author="xh" w:date="2026-10-12T18:50:39Z">
        <w:r>
          <w:rPr>
            <w:rFonts w:ascii="Times New Roman" w:hAnsi="Times New Roman" w:eastAsia="方正仿宋_GBK"/>
            <w:b w:val="0"/>
            <w:color w:val="000000"/>
            <w:sz w:val="23"/>
          </w:rPr>
          <w:delText>1；反映站</w:delText>
        </w:r>
      </w:del>
      <w:del w:id="4878" w:author="xh" w:date="2026-10-14T09:08:03Z">
        <w:r>
          <w:rPr>
            <w:rFonts w:ascii="Times New Roman" w:hAnsi="Times New Roman" w:eastAsia="方正仿宋_GBK"/>
            <w:b w:val="0"/>
            <w:color w:val="000000"/>
            <w:sz w:val="23"/>
          </w:rPr>
          <w:delText xml:space="preserve">峰</w:delText>
        </w:r>
      </w:del>
      <w:ins w:id="1053" w:author="xh" w:date="2026-10-12T18:50:39Z">
        <w:del w:id="4879" w:author="xh" w:date="2026-10-14T09:08:03Z">
          <w:r>
            <w:rPr>
              <w:rFonts w:ascii="Times New Roman" w:hAnsi="Times New Roman" w:eastAsia="方正仿宋_GBK"/>
              <w:b w:val="0"/>
              <w:color w:val="000000"/>
              <w:sz w:val="23"/>
            </w:rPr>
            <w:delText xml:space="preserve">值相对</w:delText>
          </w:r>
        </w:del>
      </w:ins>
      <w:del w:id="1054" w:author="xh" w:date="2026-10-12T18:50:39Z">
        <w:r>
          <w:rPr>
            <w:rFonts w:ascii="Times New Roman" w:hAnsi="Times New Roman" w:eastAsia="方正仿宋_GBK"/>
            <w:b w:val="0"/>
            <w:color w:val="000000"/>
            <w:sz w:val="23"/>
          </w:rPr>
          <w:delText>与</w:delText>
        </w:r>
      </w:del>
      <w:del w:id="4880" w:author="xh" w:date="2026-10-14T09:08:03Z">
        <w:r>
          <w:rPr>
            <w:rFonts w:ascii="Times New Roman" w:hAnsi="Times New Roman" w:eastAsia="方正仿宋_GBK"/>
            <w:b w:val="0"/>
            <w:color w:val="000000"/>
            <w:sz w:val="23"/>
          </w:rPr>
          <w:delText xml:space="preserve">区域同时峰值的</w:delText>
        </w:r>
      </w:del>
      <w:ins w:id="1055" w:author="xh" w:date="2026-10-12T18:50:39Z">
        <w:del w:id="4881" w:author="xh" w:date="2026-10-14T09:08:03Z">
          <w:r>
            <w:rPr>
              <w:rFonts w:ascii="Times New Roman" w:hAnsi="Times New Roman" w:eastAsia="方正仿宋_GBK"/>
              <w:b w:val="0"/>
              <w:color w:val="000000"/>
              <w:sz w:val="23"/>
            </w:rPr>
            <w:delText xml:space="preserve">分散程度</w:delText>
          </w:r>
        </w:del>
      </w:ins>
      <w:del w:id="1056" w:author="xh" w:date="2026-10-12T18:50:39Z">
        <w:r>
          <w:rPr>
            <w:rFonts w:ascii="Times New Roman" w:hAnsi="Times New Roman" w:eastAsia="方正仿宋_GBK"/>
            <w:b w:val="0"/>
            <w:color w:val="000000"/>
            <w:sz w:val="23"/>
          </w:rPr>
          <w:delText>差异</w:delText>
        </w:r>
      </w:del>
      <w:del w:id="4882" w:author="xh" w:date="2026-10-14T09:08:03Z">
        <w:r>
          <w:rPr>
            <w:rFonts w:ascii="Times New Roman" w:hAnsi="Times New Roman" w:eastAsia="方正仿宋_GBK"/>
            <w:b w:val="0"/>
            <w:color w:val="000000"/>
            <w:sz w:val="23"/>
          </w:rPr>
          <w:delText xml:space="preserve">。</w:delText>
        </w:r>
      </w:del>
    </w:p>
    <w:p w14:paraId="000B9E48">
      <w:pPr>
        <w:keepNext/>
        <w:ind w:left="0" w:leftChars="0" w:right="0" w:rightChars="0" w:firstLine="0" w:firstLineChars="0"/>
        <w:jc w:val="center"/>
        <w:rPr>
          <w:ins w:id="1057" w:author="xh" w:date="2026-10-12T19:16:58Z"/>
          <w:del w:id="4888" w:author="xh" w:date="2026-10-14T09:08:03Z"/>
        </w:rPr>
      </w:pPr>
      <w:ins w:id="1058" w:author="xh" w:date="2026-10-12T19:16:58Z">
        <w:del w:id="4884" w:author="xh" w:date="2026-10-14T09:08:03Z">
          <w:r>
            <w:rPr>
              <w:rFonts w:ascii="Times New Roman" w:hAnsi="Times New Roman" w:eastAsia="宋体"/>
              <w:color w:val="000000"/>
              <w:sz w:val="21"/>
            </w:rPr>
            <w:delText xml:space="preserve">表5 </w:delText>
          </w:r>
        </w:del>
        <w:ins w:id="2287" w:author="xh" w:date="2026-10-14T08:38:28Z">
          <w:del w:id="4885" w:author="xh" w:date="2026-10-14T09:08:03Z">
            <w:r>
              <w:rPr>
                <w:rFonts w:ascii="Times New Roman" w:hAnsi="Times New Roman" w:eastAsia="宋体"/>
                <w:color w:val="000000"/>
                <w:sz w:val="21"/>
              </w:rPr>
              <w:delText xml:space="preserve">候选指标</w:delText>
            </w:r>
          </w:del>
        </w:ins>
        <w:del w:id="2288" w:author="xh" w:date="2026-10-14T08:38:28Z">
          <w:r>
            <w:rPr>
              <w:rFonts w:ascii="Times New Roman" w:hAnsi="Times New Roman" w:eastAsia="宋体"/>
              <w:color w:val="000000"/>
              <w:sz w:val="21"/>
            </w:rPr>
            <w:delText xml:space="preserve">六项参数</w:delText>
          </w:r>
        </w:del>
        <w:del w:id="4886" w:author="xh" w:date="2026-10-14T09:08:03Z">
          <w:r>
            <w:rPr>
              <w:rFonts w:ascii="Times New Roman" w:hAnsi="Times New Roman" w:eastAsia="宋体"/>
              <w:color w:val="000000"/>
              <w:sz w:val="21"/>
            </w:rPr>
            <w:delText xml:space="preserve">的采样节点与</w:delText>
          </w:r>
        </w:del>
        <w:ins w:id="2289" w:author="xh" w:date="2026-10-14T08:38:28Z">
          <w:del w:id="4887" w:author="xh" w:date="2026-10-14T09:08:03Z">
            <w:r>
              <w:rPr>
                <w:rFonts w:ascii="Times New Roman" w:hAnsi="Times New Roman" w:eastAsia="宋体"/>
                <w:color w:val="000000"/>
                <w:sz w:val="21"/>
              </w:rPr>
              <w:delText xml:space="preserve">点数</w:delText>
            </w:r>
          </w:del>
        </w:ins>
        <w:del w:id="2290" w:author="xh" w:date="2026-10-14T08:38:28Z">
          <w:r>
            <w:rPr>
              <w:rFonts w:ascii="Times New Roman" w:hAnsi="Times New Roman" w:eastAsia="宋体"/>
              <w:color w:val="000000"/>
              <w:sz w:val="21"/>
            </w:rPr>
            <w:delText xml:space="preserve">矩阵分类</w:delText>
          </w:r>
        </w:del>
      </w:ins>
    </w:p>
    <w:tbl>
      <w:tblPr>
        <w:tblStyle w:val="33"/>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793"/>
        <w:gridCol w:w="3259"/>
        <w:gridCol w:w="3259"/>
      </w:tblGrid>
      <w:tr w14:paraId="755DD47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ins w:id="1059" w:author="xh" w:date="2026-10-12T19:22:14Z"/>
          <w:del w:id="2916" w:author="xh" w:date="2026-10-14T08:38:28Z"/>
        </w:trPr>
        <w:tc>
          <w:tcPr>
            <w:tcW w:w="1793" w:type="dxa"/>
            <w:tcMar>
              <w:left w:w="70" w:type="dxa"/>
              <w:right w:w="70" w:type="dxa"/>
            </w:tcMar>
            <w:vAlign w:val="center"/>
          </w:tcPr>
          <w:p w14:paraId="0BCB6D0F">
            <w:pPr>
              <w:keepNext/>
              <w:spacing w:before="20" w:after="20" w:line="260" w:lineRule="exact"/>
              <w:ind w:left="0" w:leftChars="0" w:right="0" w:rightChars="0" w:firstLine="0" w:firstLineChars="0"/>
              <w:jc w:val="center"/>
              <w:rPr>
                <w:del w:id="2918" w:author="xh" w:date="2026-10-14T08:38:28Z"/>
              </w:rPr>
            </w:pPr>
            <w:ins w:id="1060" w:author="xh" w:date="2026-10-12T19:22:14Z">
              <w:del w:id="2917" w:author="xh" w:date="2026-10-14T08:38:28Z">
                <w:r>
                  <w:rPr>
                    <w:rFonts w:ascii="Times New Roman" w:hAnsi="Times New Roman" w:eastAsia="宋体"/>
                    <w:b/>
                    <w:sz w:val="18"/>
                  </w:rPr>
                  <w:delText xml:space="preserve">参数</w:delText>
                </w:r>
              </w:del>
            </w:ins>
          </w:p>
        </w:tc>
        <w:tc>
          <w:tcPr>
            <w:tcW w:w="3259" w:type="dxa"/>
            <w:tcMar>
              <w:left w:w="70" w:type="dxa"/>
              <w:right w:w="70" w:type="dxa"/>
            </w:tcMar>
            <w:vAlign w:val="center"/>
          </w:tcPr>
          <w:p w14:paraId="005D4B89">
            <w:pPr>
              <w:keepNext/>
              <w:spacing w:before="20" w:after="20" w:line="260" w:lineRule="exact"/>
              <w:ind w:left="0" w:leftChars="0" w:right="0" w:rightChars="0" w:firstLine="0" w:firstLineChars="0"/>
              <w:jc w:val="center"/>
              <w:rPr>
                <w:del w:id="2920" w:author="xh" w:date="2026-10-14T08:38:28Z"/>
              </w:rPr>
            </w:pPr>
            <w:ins w:id="1061" w:author="xh" w:date="2026-10-12T19:22:14Z">
              <w:del w:id="2919" w:author="xh" w:date="2026-10-14T08:38:28Z">
                <w:r>
                  <w:rPr>
                    <w:rFonts w:ascii="Times New Roman" w:hAnsi="Times New Roman" w:eastAsia="宋体"/>
                    <w:b/>
                    <w:sz w:val="18"/>
                  </w:rPr>
                  <w:delText xml:space="preserve">采样节点</w:delText>
                </w:r>
              </w:del>
            </w:ins>
          </w:p>
        </w:tc>
        <w:tc>
          <w:tcPr>
            <w:tcW w:w="3259" w:type="dxa"/>
            <w:tcMar>
              <w:left w:w="70" w:type="dxa"/>
              <w:right w:w="70" w:type="dxa"/>
            </w:tcMar>
            <w:vAlign w:val="center"/>
          </w:tcPr>
          <w:p w14:paraId="25E769B9">
            <w:pPr>
              <w:keepNext/>
              <w:spacing w:before="20" w:after="20" w:line="260" w:lineRule="exact"/>
              <w:ind w:left="0" w:leftChars="0" w:right="0" w:rightChars="0" w:firstLine="0" w:firstLineChars="0"/>
              <w:jc w:val="center"/>
              <w:rPr>
                <w:del w:id="2922" w:author="xh" w:date="2026-10-14T08:38:28Z"/>
              </w:rPr>
            </w:pPr>
            <w:ins w:id="1062" w:author="xh" w:date="2026-10-12T19:22:14Z">
              <w:del w:id="2921" w:author="xh" w:date="2026-10-14T08:38:28Z">
                <w:r>
                  <w:rPr>
                    <w:rFonts w:ascii="Times New Roman" w:hAnsi="Times New Roman" w:eastAsia="宋体"/>
                    <w:b/>
                    <w:sz w:val="18"/>
                  </w:rPr>
                  <w:delText xml:space="preserve">矩阵分类</w:delText>
                </w:r>
              </w:del>
            </w:ins>
          </w:p>
        </w:tc>
      </w:tr>
      <w:tr w14:paraId="610614D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063" w:author="xh" w:date="2026-10-12T19:22:14Z"/>
          <w:del w:id="2923" w:author="xh" w:date="2026-10-14T08:38:28Z"/>
        </w:trPr>
        <w:tc>
          <w:tcPr>
            <w:tcW w:w="1793" w:type="dxa"/>
            <w:tcMar>
              <w:left w:w="70" w:type="dxa"/>
              <w:right w:w="70" w:type="dxa"/>
            </w:tcMar>
            <w:vAlign w:val="center"/>
          </w:tcPr>
          <w:p w14:paraId="027FBD7A">
            <w:pPr>
              <w:keepNext/>
              <w:spacing w:before="20" w:after="20" w:line="260" w:lineRule="exact"/>
              <w:ind w:left="0" w:leftChars="0" w:right="0" w:rightChars="0" w:firstLine="0" w:firstLineChars="0"/>
              <w:jc w:val="center"/>
              <w:rPr>
                <w:del w:id="2925" w:author="xh" w:date="2026-10-14T08:38:28Z"/>
              </w:rPr>
            </w:pPr>
            <w:ins w:id="1064" w:author="xh" w:date="2026-10-12T19:22:14Z">
              <w:del w:id="2924" w:author="xh" w:date="2026-10-14T08:38:28Z">
                <w:r>
                  <w:rPr>
                    <w:rFonts w:ascii="Times New Roman" w:hAnsi="Times New Roman" w:eastAsia="宋体"/>
                    <w:b w:val="0"/>
                    <w:sz w:val="18"/>
                  </w:rPr>
                  <w:delText xml:space="preserve">分布式电源装机渗透率</w:delText>
                </w:r>
              </w:del>
            </w:ins>
          </w:p>
        </w:tc>
        <w:tc>
          <w:tcPr>
            <w:tcW w:w="3259" w:type="dxa"/>
            <w:tcMar>
              <w:left w:w="70" w:type="dxa"/>
              <w:right w:w="70" w:type="dxa"/>
            </w:tcMar>
            <w:vAlign w:val="center"/>
          </w:tcPr>
          <w:p w14:paraId="28CD84D9">
            <w:pPr>
              <w:keepNext/>
              <w:spacing w:before="20" w:after="20" w:line="260" w:lineRule="exact"/>
              <w:ind w:left="0" w:leftChars="0" w:right="0" w:rightChars="0" w:firstLine="0" w:firstLineChars="0"/>
              <w:jc w:val="center"/>
              <w:rPr>
                <w:del w:id="2927" w:author="xh" w:date="2026-10-14T08:38:28Z"/>
              </w:rPr>
            </w:pPr>
            <w:ins w:id="1065" w:author="xh" w:date="2026-10-12T19:22:14Z">
              <w:del w:id="2926" w:author="xh" w:date="2026-10-14T08:38:28Z">
                <w:r>
                  <w:rPr>
                    <w:rFonts w:ascii="Times New Roman" w:hAnsi="Times New Roman" w:eastAsia="宋体"/>
                    <w:b w:val="0"/>
                    <w:sz w:val="18"/>
                  </w:rPr>
                  <w:delText xml:space="preserve">0～3.00，步长0.25</w:delText>
                </w:r>
              </w:del>
            </w:ins>
          </w:p>
        </w:tc>
        <w:tc>
          <w:tcPr>
            <w:tcW w:w="3259" w:type="dxa"/>
            <w:tcMar>
              <w:left w:w="70" w:type="dxa"/>
              <w:right w:w="70" w:type="dxa"/>
            </w:tcMar>
            <w:vAlign w:val="center"/>
          </w:tcPr>
          <w:p w14:paraId="55CD94F3">
            <w:pPr>
              <w:keepNext/>
              <w:spacing w:before="20" w:after="20" w:line="260" w:lineRule="exact"/>
              <w:ind w:left="0" w:leftChars="0" w:right="0" w:rightChars="0" w:firstLine="0" w:firstLineChars="0"/>
              <w:jc w:val="center"/>
              <w:rPr>
                <w:del w:id="2929" w:author="xh" w:date="2026-10-14T08:38:28Z"/>
              </w:rPr>
            </w:pPr>
            <w:ins w:id="1066" w:author="xh" w:date="2026-10-12T19:22:14Z">
              <w:del w:id="2928" w:author="xh" w:date="2026-10-14T08:38:28Z">
                <w:r>
                  <w:rPr>
                    <w:rFonts w:ascii="Times New Roman" w:hAnsi="Times New Roman" w:eastAsia="宋体"/>
                    <w:b w:val="0"/>
                    <w:sz w:val="18"/>
                  </w:rPr>
                  <w:delText xml:space="preserve">≤1；(1,2]；&gt;2</w:delText>
                </w:r>
              </w:del>
            </w:ins>
          </w:p>
        </w:tc>
      </w:tr>
      <w:tr w14:paraId="0355580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067" w:author="xh" w:date="2026-10-12T19:22:14Z"/>
          <w:del w:id="2930" w:author="xh" w:date="2026-10-14T08:38:28Z"/>
        </w:trPr>
        <w:tc>
          <w:tcPr>
            <w:tcW w:w="1793" w:type="dxa"/>
            <w:tcMar>
              <w:left w:w="70" w:type="dxa"/>
              <w:right w:w="70" w:type="dxa"/>
            </w:tcMar>
            <w:vAlign w:val="center"/>
          </w:tcPr>
          <w:p w14:paraId="6032C0D0">
            <w:pPr>
              <w:keepNext/>
              <w:spacing w:before="20" w:after="20" w:line="260" w:lineRule="exact"/>
              <w:ind w:left="0" w:leftChars="0" w:right="0" w:rightChars="0" w:firstLine="0" w:firstLineChars="0"/>
              <w:jc w:val="center"/>
              <w:rPr>
                <w:del w:id="2932" w:author="xh" w:date="2026-10-14T08:38:28Z"/>
              </w:rPr>
            </w:pPr>
            <w:ins w:id="1068" w:author="xh" w:date="2026-10-12T19:22:14Z">
              <w:del w:id="2931" w:author="xh" w:date="2026-10-14T08:38:28Z">
                <w:r>
                  <w:rPr>
                    <w:rFonts w:ascii="Times New Roman" w:hAnsi="Times New Roman" w:eastAsia="宋体"/>
                    <w:b w:val="0"/>
                    <w:sz w:val="18"/>
                  </w:rPr>
                  <w:delText xml:space="preserve">年最大净负荷平均增长率</w:delText>
                </w:r>
              </w:del>
            </w:ins>
          </w:p>
        </w:tc>
        <w:tc>
          <w:tcPr>
            <w:tcW w:w="3259" w:type="dxa"/>
            <w:tcMar>
              <w:left w:w="70" w:type="dxa"/>
              <w:right w:w="70" w:type="dxa"/>
            </w:tcMar>
            <w:vAlign w:val="center"/>
          </w:tcPr>
          <w:p w14:paraId="763C9DE4">
            <w:pPr>
              <w:keepNext/>
              <w:spacing w:before="20" w:after="20" w:line="260" w:lineRule="exact"/>
              <w:ind w:left="0" w:leftChars="0" w:right="0" w:rightChars="0" w:firstLine="0" w:firstLineChars="0"/>
              <w:jc w:val="center"/>
              <w:rPr>
                <w:del w:id="2934" w:author="xh" w:date="2026-10-14T08:38:28Z"/>
              </w:rPr>
            </w:pPr>
            <w:ins w:id="1069" w:author="xh" w:date="2026-10-12T19:22:14Z">
              <w:del w:id="2933" w:author="xh" w:date="2026-10-14T08:38:28Z">
                <w:r>
                  <w:rPr>
                    <w:rFonts w:ascii="Times New Roman" w:hAnsi="Times New Roman" w:eastAsia="宋体"/>
                    <w:b w:val="0"/>
                    <w:sz w:val="18"/>
                  </w:rPr>
                  <w:delText xml:space="preserve">0、2%、3%、4%、5.5%、7%、8%、10%</w:delText>
                </w:r>
              </w:del>
            </w:ins>
          </w:p>
        </w:tc>
        <w:tc>
          <w:tcPr>
            <w:tcW w:w="3259" w:type="dxa"/>
            <w:tcMar>
              <w:left w:w="70" w:type="dxa"/>
              <w:right w:w="70" w:type="dxa"/>
            </w:tcMar>
            <w:vAlign w:val="center"/>
          </w:tcPr>
          <w:p w14:paraId="177A1361">
            <w:pPr>
              <w:keepNext/>
              <w:spacing w:before="20" w:after="20" w:line="260" w:lineRule="exact"/>
              <w:ind w:left="0" w:leftChars="0" w:right="0" w:rightChars="0" w:firstLine="0" w:firstLineChars="0"/>
              <w:jc w:val="center"/>
              <w:rPr>
                <w:del w:id="2936" w:author="xh" w:date="2026-10-14T08:38:28Z"/>
              </w:rPr>
            </w:pPr>
            <w:ins w:id="1070" w:author="xh" w:date="2026-10-12T19:22:14Z">
              <w:del w:id="2935" w:author="xh" w:date="2026-10-14T08:38:28Z">
                <w:r>
                  <w:rPr>
                    <w:rFonts w:ascii="Times New Roman" w:hAnsi="Times New Roman" w:eastAsia="宋体"/>
                    <w:b w:val="0"/>
                    <w:sz w:val="18"/>
                  </w:rPr>
                  <w:delText xml:space="preserve">≤2%；(2%,4%]；(4%,7%]；&gt;7%</w:delText>
                </w:r>
              </w:del>
            </w:ins>
          </w:p>
        </w:tc>
      </w:tr>
      <w:tr w14:paraId="5CCE61F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ins w:id="1071" w:author="xh" w:date="2026-10-12T19:22:14Z"/>
          <w:del w:id="2937" w:author="xh" w:date="2026-10-14T08:38:28Z"/>
        </w:trPr>
        <w:tc>
          <w:tcPr>
            <w:tcW w:w="1793" w:type="dxa"/>
            <w:tcMar>
              <w:left w:w="70" w:type="dxa"/>
              <w:right w:w="70" w:type="dxa"/>
            </w:tcMar>
            <w:vAlign w:val="center"/>
          </w:tcPr>
          <w:p w14:paraId="67D67F82">
            <w:pPr>
              <w:keepNext/>
              <w:spacing w:before="20" w:after="20" w:line="260" w:lineRule="exact"/>
              <w:ind w:left="0" w:leftChars="0" w:right="0" w:rightChars="0" w:firstLine="0" w:firstLineChars="0"/>
              <w:jc w:val="center"/>
              <w:rPr>
                <w:del w:id="2939" w:author="xh" w:date="2026-10-14T08:38:28Z"/>
              </w:rPr>
            </w:pPr>
            <w:ins w:id="1072" w:author="xh" w:date="2026-10-12T19:22:14Z">
              <w:del w:id="2938" w:author="xh" w:date="2026-10-14T08:38:28Z">
                <w:r>
                  <w:rPr>
                    <w:rFonts w:ascii="Times New Roman" w:hAnsi="Times New Roman" w:eastAsia="宋体"/>
                    <w:b w:val="0"/>
                    <w:sz w:val="18"/>
                  </w:rPr>
                  <w:delText xml:space="preserve">电缆长度占比</w:delText>
                </w:r>
              </w:del>
            </w:ins>
          </w:p>
        </w:tc>
        <w:tc>
          <w:tcPr>
            <w:tcW w:w="3259" w:type="dxa"/>
            <w:tcMar>
              <w:left w:w="70" w:type="dxa"/>
              <w:right w:w="70" w:type="dxa"/>
            </w:tcMar>
            <w:vAlign w:val="center"/>
          </w:tcPr>
          <w:p w14:paraId="42E9A5C5">
            <w:pPr>
              <w:keepNext/>
              <w:spacing w:before="20" w:after="20" w:line="260" w:lineRule="exact"/>
              <w:ind w:left="0" w:leftChars="0" w:right="0" w:rightChars="0" w:firstLine="0" w:firstLineChars="0"/>
              <w:jc w:val="center"/>
              <w:rPr>
                <w:del w:id="2941" w:author="xh" w:date="2026-10-14T08:38:28Z"/>
              </w:rPr>
            </w:pPr>
            <w:ins w:id="1073" w:author="xh" w:date="2026-10-12T19:22:14Z">
              <w:del w:id="2940" w:author="xh" w:date="2026-10-14T08:38:28Z">
                <w:r>
                  <w:rPr>
                    <w:rFonts w:ascii="Times New Roman" w:hAnsi="Times New Roman" w:eastAsia="宋体"/>
                    <w:b w:val="0"/>
                    <w:sz w:val="18"/>
                  </w:rPr>
                  <w:delText xml:space="preserve">10%、30%、50%、80%、90%</w:delText>
                </w:r>
              </w:del>
            </w:ins>
          </w:p>
        </w:tc>
        <w:tc>
          <w:tcPr>
            <w:tcW w:w="3259" w:type="dxa"/>
            <w:tcMar>
              <w:left w:w="70" w:type="dxa"/>
              <w:right w:w="70" w:type="dxa"/>
            </w:tcMar>
            <w:vAlign w:val="center"/>
          </w:tcPr>
          <w:p w14:paraId="71BA0FCC">
            <w:pPr>
              <w:keepNext/>
              <w:spacing w:before="20" w:after="20" w:line="260" w:lineRule="exact"/>
              <w:ind w:left="0" w:leftChars="0" w:right="0" w:rightChars="0" w:firstLine="0" w:firstLineChars="0"/>
              <w:jc w:val="center"/>
              <w:rPr>
                <w:del w:id="2943" w:author="xh" w:date="2026-10-14T08:38:28Z"/>
              </w:rPr>
            </w:pPr>
            <w:ins w:id="1074" w:author="xh" w:date="2026-10-12T19:22:14Z">
              <w:del w:id="2942" w:author="xh" w:date="2026-10-14T08:38:28Z">
                <w:r>
                  <w:rPr>
                    <w:rFonts w:ascii="Times New Roman" w:hAnsi="Times New Roman" w:eastAsia="宋体"/>
                    <w:b w:val="0"/>
                    <w:sz w:val="18"/>
                  </w:rPr>
                  <w:delText xml:space="preserve">≤10%；(10%,30%]；&gt;30%</w:delText>
                </w:r>
              </w:del>
            </w:ins>
          </w:p>
        </w:tc>
      </w:tr>
      <w:tr w14:paraId="5EC6FA3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075" w:author="xh" w:date="2026-10-12T19:22:14Z"/>
          <w:del w:id="2944" w:author="xh" w:date="2026-10-14T08:38:28Z"/>
        </w:trPr>
        <w:tc>
          <w:tcPr>
            <w:tcW w:w="1793" w:type="dxa"/>
            <w:tcMar>
              <w:left w:w="70" w:type="dxa"/>
              <w:right w:w="70" w:type="dxa"/>
            </w:tcMar>
            <w:vAlign w:val="center"/>
          </w:tcPr>
          <w:p w14:paraId="762AC748">
            <w:pPr>
              <w:keepNext/>
              <w:spacing w:before="20" w:after="20" w:line="260" w:lineRule="exact"/>
              <w:ind w:left="0" w:leftChars="0" w:right="0" w:rightChars="0" w:firstLine="0" w:firstLineChars="0"/>
              <w:jc w:val="center"/>
              <w:rPr>
                <w:del w:id="2946" w:author="xh" w:date="2026-10-14T08:38:28Z"/>
              </w:rPr>
            </w:pPr>
            <w:ins w:id="1076" w:author="xh" w:date="2026-10-12T19:22:14Z">
              <w:del w:id="2945" w:author="xh" w:date="2026-10-14T08:38:28Z">
                <w:r>
                  <w:rPr>
                    <w:rFonts w:ascii="Times New Roman" w:hAnsi="Times New Roman" w:eastAsia="宋体"/>
                    <w:b w:val="0"/>
                    <w:sz w:val="18"/>
                  </w:rPr>
                  <w:delText xml:space="preserve">初始转供率</w:delText>
                </w:r>
              </w:del>
            </w:ins>
          </w:p>
        </w:tc>
        <w:tc>
          <w:tcPr>
            <w:tcW w:w="3259" w:type="dxa"/>
            <w:tcMar>
              <w:left w:w="70" w:type="dxa"/>
              <w:right w:w="70" w:type="dxa"/>
            </w:tcMar>
            <w:vAlign w:val="center"/>
          </w:tcPr>
          <w:p w14:paraId="598F3B7F">
            <w:pPr>
              <w:keepNext/>
              <w:spacing w:before="20" w:after="20" w:line="260" w:lineRule="exact"/>
              <w:ind w:left="0" w:leftChars="0" w:right="0" w:rightChars="0" w:firstLine="0" w:firstLineChars="0"/>
              <w:jc w:val="center"/>
              <w:rPr>
                <w:del w:id="2948" w:author="xh" w:date="2026-10-14T08:38:28Z"/>
              </w:rPr>
            </w:pPr>
            <w:ins w:id="1077" w:author="xh" w:date="2026-10-12T19:22:14Z">
              <w:del w:id="2947" w:author="xh" w:date="2026-10-14T08:38:28Z">
                <w:r>
                  <w:rPr>
                    <w:rFonts w:ascii="Times New Roman" w:hAnsi="Times New Roman" w:eastAsia="宋体"/>
                    <w:b w:val="0"/>
                    <w:sz w:val="18"/>
                  </w:rPr>
                  <w:delText xml:space="preserve">10%～90%，步长10%</w:delText>
                </w:r>
              </w:del>
            </w:ins>
          </w:p>
        </w:tc>
        <w:tc>
          <w:tcPr>
            <w:tcW w:w="3259" w:type="dxa"/>
            <w:tcMar>
              <w:left w:w="70" w:type="dxa"/>
              <w:right w:w="70" w:type="dxa"/>
            </w:tcMar>
            <w:vAlign w:val="center"/>
          </w:tcPr>
          <w:p w14:paraId="5A7D69D3">
            <w:pPr>
              <w:keepNext/>
              <w:spacing w:before="20" w:after="20" w:line="260" w:lineRule="exact"/>
              <w:ind w:left="0" w:leftChars="0" w:right="0" w:rightChars="0" w:firstLine="0" w:firstLineChars="0"/>
              <w:jc w:val="center"/>
              <w:rPr>
                <w:del w:id="2950" w:author="xh" w:date="2026-10-14T08:38:28Z"/>
              </w:rPr>
            </w:pPr>
            <w:ins w:id="1078" w:author="xh" w:date="2026-10-12T19:22:14Z">
              <w:del w:id="2949" w:author="xh" w:date="2026-10-14T08:38:28Z">
                <w:r>
                  <w:rPr>
                    <w:rFonts w:ascii="Times New Roman" w:hAnsi="Times New Roman" w:eastAsia="宋体"/>
                    <w:b w:val="0"/>
                    <w:sz w:val="18"/>
                  </w:rPr>
                  <w:delText xml:space="preserve">≤30%；(30%,50%]；(50%,70%]；&gt;70%</w:delText>
                </w:r>
              </w:del>
            </w:ins>
          </w:p>
        </w:tc>
      </w:tr>
      <w:tr w14:paraId="6EFA37F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079" w:author="xh" w:date="2026-10-12T19:22:14Z"/>
          <w:del w:id="2951" w:author="xh" w:date="2026-10-14T08:38:28Z"/>
        </w:trPr>
        <w:tc>
          <w:tcPr>
            <w:tcW w:w="1793" w:type="dxa"/>
            <w:tcMar>
              <w:left w:w="70" w:type="dxa"/>
              <w:right w:w="70" w:type="dxa"/>
            </w:tcMar>
            <w:vAlign w:val="center"/>
          </w:tcPr>
          <w:p w14:paraId="0276A1BD">
            <w:pPr>
              <w:keepNext/>
              <w:spacing w:before="20" w:after="20" w:line="260" w:lineRule="exact"/>
              <w:ind w:left="0" w:leftChars="0" w:right="0" w:rightChars="0" w:firstLine="0" w:firstLineChars="0"/>
              <w:jc w:val="center"/>
              <w:rPr>
                <w:del w:id="2953" w:author="xh" w:date="2026-10-14T08:38:28Z"/>
              </w:rPr>
            </w:pPr>
            <w:ins w:id="1080" w:author="xh" w:date="2026-10-12T19:22:14Z">
              <w:del w:id="2952" w:author="xh" w:date="2026-10-14T08:38:28Z">
                <w:r>
                  <w:rPr>
                    <w:rFonts w:ascii="Times New Roman" w:hAnsi="Times New Roman" w:eastAsia="宋体"/>
                    <w:b w:val="0"/>
                    <w:sz w:val="18"/>
                  </w:rPr>
                  <w:delText xml:space="preserve">储能支撑持续时间</w:delText>
                </w:r>
              </w:del>
            </w:ins>
          </w:p>
        </w:tc>
        <w:tc>
          <w:tcPr>
            <w:tcW w:w="3259" w:type="dxa"/>
            <w:tcMar>
              <w:left w:w="70" w:type="dxa"/>
              <w:right w:w="70" w:type="dxa"/>
            </w:tcMar>
            <w:vAlign w:val="center"/>
          </w:tcPr>
          <w:p w14:paraId="276660B4">
            <w:pPr>
              <w:keepNext/>
              <w:spacing w:before="20" w:after="20" w:line="260" w:lineRule="exact"/>
              <w:ind w:left="0" w:leftChars="0" w:right="0" w:rightChars="0" w:firstLine="0" w:firstLineChars="0"/>
              <w:jc w:val="center"/>
              <w:rPr>
                <w:del w:id="2955" w:author="xh" w:date="2026-10-14T08:38:28Z"/>
              </w:rPr>
            </w:pPr>
            <w:ins w:id="1081" w:author="xh" w:date="2026-10-12T19:22:14Z">
              <w:del w:id="2954" w:author="xh" w:date="2026-10-14T08:38:28Z">
                <w:r>
                  <w:rPr>
                    <w:rFonts w:ascii="Times New Roman" w:hAnsi="Times New Roman" w:eastAsia="宋体"/>
                    <w:b w:val="0"/>
                    <w:sz w:val="18"/>
                  </w:rPr>
                  <w:delText xml:space="preserve">2、4、6 h</w:delText>
                </w:r>
              </w:del>
            </w:ins>
          </w:p>
        </w:tc>
        <w:tc>
          <w:tcPr>
            <w:tcW w:w="3259" w:type="dxa"/>
            <w:tcMar>
              <w:left w:w="70" w:type="dxa"/>
              <w:right w:w="70" w:type="dxa"/>
            </w:tcMar>
            <w:vAlign w:val="center"/>
          </w:tcPr>
          <w:p w14:paraId="6E62D517">
            <w:pPr>
              <w:keepNext/>
              <w:spacing w:before="20" w:after="20" w:line="260" w:lineRule="exact"/>
              <w:ind w:left="0" w:leftChars="0" w:right="0" w:rightChars="0" w:firstLine="0" w:firstLineChars="0"/>
              <w:jc w:val="center"/>
              <w:rPr>
                <w:del w:id="2957" w:author="xh" w:date="2026-10-14T08:38:28Z"/>
              </w:rPr>
            </w:pPr>
            <w:ins w:id="1082" w:author="xh" w:date="2026-10-12T19:22:14Z">
              <w:del w:id="2956" w:author="xh" w:date="2026-10-14T08:38:28Z">
                <w:r>
                  <w:rPr>
                    <w:rFonts w:ascii="Times New Roman" w:hAnsi="Times New Roman" w:eastAsia="宋体"/>
                    <w:b w:val="0"/>
                    <w:sz w:val="18"/>
                  </w:rPr>
                  <w:delText xml:space="preserve">2 h；4 h；6 h</w:delText>
                </w:r>
              </w:del>
            </w:ins>
          </w:p>
        </w:tc>
      </w:tr>
      <w:tr w14:paraId="4BFE93A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083" w:author="xh" w:date="2026-10-12T19:22:14Z"/>
          <w:del w:id="2958" w:author="xh" w:date="2026-10-14T08:38:28Z"/>
        </w:trPr>
        <w:tc>
          <w:tcPr>
            <w:tcW w:w="1793" w:type="dxa"/>
            <w:tcMar>
              <w:left w:w="70" w:type="dxa"/>
              <w:right w:w="70" w:type="dxa"/>
            </w:tcMar>
            <w:vAlign w:val="center"/>
          </w:tcPr>
          <w:p w14:paraId="4CB7E597">
            <w:pPr>
              <w:keepNext w:val="0"/>
              <w:spacing w:before="20" w:after="20" w:line="260" w:lineRule="exact"/>
              <w:ind w:left="0" w:leftChars="0" w:right="0" w:rightChars="0" w:firstLine="0" w:firstLineChars="0"/>
              <w:jc w:val="center"/>
              <w:rPr>
                <w:del w:id="2960" w:author="xh" w:date="2026-10-14T08:38:28Z"/>
              </w:rPr>
            </w:pPr>
            <w:ins w:id="1084" w:author="xh" w:date="2026-10-12T19:22:14Z">
              <w:del w:id="2959" w:author="xh" w:date="2026-10-14T08:38:28Z">
                <w:r>
                  <w:rPr>
                    <w:rFonts w:ascii="Times New Roman" w:hAnsi="Times New Roman" w:eastAsia="宋体"/>
                    <w:b w:val="0"/>
                    <w:sz w:val="18"/>
                  </w:rPr>
                  <w:delText xml:space="preserve">负荷分散系数</w:delText>
                </w:r>
              </w:del>
            </w:ins>
          </w:p>
        </w:tc>
        <w:tc>
          <w:tcPr>
            <w:tcW w:w="3259" w:type="dxa"/>
            <w:tcMar>
              <w:left w:w="70" w:type="dxa"/>
              <w:right w:w="70" w:type="dxa"/>
            </w:tcMar>
            <w:vAlign w:val="center"/>
          </w:tcPr>
          <w:p w14:paraId="04A9B775">
            <w:pPr>
              <w:keepNext w:val="0"/>
              <w:spacing w:before="20" w:after="20" w:line="260" w:lineRule="exact"/>
              <w:ind w:left="0" w:leftChars="0" w:right="0" w:rightChars="0" w:firstLine="0" w:firstLineChars="0"/>
              <w:jc w:val="center"/>
              <w:rPr>
                <w:del w:id="2962" w:author="xh" w:date="2026-10-14T08:38:28Z"/>
              </w:rPr>
            </w:pPr>
            <w:ins w:id="1085" w:author="xh" w:date="2026-10-12T19:22:14Z">
              <w:del w:id="2961" w:author="xh" w:date="2026-10-14T08:38:28Z">
                <w:r>
                  <w:rPr>
                    <w:rFonts w:ascii="Times New Roman" w:hAnsi="Times New Roman" w:eastAsia="宋体"/>
                    <w:b w:val="0"/>
                    <w:sz w:val="18"/>
                  </w:rPr>
                  <w:delText xml:space="preserve">1.00、1.10、1.15</w:delText>
                </w:r>
              </w:del>
            </w:ins>
          </w:p>
        </w:tc>
        <w:tc>
          <w:tcPr>
            <w:tcW w:w="3259" w:type="dxa"/>
            <w:tcMar>
              <w:left w:w="70" w:type="dxa"/>
              <w:right w:w="70" w:type="dxa"/>
            </w:tcMar>
            <w:vAlign w:val="center"/>
          </w:tcPr>
          <w:p w14:paraId="06B2EDEB">
            <w:pPr>
              <w:keepNext w:val="0"/>
              <w:spacing w:before="20" w:after="20" w:line="260" w:lineRule="exact"/>
              <w:ind w:left="0" w:leftChars="0" w:right="0" w:rightChars="0" w:firstLine="0" w:firstLineChars="0"/>
              <w:jc w:val="center"/>
              <w:rPr>
                <w:del w:id="2964" w:author="xh" w:date="2026-10-14T08:38:28Z"/>
              </w:rPr>
            </w:pPr>
            <w:ins w:id="1086" w:author="xh" w:date="2026-10-12T19:22:14Z">
              <w:del w:id="2963" w:author="xh" w:date="2026-10-14T08:38:28Z">
                <w:r>
                  <w:rPr>
                    <w:rFonts w:ascii="Times New Roman" w:hAnsi="Times New Roman" w:eastAsia="宋体"/>
                    <w:b w:val="0"/>
                    <w:sz w:val="18"/>
                  </w:rPr>
                  <w:delText xml:space="preserve">1.00；1.10；1.15</w:delText>
                </w:r>
              </w:del>
            </w:ins>
          </w:p>
        </w:tc>
      </w:tr>
    </w:tbl>
    <w:tbl xmlns:a="http://schemas.openxmlformats.org/drawingml/2006/main" xmlns:pic="http://schemas.openxmlformats.org/drawingml/2006/picture">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771"/>
        <w:gridCol w:w="2771"/>
        <w:gridCol w:w="2771"/>
      </w:tblGrid>
      <w:tr>
        <w:trPr>
          <w:cantSplit/>
          <w:tblHeader/>
          <w:ins w:id="2965" w:author="xh" w:date="2026-10-14T08:38:28Z"/>
          <w:del w:id="4889" w:author="xh" w:date="2026-10-14T09:08:03Z"/>
        </w:trPr>
        <w:tc>
          <w:tcPr>
            <w:tcW w:type="dxa" w:w="2771"/>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rPr>
                <w:del w:id="4891" w:author="xh" w:date="2026-10-14T09:08:03Z"/>
              </w:rPr>
            </w:pPr>
            <w:ins w:id="2966" w:author="xh" w:date="2026-10-14T08:38:28Z">
              <w:del w:id="4890" w:author="xh" w:date="2026-10-14T09:08:03Z">
                <w:r>
                  <w:rPr>
                    <w:rFonts w:ascii="Times New Roman" w:hAnsi="Times New Roman" w:eastAsia="宋体"/>
                    <w:b/>
                    <w:sz w:val="18"/>
                  </w:rPr>
                  <w:delText xml:space="preserve">指标</w:delText>
                </w:r>
              </w:del>
            </w:ins>
          </w:p>
        </w:tc>
        <w:tc>
          <w:tcPr>
            <w:tcW w:type="dxa" w:w="2771"/>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rPr>
                <w:del w:id="4893" w:author="xh" w:date="2026-10-14T09:08:03Z"/>
              </w:rPr>
            </w:pPr>
            <w:ins w:id="2967" w:author="xh" w:date="2026-10-14T08:38:28Z">
              <w:del w:id="4892" w:author="xh" w:date="2026-10-14T09:08:03Z">
                <w:r>
                  <w:rPr>
                    <w:rFonts w:ascii="Times New Roman" w:hAnsi="Times New Roman" w:eastAsia="宋体"/>
                    <w:b/>
                    <w:sz w:val="18"/>
                  </w:rPr>
                  <w:delText xml:space="preserve">采样节点或计算方式</w:delText>
                </w:r>
              </w:del>
            </w:ins>
          </w:p>
        </w:tc>
        <w:tc>
          <w:tcPr>
            <w:tcW w:type="dxa" w:w="2771"/>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rPr>
                <w:del w:id="4895" w:author="xh" w:date="2026-10-14T09:08:03Z"/>
              </w:rPr>
            </w:pPr>
            <w:ins w:id="2968" w:author="xh" w:date="2026-10-14T08:38:28Z">
              <w:del w:id="4894" w:author="xh" w:date="2026-10-14T09:08:03Z">
                <w:r>
                  <w:rPr>
                    <w:rFonts w:ascii="Times New Roman" w:hAnsi="Times New Roman" w:eastAsia="宋体"/>
                    <w:b/>
                    <w:sz w:val="18"/>
                  </w:rPr>
                  <w:delText xml:space="preserve">点数</w:delText>
                </w:r>
              </w:del>
            </w:ins>
          </w:p>
        </w:tc>
      </w:tr>
      <w:tr>
        <w:trPr>
          <w:cantSplit/>
          <w:ins w:id="2969" w:author="xh" w:date="2026-10-14T08:38:28Z"/>
          <w:del w:id="4896" w:author="xh" w:date="2026-10-14T09:08:03Z"/>
        </w:trPr>
        <w:tc>
          <w:tcPr>
            <w:tcW w:type="dxa" w:w="2771"/>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rPr>
                <w:del w:id="4898" w:author="xh" w:date="2026-10-14T09:08:03Z"/>
              </w:rPr>
            </w:pPr>
            <w:ins w:id="2970" w:author="xh" w:date="2026-10-14T08:38:28Z">
              <w:del w:id="4897" w:author="xh" w:date="2026-10-14T09:08:03Z">
                <w:r>
                  <w:rPr>
                    <w:rFonts w:ascii="Times New Roman" w:hAnsi="Times New Roman" w:eastAsia="宋体"/>
                    <w:b w:val="0"/>
                    <w:sz w:val="18"/>
                  </w:rPr>
                  <w:delText xml:space="preserve">分布式电源装机渗透率</w:delText>
                </w:r>
              </w:del>
            </w:ins>
          </w:p>
        </w:tc>
        <w:tc>
          <w:tcPr>
            <w:tcW w:type="dxa" w:w="2771"/>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rPr>
                <w:del w:id="4900" w:author="xh" w:date="2026-10-14T09:08:03Z"/>
              </w:rPr>
            </w:pPr>
            <w:ins w:id="2971" w:author="xh" w:date="2026-10-14T08:38:28Z">
              <w:del w:id="4899" w:author="xh" w:date="2026-10-14T09:08:03Z">
                <w:r>
                  <w:rPr>
                    <w:rFonts w:ascii="Times New Roman" w:hAnsi="Times New Roman" w:eastAsia="宋体"/>
                    <w:b w:val="0"/>
                    <w:sz w:val="18"/>
                  </w:rPr>
                  <w:delText xml:space="preserve">0～3.00，步长0.125</w:delText>
                </w:r>
              </w:del>
            </w:ins>
          </w:p>
        </w:tc>
        <w:tc>
          <w:tcPr>
            <w:tcW w:type="dxa" w:w="2771"/>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rPr>
                <w:del w:id="4902" w:author="xh" w:date="2026-10-14T09:08:03Z"/>
              </w:rPr>
            </w:pPr>
            <w:ins w:id="2972" w:author="xh" w:date="2026-10-14T08:38:28Z">
              <w:del w:id="4901" w:author="xh" w:date="2026-10-14T09:08:03Z">
                <w:r>
                  <w:rPr>
                    <w:rFonts w:ascii="Times New Roman" w:hAnsi="Times New Roman" w:eastAsia="宋体"/>
                    <w:b w:val="0"/>
                    <w:sz w:val="18"/>
                  </w:rPr>
                  <w:delText xml:space="preserve">25</w:delText>
                </w:r>
              </w:del>
            </w:ins>
          </w:p>
        </w:tc>
      </w:tr>
      <w:tr>
        <w:trPr>
          <w:cantSplit/>
          <w:ins w:id="2973" w:author="xh" w:date="2026-10-14T08:38:28Z"/>
          <w:del w:id="4903" w:author="xh" w:date="2026-10-14T09:08:03Z"/>
        </w:trPr>
        <w:tc>
          <w:tcPr>
            <w:tcW w:type="dxa" w:w="2771"/>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rPr>
                <w:del w:id="4905" w:author="xh" w:date="2026-10-14T09:08:03Z"/>
              </w:rPr>
            </w:pPr>
            <w:ins w:id="2974" w:author="xh" w:date="2026-10-14T08:38:28Z">
              <w:del w:id="4904" w:author="xh" w:date="2026-10-14T09:08:03Z">
                <w:r>
                  <w:rPr>
                    <w:rFonts w:ascii="Times New Roman" w:hAnsi="Times New Roman" w:eastAsia="宋体"/>
                    <w:b w:val="0"/>
                    <w:sz w:val="18"/>
                  </w:rPr>
                  <w:delText xml:space="preserve">分布式电源电量渗透率</w:delText>
                </w:r>
              </w:del>
            </w:ins>
          </w:p>
        </w:tc>
        <w:tc>
          <w:tcPr>
            <w:tcW w:type="dxa" w:w="2771"/>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rPr>
                <w:del w:id="4907" w:author="xh" w:date="2026-10-14T09:08:03Z"/>
              </w:rPr>
            </w:pPr>
            <w:ins w:id="2975" w:author="xh" w:date="2026-10-14T08:38:28Z">
              <w:del w:id="4906" w:author="xh" w:date="2026-10-14T09:08:03Z">
                <w:r>
                  <w:rPr>
                    <w:rFonts w:ascii="Times New Roman" w:hAnsi="Times New Roman" w:eastAsia="宋体"/>
                    <w:b w:val="0"/>
                    <w:sz w:val="18"/>
                  </w:rPr>
                  <w:delText xml:space="preserve">0～65%，步长2.5个百分点</w:delText>
                </w:r>
              </w:del>
            </w:ins>
          </w:p>
        </w:tc>
        <w:tc>
          <w:tcPr>
            <w:tcW w:type="dxa" w:w="2771"/>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rPr>
                <w:del w:id="4909" w:author="xh" w:date="2026-10-14T09:08:03Z"/>
              </w:rPr>
            </w:pPr>
            <w:ins w:id="2976" w:author="xh" w:date="2026-10-14T08:38:28Z">
              <w:del w:id="4908" w:author="xh" w:date="2026-10-14T09:08:03Z">
                <w:r>
                  <w:rPr>
                    <w:rFonts w:ascii="Times New Roman" w:hAnsi="Times New Roman" w:eastAsia="宋体"/>
                    <w:b w:val="0"/>
                    <w:sz w:val="18"/>
                  </w:rPr>
                  <w:delText xml:space="preserve">27</w:delText>
                </w:r>
              </w:del>
            </w:ins>
          </w:p>
        </w:tc>
      </w:tr>
      <w:tr>
        <w:trPr>
          <w:cantSplit/>
          <w:ins w:id="2977" w:author="xh" w:date="2026-10-14T08:38:28Z"/>
          <w:del w:id="4910" w:author="xh" w:date="2026-10-14T09:08:03Z"/>
        </w:trPr>
        <w:tc>
          <w:tcPr>
            <w:tcW w:type="dxa" w:w="2771"/>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rPr>
                <w:del w:id="4912" w:author="xh" w:date="2026-10-14T09:08:03Z"/>
              </w:rPr>
            </w:pPr>
            <w:ins w:id="2978" w:author="xh" w:date="2026-10-14T08:38:28Z">
              <w:del w:id="4911" w:author="xh" w:date="2026-10-14T09:08:03Z">
                <w:r>
                  <w:rPr>
                    <w:rFonts w:ascii="Times New Roman" w:hAnsi="Times New Roman" w:eastAsia="宋体"/>
                    <w:b w:val="0"/>
                    <w:sz w:val="18"/>
                  </w:rPr>
                  <w:delText xml:space="preserve">站级负载率最大值</w:delText>
                </w:r>
              </w:del>
            </w:ins>
          </w:p>
        </w:tc>
        <w:tc>
          <w:tcPr>
            <w:tcW w:type="dxa" w:w="2771"/>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rPr>
                <w:del w:id="4914" w:author="xh" w:date="2026-10-14T09:08:03Z"/>
              </w:rPr>
            </w:pPr>
            <w:ins w:id="2979" w:author="xh" w:date="2026-10-14T08:38:28Z">
              <w:del w:id="4913" w:author="xh" w:date="2026-10-14T09:08:03Z">
                <w:r>
                  <w:rPr>
                    <w:rFonts w:ascii="Times New Roman" w:hAnsi="Times New Roman" w:eastAsia="宋体"/>
                    <w:b w:val="0"/>
                    <w:sz w:val="18"/>
                  </w:rPr>
                  <w:delText xml:space="preserve">随源荷情景计算各站负载率并取最大值</w:delText>
                </w:r>
              </w:del>
            </w:ins>
          </w:p>
        </w:tc>
        <w:tc>
          <w:tcPr>
            <w:tcW w:type="dxa" w:w="2771"/>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rPr>
                <w:del w:id="4916" w:author="xh" w:date="2026-10-14T09:08:03Z"/>
              </w:rPr>
            </w:pPr>
            <w:ins w:id="2980" w:author="xh" w:date="2026-10-14T08:38:28Z">
              <w:del w:id="4915" w:author="xh" w:date="2026-10-14T09:08:03Z">
                <w:r>
                  <w:rPr>
                    <w:rFonts w:ascii="Times New Roman" w:hAnsi="Times New Roman" w:eastAsia="宋体"/>
                    <w:b w:val="0"/>
                    <w:sz w:val="18"/>
                  </w:rPr>
                  <w:delText xml:space="preserve">由源荷节点计算</w:delText>
                </w:r>
              </w:del>
            </w:ins>
          </w:p>
        </w:tc>
      </w:tr>
      <w:tr>
        <w:trPr>
          <w:cantSplit/>
          <w:ins w:id="2981" w:author="xh" w:date="2026-10-14T08:38:28Z"/>
          <w:del w:id="4917" w:author="xh" w:date="2026-10-14T09:08:03Z"/>
        </w:trPr>
        <w:tc>
          <w:tcPr>
            <w:tcW w:type="dxa" w:w="2771"/>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rPr>
                <w:del w:id="4919" w:author="xh" w:date="2026-10-14T09:08:03Z"/>
              </w:rPr>
            </w:pPr>
            <w:ins w:id="2982" w:author="xh" w:date="2026-10-14T08:38:28Z">
              <w:del w:id="4918" w:author="xh" w:date="2026-10-14T09:08:03Z">
                <w:r>
                  <w:rPr>
                    <w:rFonts w:ascii="Times New Roman" w:hAnsi="Times New Roman" w:eastAsia="宋体"/>
                    <w:b w:val="0"/>
                    <w:sz w:val="18"/>
                  </w:rPr>
                  <w:delText xml:space="preserve">最大正向净负荷</w:delText>
                </w:r>
              </w:del>
            </w:ins>
          </w:p>
        </w:tc>
        <w:tc>
          <w:tcPr>
            <w:tcW w:type="dxa" w:w="2771"/>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rPr>
                <w:del w:id="4921" w:author="xh" w:date="2026-10-14T09:08:03Z"/>
              </w:rPr>
            </w:pPr>
            <w:ins w:id="2983" w:author="xh" w:date="2026-10-14T08:38:28Z">
              <w:del w:id="4920" w:author="xh" w:date="2026-10-14T09:08:03Z">
                <w:r>
                  <w:rPr>
                    <w:rFonts w:ascii="Times New Roman" w:hAnsi="Times New Roman" w:eastAsia="宋体"/>
                    <w:b w:val="0"/>
                    <w:sz w:val="18"/>
                  </w:rPr>
                  <w:delText xml:space="preserve">按同期区域净负荷取正向极值</w:delText>
                </w:r>
              </w:del>
            </w:ins>
          </w:p>
        </w:tc>
        <w:tc>
          <w:tcPr>
            <w:tcW w:type="dxa" w:w="2771"/>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rPr>
                <w:del w:id="4923" w:author="xh" w:date="2026-10-14T09:08:03Z"/>
              </w:rPr>
            </w:pPr>
            <w:ins w:id="2984" w:author="xh" w:date="2026-10-14T08:38:28Z">
              <w:del w:id="4922" w:author="xh" w:date="2026-10-14T09:08:03Z">
                <w:r>
                  <w:rPr>
                    <w:rFonts w:ascii="Times New Roman" w:hAnsi="Times New Roman" w:eastAsia="宋体"/>
                    <w:b w:val="0"/>
                    <w:sz w:val="18"/>
                  </w:rPr>
                  <w:delText xml:space="preserve">由源荷节点计算</w:delText>
                </w:r>
              </w:del>
            </w:ins>
          </w:p>
        </w:tc>
      </w:tr>
      <w:tr>
        <w:trPr>
          <w:cantSplit/>
          <w:ins w:id="2985" w:author="xh" w:date="2026-10-14T08:38:28Z"/>
          <w:del w:id="4924" w:author="xh" w:date="2026-10-14T09:08:03Z"/>
        </w:trPr>
        <w:tc>
          <w:tcPr>
            <w:tcW w:type="dxa" w:w="2771"/>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rPr>
                <w:del w:id="4926" w:author="xh" w:date="2026-10-14T09:08:03Z"/>
              </w:rPr>
            </w:pPr>
            <w:ins w:id="2986" w:author="xh" w:date="2026-10-14T08:38:28Z">
              <w:del w:id="4925" w:author="xh" w:date="2026-10-14T09:08:03Z">
                <w:r>
                  <w:rPr>
                    <w:rFonts w:ascii="Times New Roman" w:hAnsi="Times New Roman" w:eastAsia="宋体"/>
                    <w:b w:val="0"/>
                    <w:sz w:val="18"/>
                  </w:rPr>
                  <w:delText xml:space="preserve">最大反向净负荷</w:delText>
                </w:r>
              </w:del>
            </w:ins>
          </w:p>
        </w:tc>
        <w:tc>
          <w:tcPr>
            <w:tcW w:type="dxa" w:w="2771"/>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rPr>
                <w:del w:id="4928" w:author="xh" w:date="2026-10-14T09:08:03Z"/>
              </w:rPr>
            </w:pPr>
            <w:ins w:id="2987" w:author="xh" w:date="2026-10-14T08:38:28Z">
              <w:del w:id="4927" w:author="xh" w:date="2026-10-14T09:08:03Z">
                <w:r>
                  <w:rPr>
                    <w:rFonts w:ascii="Times New Roman" w:hAnsi="Times New Roman" w:eastAsia="宋体"/>
                    <w:b w:val="0"/>
                    <w:sz w:val="18"/>
                  </w:rPr>
                  <w:delText xml:space="preserve">按同期区域净负荷取反向极值</w:delText>
                </w:r>
              </w:del>
            </w:ins>
          </w:p>
        </w:tc>
        <w:tc>
          <w:tcPr>
            <w:tcW w:type="dxa" w:w="2771"/>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rPr>
                <w:del w:id="4930" w:author="xh" w:date="2026-10-14T09:08:03Z"/>
              </w:rPr>
            </w:pPr>
            <w:ins w:id="2988" w:author="xh" w:date="2026-10-14T08:38:28Z">
              <w:del w:id="4929" w:author="xh" w:date="2026-10-14T09:08:03Z">
                <w:r>
                  <w:rPr>
                    <w:rFonts w:ascii="Times New Roman" w:hAnsi="Times New Roman" w:eastAsia="宋体"/>
                    <w:b w:val="0"/>
                    <w:sz w:val="18"/>
                  </w:rPr>
                  <w:delText xml:space="preserve">由源荷节点计算</w:delText>
                </w:r>
              </w:del>
            </w:ins>
          </w:p>
        </w:tc>
      </w:tr>
      <w:tr>
        <w:trPr>
          <w:cantSplit/>
          <w:ins w:id="2989" w:author="xh" w:date="2026-10-14T08:38:28Z"/>
          <w:del w:id="4931" w:author="xh" w:date="2026-10-14T09:08:03Z"/>
        </w:trPr>
        <w:tc>
          <w:tcPr>
            <w:tcW w:type="dxa" w:w="2771"/>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rPr>
                <w:del w:id="4933" w:author="xh" w:date="2026-10-14T09:08:03Z"/>
              </w:rPr>
            </w:pPr>
            <w:ins w:id="2990" w:author="xh" w:date="2026-10-14T08:38:28Z">
              <w:del w:id="4932" w:author="xh" w:date="2026-10-14T09:08:03Z">
                <w:r>
                  <w:rPr>
                    <w:rFonts w:ascii="Times New Roman" w:hAnsi="Times New Roman" w:eastAsia="宋体"/>
                    <w:b w:val="0"/>
                    <w:sz w:val="18"/>
                  </w:rPr>
                  <w:delText xml:space="preserve">年最大净负荷平均增长率</w:delText>
                </w:r>
              </w:del>
            </w:ins>
          </w:p>
        </w:tc>
        <w:tc>
          <w:tcPr>
            <w:tcW w:type="dxa" w:w="2771"/>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rPr>
                <w:del w:id="4935" w:author="xh" w:date="2026-10-14T09:08:03Z"/>
              </w:rPr>
            </w:pPr>
            <w:ins w:id="2991" w:author="xh" w:date="2026-10-14T08:38:28Z">
              <w:del w:id="4934" w:author="xh" w:date="2026-10-14T09:08:03Z">
                <w:r>
                  <w:rPr>
                    <w:rFonts w:ascii="Times New Roman" w:hAnsi="Times New Roman" w:eastAsia="宋体"/>
                    <w:b w:val="0"/>
                    <w:sz w:val="18"/>
                  </w:rPr>
                  <w:delText xml:space="preserve">0、1%、2%、3%、4%、5%、5.5%、6%、7%、7.1%、7.5%、8%、9%、10%</w:delText>
                </w:r>
              </w:del>
            </w:ins>
          </w:p>
        </w:tc>
        <w:tc>
          <w:tcPr>
            <w:tcW w:type="dxa" w:w="2771"/>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rPr>
                <w:del w:id="4937" w:author="xh" w:date="2026-10-14T09:08:03Z"/>
              </w:rPr>
            </w:pPr>
            <w:ins w:id="2992" w:author="xh" w:date="2026-10-14T08:38:28Z">
              <w:del w:id="4936" w:author="xh" w:date="2026-10-14T09:08:03Z">
                <w:r>
                  <w:rPr>
                    <w:rFonts w:ascii="Times New Roman" w:hAnsi="Times New Roman" w:eastAsia="宋体"/>
                    <w:b w:val="0"/>
                    <w:sz w:val="18"/>
                  </w:rPr>
                  <w:delText xml:space="preserve">14</w:delText>
                </w:r>
              </w:del>
            </w:ins>
          </w:p>
        </w:tc>
      </w:tr>
      <w:tr>
        <w:trPr>
          <w:cantSplit/>
          <w:ins w:id="2993" w:author="xh" w:date="2026-10-14T08:38:28Z"/>
          <w:del w:id="4938" w:author="xh" w:date="2026-10-14T09:08:03Z"/>
        </w:trPr>
        <w:tc>
          <w:tcPr>
            <w:tcW w:type="dxa" w:w="2771"/>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rPr>
                <w:del w:id="4940" w:author="xh" w:date="2026-10-14T09:08:03Z"/>
              </w:rPr>
            </w:pPr>
            <w:ins w:id="2994" w:author="xh" w:date="2026-10-14T08:38:28Z">
              <w:del w:id="4939" w:author="xh" w:date="2026-10-14T09:08:03Z">
                <w:r>
                  <w:rPr>
                    <w:rFonts w:ascii="Times New Roman" w:hAnsi="Times New Roman" w:eastAsia="宋体"/>
                    <w:b w:val="0"/>
                    <w:sz w:val="18"/>
                  </w:rPr>
                  <w:delText xml:space="preserve">95%峰值持续时间</w:delText>
                </w:r>
              </w:del>
            </w:ins>
          </w:p>
        </w:tc>
        <w:tc>
          <w:tcPr>
            <w:tcW w:type="dxa" w:w="2771"/>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rPr>
                <w:del w:id="4942" w:author="xh" w:date="2026-10-14T09:08:03Z"/>
              </w:rPr>
            </w:pPr>
            <w:ins w:id="2995" w:author="xh" w:date="2026-10-14T08:38:28Z">
              <w:del w:id="4941" w:author="xh" w:date="2026-10-14T09:08:03Z">
                <w:r>
                  <w:rPr>
                    <w:rFonts w:ascii="Times New Roman" w:hAnsi="Times New Roman" w:eastAsia="宋体"/>
                    <w:b w:val="0"/>
                    <w:sz w:val="18"/>
                  </w:rPr>
                  <w:delText xml:space="preserve">1～8 h，步长1 h</w:delText>
                </w:r>
              </w:del>
            </w:ins>
          </w:p>
        </w:tc>
        <w:tc>
          <w:tcPr>
            <w:tcW w:type="dxa" w:w="2771"/>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rPr>
                <w:del w:id="4944" w:author="xh" w:date="2026-10-14T09:08:03Z"/>
              </w:rPr>
            </w:pPr>
            <w:ins w:id="2996" w:author="xh" w:date="2026-10-14T08:38:28Z">
              <w:del w:id="4943" w:author="xh" w:date="2026-10-14T09:08:03Z">
                <w:r>
                  <w:rPr>
                    <w:rFonts w:ascii="Times New Roman" w:hAnsi="Times New Roman" w:eastAsia="宋体"/>
                    <w:b w:val="0"/>
                    <w:sz w:val="18"/>
                  </w:rPr>
                  <w:delText xml:space="preserve">8</w:delText>
                </w:r>
              </w:del>
            </w:ins>
          </w:p>
        </w:tc>
      </w:tr>
      <w:tr>
        <w:trPr>
          <w:cantSplit/>
          <w:ins w:id="2997" w:author="xh" w:date="2026-10-14T08:38:28Z"/>
          <w:del w:id="4945" w:author="xh" w:date="2026-10-14T09:08:03Z"/>
        </w:trPr>
        <w:tc>
          <w:tcPr>
            <w:tcW w:type="dxa" w:w="2771"/>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rPr>
                <w:del w:id="4947" w:author="xh" w:date="2026-10-14T09:08:03Z"/>
              </w:rPr>
            </w:pPr>
            <w:ins w:id="2998" w:author="xh" w:date="2026-10-14T08:38:28Z">
              <w:del w:id="4946" w:author="xh" w:date="2026-10-14T09:08:03Z">
                <w:r>
                  <w:rPr>
                    <w:rFonts w:ascii="Times New Roman" w:hAnsi="Times New Roman" w:eastAsia="宋体"/>
                    <w:b w:val="0"/>
                    <w:sz w:val="18"/>
                  </w:rPr>
                  <w:delText xml:space="preserve">负荷分散系数</w:delText>
                </w:r>
              </w:del>
            </w:ins>
          </w:p>
        </w:tc>
        <w:tc>
          <w:tcPr>
            <w:tcW w:type="dxa" w:w="2771"/>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rPr>
                <w:del w:id="4949" w:author="xh" w:date="2026-10-14T09:08:03Z"/>
              </w:rPr>
            </w:pPr>
            <w:ins w:id="2999" w:author="xh" w:date="2026-10-14T08:38:28Z">
              <w:del w:id="4948" w:author="xh" w:date="2026-10-14T09:08:03Z">
                <w:r>
                  <w:rPr>
                    <w:rFonts w:ascii="Times New Roman" w:hAnsi="Times New Roman" w:eastAsia="宋体"/>
                    <w:b w:val="0"/>
                    <w:sz w:val="18"/>
                  </w:rPr>
                  <w:delText xml:space="preserve">1.00、1.05、1.10、1.15</w:delText>
                </w:r>
              </w:del>
            </w:ins>
          </w:p>
        </w:tc>
        <w:tc>
          <w:tcPr>
            <w:tcW w:type="dxa" w:w="2771"/>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rPr>
                <w:del w:id="4951" w:author="xh" w:date="2026-10-14T09:08:03Z"/>
              </w:rPr>
            </w:pPr>
            <w:ins w:id="3000" w:author="xh" w:date="2026-10-14T08:38:28Z">
              <w:del w:id="4950" w:author="xh" w:date="2026-10-14T09:08:03Z">
                <w:r>
                  <w:rPr>
                    <w:rFonts w:ascii="Times New Roman" w:hAnsi="Times New Roman" w:eastAsia="宋体"/>
                    <w:b w:val="0"/>
                    <w:sz w:val="18"/>
                  </w:rPr>
                  <w:delText xml:space="preserve">4</w:delText>
                </w:r>
              </w:del>
            </w:ins>
          </w:p>
        </w:tc>
      </w:tr>
      <w:tr>
        <w:trPr>
          <w:cantSplit/>
          <w:ins w:id="3001" w:author="xh" w:date="2026-10-14T08:38:28Z"/>
          <w:del w:id="4952" w:author="xh" w:date="2026-10-14T09:08:03Z"/>
        </w:trPr>
        <w:tc>
          <w:tcPr>
            <w:tcW w:type="dxa" w:w="2771"/>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rPr>
                <w:del w:id="4954" w:author="xh" w:date="2026-10-14T09:08:03Z"/>
              </w:rPr>
            </w:pPr>
            <w:ins w:id="3002" w:author="xh" w:date="2026-10-14T08:38:28Z">
              <w:del w:id="4953" w:author="xh" w:date="2026-10-14T09:08:03Z">
                <w:r>
                  <w:rPr>
                    <w:rFonts w:ascii="Times New Roman" w:hAnsi="Times New Roman" w:eastAsia="宋体"/>
                    <w:b w:val="0"/>
                    <w:sz w:val="18"/>
                  </w:rPr>
                  <w:delText xml:space="preserve">初始转供率</w:delText>
                </w:r>
              </w:del>
            </w:ins>
          </w:p>
        </w:tc>
        <w:tc>
          <w:tcPr>
            <w:tcW w:type="dxa" w:w="2771"/>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rPr>
                <w:del w:id="4956" w:author="xh" w:date="2026-10-14T09:08:03Z"/>
              </w:rPr>
            </w:pPr>
            <w:ins w:id="3003" w:author="xh" w:date="2026-10-14T08:38:28Z">
              <w:del w:id="4955" w:author="xh" w:date="2026-10-14T09:08:03Z">
                <w:r>
                  <w:rPr>
                    <w:rFonts w:ascii="Times New Roman" w:hAnsi="Times New Roman" w:eastAsia="宋体"/>
                    <w:b w:val="0"/>
                    <w:sz w:val="18"/>
                  </w:rPr>
                  <w:delText xml:space="preserve">10%～90%，步长10个百分点</w:delText>
                </w:r>
              </w:del>
            </w:ins>
          </w:p>
        </w:tc>
        <w:tc>
          <w:tcPr>
            <w:tcW w:type="dxa" w:w="2771"/>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rPr>
                <w:del w:id="4958" w:author="xh" w:date="2026-10-14T09:08:03Z"/>
              </w:rPr>
            </w:pPr>
            <w:ins w:id="3004" w:author="xh" w:date="2026-10-14T08:38:28Z">
              <w:del w:id="4957" w:author="xh" w:date="2026-10-14T09:08:03Z">
                <w:r>
                  <w:rPr>
                    <w:rFonts w:ascii="Times New Roman" w:hAnsi="Times New Roman" w:eastAsia="宋体"/>
                    <w:b w:val="0"/>
                    <w:sz w:val="18"/>
                  </w:rPr>
                  <w:delText xml:space="preserve">9</w:delText>
                </w:r>
              </w:del>
            </w:ins>
          </w:p>
        </w:tc>
      </w:tr>
      <w:tr>
        <w:trPr>
          <w:cantSplit/>
          <w:ins w:id="3005" w:author="xh" w:date="2026-10-14T08:38:28Z"/>
          <w:del w:id="4959" w:author="xh" w:date="2026-10-14T09:08:03Z"/>
        </w:trPr>
        <w:tc>
          <w:tcPr>
            <w:tcW w:type="dxa" w:w="2771"/>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rPr>
                <w:del w:id="4961" w:author="xh" w:date="2026-10-14T09:08:03Z"/>
              </w:rPr>
            </w:pPr>
            <w:ins w:id="3006" w:author="xh" w:date="2026-10-14T08:38:28Z">
              <w:del w:id="4960" w:author="xh" w:date="2026-10-14T09:08:03Z">
                <w:r>
                  <w:rPr>
                    <w:rFonts w:ascii="Times New Roman" w:hAnsi="Times New Roman" w:eastAsia="宋体"/>
                    <w:b w:val="0"/>
                    <w:sz w:val="18"/>
                  </w:rPr>
                  <w:delText xml:space="preserve">主变与线路单位功率投资比</w:delText>
                </w:r>
              </w:del>
            </w:ins>
          </w:p>
        </w:tc>
        <w:tc>
          <w:tcPr>
            <w:tcW w:type="dxa" w:w="2771"/>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rPr>
                <w:del w:id="4963" w:author="xh" w:date="2026-10-14T09:08:03Z"/>
              </w:rPr>
            </w:pPr>
            <w:ins w:id="3007" w:author="xh" w:date="2026-10-14T08:38:28Z">
              <w:del w:id="4962" w:author="xh" w:date="2026-10-14T09:08:03Z">
                <w:r>
                  <w:rPr>
                    <w:rFonts w:ascii="Times New Roman" w:hAnsi="Times New Roman" w:eastAsia="宋体"/>
                    <w:b w:val="0"/>
                    <w:sz w:val="18"/>
                  </w:rPr>
                  <w:delText xml:space="preserve">线路价格取参考值的70%～130%，步长10个百分点，按有效功率折算</w:delText>
                </w:r>
              </w:del>
            </w:ins>
          </w:p>
        </w:tc>
        <w:tc>
          <w:tcPr>
            <w:tcW w:type="dxa" w:w="2771"/>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rPr>
                <w:del w:id="4965" w:author="xh" w:date="2026-10-14T09:08:03Z"/>
              </w:rPr>
            </w:pPr>
            <w:ins w:id="3008" w:author="xh" w:date="2026-10-14T08:38:28Z">
              <w:del w:id="4964" w:author="xh" w:date="2026-10-14T09:08:03Z">
                <w:r>
                  <w:rPr>
                    <w:rFonts w:ascii="Times New Roman" w:hAnsi="Times New Roman" w:eastAsia="宋体"/>
                    <w:b w:val="0"/>
                    <w:sz w:val="18"/>
                  </w:rPr>
                  <w:delText xml:space="preserve">7个价格节点</w:delText>
                </w:r>
              </w:del>
            </w:ins>
          </w:p>
        </w:tc>
      </w:tr>
      <w:tr>
        <w:trPr>
          <w:cantSplit/>
          <w:ins w:id="3009" w:author="xh" w:date="2026-10-14T08:38:28Z"/>
          <w:del w:id="4966" w:author="xh" w:date="2026-10-14T09:08:03Z"/>
        </w:trPr>
        <w:tc>
          <w:tcPr>
            <w:tcW w:type="dxa" w:w="2771"/>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rPr>
                <w:del w:id="4968" w:author="xh" w:date="2026-10-14T09:08:03Z"/>
              </w:rPr>
            </w:pPr>
            <w:ins w:id="3010" w:author="xh" w:date="2026-10-14T08:38:28Z">
              <w:del w:id="4967" w:author="xh" w:date="2026-10-14T09:08:03Z">
                <w:r>
                  <w:rPr>
                    <w:rFonts w:ascii="Times New Roman" w:hAnsi="Times New Roman" w:eastAsia="宋体"/>
                    <w:b w:val="0"/>
                    <w:sz w:val="18"/>
                  </w:rPr>
                  <w:delText xml:space="preserve">主变与储能单位功率投资比</w:delText>
                </w:r>
              </w:del>
            </w:ins>
          </w:p>
        </w:tc>
        <w:tc>
          <w:tcPr>
            <w:tcW w:type="dxa" w:w="2771"/>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rPr>
                <w:del w:id="4970" w:author="xh" w:date="2026-10-14T09:08:03Z"/>
              </w:rPr>
            </w:pPr>
            <w:ins w:id="3011" w:author="xh" w:date="2026-10-14T08:38:28Z">
              <w:del w:id="4969" w:author="xh" w:date="2026-10-14T09:08:03Z">
                <w:r>
                  <w:rPr>
                    <w:rFonts w:ascii="Times New Roman" w:hAnsi="Times New Roman" w:eastAsia="宋体"/>
                    <w:b w:val="0"/>
                    <w:sz w:val="18"/>
                  </w:rPr>
                  <w:delText xml:space="preserve">储能价格取参考值的70%～130%，步长10个百分点，按有效功率折算</w:delText>
                </w:r>
              </w:del>
            </w:ins>
          </w:p>
        </w:tc>
        <w:tc>
          <w:tcPr>
            <w:tcW w:type="dxa" w:w="2771"/>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rPr>
                <w:del w:id="4972" w:author="xh" w:date="2026-10-14T09:08:03Z"/>
              </w:rPr>
            </w:pPr>
            <w:ins w:id="3012" w:author="xh" w:date="2026-10-14T08:38:28Z">
              <w:del w:id="4971" w:author="xh" w:date="2026-10-14T09:08:03Z">
                <w:r>
                  <w:rPr>
                    <w:rFonts w:ascii="Times New Roman" w:hAnsi="Times New Roman" w:eastAsia="宋体"/>
                    <w:b w:val="0"/>
                    <w:sz w:val="18"/>
                  </w:rPr>
                  <w:delText xml:space="preserve">7个价格节点</w:delText>
                </w:r>
              </w:del>
            </w:ins>
          </w:p>
        </w:tc>
      </w:tr>
      <w:tr>
        <w:trPr>
          <w:cantSplit/>
          <w:ins w:id="3013" w:author="xh" w:date="2026-10-14T08:38:28Z"/>
          <w:del w:id="4973" w:author="xh" w:date="2026-10-14T09:08:03Z"/>
        </w:trPr>
        <w:tc>
          <w:tcPr>
            <w:tcW w:type="dxa" w:w="2771"/>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rPr>
                <w:del w:id="4975" w:author="xh" w:date="2026-10-14T09:08:03Z"/>
              </w:rPr>
            </w:pPr>
            <w:ins w:id="3014" w:author="xh" w:date="2026-10-14T08:38:28Z">
              <w:del w:id="4974" w:author="xh" w:date="2026-10-14T09:08:03Z">
                <w:r>
                  <w:rPr>
                    <w:rFonts w:ascii="Times New Roman" w:hAnsi="Times New Roman" w:eastAsia="宋体"/>
                    <w:b w:val="0"/>
                    <w:sz w:val="18"/>
                  </w:rPr>
                  <w:delText xml:space="preserve">电缆长度占比</w:delText>
                </w:r>
              </w:del>
            </w:ins>
          </w:p>
        </w:tc>
        <w:tc>
          <w:tcPr>
            <w:tcW w:type="dxa" w:w="2771"/>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rPr>
                <w:del w:id="4977" w:author="xh" w:date="2026-10-14T09:08:03Z"/>
              </w:rPr>
            </w:pPr>
            <w:ins w:id="3015" w:author="xh" w:date="2026-10-14T08:38:28Z">
              <w:del w:id="4976" w:author="xh" w:date="2026-10-14T09:08:03Z">
                <w:r>
                  <w:rPr>
                    <w:rFonts w:ascii="Times New Roman" w:hAnsi="Times New Roman" w:eastAsia="宋体"/>
                    <w:b w:val="0"/>
                    <w:sz w:val="18"/>
                  </w:rPr>
                  <w:delText xml:space="preserve">10%、30%、50%、80%、90%</w:delText>
                </w:r>
              </w:del>
            </w:ins>
          </w:p>
        </w:tc>
        <w:tc>
          <w:tcPr>
            <w:tcW w:type="dxa" w:w="2771"/>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rPr>
                <w:del w:id="4979" w:author="xh" w:date="2026-10-14T09:08:03Z"/>
              </w:rPr>
            </w:pPr>
            <w:ins w:id="3016" w:author="xh" w:date="2026-10-14T08:38:28Z">
              <w:del w:id="4978" w:author="xh" w:date="2026-10-14T09:08:03Z">
                <w:r>
                  <w:rPr>
                    <w:rFonts w:ascii="Times New Roman" w:hAnsi="Times New Roman" w:eastAsia="宋体"/>
                    <w:b w:val="0"/>
                    <w:sz w:val="18"/>
                  </w:rPr>
                  <w:delText xml:space="preserve">5</w:delText>
                </w:r>
              </w:del>
            </w:ins>
          </w:p>
        </w:tc>
      </w:tr>
      <w:tr>
        <w:trPr>
          <w:cantSplit/>
          <w:ins w:id="3017" w:author="xh" w:date="2026-10-14T08:38:28Z"/>
          <w:del w:id="4980" w:author="xh" w:date="2026-10-14T09:08:03Z"/>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del w:id="4982" w:author="xh" w:date="2026-10-14T09:08:03Z"/>
              </w:rPr>
            </w:pPr>
            <w:ins w:id="3018" w:author="xh" w:date="2026-10-14T08:38:28Z">
              <w:del w:id="4981" w:author="xh" w:date="2026-10-14T09:08:03Z">
                <w:r>
                  <w:rPr>
                    <w:rFonts w:ascii="Times New Roman" w:hAnsi="Times New Roman" w:eastAsia="宋体"/>
                    <w:b w:val="0"/>
                    <w:sz w:val="18"/>
                  </w:rPr>
                  <w:delText xml:space="preserve">储能支撑持续时间</w:delText>
                </w:r>
              </w:del>
            </w:ins>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del w:id="4984" w:author="xh" w:date="2026-10-14T09:08:03Z"/>
              </w:rPr>
            </w:pPr>
            <w:ins w:id="3019" w:author="xh" w:date="2026-10-14T08:38:28Z">
              <w:del w:id="4983" w:author="xh" w:date="2026-10-14T09:08:03Z">
                <w:r>
                  <w:rPr>
                    <w:rFonts w:ascii="Times New Roman" w:hAnsi="Times New Roman" w:eastAsia="宋体"/>
                    <w:b w:val="0"/>
                    <w:sz w:val="18"/>
                  </w:rPr>
                  <w:delText xml:space="preserve">1～8 h，步长1 h</w:delText>
                </w:r>
              </w:del>
            </w:ins>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del w:id="4986" w:author="xh" w:date="2026-10-14T09:08:03Z"/>
              </w:rPr>
            </w:pPr>
            <w:ins w:id="3020" w:author="xh" w:date="2026-10-14T08:38:28Z">
              <w:del w:id="4985" w:author="xh" w:date="2026-10-14T09:08:03Z">
                <w:r>
                  <w:rPr>
                    <w:rFonts w:ascii="Times New Roman" w:hAnsi="Times New Roman" w:eastAsia="宋体"/>
                    <w:b w:val="0"/>
                    <w:sz w:val="18"/>
                  </w:rPr>
                  <w:delText xml:space="preserve">8</w:delText>
                </w:r>
              </w:del>
            </w:ins>
          </w:p>
        </w:tc>
      </w:tr>
    </w:tbl>
    <w:p w14:paraId="201771D3">
      <w:pPr>
        <w:widowControl/>
        <w:snapToGrid w:val="0"/>
        <w:spacing w:before="0" w:after="100" w:line="320" w:lineRule="exact"/>
        <w:ind w:left="0" w:leftChars="0" w:right="0" w:rightChars="0" w:firstLine="460" w:firstLineChars="0"/>
        <w:jc w:val="both"/>
        <w:rPr>
          <w:ins w:id="1087" w:author="xh" w:date="2026-10-12T19:26:20Z"/>
          <w:del w:id="5007" w:author="xh" w:date="2026-10-14T09:08:03Z"/>
        </w:rPr>
      </w:pPr>
      <w:ins w:id="1088" w:author="xh" w:date="2026-10-12T19:26:20Z">
        <w:ins w:id="2291" w:author="xh" w:date="2026-10-14T08:38:28Z">
          <w:del w:id="4987" w:author="xh" w:date="2026-10-14T09:08:03Z">
            <w:r>
              <w:rPr>
                <w:rFonts w:ascii="Times New Roman" w:hAnsi="Times New Roman" w:eastAsia="方正仿宋_GBK"/>
                <w:color w:val="000000"/>
                <w:sz w:val="23"/>
              </w:rPr>
              <w:delText xml:space="preserve">仿真</w:delText>
            </w:r>
          </w:del>
        </w:ins>
        <w:del w:id="2292" w:author="xh" w:date="2026-10-14T08:38:28Z">
          <w:r>
            <w:rPr>
              <w:rFonts w:ascii="Times New Roman" w:hAnsi="Times New Roman" w:eastAsia="方正仿宋_GBK"/>
              <w:color w:val="000000"/>
              <w:sz w:val="23"/>
            </w:rPr>
            <w:delText xml:space="preserve">参数与容载比</w:delText>
          </w:r>
        </w:del>
        <w:del w:id="4988" w:author="xh" w:date="2026-10-14T09:08:03Z">
          <w:r>
            <w:rPr>
              <w:rFonts w:ascii="Times New Roman" w:hAnsi="Times New Roman" w:eastAsia="方正仿宋_GBK"/>
              <w:color w:val="000000"/>
              <w:sz w:val="23"/>
            </w:rPr>
            <w:delText xml:space="preserve">采用</w:delText>
          </w:r>
        </w:del>
        <w:ins w:id="2293" w:author="xh" w:date="2026-10-14T08:38:28Z">
          <w:del w:id="4989" w:author="xh" w:date="2026-10-14T09:08:03Z">
            <w:r>
              <w:rPr>
                <w:rFonts w:ascii="Times New Roman" w:hAnsi="Times New Roman" w:eastAsia="方正仿宋_GBK"/>
                <w:color w:val="000000"/>
                <w:sz w:val="23"/>
              </w:rPr>
              <w:delText xml:space="preserve">统一五站模板，按表5的指标节点与源荷、线路和转供背景交叉取值，逐情景比选主变、储能及联络配置并校核正常和主变N-1约束。各指标组织受控取值序列，在组内</w:delText>
            </w:r>
          </w:del>
        </w:ins>
        <w:del w:id="4990" w:author="xh" w:date="2026-10-14T09:08:03Z">
          <w:r>
            <w:rPr>
              <w:rFonts w:ascii="Times New Roman" w:hAnsi="Times New Roman" w:eastAsia="方正仿宋_GBK"/>
              <w:color w:val="000000"/>
              <w:sz w:val="23"/>
            </w:rPr>
            <w:delText xml:space="preserve">固定其</w:delText>
          </w:r>
        </w:del>
        <w:ins w:id="2294" w:author="xh" w:date="2026-10-14T08:38:28Z">
          <w:del w:id="4991" w:author="xh" w:date="2026-10-14T09:08:03Z">
            <w:r>
              <w:rPr>
                <w:rFonts w:ascii="Times New Roman" w:hAnsi="Times New Roman" w:eastAsia="方正仿宋_GBK"/>
                <w:color w:val="000000"/>
                <w:sz w:val="23"/>
              </w:rPr>
              <w:delText xml:space="preserve">他条件</w:delText>
            </w:r>
          </w:del>
        </w:ins>
        <w:del w:id="2295" w:author="xh" w:date="2026-10-14T08:38:28Z">
          <w:r>
            <w:rPr>
              <w:rFonts w:ascii="Times New Roman" w:hAnsi="Times New Roman" w:eastAsia="方正仿宋_GBK"/>
              <w:color w:val="000000"/>
              <w:sz w:val="23"/>
            </w:rPr>
            <w:delText xml:space="preserve">余五项后的组内相关</w:delText>
          </w:r>
        </w:del>
        <w:del w:id="4992" w:author="xh" w:date="2026-10-14T09:08:03Z">
          <w:r>
            <w:rPr>
              <w:rFonts w:ascii="Times New Roman" w:hAnsi="Times New Roman" w:eastAsia="方正仿宋_GBK"/>
              <w:color w:val="000000"/>
              <w:sz w:val="23"/>
            </w:rPr>
            <w:delText xml:space="preserve">，对至少</w:delText>
          </w:r>
        </w:del>
        <w:del w:id="2296" w:author="xh" w:date="2026-10-14T08:38:28Z">
          <w:r>
            <w:rPr>
              <w:rFonts w:ascii="Times New Roman" w:hAnsi="Times New Roman" w:eastAsia="方正仿宋_GBK"/>
              <w:color w:val="000000"/>
              <w:sz w:val="23"/>
            </w:rPr>
            <w:delText xml:space="preserve">包含</w:delText>
          </w:r>
        </w:del>
        <w:del w:id="4993" w:author="xh" w:date="2026-10-14T09:08:03Z">
          <w:r>
            <w:rPr>
              <w:rFonts w:ascii="Times New Roman" w:hAnsi="Times New Roman" w:eastAsia="方正仿宋_GBK"/>
              <w:color w:val="000000"/>
              <w:sz w:val="23"/>
            </w:rPr>
            <w:delText xml:space="preserve">两个有效节点</w:delText>
          </w:r>
        </w:del>
        <w:del w:id="2297" w:author="xh" w:date="2026-10-14T08:38:28Z">
          <w:r>
            <w:rPr>
              <w:rFonts w:ascii="Times New Roman" w:hAnsi="Times New Roman" w:eastAsia="方正仿宋_GBK"/>
              <w:color w:val="000000"/>
              <w:sz w:val="23"/>
            </w:rPr>
            <w:delText xml:space="preserve">的各组，将参数值和容载比分别减</w:delText>
          </w:r>
        </w:del>
        <w:del w:id="4994" w:author="xh" w:date="2026-10-14T09:08:03Z">
          <w:r>
            <w:rPr>
              <w:rFonts w:ascii="Times New Roman" w:hAnsi="Times New Roman" w:eastAsia="方正仿宋_GBK"/>
              <w:color w:val="000000"/>
              <w:sz w:val="23"/>
            </w:rPr>
            <w:delText xml:space="preserve">去组均值后汇总</w:delText>
          </w:r>
        </w:del>
        <w:del w:id="2298" w:author="xh" w:date="2026-10-14T08:38:28Z">
          <w:r>
            <w:rPr>
              <w:rFonts w:ascii="Times New Roman" w:hAnsi="Times New Roman" w:eastAsia="方正仿宋_GBK"/>
              <w:color w:val="000000"/>
              <w:sz w:val="23"/>
            </w:rPr>
            <w:delText xml:space="preserve">计算</w:delText>
          </w:r>
        </w:del>
        <w:del w:id="4995" w:author="xh" w:date="2026-10-14T09:08:03Z">
          <w:r>
            <w:rPr>
              <w:rFonts w:ascii="Times New Roman" w:hAnsi="Times New Roman" w:eastAsia="方正仿宋_GBK"/>
              <w:color w:val="000000"/>
              <w:sz w:val="23"/>
            </w:rPr>
            <w:delText xml:space="preserve">Pearson</w:delText>
          </w:r>
        </w:del>
        <w:del w:id="2299" w:author="xh" w:date="2026-10-14T08:38:28Z">
          <w:r>
            <w:rPr>
              <w:rFonts w:ascii="Times New Roman" w:hAnsi="Times New Roman" w:eastAsia="方正仿宋_GBK"/>
              <w:color w:val="000000"/>
              <w:sz w:val="23"/>
            </w:rPr>
            <w:delText xml:space="preserve">系数</w:delText>
          </w:r>
        </w:del>
        <w:del w:id="4996" w:author="xh" w:date="2026-10-14T09:08:03Z">
          <w:r>
            <w:rPr>
              <w:rFonts w:ascii="Times New Roman" w:hAnsi="Times New Roman" w:eastAsia="方正仿宋_GBK"/>
              <w:color w:val="000000"/>
              <w:sz w:val="23"/>
            </w:rPr>
            <w:delText xml:space="preserve">，</w:delText>
          </w:r>
        </w:del>
        <w:ins w:id="2300" w:author="xh" w:date="2026-10-14T08:38:28Z">
          <w:del w:id="4997" w:author="xh" w:date="2026-10-14T09:08:03Z">
            <w:r>
              <w:rPr>
                <w:rFonts w:ascii="Times New Roman" w:hAnsi="Times New Roman" w:eastAsia="方正仿宋_GBK"/>
                <w:color w:val="000000"/>
                <w:sz w:val="23"/>
              </w:rPr>
              <w:delText xml:space="preserve">节点等权</w:delText>
            </w:r>
          </w:del>
        </w:ins>
        <w:del w:id="4998" w:author="xh" w:date="2026-10-14T09:08:03Z">
          <w:r>
            <w:rPr>
              <w:rFonts w:ascii="Times New Roman" w:hAnsi="Times New Roman" w:eastAsia="方正仿宋_GBK"/>
              <w:color w:val="000000"/>
              <w:sz w:val="23"/>
            </w:rPr>
            <w:delText xml:space="preserve">并保留零</w:delText>
          </w:r>
        </w:del>
        <w:ins w:id="2301" w:author="xh" w:date="2026-10-14T08:38:28Z">
          <w:del w:id="4999" w:author="xh" w:date="2026-10-14T09:08:03Z">
            <w:r>
              <w:rPr>
                <w:rFonts w:ascii="Times New Roman" w:hAnsi="Times New Roman" w:eastAsia="方正仿宋_GBK"/>
                <w:color w:val="000000"/>
                <w:sz w:val="23"/>
              </w:rPr>
              <w:delText xml:space="preserve">容量</w:delText>
            </w:r>
          </w:del>
        </w:ins>
        <w:del w:id="5000" w:author="xh" w:date="2026-10-14T09:08:03Z">
          <w:r>
            <w:rPr>
              <w:rFonts w:ascii="Times New Roman" w:hAnsi="Times New Roman" w:eastAsia="方正仿宋_GBK"/>
              <w:color w:val="000000"/>
              <w:sz w:val="23"/>
            </w:rPr>
            <w:delText xml:space="preserve">响应组。</w:delText>
          </w:r>
        </w:del>
        <w:ins w:id="2302" w:author="xh" w:date="2026-10-14T08:38:28Z">
          <w:del w:id="5001" w:author="xh" w:date="2026-10-14T09:08:03Z">
            <w:r>
              <w:rPr>
                <w:rFonts w:ascii="Times New Roman" w:hAnsi="Times New Roman" w:eastAsia="方正仿宋_GBK"/>
                <w:color w:val="000000"/>
                <w:sz w:val="23"/>
              </w:rPr>
              <w:delText xml:space="preserve">第一层要求与容载比的相关绝对值不低于0.40，第二层以参数间相关绝对值不低于0.70识别信息重叠，同组优先采用基础规划</w:delText>
            </w:r>
          </w:del>
        </w:ins>
        <w:del w:id="5002" w:author="xh" w:date="2026-10-14T09:08:03Z">
          <w:r>
            <w:rPr>
              <w:rFonts w:ascii="Times New Roman" w:hAnsi="Times New Roman" w:eastAsia="方正仿宋_GBK"/>
              <w:color w:val="000000"/>
              <w:sz w:val="23"/>
            </w:rPr>
            <w:delText xml:space="preserve">输入参数</w:delText>
          </w:r>
        </w:del>
        <w:ins w:id="2303" w:author="xh" w:date="2026-10-14T08:38:28Z">
          <w:del w:id="5003" w:author="xh" w:date="2026-10-14T09:08:03Z">
            <w:r>
              <w:rPr>
                <w:rFonts w:ascii="Times New Roman" w:hAnsi="Times New Roman" w:eastAsia="方正仿宋_GBK"/>
                <w:color w:val="000000"/>
                <w:sz w:val="23"/>
              </w:rPr>
              <w:delText xml:space="preserve">。两个阈值用于本研究</w:delText>
            </w:r>
          </w:del>
        </w:ins>
        <w:del w:id="2304" w:author="xh" w:date="2026-10-14T08:38:28Z">
          <w:r>
            <w:rPr>
              <w:rFonts w:ascii="Times New Roman" w:hAnsi="Times New Roman" w:eastAsia="方正仿宋_GBK"/>
              <w:color w:val="000000"/>
              <w:sz w:val="23"/>
            </w:rPr>
            <w:delText xml:space="preserve">间关联则由同一有效情景库</w:delText>
          </w:r>
        </w:del>
        <w:del w:id="5004" w:author="xh" w:date="2026-10-14T09:08:03Z">
          <w:r>
            <w:rPr>
              <w:rFonts w:ascii="Times New Roman" w:hAnsi="Times New Roman" w:eastAsia="方正仿宋_GBK"/>
              <w:color w:val="000000"/>
              <w:sz w:val="23"/>
            </w:rPr>
            <w:delText xml:space="preserve">的</w:delText>
          </w:r>
        </w:del>
        <w:ins w:id="2305" w:author="xh" w:date="2026-10-14T08:38:28Z">
          <w:del w:id="5005" w:author="xh" w:date="2026-10-14T09:08:03Z">
            <w:r>
              <w:rPr>
                <w:rFonts w:ascii="Times New Roman" w:hAnsi="Times New Roman" w:eastAsia="方正仿宋_GBK"/>
                <w:color w:val="000000"/>
                <w:sz w:val="23"/>
              </w:rPr>
              <w:delText xml:space="preserve">推广维度归纳</w:delText>
            </w:r>
          </w:del>
        </w:ins>
        <w:del w:id="2306" w:author="xh" w:date="2026-10-14T08:38:28Z">
          <w:r>
            <w:rPr>
              <w:rFonts w:ascii="Times New Roman" w:hAnsi="Times New Roman" w:eastAsia="方正仿宋_GBK"/>
              <w:color w:val="000000"/>
              <w:sz w:val="23"/>
            </w:rPr>
            <w:delText xml:space="preserve">六参数相关矩阵描述</w:delText>
          </w:r>
        </w:del>
        <w:del w:id="5006" w:author="xh" w:date="2026-10-14T09:08:03Z">
          <w:r>
            <w:rPr>
              <w:rFonts w:ascii="Times New Roman" w:hAnsi="Times New Roman" w:eastAsia="方正仿宋_GBK"/>
              <w:color w:val="000000"/>
              <w:sz w:val="23"/>
            </w:rPr>
            <w:delText xml:space="preserve">。</w:delText>
          </w:r>
        </w:del>
      </w:ins>
    </w:p>
    <w:p w14:paraId="637352B1">
      <w:pPr>
        <w:keepNext/>
        <w:ind w:left="0" w:leftChars="0" w:right="0" w:rightChars="0" w:firstLine="0" w:firstLineChars="0"/>
        <w:jc w:val="center"/>
        <w:rPr>
          <w:ins w:id="1089" w:author="xh" w:date="2026-10-12T19:40:43Z"/>
          <w:del w:id="5013" w:author="xh" w:date="2026-10-14T09:08:03Z"/>
        </w:rPr>
      </w:pPr>
      <w:ins w:id="1090" w:author="xh" w:date="2026-10-12T19:40:43Z">
        <w:del w:id="5008" w:author="xh" w:date="2026-10-14T09:08:03Z">
          <w:r>
            <w:rPr>
              <w:rFonts w:ascii="Times New Roman" w:hAnsi="Times New Roman" w:eastAsia="宋体"/>
              <w:color w:val="000000"/>
              <w:sz w:val="21"/>
            </w:rPr>
            <w:delText xml:space="preserve">表6 </w:delText>
          </w:r>
        </w:del>
        <w:ins w:id="2307" w:author="xh" w:date="2026-10-14T08:38:28Z">
          <w:del w:id="5009" w:author="xh" w:date="2026-10-14T09:08:03Z">
            <w:r>
              <w:rPr>
                <w:rFonts w:ascii="Times New Roman" w:hAnsi="Times New Roman" w:eastAsia="宋体"/>
                <w:color w:val="000000"/>
                <w:sz w:val="21"/>
              </w:rPr>
              <w:delText xml:space="preserve">十三</w:delText>
            </w:r>
          </w:del>
        </w:ins>
        <w:del w:id="2308" w:author="xh" w:date="2026-10-14T08:38:28Z">
          <w:r>
            <w:rPr>
              <w:rFonts w:ascii="Times New Roman" w:hAnsi="Times New Roman" w:eastAsia="宋体"/>
              <w:color w:val="000000"/>
              <w:sz w:val="21"/>
            </w:rPr>
            <w:delText xml:space="preserve">六</w:delText>
          </w:r>
        </w:del>
        <w:del w:id="5010" w:author="xh" w:date="2026-10-14T09:08:03Z">
          <w:r>
            <w:rPr>
              <w:rFonts w:ascii="Times New Roman" w:hAnsi="Times New Roman" w:eastAsia="宋体"/>
              <w:color w:val="000000"/>
              <w:sz w:val="21"/>
            </w:rPr>
            <w:delText xml:space="preserve">项</w:delText>
          </w:r>
        </w:del>
        <w:ins w:id="2309" w:author="xh" w:date="2026-10-14T08:38:28Z">
          <w:del w:id="5011" w:author="xh" w:date="2026-10-14T09:08:03Z">
            <w:r>
              <w:rPr>
                <w:rFonts w:ascii="Times New Roman" w:hAnsi="Times New Roman" w:eastAsia="宋体"/>
                <w:color w:val="000000"/>
                <w:sz w:val="21"/>
              </w:rPr>
              <w:delText xml:space="preserve">指标</w:delText>
            </w:r>
          </w:del>
        </w:ins>
        <w:del w:id="2310" w:author="xh" w:date="2026-10-14T08:38:28Z">
          <w:r>
            <w:rPr>
              <w:rFonts w:ascii="Times New Roman" w:hAnsi="Times New Roman" w:eastAsia="宋体"/>
              <w:color w:val="000000"/>
              <w:sz w:val="21"/>
            </w:rPr>
            <w:delText xml:space="preserve">参数</w:delText>
          </w:r>
        </w:del>
        <w:del w:id="5012" w:author="xh" w:date="2026-10-14T09:08:03Z">
          <w:r>
            <w:rPr>
              <w:rFonts w:ascii="Times New Roman" w:hAnsi="Times New Roman" w:eastAsia="宋体"/>
              <w:color w:val="000000"/>
              <w:sz w:val="21"/>
            </w:rPr>
            <w:delText xml:space="preserve">与容载比的组内相关</w:delText>
          </w:r>
        </w:del>
      </w:ins>
    </w:p>
    <w:tbl>
      <w:tblPr>
        <w:tblStyle w:val="33"/>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662"/>
        <w:gridCol w:w="1662"/>
        <w:gridCol w:w="1662"/>
        <w:gridCol w:w="1662"/>
        <w:gridCol w:w="1662"/>
      </w:tblGrid>
      <w:tr w14:paraId="5485574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ins w:id="1091" w:author="xh" w:date="2026-10-12T19:41:11Z"/>
          <w:del w:id="3021" w:author="xh" w:date="2026-10-14T08:38:28Z"/>
        </w:trPr>
        <w:tc>
          <w:tcPr>
            <w:tcW w:w="1662" w:type="dxa"/>
            <w:tcMar>
              <w:left w:w="70" w:type="dxa"/>
              <w:right w:w="70" w:type="dxa"/>
            </w:tcMar>
            <w:vAlign w:val="center"/>
          </w:tcPr>
          <w:p w14:paraId="24101EBB">
            <w:pPr>
              <w:keepNext/>
              <w:spacing w:before="20" w:after="20" w:line="260" w:lineRule="exact"/>
              <w:ind w:left="0" w:leftChars="0" w:right="0" w:rightChars="0" w:firstLine="0" w:firstLineChars="0"/>
              <w:jc w:val="center"/>
              <w:rPr>
                <w:del w:id="3023" w:author="xh" w:date="2026-10-14T08:38:28Z"/>
              </w:rPr>
            </w:pPr>
            <w:ins w:id="1092" w:author="xh" w:date="2026-10-12T19:41:11Z">
              <w:del w:id="3022" w:author="xh" w:date="2026-10-14T08:38:28Z">
                <w:r>
                  <w:rPr>
                    <w:rFonts w:ascii="Times New Roman" w:hAnsi="Times New Roman" w:eastAsia="宋体"/>
                    <w:b/>
                    <w:sz w:val="18"/>
                  </w:rPr>
                  <w:delText xml:space="preserve">参数</w:delText>
                </w:r>
              </w:del>
            </w:ins>
          </w:p>
        </w:tc>
        <w:tc>
          <w:tcPr>
            <w:tcW w:w="1662" w:type="dxa"/>
            <w:tcMar>
              <w:left w:w="70" w:type="dxa"/>
              <w:right w:w="70" w:type="dxa"/>
            </w:tcMar>
            <w:vAlign w:val="center"/>
          </w:tcPr>
          <w:p w14:paraId="39F1DEFF">
            <w:pPr>
              <w:keepNext/>
              <w:spacing w:before="20" w:after="20" w:line="260" w:lineRule="exact"/>
              <w:ind w:left="0" w:leftChars="0" w:right="0" w:rightChars="0" w:firstLine="0" w:firstLineChars="0"/>
              <w:jc w:val="center"/>
              <w:rPr>
                <w:del w:id="3025" w:author="xh" w:date="2026-10-14T08:38:28Z"/>
              </w:rPr>
            </w:pPr>
            <w:ins w:id="1093" w:author="xh" w:date="2026-10-12T19:41:11Z">
              <w:del w:id="3024" w:author="xh" w:date="2026-10-14T08:38:28Z">
                <w:r>
                  <w:rPr>
                    <w:rFonts w:ascii="Times New Roman" w:hAnsi="Times New Roman" w:eastAsia="宋体"/>
                    <w:b/>
                    <w:sz w:val="18"/>
                  </w:rPr>
                  <w:delText xml:space="preserve">有效组数</w:delText>
                </w:r>
              </w:del>
            </w:ins>
          </w:p>
        </w:tc>
        <w:tc>
          <w:tcPr>
            <w:tcW w:w="1662" w:type="dxa"/>
            <w:tcMar>
              <w:left w:w="70" w:type="dxa"/>
              <w:right w:w="70" w:type="dxa"/>
            </w:tcMar>
            <w:vAlign w:val="center"/>
          </w:tcPr>
          <w:p w14:paraId="4B083395">
            <w:pPr>
              <w:keepNext/>
              <w:spacing w:before="20" w:after="20" w:line="260" w:lineRule="exact"/>
              <w:ind w:left="0" w:leftChars="0" w:right="0" w:rightChars="0" w:firstLine="0" w:firstLineChars="0"/>
              <w:jc w:val="center"/>
              <w:rPr>
                <w:del w:id="3027" w:author="xh" w:date="2026-10-14T08:38:28Z"/>
              </w:rPr>
            </w:pPr>
            <w:ins w:id="1094" w:author="xh" w:date="2026-10-12T19:41:11Z">
              <w:del w:id="3026" w:author="xh" w:date="2026-10-14T08:38:28Z">
                <w:r>
                  <w:rPr>
                    <w:rFonts w:ascii="Times New Roman" w:hAnsi="Times New Roman" w:eastAsia="宋体"/>
                    <w:b/>
                    <w:sz w:val="18"/>
                  </w:rPr>
                  <w:delText xml:space="preserve">有效节点数</w:delText>
                </w:r>
              </w:del>
            </w:ins>
          </w:p>
        </w:tc>
        <w:tc>
          <w:tcPr>
            <w:tcW w:w="1662" w:type="dxa"/>
            <w:tcMar>
              <w:left w:w="70" w:type="dxa"/>
              <w:right w:w="70" w:type="dxa"/>
            </w:tcMar>
            <w:vAlign w:val="center"/>
          </w:tcPr>
          <w:p w14:paraId="4590FBCE">
            <w:pPr>
              <w:keepNext/>
              <w:spacing w:before="20" w:after="20" w:line="260" w:lineRule="exact"/>
              <w:ind w:left="0" w:leftChars="0" w:right="0" w:rightChars="0" w:firstLine="0" w:firstLineChars="0"/>
              <w:jc w:val="center"/>
              <w:rPr>
                <w:del w:id="3029" w:author="xh" w:date="2026-10-14T08:38:28Z"/>
              </w:rPr>
            </w:pPr>
            <w:ins w:id="1095" w:author="xh" w:date="2026-10-12T19:41:11Z">
              <w:del w:id="3028" w:author="xh" w:date="2026-10-14T08:38:28Z">
                <w:r>
                  <w:rPr>
                    <w:rFonts w:ascii="Times New Roman" w:hAnsi="Times New Roman" w:eastAsia="宋体"/>
                    <w:b/>
                    <w:sz w:val="18"/>
                  </w:rPr>
                  <w:delText xml:space="preserve">Pearson</w:delText>
                </w:r>
              </w:del>
            </w:ins>
          </w:p>
        </w:tc>
        <w:tc>
          <w:tcPr>
            <w:tcW w:w="1662" w:type="dxa"/>
            <w:tcMar>
              <w:left w:w="70" w:type="dxa"/>
              <w:right w:w="70" w:type="dxa"/>
            </w:tcMar>
            <w:vAlign w:val="center"/>
          </w:tcPr>
          <w:p w14:paraId="36263003">
            <w:pPr>
              <w:keepNext/>
              <w:spacing w:before="20" w:after="20" w:line="260" w:lineRule="exact"/>
              <w:ind w:left="0" w:leftChars="0" w:right="0" w:rightChars="0" w:firstLine="0" w:firstLineChars="0"/>
              <w:jc w:val="center"/>
              <w:rPr>
                <w:del w:id="3031" w:author="xh" w:date="2026-10-14T08:38:28Z"/>
              </w:rPr>
            </w:pPr>
            <w:ins w:id="1096" w:author="xh" w:date="2026-10-12T19:41:11Z">
              <w:del w:id="3030" w:author="xh" w:date="2026-10-14T08:38:28Z">
                <w:r>
                  <w:rPr>
                    <w:rFonts w:ascii="Times New Roman" w:hAnsi="Times New Roman" w:eastAsia="宋体"/>
                    <w:b/>
                    <w:sz w:val="18"/>
                  </w:rPr>
                  <w:delText xml:space="preserve">容量响应组占比</w:delText>
                </w:r>
              </w:del>
            </w:ins>
          </w:p>
        </w:tc>
      </w:tr>
      <w:tr w14:paraId="0445D2C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097" w:author="xh" w:date="2026-10-12T19:41:11Z"/>
          <w:del w:id="3032" w:author="xh" w:date="2026-10-14T08:38:28Z"/>
        </w:trPr>
        <w:tc>
          <w:tcPr>
            <w:tcW w:w="1662" w:type="dxa"/>
            <w:tcMar>
              <w:left w:w="70" w:type="dxa"/>
              <w:right w:w="70" w:type="dxa"/>
            </w:tcMar>
            <w:vAlign w:val="center"/>
          </w:tcPr>
          <w:p w14:paraId="7B279D40">
            <w:pPr>
              <w:keepNext/>
              <w:spacing w:before="20" w:after="20" w:line="260" w:lineRule="exact"/>
              <w:ind w:left="0" w:leftChars="0" w:right="0" w:rightChars="0" w:firstLine="0" w:firstLineChars="0"/>
              <w:jc w:val="center"/>
              <w:rPr>
                <w:del w:id="3034" w:author="xh" w:date="2026-10-14T08:38:28Z"/>
              </w:rPr>
            </w:pPr>
            <w:ins w:id="1098" w:author="xh" w:date="2026-10-12T19:41:11Z">
              <w:del w:id="3033" w:author="xh" w:date="2026-10-14T08:38:28Z">
                <w:r>
                  <w:rPr>
                    <w:rFonts w:ascii="Times New Roman" w:hAnsi="Times New Roman" w:eastAsia="宋体"/>
                    <w:b w:val="0"/>
                    <w:sz w:val="18"/>
                  </w:rPr>
                  <w:delText xml:space="preserve">分布式电源装机渗透率</w:delText>
                </w:r>
              </w:del>
            </w:ins>
          </w:p>
        </w:tc>
        <w:tc>
          <w:tcPr>
            <w:tcW w:w="1662" w:type="dxa"/>
            <w:tcMar>
              <w:left w:w="70" w:type="dxa"/>
              <w:right w:w="70" w:type="dxa"/>
            </w:tcMar>
            <w:vAlign w:val="center"/>
          </w:tcPr>
          <w:p w14:paraId="68143708">
            <w:pPr>
              <w:keepNext/>
              <w:spacing w:before="20" w:after="20" w:line="260" w:lineRule="exact"/>
              <w:ind w:left="0" w:leftChars="0" w:right="0" w:rightChars="0" w:firstLine="0" w:firstLineChars="0"/>
              <w:jc w:val="center"/>
              <w:rPr>
                <w:del w:id="3036" w:author="xh" w:date="2026-10-14T08:38:28Z"/>
              </w:rPr>
            </w:pPr>
            <w:ins w:id="1099" w:author="xh" w:date="2026-10-12T19:41:11Z">
              <w:del w:id="3035" w:author="xh" w:date="2026-10-14T08:38:28Z">
                <w:r>
                  <w:rPr>
                    <w:rFonts w:ascii="Times New Roman" w:hAnsi="Times New Roman" w:eastAsia="宋体"/>
                    <w:b w:val="0"/>
                    <w:sz w:val="18"/>
                  </w:rPr>
                  <w:delText xml:space="preserve">2484</w:delText>
                </w:r>
              </w:del>
            </w:ins>
          </w:p>
        </w:tc>
        <w:tc>
          <w:tcPr>
            <w:tcW w:w="1662" w:type="dxa"/>
            <w:tcMar>
              <w:left w:w="70" w:type="dxa"/>
              <w:right w:w="70" w:type="dxa"/>
            </w:tcMar>
            <w:vAlign w:val="center"/>
          </w:tcPr>
          <w:p w14:paraId="0F36B0AB">
            <w:pPr>
              <w:keepNext/>
              <w:spacing w:before="20" w:after="20" w:line="260" w:lineRule="exact"/>
              <w:ind w:left="0" w:leftChars="0" w:right="0" w:rightChars="0" w:firstLine="0" w:firstLineChars="0"/>
              <w:jc w:val="center"/>
              <w:rPr>
                <w:del w:id="3038" w:author="xh" w:date="2026-10-14T08:38:28Z"/>
              </w:rPr>
            </w:pPr>
            <w:ins w:id="1100" w:author="xh" w:date="2026-10-12T19:41:11Z">
              <w:del w:id="3037" w:author="xh" w:date="2026-10-14T08:38:28Z">
                <w:r>
                  <w:rPr>
                    <w:rFonts w:ascii="Times New Roman" w:hAnsi="Times New Roman" w:eastAsia="宋体"/>
                    <w:b w:val="0"/>
                    <w:sz w:val="18"/>
                  </w:rPr>
                  <w:delText xml:space="preserve">32112</w:delText>
                </w:r>
              </w:del>
            </w:ins>
          </w:p>
        </w:tc>
        <w:tc>
          <w:tcPr>
            <w:tcW w:w="1662" w:type="dxa"/>
            <w:tcMar>
              <w:left w:w="70" w:type="dxa"/>
              <w:right w:w="70" w:type="dxa"/>
            </w:tcMar>
            <w:vAlign w:val="center"/>
          </w:tcPr>
          <w:p w14:paraId="59FADACB">
            <w:pPr>
              <w:keepNext/>
              <w:spacing w:before="20" w:after="20" w:line="260" w:lineRule="exact"/>
              <w:ind w:left="0" w:leftChars="0" w:right="0" w:rightChars="0" w:firstLine="0" w:firstLineChars="0"/>
              <w:jc w:val="center"/>
              <w:rPr>
                <w:del w:id="3040" w:author="xh" w:date="2026-10-14T08:38:28Z"/>
              </w:rPr>
            </w:pPr>
            <w:ins w:id="1101" w:author="xh" w:date="2026-10-12T19:41:11Z">
              <w:del w:id="3039" w:author="xh" w:date="2026-10-14T08:38:28Z">
                <w:r>
                  <w:rPr>
                    <w:rFonts w:ascii="Times New Roman" w:hAnsi="Times New Roman" w:eastAsia="宋体"/>
                    <w:b w:val="0"/>
                    <w:sz w:val="18"/>
                  </w:rPr>
                  <w:delText xml:space="preserve">0.88</w:delText>
                </w:r>
              </w:del>
            </w:ins>
          </w:p>
        </w:tc>
        <w:tc>
          <w:tcPr>
            <w:tcW w:w="1662" w:type="dxa"/>
            <w:tcMar>
              <w:left w:w="70" w:type="dxa"/>
              <w:right w:w="70" w:type="dxa"/>
            </w:tcMar>
            <w:vAlign w:val="center"/>
          </w:tcPr>
          <w:p w14:paraId="380A8DCB">
            <w:pPr>
              <w:keepNext/>
              <w:spacing w:before="20" w:after="20" w:line="260" w:lineRule="exact"/>
              <w:ind w:left="0" w:leftChars="0" w:right="0" w:rightChars="0" w:firstLine="0" w:firstLineChars="0"/>
              <w:jc w:val="center"/>
              <w:rPr>
                <w:del w:id="3042" w:author="xh" w:date="2026-10-14T08:38:28Z"/>
              </w:rPr>
            </w:pPr>
            <w:ins w:id="1102" w:author="xh" w:date="2026-10-12T19:41:11Z">
              <w:del w:id="3041" w:author="xh" w:date="2026-10-14T08:38:28Z">
                <w:r>
                  <w:rPr>
                    <w:rFonts w:ascii="Times New Roman" w:hAnsi="Times New Roman" w:eastAsia="宋体"/>
                    <w:b w:val="0"/>
                    <w:sz w:val="18"/>
                  </w:rPr>
                  <w:delText xml:space="preserve">100%</w:delText>
                </w:r>
              </w:del>
            </w:ins>
          </w:p>
        </w:tc>
      </w:tr>
      <w:tr w14:paraId="3A61370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103" w:author="xh" w:date="2026-10-12T19:41:11Z"/>
          <w:del w:id="3043" w:author="xh" w:date="2026-10-14T08:38:28Z"/>
        </w:trPr>
        <w:tc>
          <w:tcPr>
            <w:tcW w:w="1662" w:type="dxa"/>
            <w:tcMar>
              <w:left w:w="70" w:type="dxa"/>
              <w:right w:w="70" w:type="dxa"/>
            </w:tcMar>
            <w:vAlign w:val="center"/>
          </w:tcPr>
          <w:p w14:paraId="0D3F8EE9">
            <w:pPr>
              <w:keepNext/>
              <w:spacing w:before="20" w:after="20" w:line="260" w:lineRule="exact"/>
              <w:ind w:left="0" w:leftChars="0" w:right="0" w:rightChars="0" w:firstLine="0" w:firstLineChars="0"/>
              <w:jc w:val="center"/>
              <w:rPr>
                <w:del w:id="3045" w:author="xh" w:date="2026-10-14T08:38:28Z"/>
              </w:rPr>
            </w:pPr>
            <w:ins w:id="1104" w:author="xh" w:date="2026-10-12T19:41:11Z">
              <w:del w:id="3044" w:author="xh" w:date="2026-10-14T08:38:28Z">
                <w:r>
                  <w:rPr>
                    <w:rFonts w:ascii="Times New Roman" w:hAnsi="Times New Roman" w:eastAsia="宋体"/>
                    <w:b w:val="0"/>
                    <w:sz w:val="18"/>
                  </w:rPr>
                  <w:delText xml:space="preserve">年最大净负荷平均增长率</w:delText>
                </w:r>
              </w:del>
            </w:ins>
          </w:p>
        </w:tc>
        <w:tc>
          <w:tcPr>
            <w:tcW w:w="1662" w:type="dxa"/>
            <w:tcMar>
              <w:left w:w="70" w:type="dxa"/>
              <w:right w:w="70" w:type="dxa"/>
            </w:tcMar>
            <w:vAlign w:val="center"/>
          </w:tcPr>
          <w:p w14:paraId="3F30745F">
            <w:pPr>
              <w:keepNext/>
              <w:spacing w:before="20" w:after="20" w:line="260" w:lineRule="exact"/>
              <w:ind w:left="0" w:leftChars="0" w:right="0" w:rightChars="0" w:firstLine="0" w:firstLineChars="0"/>
              <w:jc w:val="center"/>
              <w:rPr>
                <w:del w:id="3047" w:author="xh" w:date="2026-10-14T08:38:28Z"/>
              </w:rPr>
            </w:pPr>
            <w:ins w:id="1105" w:author="xh" w:date="2026-10-12T19:41:11Z">
              <w:del w:id="3046" w:author="xh" w:date="2026-10-14T08:38:28Z">
                <w:r>
                  <w:rPr>
                    <w:rFonts w:ascii="Times New Roman" w:hAnsi="Times New Roman" w:eastAsia="宋体"/>
                    <w:b w:val="0"/>
                    <w:sz w:val="18"/>
                  </w:rPr>
                  <w:delText xml:space="preserve">4329</w:delText>
                </w:r>
              </w:del>
            </w:ins>
          </w:p>
        </w:tc>
        <w:tc>
          <w:tcPr>
            <w:tcW w:w="1662" w:type="dxa"/>
            <w:tcMar>
              <w:left w:w="70" w:type="dxa"/>
              <w:right w:w="70" w:type="dxa"/>
            </w:tcMar>
            <w:vAlign w:val="center"/>
          </w:tcPr>
          <w:p w14:paraId="7E69FD30">
            <w:pPr>
              <w:keepNext/>
              <w:spacing w:before="20" w:after="20" w:line="260" w:lineRule="exact"/>
              <w:ind w:left="0" w:leftChars="0" w:right="0" w:rightChars="0" w:firstLine="0" w:firstLineChars="0"/>
              <w:jc w:val="center"/>
              <w:rPr>
                <w:del w:id="3049" w:author="xh" w:date="2026-10-14T08:38:28Z"/>
              </w:rPr>
            </w:pPr>
            <w:ins w:id="1106" w:author="xh" w:date="2026-10-12T19:41:11Z">
              <w:del w:id="3048" w:author="xh" w:date="2026-10-14T08:38:28Z">
                <w:r>
                  <w:rPr>
                    <w:rFonts w:ascii="Times New Roman" w:hAnsi="Times New Roman" w:eastAsia="宋体"/>
                    <w:b w:val="0"/>
                    <w:sz w:val="18"/>
                  </w:rPr>
                  <w:delText xml:space="preserve">32112</w:delText>
                </w:r>
              </w:del>
            </w:ins>
          </w:p>
        </w:tc>
        <w:tc>
          <w:tcPr>
            <w:tcW w:w="1662" w:type="dxa"/>
            <w:tcMar>
              <w:left w:w="70" w:type="dxa"/>
              <w:right w:w="70" w:type="dxa"/>
            </w:tcMar>
            <w:vAlign w:val="center"/>
          </w:tcPr>
          <w:p w14:paraId="00A98A92">
            <w:pPr>
              <w:keepNext/>
              <w:spacing w:before="20" w:after="20" w:line="260" w:lineRule="exact"/>
              <w:ind w:left="0" w:leftChars="0" w:right="0" w:rightChars="0" w:firstLine="0" w:firstLineChars="0"/>
              <w:jc w:val="center"/>
              <w:rPr>
                <w:del w:id="3051" w:author="xh" w:date="2026-10-14T08:38:28Z"/>
              </w:rPr>
            </w:pPr>
            <w:ins w:id="1107" w:author="xh" w:date="2026-10-12T19:41:11Z">
              <w:del w:id="3050" w:author="xh" w:date="2026-10-14T08:38:28Z">
                <w:r>
                  <w:rPr>
                    <w:rFonts w:ascii="Times New Roman" w:hAnsi="Times New Roman" w:eastAsia="宋体"/>
                    <w:b w:val="0"/>
                    <w:sz w:val="18"/>
                  </w:rPr>
                  <w:delText xml:space="preserve">-0.80</w:delText>
                </w:r>
              </w:del>
            </w:ins>
          </w:p>
        </w:tc>
        <w:tc>
          <w:tcPr>
            <w:tcW w:w="1662" w:type="dxa"/>
            <w:tcMar>
              <w:left w:w="70" w:type="dxa"/>
              <w:right w:w="70" w:type="dxa"/>
            </w:tcMar>
            <w:vAlign w:val="center"/>
          </w:tcPr>
          <w:p w14:paraId="7F80FDAA">
            <w:pPr>
              <w:keepNext/>
              <w:spacing w:before="20" w:after="20" w:line="260" w:lineRule="exact"/>
              <w:ind w:left="0" w:leftChars="0" w:right="0" w:rightChars="0" w:firstLine="0" w:firstLineChars="0"/>
              <w:jc w:val="center"/>
              <w:rPr>
                <w:del w:id="3053" w:author="xh" w:date="2026-10-14T08:38:28Z"/>
              </w:rPr>
            </w:pPr>
            <w:ins w:id="1108" w:author="xh" w:date="2026-10-12T19:41:11Z">
              <w:del w:id="3052" w:author="xh" w:date="2026-10-14T08:38:28Z">
                <w:r>
                  <w:rPr>
                    <w:rFonts w:ascii="Times New Roman" w:hAnsi="Times New Roman" w:eastAsia="宋体"/>
                    <w:b w:val="0"/>
                    <w:sz w:val="18"/>
                  </w:rPr>
                  <w:delText xml:space="preserve">89%</w:delText>
                </w:r>
              </w:del>
            </w:ins>
          </w:p>
        </w:tc>
      </w:tr>
      <w:tr w14:paraId="75C90FA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109" w:author="xh" w:date="2026-10-12T19:41:11Z"/>
          <w:del w:id="3054" w:author="xh" w:date="2026-10-14T08:38:28Z"/>
        </w:trPr>
        <w:tc>
          <w:tcPr>
            <w:tcW w:w="1662" w:type="dxa"/>
            <w:tcMar>
              <w:left w:w="70" w:type="dxa"/>
              <w:right w:w="70" w:type="dxa"/>
            </w:tcMar>
            <w:vAlign w:val="center"/>
          </w:tcPr>
          <w:p w14:paraId="55564880">
            <w:pPr>
              <w:keepNext/>
              <w:spacing w:before="20" w:after="20" w:line="260" w:lineRule="exact"/>
              <w:ind w:left="0" w:leftChars="0" w:right="0" w:rightChars="0" w:firstLine="0" w:firstLineChars="0"/>
              <w:jc w:val="center"/>
              <w:rPr>
                <w:del w:id="3056" w:author="xh" w:date="2026-10-14T08:38:28Z"/>
              </w:rPr>
            </w:pPr>
            <w:ins w:id="1110" w:author="xh" w:date="2026-10-12T19:41:11Z">
              <w:del w:id="3055" w:author="xh" w:date="2026-10-14T08:38:28Z">
                <w:r>
                  <w:rPr>
                    <w:rFonts w:ascii="Times New Roman" w:hAnsi="Times New Roman" w:eastAsia="宋体"/>
                    <w:b w:val="0"/>
                    <w:sz w:val="18"/>
                  </w:rPr>
                  <w:delText xml:space="preserve">电缆长度占比</w:delText>
                </w:r>
              </w:del>
            </w:ins>
          </w:p>
        </w:tc>
        <w:tc>
          <w:tcPr>
            <w:tcW w:w="1662" w:type="dxa"/>
            <w:tcMar>
              <w:left w:w="70" w:type="dxa"/>
              <w:right w:w="70" w:type="dxa"/>
            </w:tcMar>
            <w:vAlign w:val="center"/>
          </w:tcPr>
          <w:p w14:paraId="54284AF8">
            <w:pPr>
              <w:keepNext/>
              <w:spacing w:before="20" w:after="20" w:line="260" w:lineRule="exact"/>
              <w:ind w:left="0" w:leftChars="0" w:right="0" w:rightChars="0" w:firstLine="0" w:firstLineChars="0"/>
              <w:jc w:val="center"/>
              <w:rPr>
                <w:del w:id="3058" w:author="xh" w:date="2026-10-14T08:38:28Z"/>
              </w:rPr>
            </w:pPr>
            <w:ins w:id="1111" w:author="xh" w:date="2026-10-12T19:41:11Z">
              <w:del w:id="3057" w:author="xh" w:date="2026-10-14T08:38:28Z">
                <w:r>
                  <w:rPr>
                    <w:rFonts w:ascii="Times New Roman" w:hAnsi="Times New Roman" w:eastAsia="宋体"/>
                    <w:b w:val="0"/>
                    <w:sz w:val="18"/>
                  </w:rPr>
                  <w:delText xml:space="preserve">7584</w:delText>
                </w:r>
              </w:del>
            </w:ins>
          </w:p>
        </w:tc>
        <w:tc>
          <w:tcPr>
            <w:tcW w:w="1662" w:type="dxa"/>
            <w:tcMar>
              <w:left w:w="70" w:type="dxa"/>
              <w:right w:w="70" w:type="dxa"/>
            </w:tcMar>
            <w:vAlign w:val="center"/>
          </w:tcPr>
          <w:p w14:paraId="716E3583">
            <w:pPr>
              <w:keepNext/>
              <w:spacing w:before="20" w:after="20" w:line="260" w:lineRule="exact"/>
              <w:ind w:left="0" w:leftChars="0" w:right="0" w:rightChars="0" w:firstLine="0" w:firstLineChars="0"/>
              <w:jc w:val="center"/>
              <w:rPr>
                <w:del w:id="3060" w:author="xh" w:date="2026-10-14T08:38:28Z"/>
              </w:rPr>
            </w:pPr>
            <w:ins w:id="1112" w:author="xh" w:date="2026-10-12T19:41:11Z">
              <w:del w:id="3059" w:author="xh" w:date="2026-10-14T08:38:28Z">
                <w:r>
                  <w:rPr>
                    <w:rFonts w:ascii="Times New Roman" w:hAnsi="Times New Roman" w:eastAsia="宋体"/>
                    <w:b w:val="0"/>
                    <w:sz w:val="18"/>
                  </w:rPr>
                  <w:delText xml:space="preserve">32112</w:delText>
                </w:r>
              </w:del>
            </w:ins>
          </w:p>
        </w:tc>
        <w:tc>
          <w:tcPr>
            <w:tcW w:w="1662" w:type="dxa"/>
            <w:tcMar>
              <w:left w:w="70" w:type="dxa"/>
              <w:right w:w="70" w:type="dxa"/>
            </w:tcMar>
            <w:vAlign w:val="center"/>
          </w:tcPr>
          <w:p w14:paraId="485F9905">
            <w:pPr>
              <w:keepNext/>
              <w:spacing w:before="20" w:after="20" w:line="260" w:lineRule="exact"/>
              <w:ind w:left="0" w:leftChars="0" w:right="0" w:rightChars="0" w:firstLine="0" w:firstLineChars="0"/>
              <w:jc w:val="center"/>
              <w:rPr>
                <w:del w:id="3062" w:author="xh" w:date="2026-10-14T08:38:28Z"/>
              </w:rPr>
            </w:pPr>
            <w:ins w:id="1113" w:author="xh" w:date="2026-10-12T19:41:11Z">
              <w:del w:id="3061" w:author="xh" w:date="2026-10-14T08:38:28Z">
                <w:r>
                  <w:rPr>
                    <w:rFonts w:ascii="Times New Roman" w:hAnsi="Times New Roman" w:eastAsia="宋体"/>
                    <w:b w:val="0"/>
                    <w:sz w:val="18"/>
                  </w:rPr>
                  <w:delText xml:space="preserve">0.45</w:delText>
                </w:r>
              </w:del>
            </w:ins>
          </w:p>
        </w:tc>
        <w:tc>
          <w:tcPr>
            <w:tcW w:w="1662" w:type="dxa"/>
            <w:tcMar>
              <w:left w:w="70" w:type="dxa"/>
              <w:right w:w="70" w:type="dxa"/>
            </w:tcMar>
            <w:vAlign w:val="center"/>
          </w:tcPr>
          <w:p w14:paraId="6D340666">
            <w:pPr>
              <w:keepNext/>
              <w:spacing w:before="20" w:after="20" w:line="260" w:lineRule="exact"/>
              <w:ind w:left="0" w:leftChars="0" w:right="0" w:rightChars="0" w:firstLine="0" w:firstLineChars="0"/>
              <w:jc w:val="center"/>
              <w:rPr>
                <w:del w:id="3064" w:author="xh" w:date="2026-10-14T08:38:28Z"/>
              </w:rPr>
            </w:pPr>
            <w:ins w:id="1114" w:author="xh" w:date="2026-10-12T19:41:11Z">
              <w:del w:id="3063" w:author="xh" w:date="2026-10-14T08:38:28Z">
                <w:r>
                  <w:rPr>
                    <w:rFonts w:ascii="Times New Roman" w:hAnsi="Times New Roman" w:eastAsia="宋体"/>
                    <w:b w:val="0"/>
                    <w:sz w:val="18"/>
                  </w:rPr>
                  <w:delText xml:space="preserve">25%</w:delText>
                </w:r>
              </w:del>
            </w:ins>
          </w:p>
        </w:tc>
      </w:tr>
      <w:tr w14:paraId="3D6D469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115" w:author="xh" w:date="2026-10-12T19:41:11Z"/>
          <w:del w:id="3065" w:author="xh" w:date="2026-10-14T08:38:28Z"/>
        </w:trPr>
        <w:tc>
          <w:tcPr>
            <w:tcW w:w="1662" w:type="dxa"/>
            <w:tcMar>
              <w:left w:w="70" w:type="dxa"/>
              <w:right w:w="70" w:type="dxa"/>
            </w:tcMar>
            <w:vAlign w:val="center"/>
          </w:tcPr>
          <w:p w14:paraId="0730CE1E">
            <w:pPr>
              <w:keepNext/>
              <w:spacing w:before="20" w:after="20" w:line="260" w:lineRule="exact"/>
              <w:ind w:left="0" w:leftChars="0" w:right="0" w:rightChars="0" w:firstLine="0" w:firstLineChars="0"/>
              <w:jc w:val="center"/>
              <w:rPr>
                <w:del w:id="3067" w:author="xh" w:date="2026-10-14T08:38:28Z"/>
              </w:rPr>
            </w:pPr>
            <w:ins w:id="1116" w:author="xh" w:date="2026-10-12T19:41:11Z">
              <w:del w:id="3066" w:author="xh" w:date="2026-10-14T08:38:28Z">
                <w:r>
                  <w:rPr>
                    <w:rFonts w:ascii="Times New Roman" w:hAnsi="Times New Roman" w:eastAsia="宋体"/>
                    <w:b w:val="0"/>
                    <w:sz w:val="18"/>
                  </w:rPr>
                  <w:delText xml:space="preserve">初始转供率</w:delText>
                </w:r>
              </w:del>
            </w:ins>
          </w:p>
        </w:tc>
        <w:tc>
          <w:tcPr>
            <w:tcW w:w="1662" w:type="dxa"/>
            <w:tcMar>
              <w:left w:w="70" w:type="dxa"/>
              <w:right w:w="70" w:type="dxa"/>
            </w:tcMar>
            <w:vAlign w:val="center"/>
          </w:tcPr>
          <w:p w14:paraId="2BFD562A">
            <w:pPr>
              <w:keepNext/>
              <w:spacing w:before="20" w:after="20" w:line="260" w:lineRule="exact"/>
              <w:ind w:left="0" w:leftChars="0" w:right="0" w:rightChars="0" w:firstLine="0" w:firstLineChars="0"/>
              <w:jc w:val="center"/>
              <w:rPr>
                <w:del w:id="3069" w:author="xh" w:date="2026-10-14T08:38:28Z"/>
              </w:rPr>
            </w:pPr>
            <w:ins w:id="1117" w:author="xh" w:date="2026-10-12T19:41:11Z">
              <w:del w:id="3068" w:author="xh" w:date="2026-10-14T08:38:28Z">
                <w:r>
                  <w:rPr>
                    <w:rFonts w:ascii="Times New Roman" w:hAnsi="Times New Roman" w:eastAsia="宋体"/>
                    <w:b w:val="0"/>
                    <w:sz w:val="18"/>
                  </w:rPr>
                  <w:delText xml:space="preserve">4680</w:delText>
                </w:r>
              </w:del>
            </w:ins>
          </w:p>
        </w:tc>
        <w:tc>
          <w:tcPr>
            <w:tcW w:w="1662" w:type="dxa"/>
            <w:tcMar>
              <w:left w:w="70" w:type="dxa"/>
              <w:right w:w="70" w:type="dxa"/>
            </w:tcMar>
            <w:vAlign w:val="center"/>
          </w:tcPr>
          <w:p w14:paraId="436F1896">
            <w:pPr>
              <w:keepNext/>
              <w:spacing w:before="20" w:after="20" w:line="260" w:lineRule="exact"/>
              <w:ind w:left="0" w:leftChars="0" w:right="0" w:rightChars="0" w:firstLine="0" w:firstLineChars="0"/>
              <w:jc w:val="center"/>
              <w:rPr>
                <w:del w:id="3071" w:author="xh" w:date="2026-10-14T08:38:28Z"/>
              </w:rPr>
            </w:pPr>
            <w:ins w:id="1118" w:author="xh" w:date="2026-10-12T19:41:11Z">
              <w:del w:id="3070" w:author="xh" w:date="2026-10-14T08:38:28Z">
                <w:r>
                  <w:rPr>
                    <w:rFonts w:ascii="Times New Roman" w:hAnsi="Times New Roman" w:eastAsia="宋体"/>
                    <w:b w:val="0"/>
                    <w:sz w:val="18"/>
                  </w:rPr>
                  <w:delText xml:space="preserve">32058</w:delText>
                </w:r>
              </w:del>
            </w:ins>
          </w:p>
        </w:tc>
        <w:tc>
          <w:tcPr>
            <w:tcW w:w="1662" w:type="dxa"/>
            <w:tcMar>
              <w:left w:w="70" w:type="dxa"/>
              <w:right w:w="70" w:type="dxa"/>
            </w:tcMar>
            <w:vAlign w:val="center"/>
          </w:tcPr>
          <w:p w14:paraId="3CD08FF3">
            <w:pPr>
              <w:keepNext/>
              <w:spacing w:before="20" w:after="20" w:line="260" w:lineRule="exact"/>
              <w:ind w:left="0" w:leftChars="0" w:right="0" w:rightChars="0" w:firstLine="0" w:firstLineChars="0"/>
              <w:jc w:val="center"/>
              <w:rPr>
                <w:del w:id="3073" w:author="xh" w:date="2026-10-14T08:38:28Z"/>
              </w:rPr>
            </w:pPr>
            <w:ins w:id="1119" w:author="xh" w:date="2026-10-12T19:41:11Z">
              <w:del w:id="3072" w:author="xh" w:date="2026-10-14T08:38:28Z">
                <w:r>
                  <w:rPr>
                    <w:rFonts w:ascii="Times New Roman" w:hAnsi="Times New Roman" w:eastAsia="宋体"/>
                    <w:b w:val="0"/>
                    <w:sz w:val="18"/>
                  </w:rPr>
                  <w:delText xml:space="preserve">-0.74</w:delText>
                </w:r>
              </w:del>
            </w:ins>
          </w:p>
        </w:tc>
        <w:tc>
          <w:tcPr>
            <w:tcW w:w="1662" w:type="dxa"/>
            <w:tcMar>
              <w:left w:w="70" w:type="dxa"/>
              <w:right w:w="70" w:type="dxa"/>
            </w:tcMar>
            <w:vAlign w:val="center"/>
          </w:tcPr>
          <w:p w14:paraId="19FB47B7">
            <w:pPr>
              <w:keepNext/>
              <w:spacing w:before="20" w:after="20" w:line="260" w:lineRule="exact"/>
              <w:ind w:left="0" w:leftChars="0" w:right="0" w:rightChars="0" w:firstLine="0" w:firstLineChars="0"/>
              <w:jc w:val="center"/>
              <w:rPr>
                <w:del w:id="3075" w:author="xh" w:date="2026-10-14T08:38:28Z"/>
              </w:rPr>
            </w:pPr>
            <w:ins w:id="1120" w:author="xh" w:date="2026-10-12T19:41:11Z">
              <w:del w:id="3074" w:author="xh" w:date="2026-10-14T08:38:28Z">
                <w:r>
                  <w:rPr>
                    <w:rFonts w:ascii="Times New Roman" w:hAnsi="Times New Roman" w:eastAsia="宋体"/>
                    <w:b w:val="0"/>
                    <w:sz w:val="18"/>
                  </w:rPr>
                  <w:delText xml:space="preserve">81%</w:delText>
                </w:r>
              </w:del>
            </w:ins>
          </w:p>
        </w:tc>
      </w:tr>
      <w:tr w14:paraId="78092F1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121" w:author="xh" w:date="2026-10-12T19:41:11Z"/>
          <w:del w:id="3076" w:author="xh" w:date="2026-10-14T08:38:28Z"/>
        </w:trPr>
        <w:tc>
          <w:tcPr>
            <w:tcW w:w="1662" w:type="dxa"/>
            <w:tcMar>
              <w:left w:w="70" w:type="dxa"/>
              <w:right w:w="70" w:type="dxa"/>
            </w:tcMar>
            <w:vAlign w:val="center"/>
          </w:tcPr>
          <w:p w14:paraId="7768A90A">
            <w:pPr>
              <w:keepNext/>
              <w:spacing w:before="20" w:after="20" w:line="260" w:lineRule="exact"/>
              <w:ind w:left="0" w:leftChars="0" w:right="0" w:rightChars="0" w:firstLine="0" w:firstLineChars="0"/>
              <w:jc w:val="center"/>
              <w:rPr>
                <w:del w:id="3078" w:author="xh" w:date="2026-10-14T08:38:28Z"/>
              </w:rPr>
            </w:pPr>
            <w:ins w:id="1122" w:author="xh" w:date="2026-10-12T19:41:11Z">
              <w:del w:id="3077" w:author="xh" w:date="2026-10-14T08:38:28Z">
                <w:r>
                  <w:rPr>
                    <w:rFonts w:ascii="Times New Roman" w:hAnsi="Times New Roman" w:eastAsia="宋体"/>
                    <w:b w:val="0"/>
                    <w:sz w:val="18"/>
                  </w:rPr>
                  <w:delText xml:space="preserve">储能支撑持续时间</w:delText>
                </w:r>
              </w:del>
            </w:ins>
          </w:p>
        </w:tc>
        <w:tc>
          <w:tcPr>
            <w:tcW w:w="1662" w:type="dxa"/>
            <w:tcMar>
              <w:left w:w="70" w:type="dxa"/>
              <w:right w:w="70" w:type="dxa"/>
            </w:tcMar>
            <w:vAlign w:val="center"/>
          </w:tcPr>
          <w:p w14:paraId="67CCB9C7">
            <w:pPr>
              <w:keepNext/>
              <w:spacing w:before="20" w:after="20" w:line="260" w:lineRule="exact"/>
              <w:ind w:left="0" w:leftChars="0" w:right="0" w:rightChars="0" w:firstLine="0" w:firstLineChars="0"/>
              <w:jc w:val="center"/>
              <w:rPr>
                <w:del w:id="3080" w:author="xh" w:date="2026-10-14T08:38:28Z"/>
              </w:rPr>
            </w:pPr>
            <w:ins w:id="1123" w:author="xh" w:date="2026-10-12T19:41:11Z">
              <w:del w:id="3079" w:author="xh" w:date="2026-10-14T08:38:28Z">
                <w:r>
                  <w:rPr>
                    <w:rFonts w:ascii="Times New Roman" w:hAnsi="Times New Roman" w:eastAsia="宋体"/>
                    <w:b w:val="0"/>
                    <w:sz w:val="18"/>
                  </w:rPr>
                  <w:delText xml:space="preserve">10704</w:delText>
                </w:r>
              </w:del>
            </w:ins>
          </w:p>
        </w:tc>
        <w:tc>
          <w:tcPr>
            <w:tcW w:w="1662" w:type="dxa"/>
            <w:tcMar>
              <w:left w:w="70" w:type="dxa"/>
              <w:right w:w="70" w:type="dxa"/>
            </w:tcMar>
            <w:vAlign w:val="center"/>
          </w:tcPr>
          <w:p w14:paraId="4AEE0038">
            <w:pPr>
              <w:keepNext/>
              <w:spacing w:before="20" w:after="20" w:line="260" w:lineRule="exact"/>
              <w:ind w:left="0" w:leftChars="0" w:right="0" w:rightChars="0" w:firstLine="0" w:firstLineChars="0"/>
              <w:jc w:val="center"/>
              <w:rPr>
                <w:del w:id="3082" w:author="xh" w:date="2026-10-14T08:38:28Z"/>
              </w:rPr>
            </w:pPr>
            <w:ins w:id="1124" w:author="xh" w:date="2026-10-12T19:41:11Z">
              <w:del w:id="3081" w:author="xh" w:date="2026-10-14T08:38:28Z">
                <w:r>
                  <w:rPr>
                    <w:rFonts w:ascii="Times New Roman" w:hAnsi="Times New Roman" w:eastAsia="宋体"/>
                    <w:b w:val="0"/>
                    <w:sz w:val="18"/>
                  </w:rPr>
                  <w:delText xml:space="preserve">32112</w:delText>
                </w:r>
              </w:del>
            </w:ins>
          </w:p>
        </w:tc>
        <w:tc>
          <w:tcPr>
            <w:tcW w:w="1662" w:type="dxa"/>
            <w:tcMar>
              <w:left w:w="70" w:type="dxa"/>
              <w:right w:w="70" w:type="dxa"/>
            </w:tcMar>
            <w:vAlign w:val="center"/>
          </w:tcPr>
          <w:p w14:paraId="6F7D2C5C">
            <w:pPr>
              <w:keepNext/>
              <w:spacing w:before="20" w:after="20" w:line="260" w:lineRule="exact"/>
              <w:ind w:left="0" w:leftChars="0" w:right="0" w:rightChars="0" w:firstLine="0" w:firstLineChars="0"/>
              <w:jc w:val="center"/>
              <w:rPr>
                <w:del w:id="3084" w:author="xh" w:date="2026-10-14T08:38:28Z"/>
              </w:rPr>
            </w:pPr>
            <w:ins w:id="1125" w:author="xh" w:date="2026-10-12T19:41:11Z">
              <w:del w:id="3083" w:author="xh" w:date="2026-10-14T08:38:28Z">
                <w:r>
                  <w:rPr>
                    <w:rFonts w:ascii="Times New Roman" w:hAnsi="Times New Roman" w:eastAsia="宋体"/>
                    <w:b w:val="0"/>
                    <w:sz w:val="18"/>
                  </w:rPr>
                  <w:delText xml:space="preserve">0.27</w:delText>
                </w:r>
              </w:del>
            </w:ins>
          </w:p>
        </w:tc>
        <w:tc>
          <w:tcPr>
            <w:tcW w:w="1662" w:type="dxa"/>
            <w:tcMar>
              <w:left w:w="70" w:type="dxa"/>
              <w:right w:w="70" w:type="dxa"/>
            </w:tcMar>
            <w:vAlign w:val="center"/>
          </w:tcPr>
          <w:p w14:paraId="1F38648D">
            <w:pPr>
              <w:keepNext/>
              <w:spacing w:before="20" w:after="20" w:line="260" w:lineRule="exact"/>
              <w:ind w:left="0" w:leftChars="0" w:right="0" w:rightChars="0" w:firstLine="0" w:firstLineChars="0"/>
              <w:jc w:val="center"/>
              <w:rPr>
                <w:del w:id="3086" w:author="xh" w:date="2026-10-14T08:38:28Z"/>
              </w:rPr>
            </w:pPr>
            <w:ins w:id="1126" w:author="xh" w:date="2026-10-12T19:41:11Z">
              <w:del w:id="3085" w:author="xh" w:date="2026-10-14T08:38:28Z">
                <w:r>
                  <w:rPr>
                    <w:rFonts w:ascii="Times New Roman" w:hAnsi="Times New Roman" w:eastAsia="宋体"/>
                    <w:b w:val="0"/>
                    <w:sz w:val="18"/>
                  </w:rPr>
                  <w:delText xml:space="preserve">12%</w:delText>
                </w:r>
              </w:del>
            </w:ins>
          </w:p>
        </w:tc>
      </w:tr>
      <w:tr w14:paraId="0EF26A9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127" w:author="xh" w:date="2026-10-12T19:41:11Z"/>
          <w:del w:id="3087" w:author="xh" w:date="2026-10-14T08:38:28Z"/>
        </w:trPr>
        <w:tc>
          <w:tcPr>
            <w:tcW w:w="1662" w:type="dxa"/>
            <w:tcMar>
              <w:left w:w="70" w:type="dxa"/>
              <w:right w:w="70" w:type="dxa"/>
            </w:tcMar>
            <w:vAlign w:val="center"/>
          </w:tcPr>
          <w:p w14:paraId="3C2F8B53">
            <w:pPr>
              <w:keepNext w:val="0"/>
              <w:spacing w:before="20" w:after="20" w:line="260" w:lineRule="exact"/>
              <w:ind w:left="0" w:leftChars="0" w:right="0" w:rightChars="0" w:firstLine="0" w:firstLineChars="0"/>
              <w:jc w:val="center"/>
              <w:rPr>
                <w:del w:id="3089" w:author="xh" w:date="2026-10-14T08:38:28Z"/>
              </w:rPr>
            </w:pPr>
            <w:ins w:id="1128" w:author="xh" w:date="2026-10-12T19:41:11Z">
              <w:del w:id="3088" w:author="xh" w:date="2026-10-14T08:38:28Z">
                <w:r>
                  <w:rPr>
                    <w:rFonts w:ascii="Times New Roman" w:hAnsi="Times New Roman" w:eastAsia="宋体"/>
                    <w:b w:val="0"/>
                    <w:sz w:val="18"/>
                  </w:rPr>
                  <w:delText xml:space="preserve">负荷分散系数</w:delText>
                </w:r>
              </w:del>
            </w:ins>
          </w:p>
        </w:tc>
        <w:tc>
          <w:tcPr>
            <w:tcW w:w="1662" w:type="dxa"/>
            <w:tcMar>
              <w:left w:w="70" w:type="dxa"/>
              <w:right w:w="70" w:type="dxa"/>
            </w:tcMar>
            <w:vAlign w:val="center"/>
          </w:tcPr>
          <w:p w14:paraId="0455D4D1">
            <w:pPr>
              <w:keepNext w:val="0"/>
              <w:spacing w:before="20" w:after="20" w:line="260" w:lineRule="exact"/>
              <w:ind w:left="0" w:leftChars="0" w:right="0" w:rightChars="0" w:firstLine="0" w:firstLineChars="0"/>
              <w:jc w:val="center"/>
              <w:rPr>
                <w:del w:id="3091" w:author="xh" w:date="2026-10-14T08:38:28Z"/>
              </w:rPr>
            </w:pPr>
            <w:ins w:id="1129" w:author="xh" w:date="2026-10-12T19:41:11Z">
              <w:del w:id="3090" w:author="xh" w:date="2026-10-14T08:38:28Z">
                <w:r>
                  <w:rPr>
                    <w:rFonts w:ascii="Times New Roman" w:hAnsi="Times New Roman" w:eastAsia="宋体"/>
                    <w:b w:val="0"/>
                    <w:sz w:val="18"/>
                  </w:rPr>
                  <w:delText xml:space="preserve">10608</w:delText>
                </w:r>
              </w:del>
            </w:ins>
          </w:p>
        </w:tc>
        <w:tc>
          <w:tcPr>
            <w:tcW w:w="1662" w:type="dxa"/>
            <w:tcMar>
              <w:left w:w="70" w:type="dxa"/>
              <w:right w:w="70" w:type="dxa"/>
            </w:tcMar>
            <w:vAlign w:val="center"/>
          </w:tcPr>
          <w:p w14:paraId="6BF72FA0">
            <w:pPr>
              <w:keepNext w:val="0"/>
              <w:spacing w:before="20" w:after="20" w:line="260" w:lineRule="exact"/>
              <w:ind w:left="0" w:leftChars="0" w:right="0" w:rightChars="0" w:firstLine="0" w:firstLineChars="0"/>
              <w:jc w:val="center"/>
              <w:rPr>
                <w:del w:id="3093" w:author="xh" w:date="2026-10-14T08:38:28Z"/>
              </w:rPr>
            </w:pPr>
            <w:ins w:id="1130" w:author="xh" w:date="2026-10-12T19:41:11Z">
              <w:del w:id="3092" w:author="xh" w:date="2026-10-14T08:38:28Z">
                <w:r>
                  <w:rPr>
                    <w:rFonts w:ascii="Times New Roman" w:hAnsi="Times New Roman" w:eastAsia="宋体"/>
                    <w:b w:val="0"/>
                    <w:sz w:val="18"/>
                  </w:rPr>
                  <w:delText xml:space="preserve">31473</w:delText>
                </w:r>
              </w:del>
            </w:ins>
          </w:p>
        </w:tc>
        <w:tc>
          <w:tcPr>
            <w:tcW w:w="1662" w:type="dxa"/>
            <w:tcMar>
              <w:left w:w="70" w:type="dxa"/>
              <w:right w:w="70" w:type="dxa"/>
            </w:tcMar>
            <w:vAlign w:val="center"/>
          </w:tcPr>
          <w:p w14:paraId="062E2F5D">
            <w:pPr>
              <w:keepNext w:val="0"/>
              <w:spacing w:before="20" w:after="20" w:line="260" w:lineRule="exact"/>
              <w:ind w:left="0" w:leftChars="0" w:right="0" w:rightChars="0" w:firstLine="0" w:firstLineChars="0"/>
              <w:jc w:val="center"/>
              <w:rPr>
                <w:del w:id="3095" w:author="xh" w:date="2026-10-14T08:38:28Z"/>
              </w:rPr>
            </w:pPr>
            <w:ins w:id="1131" w:author="xh" w:date="2026-10-12T19:41:11Z">
              <w:del w:id="3094" w:author="xh" w:date="2026-10-14T08:38:28Z">
                <w:r>
                  <w:rPr>
                    <w:rFonts w:ascii="Times New Roman" w:hAnsi="Times New Roman" w:eastAsia="宋体"/>
                    <w:b w:val="0"/>
                    <w:sz w:val="18"/>
                  </w:rPr>
                  <w:delText xml:space="preserve">0.52</w:delText>
                </w:r>
              </w:del>
            </w:ins>
          </w:p>
        </w:tc>
        <w:tc>
          <w:tcPr>
            <w:tcW w:w="1662" w:type="dxa"/>
            <w:tcMar>
              <w:left w:w="70" w:type="dxa"/>
              <w:right w:w="70" w:type="dxa"/>
            </w:tcMar>
            <w:vAlign w:val="center"/>
          </w:tcPr>
          <w:p w14:paraId="6893BC4D">
            <w:pPr>
              <w:keepNext w:val="0"/>
              <w:spacing w:before="20" w:after="20" w:line="260" w:lineRule="exact"/>
              <w:ind w:left="0" w:leftChars="0" w:right="0" w:rightChars="0" w:firstLine="0" w:firstLineChars="0"/>
              <w:jc w:val="center"/>
              <w:rPr>
                <w:del w:id="3097" w:author="xh" w:date="2026-10-14T08:38:28Z"/>
              </w:rPr>
            </w:pPr>
            <w:ins w:id="1132" w:author="xh" w:date="2026-10-12T19:41:11Z">
              <w:del w:id="3096" w:author="xh" w:date="2026-10-14T08:38:28Z">
                <w:r>
                  <w:rPr>
                    <w:rFonts w:ascii="Times New Roman" w:hAnsi="Times New Roman" w:eastAsia="宋体"/>
                    <w:b w:val="0"/>
                    <w:sz w:val="18"/>
                  </w:rPr>
                  <w:delText xml:space="preserve">37%</w:delText>
                </w:r>
              </w:del>
            </w:ins>
          </w:p>
        </w:tc>
      </w:tr>
    </w:tbl>
    <w:tbl xmlns:a="http://schemas.openxmlformats.org/drawingml/2006/main" xmlns:pic="http://schemas.openxmlformats.org/drawingml/2006/picture">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ins w:id="3098" w:author="xh" w:date="2026-10-14T08:38:28Z"/>
          <w:del w:id="5014" w:author="xh" w:date="2026-10-14T09:08:03Z"/>
        </w:trPr>
        <w:tc>
          <w:tcPr>
            <w:tcW w:type="dxa" w:w="1662"/>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rPr>
                <w:del w:id="5016" w:author="xh" w:date="2026-10-14T09:08:03Z"/>
              </w:rPr>
            </w:pPr>
            <w:ins w:id="3099" w:author="xh" w:date="2026-10-14T08:38:28Z">
              <w:del w:id="5015" w:author="xh" w:date="2026-10-14T09:08:03Z">
                <w:r>
                  <w:rPr>
                    <w:rFonts w:ascii="Times New Roman" w:hAnsi="Times New Roman" w:eastAsia="宋体"/>
                    <w:b/>
                    <w:sz w:val="18"/>
                  </w:rPr>
                  <w:delText xml:space="preserve">指标</w:delText>
                </w:r>
              </w:del>
            </w:ins>
          </w:p>
        </w:tc>
        <w:tc>
          <w:tcPr>
            <w:tcW w:type="dxa" w:w="1662"/>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rPr>
                <w:del w:id="5018" w:author="xh" w:date="2026-10-14T09:08:03Z"/>
              </w:rPr>
            </w:pPr>
            <w:ins w:id="3100" w:author="xh" w:date="2026-10-14T08:38:28Z">
              <w:del w:id="5017" w:author="xh" w:date="2026-10-14T09:08:03Z">
                <w:r>
                  <w:rPr>
                    <w:rFonts w:ascii="Times New Roman" w:hAnsi="Times New Roman" w:eastAsia="宋体"/>
                    <w:b/>
                    <w:sz w:val="18"/>
                  </w:rPr>
                  <w:delText xml:space="preserve">有效组数</w:delText>
                </w:r>
              </w:del>
            </w:ins>
          </w:p>
        </w:tc>
        <w:tc>
          <w:tcPr>
            <w:tcW w:type="dxa" w:w="1662"/>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rPr>
                <w:del w:id="5020" w:author="xh" w:date="2026-10-14T09:08:03Z"/>
              </w:rPr>
            </w:pPr>
            <w:ins w:id="3101" w:author="xh" w:date="2026-10-14T08:38:28Z">
              <w:del w:id="5019" w:author="xh" w:date="2026-10-14T09:08:03Z">
                <w:r>
                  <w:rPr>
                    <w:rFonts w:ascii="Times New Roman" w:hAnsi="Times New Roman" w:eastAsia="宋体"/>
                    <w:b/>
                    <w:sz w:val="18"/>
                  </w:rPr>
                  <w:delText xml:space="preserve">有效节点数</w:delText>
                </w:r>
              </w:del>
            </w:ins>
          </w:p>
        </w:tc>
        <w:tc>
          <w:tcPr>
            <w:tcW w:type="dxa" w:w="1662"/>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rPr>
                <w:del w:id="5022" w:author="xh" w:date="2026-10-14T09:08:03Z"/>
              </w:rPr>
            </w:pPr>
            <w:ins w:id="3102" w:author="xh" w:date="2026-10-14T08:38:28Z">
              <w:del w:id="5021" w:author="xh" w:date="2026-10-14T09:08:03Z">
                <w:r>
                  <w:rPr>
                    <w:rFonts w:ascii="Times New Roman" w:hAnsi="Times New Roman" w:eastAsia="宋体"/>
                    <w:b/>
                    <w:sz w:val="18"/>
                  </w:rPr>
                  <w:delText xml:space="preserve">Pearson</w:delText>
                </w:r>
              </w:del>
            </w:ins>
          </w:p>
        </w:tc>
        <w:tc>
          <w:tcPr>
            <w:tcW w:type="dxa" w:w="1662"/>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rPr>
                <w:del w:id="5024" w:author="xh" w:date="2026-10-14T09:08:03Z"/>
              </w:rPr>
            </w:pPr>
            <w:ins w:id="3103" w:author="xh" w:date="2026-10-14T08:38:28Z">
              <w:del w:id="5023" w:author="xh" w:date="2026-10-14T09:08:03Z">
                <w:r>
                  <w:rPr>
                    <w:rFonts w:ascii="Times New Roman" w:hAnsi="Times New Roman" w:eastAsia="宋体"/>
                    <w:b/>
                    <w:sz w:val="18"/>
                  </w:rPr>
                  <w:delText xml:space="preserve">容量响应组占比</w:delText>
                </w:r>
              </w:del>
            </w:ins>
          </w:p>
        </w:tc>
      </w:tr>
      <w:tr>
        <w:trPr>
          <w:cantSplit/>
          <w:ins w:id="3104" w:author="xh" w:date="2026-10-14T08:38:28Z"/>
          <w:del w:id="5025" w:author="xh" w:date="2026-10-14T09:08:03Z"/>
        </w:trPr>
        <w:tc>
          <w:tcPr>
            <w:tcW w:type="dxa" w:w="1662"/>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rPr>
                <w:del w:id="5027" w:author="xh" w:date="2026-10-14T09:08:03Z"/>
              </w:rPr>
            </w:pPr>
            <w:ins w:id="3105" w:author="xh" w:date="2026-10-14T08:38:28Z">
              <w:del w:id="5026" w:author="xh" w:date="2026-10-14T09:08:03Z">
                <w:r>
                  <w:rPr>
                    <w:rFonts w:ascii="Times New Roman" w:hAnsi="Times New Roman" w:eastAsia="宋体"/>
                    <w:b w:val="0"/>
                    <w:sz w:val="18"/>
                  </w:rPr>
                  <w:delText xml:space="preserve">分布式电源装机渗透率</w:delText>
                </w:r>
              </w:del>
            </w:ins>
          </w:p>
        </w:tc>
        <w:tc>
          <w:tcPr>
            <w:tcW w:type="dxa" w:w="1662"/>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rPr>
                <w:del w:id="5029" w:author="xh" w:date="2026-10-14T09:08:03Z"/>
              </w:rPr>
            </w:pPr>
            <w:ins w:id="3106" w:author="xh" w:date="2026-10-14T08:38:28Z">
              <w:del w:id="5028" w:author="xh" w:date="2026-10-14T09:08:03Z">
                <w:r>
                  <w:rPr>
                    <w:rFonts w:ascii="Times New Roman" w:hAnsi="Times New Roman" w:eastAsia="宋体"/>
                    <w:b w:val="0"/>
                    <w:sz w:val="18"/>
                  </w:rPr>
                  <w:delText xml:space="preserve">2484</w:delText>
                </w:r>
              </w:del>
            </w:ins>
          </w:p>
        </w:tc>
        <w:tc>
          <w:tcPr>
            <w:tcW w:type="dxa" w:w="1662"/>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rPr>
                <w:del w:id="5031" w:author="xh" w:date="2026-10-14T09:08:03Z"/>
              </w:rPr>
            </w:pPr>
            <w:ins w:id="3107" w:author="xh" w:date="2026-10-14T08:38:28Z">
              <w:del w:id="5030" w:author="xh" w:date="2026-10-14T09:08:03Z">
                <w:r>
                  <w:rPr>
                    <w:rFonts w:ascii="Times New Roman" w:hAnsi="Times New Roman" w:eastAsia="宋体"/>
                    <w:b w:val="0"/>
                    <w:sz w:val="18"/>
                  </w:rPr>
                  <w:delText xml:space="preserve">32112</w:delText>
                </w:r>
              </w:del>
            </w:ins>
          </w:p>
        </w:tc>
        <w:tc>
          <w:tcPr>
            <w:tcW w:type="dxa" w:w="1662"/>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rPr>
                <w:del w:id="5033" w:author="xh" w:date="2026-10-14T09:08:03Z"/>
              </w:rPr>
            </w:pPr>
            <w:ins w:id="3108" w:author="xh" w:date="2026-10-14T08:38:28Z">
              <w:del w:id="5032" w:author="xh" w:date="2026-10-14T09:08:03Z">
                <w:r>
                  <w:rPr>
                    <w:rFonts w:ascii="Times New Roman" w:hAnsi="Times New Roman" w:eastAsia="宋体"/>
                    <w:b w:val="0"/>
                    <w:sz w:val="18"/>
                  </w:rPr>
                  <w:delText xml:space="preserve">0.88</w:delText>
                </w:r>
              </w:del>
            </w:ins>
          </w:p>
        </w:tc>
        <w:tc>
          <w:tcPr>
            <w:tcW w:type="dxa" w:w="1662"/>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rPr>
                <w:del w:id="5035" w:author="xh" w:date="2026-10-14T09:08:03Z"/>
              </w:rPr>
            </w:pPr>
            <w:ins w:id="3109" w:author="xh" w:date="2026-10-14T08:38:28Z">
              <w:del w:id="5034" w:author="xh" w:date="2026-10-14T09:08:03Z">
                <w:r>
                  <w:rPr>
                    <w:rFonts w:ascii="Times New Roman" w:hAnsi="Times New Roman" w:eastAsia="宋体"/>
                    <w:b w:val="0"/>
                    <w:sz w:val="18"/>
                  </w:rPr>
                  <w:delText xml:space="preserve">100%</w:delText>
                </w:r>
              </w:del>
            </w:ins>
          </w:p>
        </w:tc>
      </w:tr>
      <w:tr>
        <w:trPr>
          <w:cantSplit/>
          <w:ins w:id="3110" w:author="xh" w:date="2026-10-14T08:38:28Z"/>
          <w:del w:id="5036" w:author="xh" w:date="2026-10-14T09:08:03Z"/>
        </w:trPr>
        <w:tc>
          <w:tcPr>
            <w:tcW w:type="dxa" w:w="1662"/>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rPr>
                <w:del w:id="5038" w:author="xh" w:date="2026-10-14T09:08:03Z"/>
              </w:rPr>
            </w:pPr>
            <w:ins w:id="3111" w:author="xh" w:date="2026-10-14T08:38:28Z">
              <w:del w:id="5037" w:author="xh" w:date="2026-10-14T09:08:03Z">
                <w:r>
                  <w:rPr>
                    <w:rFonts w:ascii="Times New Roman" w:hAnsi="Times New Roman" w:eastAsia="宋体"/>
                    <w:b w:val="0"/>
                    <w:sz w:val="18"/>
                  </w:rPr>
                  <w:delText xml:space="preserve">分布式电源电量渗透率</w:delText>
                </w:r>
              </w:del>
            </w:ins>
          </w:p>
        </w:tc>
        <w:tc>
          <w:tcPr>
            <w:tcW w:type="dxa" w:w="1662"/>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rPr>
                <w:del w:id="5040" w:author="xh" w:date="2026-10-14T09:08:03Z"/>
              </w:rPr>
            </w:pPr>
            <w:ins w:id="3112" w:author="xh" w:date="2026-10-14T08:38:28Z">
              <w:del w:id="5039" w:author="xh" w:date="2026-10-14T09:08:03Z">
                <w:r>
                  <w:rPr>
                    <w:rFonts w:ascii="Times New Roman" w:hAnsi="Times New Roman" w:eastAsia="宋体"/>
                    <w:b w:val="0"/>
                    <w:sz w:val="18"/>
                  </w:rPr>
                  <w:delText xml:space="preserve">19880</w:delText>
                </w:r>
              </w:del>
            </w:ins>
          </w:p>
        </w:tc>
        <w:tc>
          <w:tcPr>
            <w:tcW w:type="dxa" w:w="1662"/>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rPr>
                <w:del w:id="5042" w:author="xh" w:date="2026-10-14T09:08:03Z"/>
              </w:rPr>
            </w:pPr>
            <w:ins w:id="3113" w:author="xh" w:date="2026-10-14T08:38:28Z">
              <w:del w:id="5041" w:author="xh" w:date="2026-10-14T09:08:03Z">
                <w:r>
                  <w:rPr>
                    <w:rFonts w:ascii="Times New Roman" w:hAnsi="Times New Roman" w:eastAsia="宋体"/>
                    <w:b w:val="0"/>
                    <w:sz w:val="18"/>
                  </w:rPr>
                  <w:delText xml:space="preserve">60798</w:delText>
                </w:r>
              </w:del>
            </w:ins>
          </w:p>
        </w:tc>
        <w:tc>
          <w:tcPr>
            <w:tcW w:type="dxa" w:w="1662"/>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rPr>
                <w:del w:id="5044" w:author="xh" w:date="2026-10-14T09:08:03Z"/>
              </w:rPr>
            </w:pPr>
            <w:ins w:id="3114" w:author="xh" w:date="2026-10-14T08:38:28Z">
              <w:del w:id="5043" w:author="xh" w:date="2026-10-14T09:08:03Z">
                <w:r>
                  <w:rPr>
                    <w:rFonts w:ascii="Times New Roman" w:hAnsi="Times New Roman" w:eastAsia="宋体"/>
                    <w:b w:val="0"/>
                    <w:sz w:val="18"/>
                  </w:rPr>
                  <w:delText xml:space="preserve">0.89</w:delText>
                </w:r>
              </w:del>
            </w:ins>
          </w:p>
        </w:tc>
        <w:tc>
          <w:tcPr>
            <w:tcW w:type="dxa" w:w="1662"/>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rPr>
                <w:del w:id="5046" w:author="xh" w:date="2026-10-14T09:08:03Z"/>
              </w:rPr>
            </w:pPr>
            <w:ins w:id="3115" w:author="xh" w:date="2026-10-14T08:38:28Z">
              <w:del w:id="5045" w:author="xh" w:date="2026-10-14T09:08:03Z">
                <w:r>
                  <w:rPr>
                    <w:rFonts w:ascii="Times New Roman" w:hAnsi="Times New Roman" w:eastAsia="宋体"/>
                    <w:b w:val="0"/>
                    <w:sz w:val="18"/>
                  </w:rPr>
                  <w:delText xml:space="preserve">57%</w:delText>
                </w:r>
              </w:del>
            </w:ins>
          </w:p>
        </w:tc>
      </w:tr>
      <w:tr>
        <w:trPr>
          <w:cantSplit/>
          <w:ins w:id="3116" w:author="xh" w:date="2026-10-14T08:38:28Z"/>
          <w:del w:id="5047" w:author="xh" w:date="2026-10-14T09:08:03Z"/>
        </w:trPr>
        <w:tc>
          <w:tcPr>
            <w:tcW w:type="dxa" w:w="1662"/>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rPr>
                <w:del w:id="5049" w:author="xh" w:date="2026-10-14T09:08:03Z"/>
              </w:rPr>
            </w:pPr>
            <w:ins w:id="3117" w:author="xh" w:date="2026-10-14T08:38:28Z">
              <w:del w:id="5048" w:author="xh" w:date="2026-10-14T09:08:03Z">
                <w:r>
                  <w:rPr>
                    <w:rFonts w:ascii="Times New Roman" w:hAnsi="Times New Roman" w:eastAsia="宋体"/>
                    <w:b w:val="0"/>
                    <w:sz w:val="18"/>
                  </w:rPr>
                  <w:delText xml:space="preserve">站级负载率最大值</w:delText>
                </w:r>
              </w:del>
            </w:ins>
          </w:p>
        </w:tc>
        <w:tc>
          <w:tcPr>
            <w:tcW w:type="dxa" w:w="1662"/>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rPr>
                <w:del w:id="5051" w:author="xh" w:date="2026-10-14T09:08:03Z"/>
              </w:rPr>
            </w:pPr>
            <w:ins w:id="3118" w:author="xh" w:date="2026-10-14T08:38:28Z">
              <w:del w:id="5050" w:author="xh" w:date="2026-10-14T09:08:03Z">
                <w:r>
                  <w:rPr>
                    <w:rFonts w:ascii="Times New Roman" w:hAnsi="Times New Roman" w:eastAsia="宋体"/>
                    <w:b w:val="0"/>
                    <w:sz w:val="18"/>
                  </w:rPr>
                  <w:delText xml:space="preserve">19880</w:delText>
                </w:r>
              </w:del>
            </w:ins>
          </w:p>
        </w:tc>
        <w:tc>
          <w:tcPr>
            <w:tcW w:type="dxa" w:w="1662"/>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rPr>
                <w:del w:id="5053" w:author="xh" w:date="2026-10-14T09:08:03Z"/>
              </w:rPr>
            </w:pPr>
            <w:ins w:id="3119" w:author="xh" w:date="2026-10-14T08:38:28Z">
              <w:del w:id="5052" w:author="xh" w:date="2026-10-14T09:08:03Z">
                <w:r>
                  <w:rPr>
                    <w:rFonts w:ascii="Times New Roman" w:hAnsi="Times New Roman" w:eastAsia="宋体"/>
                    <w:b w:val="0"/>
                    <w:sz w:val="18"/>
                  </w:rPr>
                  <w:delText xml:space="preserve">60798</w:delText>
                </w:r>
              </w:del>
            </w:ins>
          </w:p>
        </w:tc>
        <w:tc>
          <w:tcPr>
            <w:tcW w:type="dxa" w:w="1662"/>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rPr>
                <w:del w:id="5055" w:author="xh" w:date="2026-10-14T09:08:03Z"/>
              </w:rPr>
            </w:pPr>
            <w:ins w:id="3120" w:author="xh" w:date="2026-10-14T08:38:28Z">
              <w:del w:id="5054" w:author="xh" w:date="2026-10-14T09:08:03Z">
                <w:r>
                  <w:rPr>
                    <w:rFonts w:ascii="Times New Roman" w:hAnsi="Times New Roman" w:eastAsia="宋体"/>
                    <w:b w:val="0"/>
                    <w:sz w:val="18"/>
                  </w:rPr>
                  <w:delText xml:space="preserve">0.92</w:delText>
                </w:r>
              </w:del>
            </w:ins>
          </w:p>
        </w:tc>
        <w:tc>
          <w:tcPr>
            <w:tcW w:type="dxa" w:w="1662"/>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rPr>
                <w:del w:id="5057" w:author="xh" w:date="2026-10-14T09:08:03Z"/>
              </w:rPr>
            </w:pPr>
            <w:ins w:id="3121" w:author="xh" w:date="2026-10-14T08:38:28Z">
              <w:del w:id="5056" w:author="xh" w:date="2026-10-14T09:08:03Z">
                <w:r>
                  <w:rPr>
                    <w:rFonts w:ascii="Times New Roman" w:hAnsi="Times New Roman" w:eastAsia="宋体"/>
                    <w:b w:val="0"/>
                    <w:sz w:val="18"/>
                  </w:rPr>
                  <w:delText xml:space="preserve">57%</w:delText>
                </w:r>
              </w:del>
            </w:ins>
          </w:p>
        </w:tc>
      </w:tr>
      <w:tr>
        <w:trPr>
          <w:cantSplit/>
          <w:ins w:id="3122" w:author="xh" w:date="2026-10-14T08:38:28Z"/>
          <w:del w:id="5058" w:author="xh" w:date="2026-10-14T09:08:03Z"/>
        </w:trPr>
        <w:tc>
          <w:tcPr>
            <w:tcW w:type="dxa" w:w="1662"/>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rPr>
                <w:del w:id="5060" w:author="xh" w:date="2026-10-14T09:08:03Z"/>
              </w:rPr>
            </w:pPr>
            <w:ins w:id="3123" w:author="xh" w:date="2026-10-14T08:38:28Z">
              <w:del w:id="5059" w:author="xh" w:date="2026-10-14T09:08:03Z">
                <w:r>
                  <w:rPr>
                    <w:rFonts w:ascii="Times New Roman" w:hAnsi="Times New Roman" w:eastAsia="宋体"/>
                    <w:b w:val="0"/>
                    <w:sz w:val="18"/>
                  </w:rPr>
                  <w:delText xml:space="preserve">最大正向净负荷</w:delText>
                </w:r>
              </w:del>
            </w:ins>
          </w:p>
        </w:tc>
        <w:tc>
          <w:tcPr>
            <w:tcW w:type="dxa" w:w="1662"/>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rPr>
                <w:del w:id="5062" w:author="xh" w:date="2026-10-14T09:08:03Z"/>
              </w:rPr>
            </w:pPr>
            <w:ins w:id="3124" w:author="xh" w:date="2026-10-14T08:38:28Z">
              <w:del w:id="5061" w:author="xh" w:date="2026-10-14T09:08:03Z">
                <w:r>
                  <w:rPr>
                    <w:rFonts w:ascii="Times New Roman" w:hAnsi="Times New Roman" w:eastAsia="宋体"/>
                    <w:b w:val="0"/>
                    <w:sz w:val="18"/>
                  </w:rPr>
                  <w:delText xml:space="preserve">11988</w:delText>
                </w:r>
              </w:del>
            </w:ins>
          </w:p>
        </w:tc>
        <w:tc>
          <w:tcPr>
            <w:tcW w:type="dxa" w:w="1662"/>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rPr>
                <w:del w:id="5064" w:author="xh" w:date="2026-10-14T09:08:03Z"/>
              </w:rPr>
            </w:pPr>
            <w:ins w:id="3125" w:author="xh" w:date="2026-10-14T08:38:28Z">
              <w:del w:id="5063" w:author="xh" w:date="2026-10-14T09:08:03Z">
                <w:r>
                  <w:rPr>
                    <w:rFonts w:ascii="Times New Roman" w:hAnsi="Times New Roman" w:eastAsia="宋体"/>
                    <w:b w:val="0"/>
                    <w:sz w:val="18"/>
                  </w:rPr>
                  <w:delText xml:space="preserve">88781</w:delText>
                </w:r>
              </w:del>
            </w:ins>
          </w:p>
        </w:tc>
        <w:tc>
          <w:tcPr>
            <w:tcW w:type="dxa" w:w="1662"/>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rPr>
                <w:del w:id="5066" w:author="xh" w:date="2026-10-14T09:08:03Z"/>
              </w:rPr>
            </w:pPr>
            <w:ins w:id="3126" w:author="xh" w:date="2026-10-14T08:38:28Z">
              <w:del w:id="5065" w:author="xh" w:date="2026-10-14T09:08:03Z">
                <w:r>
                  <w:rPr>
                    <w:rFonts w:ascii="Times New Roman" w:hAnsi="Times New Roman" w:eastAsia="宋体"/>
                    <w:b w:val="0"/>
                    <w:sz w:val="18"/>
                  </w:rPr>
                  <w:delText xml:space="preserve">-0.78</w:delText>
                </w:r>
              </w:del>
            </w:ins>
          </w:p>
        </w:tc>
        <w:tc>
          <w:tcPr>
            <w:tcW w:type="dxa" w:w="1662"/>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rPr>
                <w:del w:id="5068" w:author="xh" w:date="2026-10-14T09:08:03Z"/>
              </w:rPr>
            </w:pPr>
            <w:ins w:id="3127" w:author="xh" w:date="2026-10-14T08:38:28Z">
              <w:del w:id="5067" w:author="xh" w:date="2026-10-14T09:08:03Z">
                <w:r>
                  <w:rPr>
                    <w:rFonts w:ascii="Times New Roman" w:hAnsi="Times New Roman" w:eastAsia="宋体"/>
                    <w:b w:val="0"/>
                    <w:sz w:val="18"/>
                  </w:rPr>
                  <w:delText xml:space="preserve">93%</w:delText>
                </w:r>
              </w:del>
            </w:ins>
          </w:p>
        </w:tc>
      </w:tr>
      <w:tr>
        <w:trPr>
          <w:cantSplit/>
          <w:ins w:id="3128" w:author="xh" w:date="2026-10-14T08:38:28Z"/>
          <w:del w:id="5069" w:author="xh" w:date="2026-10-14T09:08:03Z"/>
        </w:trPr>
        <w:tc>
          <w:tcPr>
            <w:tcW w:type="dxa" w:w="1662"/>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rPr>
                <w:del w:id="5071" w:author="xh" w:date="2026-10-14T09:08:03Z"/>
              </w:rPr>
            </w:pPr>
            <w:ins w:id="3129" w:author="xh" w:date="2026-10-14T08:38:28Z">
              <w:del w:id="5070" w:author="xh" w:date="2026-10-14T09:08:03Z">
                <w:r>
                  <w:rPr>
                    <w:rFonts w:ascii="Times New Roman" w:hAnsi="Times New Roman" w:eastAsia="宋体"/>
                    <w:b w:val="0"/>
                    <w:sz w:val="18"/>
                  </w:rPr>
                  <w:delText xml:space="preserve">最大反向净负荷</w:delText>
                </w:r>
              </w:del>
            </w:ins>
          </w:p>
        </w:tc>
        <w:tc>
          <w:tcPr>
            <w:tcW w:type="dxa" w:w="1662"/>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rPr>
                <w:del w:id="5073" w:author="xh" w:date="2026-10-14T09:08:03Z"/>
              </w:rPr>
            </w:pPr>
            <w:ins w:id="3130" w:author="xh" w:date="2026-10-14T08:38:28Z">
              <w:del w:id="5072" w:author="xh" w:date="2026-10-14T09:08:03Z">
                <w:r>
                  <w:rPr>
                    <w:rFonts w:ascii="Times New Roman" w:hAnsi="Times New Roman" w:eastAsia="宋体"/>
                    <w:b w:val="0"/>
                    <w:sz w:val="18"/>
                  </w:rPr>
                  <w:delText xml:space="preserve">19880</w:delText>
                </w:r>
              </w:del>
            </w:ins>
          </w:p>
        </w:tc>
        <w:tc>
          <w:tcPr>
            <w:tcW w:type="dxa" w:w="1662"/>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rPr>
                <w:del w:id="5075" w:author="xh" w:date="2026-10-14T09:08:03Z"/>
              </w:rPr>
            </w:pPr>
            <w:ins w:id="3131" w:author="xh" w:date="2026-10-14T08:38:28Z">
              <w:del w:id="5074" w:author="xh" w:date="2026-10-14T09:08:03Z">
                <w:r>
                  <w:rPr>
                    <w:rFonts w:ascii="Times New Roman" w:hAnsi="Times New Roman" w:eastAsia="宋体"/>
                    <w:b w:val="0"/>
                    <w:sz w:val="18"/>
                  </w:rPr>
                  <w:delText xml:space="preserve">60798</w:delText>
                </w:r>
              </w:del>
            </w:ins>
          </w:p>
        </w:tc>
        <w:tc>
          <w:tcPr>
            <w:tcW w:type="dxa" w:w="1662"/>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rPr>
                <w:del w:id="5077" w:author="xh" w:date="2026-10-14T09:08:03Z"/>
              </w:rPr>
            </w:pPr>
            <w:ins w:id="3132" w:author="xh" w:date="2026-10-14T08:38:28Z">
              <w:del w:id="5076" w:author="xh" w:date="2026-10-14T09:08:03Z">
                <w:r>
                  <w:rPr>
                    <w:rFonts w:ascii="Times New Roman" w:hAnsi="Times New Roman" w:eastAsia="宋体"/>
                    <w:b w:val="0"/>
                    <w:sz w:val="18"/>
                  </w:rPr>
                  <w:delText xml:space="preserve">0.88</w:delText>
                </w:r>
              </w:del>
            </w:ins>
          </w:p>
        </w:tc>
        <w:tc>
          <w:tcPr>
            <w:tcW w:type="dxa" w:w="1662"/>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rPr>
                <w:del w:id="5079" w:author="xh" w:date="2026-10-14T09:08:03Z"/>
              </w:rPr>
            </w:pPr>
            <w:ins w:id="3133" w:author="xh" w:date="2026-10-14T08:38:28Z">
              <w:del w:id="5078" w:author="xh" w:date="2026-10-14T09:08:03Z">
                <w:r>
                  <w:rPr>
                    <w:rFonts w:ascii="Times New Roman" w:hAnsi="Times New Roman" w:eastAsia="宋体"/>
                    <w:b w:val="0"/>
                    <w:sz w:val="18"/>
                  </w:rPr>
                  <w:delText xml:space="preserve">57%</w:delText>
                </w:r>
              </w:del>
            </w:ins>
          </w:p>
        </w:tc>
      </w:tr>
      <w:tr>
        <w:trPr>
          <w:cantSplit/>
          <w:ins w:id="3134" w:author="xh" w:date="2026-10-14T08:38:28Z"/>
          <w:del w:id="5080" w:author="xh" w:date="2026-10-14T09:08:03Z"/>
        </w:trPr>
        <w:tc>
          <w:tcPr>
            <w:tcW w:type="dxa" w:w="1662"/>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rPr>
                <w:del w:id="5082" w:author="xh" w:date="2026-10-14T09:08:03Z"/>
              </w:rPr>
            </w:pPr>
            <w:ins w:id="3135" w:author="xh" w:date="2026-10-14T08:38:28Z">
              <w:del w:id="5081" w:author="xh" w:date="2026-10-14T09:08:03Z">
                <w:r>
                  <w:rPr>
                    <w:rFonts w:ascii="Times New Roman" w:hAnsi="Times New Roman" w:eastAsia="宋体"/>
                    <w:b w:val="0"/>
                    <w:sz w:val="18"/>
                  </w:rPr>
                  <w:delText xml:space="preserve">年最大净负荷平均增长率</w:delText>
                </w:r>
              </w:del>
            </w:ins>
          </w:p>
        </w:tc>
        <w:tc>
          <w:tcPr>
            <w:tcW w:type="dxa" w:w="1662"/>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rPr>
                <w:del w:id="5084" w:author="xh" w:date="2026-10-14T09:08:03Z"/>
              </w:rPr>
            </w:pPr>
            <w:ins w:id="3136" w:author="xh" w:date="2026-10-14T08:38:28Z">
              <w:del w:id="5083" w:author="xh" w:date="2026-10-14T09:08:03Z">
                <w:r>
                  <w:rPr>
                    <w:rFonts w:ascii="Times New Roman" w:hAnsi="Times New Roman" w:eastAsia="宋体"/>
                    <w:b w:val="0"/>
                    <w:sz w:val="18"/>
                  </w:rPr>
                  <w:delText xml:space="preserve">4329</w:delText>
                </w:r>
              </w:del>
            </w:ins>
          </w:p>
        </w:tc>
        <w:tc>
          <w:tcPr>
            <w:tcW w:type="dxa" w:w="1662"/>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rPr>
                <w:del w:id="5086" w:author="xh" w:date="2026-10-14T09:08:03Z"/>
              </w:rPr>
            </w:pPr>
            <w:ins w:id="3137" w:author="xh" w:date="2026-10-14T08:38:28Z">
              <w:del w:id="5085" w:author="xh" w:date="2026-10-14T09:08:03Z">
                <w:r>
                  <w:rPr>
                    <w:rFonts w:ascii="Times New Roman" w:hAnsi="Times New Roman" w:eastAsia="宋体"/>
                    <w:b w:val="0"/>
                    <w:sz w:val="18"/>
                  </w:rPr>
                  <w:delText xml:space="preserve">32112</w:delText>
                </w:r>
              </w:del>
            </w:ins>
          </w:p>
        </w:tc>
        <w:tc>
          <w:tcPr>
            <w:tcW w:type="dxa" w:w="1662"/>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rPr>
                <w:del w:id="5088" w:author="xh" w:date="2026-10-14T09:08:03Z"/>
              </w:rPr>
            </w:pPr>
            <w:ins w:id="3138" w:author="xh" w:date="2026-10-14T08:38:28Z">
              <w:del w:id="5087" w:author="xh" w:date="2026-10-14T09:08:03Z">
                <w:r>
                  <w:rPr>
                    <w:rFonts w:ascii="Times New Roman" w:hAnsi="Times New Roman" w:eastAsia="宋体"/>
                    <w:b w:val="0"/>
                    <w:sz w:val="18"/>
                  </w:rPr>
                  <w:delText xml:space="preserve">-0.80</w:delText>
                </w:r>
              </w:del>
            </w:ins>
          </w:p>
        </w:tc>
        <w:tc>
          <w:tcPr>
            <w:tcW w:type="dxa" w:w="1662"/>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rPr>
                <w:del w:id="5090" w:author="xh" w:date="2026-10-14T09:08:03Z"/>
              </w:rPr>
            </w:pPr>
            <w:ins w:id="3139" w:author="xh" w:date="2026-10-14T08:38:28Z">
              <w:del w:id="5089" w:author="xh" w:date="2026-10-14T09:08:03Z">
                <w:r>
                  <w:rPr>
                    <w:rFonts w:ascii="Times New Roman" w:hAnsi="Times New Roman" w:eastAsia="宋体"/>
                    <w:b w:val="0"/>
                    <w:sz w:val="18"/>
                  </w:rPr>
                  <w:delText xml:space="preserve">89%</w:delText>
                </w:r>
              </w:del>
            </w:ins>
          </w:p>
        </w:tc>
      </w:tr>
      <w:tr>
        <w:trPr>
          <w:cantSplit/>
          <w:ins w:id="3140" w:author="xh" w:date="2026-10-14T08:38:28Z"/>
          <w:del w:id="5091" w:author="xh" w:date="2026-10-14T09:08:03Z"/>
        </w:trPr>
        <w:tc>
          <w:tcPr>
            <w:tcW w:type="dxa" w:w="1662"/>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rPr>
                <w:del w:id="5093" w:author="xh" w:date="2026-10-14T09:08:03Z"/>
              </w:rPr>
            </w:pPr>
            <w:ins w:id="3141" w:author="xh" w:date="2026-10-14T08:38:28Z">
              <w:del w:id="5092" w:author="xh" w:date="2026-10-14T09:08:03Z">
                <w:r>
                  <w:rPr>
                    <w:rFonts w:ascii="Times New Roman" w:hAnsi="Times New Roman" w:eastAsia="宋体"/>
                    <w:b w:val="0"/>
                    <w:sz w:val="18"/>
                  </w:rPr>
                  <w:delText xml:space="preserve">95%峰值持续时间</w:delText>
                </w:r>
              </w:del>
            </w:ins>
          </w:p>
        </w:tc>
        <w:tc>
          <w:tcPr>
            <w:tcW w:type="dxa" w:w="1662"/>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rPr>
                <w:del w:id="5095" w:author="xh" w:date="2026-10-14T09:08:03Z"/>
              </w:rPr>
            </w:pPr>
            <w:ins w:id="3142" w:author="xh" w:date="2026-10-14T08:38:28Z">
              <w:del w:id="5094" w:author="xh" w:date="2026-10-14T09:08:03Z">
                <w:r>
                  <w:rPr>
                    <w:rFonts w:ascii="Times New Roman" w:hAnsi="Times New Roman" w:eastAsia="宋体"/>
                    <w:b w:val="0"/>
                    <w:sz w:val="18"/>
                  </w:rPr>
                  <w:delText xml:space="preserve">5140</w:delText>
                </w:r>
              </w:del>
            </w:ins>
          </w:p>
        </w:tc>
        <w:tc>
          <w:tcPr>
            <w:tcW w:type="dxa" w:w="1662"/>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rPr>
                <w:del w:id="5097" w:author="xh" w:date="2026-10-14T09:08:03Z"/>
              </w:rPr>
            </w:pPr>
            <w:ins w:id="3143" w:author="xh" w:date="2026-10-14T08:38:28Z">
              <w:del w:id="5096" w:author="xh" w:date="2026-10-14T09:08:03Z">
                <w:r>
                  <w:rPr>
                    <w:rFonts w:ascii="Times New Roman" w:hAnsi="Times New Roman" w:eastAsia="宋体"/>
                    <w:b w:val="0"/>
                    <w:sz w:val="18"/>
                  </w:rPr>
                  <w:delText xml:space="preserve">41118</w:delText>
                </w:r>
              </w:del>
            </w:ins>
          </w:p>
        </w:tc>
        <w:tc>
          <w:tcPr>
            <w:tcW w:type="dxa" w:w="1662"/>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rPr>
                <w:del w:id="5099" w:author="xh" w:date="2026-10-14T09:08:03Z"/>
              </w:rPr>
            </w:pPr>
            <w:ins w:id="3144" w:author="xh" w:date="2026-10-14T08:38:28Z">
              <w:del w:id="5098" w:author="xh" w:date="2026-10-14T09:08:03Z">
                <w:r>
                  <w:rPr>
                    <w:rFonts w:ascii="Times New Roman" w:hAnsi="Times New Roman" w:eastAsia="宋体"/>
                    <w:b w:val="0"/>
                    <w:sz w:val="18"/>
                  </w:rPr>
                  <w:delText xml:space="preserve">0.26</w:delText>
                </w:r>
              </w:del>
            </w:ins>
          </w:p>
        </w:tc>
        <w:tc>
          <w:tcPr>
            <w:tcW w:type="dxa" w:w="1662"/>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rPr>
                <w:del w:id="5101" w:author="xh" w:date="2026-10-14T09:08:03Z"/>
              </w:rPr>
            </w:pPr>
            <w:ins w:id="3145" w:author="xh" w:date="2026-10-14T08:38:28Z">
              <w:del w:id="5100" w:author="xh" w:date="2026-10-14T09:08:03Z">
                <w:r>
                  <w:rPr>
                    <w:rFonts w:ascii="Times New Roman" w:hAnsi="Times New Roman" w:eastAsia="宋体"/>
                    <w:b w:val="0"/>
                    <w:sz w:val="18"/>
                  </w:rPr>
                  <w:delText xml:space="preserve">17%</w:delText>
                </w:r>
              </w:del>
            </w:ins>
          </w:p>
        </w:tc>
      </w:tr>
      <w:tr>
        <w:trPr>
          <w:cantSplit/>
          <w:ins w:id="3146" w:author="xh" w:date="2026-10-14T08:38:28Z"/>
          <w:del w:id="5102" w:author="xh" w:date="2026-10-14T09:08:03Z"/>
        </w:trPr>
        <w:tc>
          <w:tcPr>
            <w:tcW w:type="dxa" w:w="1662"/>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rPr>
                <w:del w:id="5104" w:author="xh" w:date="2026-10-14T09:08:03Z"/>
              </w:rPr>
            </w:pPr>
            <w:ins w:id="3147" w:author="xh" w:date="2026-10-14T08:38:28Z">
              <w:del w:id="5103" w:author="xh" w:date="2026-10-14T09:08:03Z">
                <w:r>
                  <w:rPr>
                    <w:rFonts w:ascii="Times New Roman" w:hAnsi="Times New Roman" w:eastAsia="宋体"/>
                    <w:b w:val="0"/>
                    <w:sz w:val="18"/>
                  </w:rPr>
                  <w:delText xml:space="preserve">负荷分散系数</w:delText>
                </w:r>
              </w:del>
            </w:ins>
          </w:p>
        </w:tc>
        <w:tc>
          <w:tcPr>
            <w:tcW w:type="dxa" w:w="1662"/>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rPr>
                <w:del w:id="5106" w:author="xh" w:date="2026-10-14T09:08:03Z"/>
              </w:rPr>
            </w:pPr>
            <w:ins w:id="3148" w:author="xh" w:date="2026-10-14T08:38:28Z">
              <w:del w:id="5105" w:author="xh" w:date="2026-10-14T09:08:03Z">
                <w:r>
                  <w:rPr>
                    <w:rFonts w:ascii="Times New Roman" w:hAnsi="Times New Roman" w:eastAsia="宋体"/>
                    <w:b w:val="0"/>
                    <w:sz w:val="18"/>
                  </w:rPr>
                  <w:delText xml:space="preserve">10608</w:delText>
                </w:r>
              </w:del>
            </w:ins>
          </w:p>
        </w:tc>
        <w:tc>
          <w:tcPr>
            <w:tcW w:type="dxa" w:w="1662"/>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rPr>
                <w:del w:id="5108" w:author="xh" w:date="2026-10-14T09:08:03Z"/>
              </w:rPr>
            </w:pPr>
            <w:ins w:id="3149" w:author="xh" w:date="2026-10-14T08:38:28Z">
              <w:del w:id="5107" w:author="xh" w:date="2026-10-14T09:08:03Z">
                <w:r>
                  <w:rPr>
                    <w:rFonts w:ascii="Times New Roman" w:hAnsi="Times New Roman" w:eastAsia="宋体"/>
                    <w:b w:val="0"/>
                    <w:sz w:val="18"/>
                  </w:rPr>
                  <w:delText xml:space="preserve">31473</w:delText>
                </w:r>
              </w:del>
            </w:ins>
          </w:p>
        </w:tc>
        <w:tc>
          <w:tcPr>
            <w:tcW w:type="dxa" w:w="1662"/>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rPr>
                <w:del w:id="5110" w:author="xh" w:date="2026-10-14T09:08:03Z"/>
              </w:rPr>
            </w:pPr>
            <w:ins w:id="3150" w:author="xh" w:date="2026-10-14T08:38:28Z">
              <w:del w:id="5109" w:author="xh" w:date="2026-10-14T09:08:03Z">
                <w:r>
                  <w:rPr>
                    <w:rFonts w:ascii="Times New Roman" w:hAnsi="Times New Roman" w:eastAsia="宋体"/>
                    <w:b w:val="0"/>
                    <w:sz w:val="18"/>
                  </w:rPr>
                  <w:delText xml:space="preserve">0.52</w:delText>
                </w:r>
              </w:del>
            </w:ins>
          </w:p>
        </w:tc>
        <w:tc>
          <w:tcPr>
            <w:tcW w:type="dxa" w:w="1662"/>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rPr>
                <w:del w:id="5112" w:author="xh" w:date="2026-10-14T09:08:03Z"/>
              </w:rPr>
            </w:pPr>
            <w:ins w:id="3151" w:author="xh" w:date="2026-10-14T08:38:28Z">
              <w:del w:id="5111" w:author="xh" w:date="2026-10-14T09:08:03Z">
                <w:r>
                  <w:rPr>
                    <w:rFonts w:ascii="Times New Roman" w:hAnsi="Times New Roman" w:eastAsia="宋体"/>
                    <w:b w:val="0"/>
                    <w:sz w:val="18"/>
                  </w:rPr>
                  <w:delText xml:space="preserve">37%</w:delText>
                </w:r>
              </w:del>
            </w:ins>
          </w:p>
        </w:tc>
      </w:tr>
      <w:tr>
        <w:trPr>
          <w:cantSplit/>
          <w:ins w:id="3152" w:author="xh" w:date="2026-10-14T08:38:28Z"/>
          <w:del w:id="5113" w:author="xh" w:date="2026-10-14T09:08:03Z"/>
        </w:trPr>
        <w:tc>
          <w:tcPr>
            <w:tcW w:type="dxa" w:w="1662"/>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rPr>
                <w:del w:id="5115" w:author="xh" w:date="2026-10-14T09:08:03Z"/>
              </w:rPr>
            </w:pPr>
            <w:ins w:id="3153" w:author="xh" w:date="2026-10-14T08:38:28Z">
              <w:del w:id="5114" w:author="xh" w:date="2026-10-14T09:08:03Z">
                <w:r>
                  <w:rPr>
                    <w:rFonts w:ascii="Times New Roman" w:hAnsi="Times New Roman" w:eastAsia="宋体"/>
                    <w:b w:val="0"/>
                    <w:sz w:val="18"/>
                  </w:rPr>
                  <w:delText xml:space="preserve">初始转供率</w:delText>
                </w:r>
              </w:del>
            </w:ins>
          </w:p>
        </w:tc>
        <w:tc>
          <w:tcPr>
            <w:tcW w:type="dxa" w:w="1662"/>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rPr>
                <w:del w:id="5117" w:author="xh" w:date="2026-10-14T09:08:03Z"/>
              </w:rPr>
            </w:pPr>
            <w:ins w:id="3154" w:author="xh" w:date="2026-10-14T08:38:28Z">
              <w:del w:id="5116" w:author="xh" w:date="2026-10-14T09:08:03Z">
                <w:r>
                  <w:rPr>
                    <w:rFonts w:ascii="Times New Roman" w:hAnsi="Times New Roman" w:eastAsia="宋体"/>
                    <w:b w:val="0"/>
                    <w:sz w:val="18"/>
                  </w:rPr>
                  <w:delText xml:space="preserve">4680</w:delText>
                </w:r>
              </w:del>
            </w:ins>
          </w:p>
        </w:tc>
        <w:tc>
          <w:tcPr>
            <w:tcW w:type="dxa" w:w="1662"/>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rPr>
                <w:del w:id="5119" w:author="xh" w:date="2026-10-14T09:08:03Z"/>
              </w:rPr>
            </w:pPr>
            <w:ins w:id="3155" w:author="xh" w:date="2026-10-14T08:38:28Z">
              <w:del w:id="5118" w:author="xh" w:date="2026-10-14T09:08:03Z">
                <w:r>
                  <w:rPr>
                    <w:rFonts w:ascii="Times New Roman" w:hAnsi="Times New Roman" w:eastAsia="宋体"/>
                    <w:b w:val="0"/>
                    <w:sz w:val="18"/>
                  </w:rPr>
                  <w:delText xml:space="preserve">32058</w:delText>
                </w:r>
              </w:del>
            </w:ins>
          </w:p>
        </w:tc>
        <w:tc>
          <w:tcPr>
            <w:tcW w:type="dxa" w:w="1662"/>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rPr>
                <w:del w:id="5121" w:author="xh" w:date="2026-10-14T09:08:03Z"/>
              </w:rPr>
            </w:pPr>
            <w:ins w:id="3156" w:author="xh" w:date="2026-10-14T08:38:28Z">
              <w:del w:id="5120" w:author="xh" w:date="2026-10-14T09:08:03Z">
                <w:r>
                  <w:rPr>
                    <w:rFonts w:ascii="Times New Roman" w:hAnsi="Times New Roman" w:eastAsia="宋体"/>
                    <w:b w:val="0"/>
                    <w:sz w:val="18"/>
                  </w:rPr>
                  <w:delText xml:space="preserve">-0.74</w:delText>
                </w:r>
              </w:del>
            </w:ins>
          </w:p>
        </w:tc>
        <w:tc>
          <w:tcPr>
            <w:tcW w:type="dxa" w:w="1662"/>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rPr>
                <w:del w:id="5123" w:author="xh" w:date="2026-10-14T09:08:03Z"/>
              </w:rPr>
            </w:pPr>
            <w:ins w:id="3157" w:author="xh" w:date="2026-10-14T08:38:28Z">
              <w:del w:id="5122" w:author="xh" w:date="2026-10-14T09:08:03Z">
                <w:r>
                  <w:rPr>
                    <w:rFonts w:ascii="Times New Roman" w:hAnsi="Times New Roman" w:eastAsia="宋体"/>
                    <w:b w:val="0"/>
                    <w:sz w:val="18"/>
                  </w:rPr>
                  <w:delText xml:space="preserve">81%</w:delText>
                </w:r>
              </w:del>
            </w:ins>
          </w:p>
        </w:tc>
      </w:tr>
      <w:tr>
        <w:trPr>
          <w:cantSplit/>
          <w:ins w:id="3158" w:author="xh" w:date="2026-10-14T08:38:28Z"/>
          <w:del w:id="5124" w:author="xh" w:date="2026-10-14T09:08:03Z"/>
        </w:trPr>
        <w:tc>
          <w:tcPr>
            <w:tcW w:type="dxa" w:w="1662"/>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rPr>
                <w:del w:id="5126" w:author="xh" w:date="2026-10-14T09:08:03Z"/>
              </w:rPr>
            </w:pPr>
            <w:ins w:id="3159" w:author="xh" w:date="2026-10-14T08:38:28Z">
              <w:del w:id="5125" w:author="xh" w:date="2026-10-14T09:08:03Z">
                <w:r>
                  <w:rPr>
                    <w:rFonts w:ascii="Times New Roman" w:hAnsi="Times New Roman" w:eastAsia="宋体"/>
                    <w:b w:val="0"/>
                    <w:sz w:val="18"/>
                  </w:rPr>
                  <w:delText xml:space="preserve">主变与线路单位功率投资比</w:delText>
                </w:r>
              </w:del>
            </w:ins>
          </w:p>
        </w:tc>
        <w:tc>
          <w:tcPr>
            <w:tcW w:type="dxa" w:w="1662"/>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rPr>
                <w:del w:id="5128" w:author="xh" w:date="2026-10-14T09:08:03Z"/>
              </w:rPr>
            </w:pPr>
            <w:ins w:id="3160" w:author="xh" w:date="2026-10-14T08:38:28Z">
              <w:del w:id="5127" w:author="xh" w:date="2026-10-14T09:08:03Z">
                <w:r>
                  <w:rPr>
                    <w:rFonts w:ascii="Times New Roman" w:hAnsi="Times New Roman" w:eastAsia="宋体"/>
                    <w:b w:val="0"/>
                    <w:sz w:val="18"/>
                  </w:rPr>
                  <w:delText xml:space="preserve">2466</w:delText>
                </w:r>
              </w:del>
            </w:ins>
          </w:p>
        </w:tc>
        <w:tc>
          <w:tcPr>
            <w:tcW w:type="dxa" w:w="1662"/>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rPr>
                <w:del w:id="5130" w:author="xh" w:date="2026-10-14T09:08:03Z"/>
              </w:rPr>
            </w:pPr>
            <w:ins w:id="3161" w:author="xh" w:date="2026-10-14T08:38:28Z">
              <w:del w:id="5129" w:author="xh" w:date="2026-10-14T09:08:03Z">
                <w:r>
                  <w:rPr>
                    <w:rFonts w:ascii="Times New Roman" w:hAnsi="Times New Roman" w:eastAsia="宋体"/>
                    <w:b w:val="0"/>
                    <w:sz w:val="18"/>
                  </w:rPr>
                  <w:delText xml:space="preserve">17262</w:delText>
                </w:r>
              </w:del>
            </w:ins>
          </w:p>
        </w:tc>
        <w:tc>
          <w:tcPr>
            <w:tcW w:type="dxa" w:w="1662"/>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rPr>
                <w:del w:id="5132" w:author="xh" w:date="2026-10-14T09:08:03Z"/>
              </w:rPr>
            </w:pPr>
            <w:ins w:id="3162" w:author="xh" w:date="2026-10-14T08:38:28Z">
              <w:del w:id="5131" w:author="xh" w:date="2026-10-14T09:08:03Z">
                <w:r>
                  <w:rPr>
                    <w:rFonts w:ascii="Times New Roman" w:hAnsi="Times New Roman" w:eastAsia="宋体"/>
                    <w:b w:val="0"/>
                    <w:sz w:val="18"/>
                  </w:rPr>
                  <w:delText xml:space="preserve">-0.16</w:delText>
                </w:r>
              </w:del>
            </w:ins>
          </w:p>
        </w:tc>
        <w:tc>
          <w:tcPr>
            <w:tcW w:type="dxa" w:w="1662"/>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rPr>
                <w:del w:id="5134" w:author="xh" w:date="2026-10-14T09:08:03Z"/>
              </w:rPr>
            </w:pPr>
            <w:ins w:id="3163" w:author="xh" w:date="2026-10-14T08:38:28Z">
              <w:del w:id="5133" w:author="xh" w:date="2026-10-14T09:08:03Z">
                <w:r>
                  <w:rPr>
                    <w:rFonts w:ascii="Times New Roman" w:hAnsi="Times New Roman" w:eastAsia="宋体"/>
                    <w:b w:val="0"/>
                    <w:sz w:val="18"/>
                  </w:rPr>
                  <w:delText xml:space="preserve">14%</w:delText>
                </w:r>
              </w:del>
            </w:ins>
          </w:p>
        </w:tc>
      </w:tr>
      <w:tr>
        <w:trPr>
          <w:cantSplit/>
          <w:ins w:id="3164" w:author="xh" w:date="2026-10-14T08:38:28Z"/>
          <w:del w:id="5135" w:author="xh" w:date="2026-10-14T09:08:03Z"/>
        </w:trPr>
        <w:tc>
          <w:tcPr>
            <w:tcW w:type="dxa" w:w="1662"/>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rPr>
                <w:del w:id="5137" w:author="xh" w:date="2026-10-14T09:08:03Z"/>
              </w:rPr>
            </w:pPr>
            <w:ins w:id="3165" w:author="xh" w:date="2026-10-14T08:38:28Z">
              <w:del w:id="5136" w:author="xh" w:date="2026-10-14T09:08:03Z">
                <w:r>
                  <w:rPr>
                    <w:rFonts w:ascii="Times New Roman" w:hAnsi="Times New Roman" w:eastAsia="宋体"/>
                    <w:b w:val="0"/>
                    <w:sz w:val="18"/>
                  </w:rPr>
                  <w:delText xml:space="preserve">主变与储能单位功率投资比</w:delText>
                </w:r>
              </w:del>
            </w:ins>
          </w:p>
        </w:tc>
        <w:tc>
          <w:tcPr>
            <w:tcW w:type="dxa" w:w="1662"/>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rPr>
                <w:del w:id="5139" w:author="xh" w:date="2026-10-14T09:08:03Z"/>
              </w:rPr>
            </w:pPr>
            <w:ins w:id="3166" w:author="xh" w:date="2026-10-14T08:38:28Z">
              <w:del w:id="5138" w:author="xh" w:date="2026-10-14T09:08:03Z">
                <w:r>
                  <w:rPr>
                    <w:rFonts w:ascii="Times New Roman" w:hAnsi="Times New Roman" w:eastAsia="宋体"/>
                    <w:b w:val="0"/>
                    <w:sz w:val="18"/>
                  </w:rPr>
                  <w:delText xml:space="preserve">2466</w:delText>
                </w:r>
              </w:del>
            </w:ins>
          </w:p>
        </w:tc>
        <w:tc>
          <w:tcPr>
            <w:tcW w:type="dxa" w:w="1662"/>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rPr>
                <w:del w:id="5141" w:author="xh" w:date="2026-10-14T09:08:03Z"/>
              </w:rPr>
            </w:pPr>
            <w:ins w:id="3167" w:author="xh" w:date="2026-10-14T08:38:28Z">
              <w:del w:id="5140" w:author="xh" w:date="2026-10-14T09:08:03Z">
                <w:r>
                  <w:rPr>
                    <w:rFonts w:ascii="Times New Roman" w:hAnsi="Times New Roman" w:eastAsia="宋体"/>
                    <w:b w:val="0"/>
                    <w:sz w:val="18"/>
                  </w:rPr>
                  <w:delText xml:space="preserve">17262</w:delText>
                </w:r>
              </w:del>
            </w:ins>
          </w:p>
        </w:tc>
        <w:tc>
          <w:tcPr>
            <w:tcW w:type="dxa" w:w="1662"/>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rPr>
                <w:del w:id="5143" w:author="xh" w:date="2026-10-14T09:08:03Z"/>
              </w:rPr>
            </w:pPr>
            <w:ins w:id="3168" w:author="xh" w:date="2026-10-14T08:38:28Z">
              <w:del w:id="5142" w:author="xh" w:date="2026-10-14T09:08:03Z">
                <w:r>
                  <w:rPr>
                    <w:rFonts w:ascii="Times New Roman" w:hAnsi="Times New Roman" w:eastAsia="宋体"/>
                    <w:b w:val="0"/>
                    <w:sz w:val="18"/>
                  </w:rPr>
                  <w:delText xml:space="preserve">-0.20</w:delText>
                </w:r>
              </w:del>
            </w:ins>
          </w:p>
        </w:tc>
        <w:tc>
          <w:tcPr>
            <w:tcW w:type="dxa" w:w="1662"/>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rPr>
                <w:del w:id="5145" w:author="xh" w:date="2026-10-14T09:08:03Z"/>
              </w:rPr>
            </w:pPr>
            <w:ins w:id="3169" w:author="xh" w:date="2026-10-14T08:38:28Z">
              <w:del w:id="5144" w:author="xh" w:date="2026-10-14T09:08:03Z">
                <w:r>
                  <w:rPr>
                    <w:rFonts w:ascii="Times New Roman" w:hAnsi="Times New Roman" w:eastAsia="宋体"/>
                    <w:b w:val="0"/>
                    <w:sz w:val="18"/>
                  </w:rPr>
                  <w:delText xml:space="preserve">8%</w:delText>
                </w:r>
              </w:del>
            </w:ins>
          </w:p>
        </w:tc>
      </w:tr>
      <w:tr>
        <w:trPr>
          <w:cantSplit/>
          <w:ins w:id="3170" w:author="xh" w:date="2026-10-14T08:38:28Z"/>
          <w:del w:id="5146" w:author="xh" w:date="2026-10-14T09:08:03Z"/>
        </w:trPr>
        <w:tc>
          <w:tcPr>
            <w:tcW w:type="dxa" w:w="1662"/>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rPr>
                <w:del w:id="5148" w:author="xh" w:date="2026-10-14T09:08:03Z"/>
              </w:rPr>
            </w:pPr>
            <w:ins w:id="3171" w:author="xh" w:date="2026-10-14T08:38:28Z">
              <w:del w:id="5147" w:author="xh" w:date="2026-10-14T09:08:03Z">
                <w:r>
                  <w:rPr>
                    <w:rFonts w:ascii="Times New Roman" w:hAnsi="Times New Roman" w:eastAsia="宋体"/>
                    <w:b w:val="0"/>
                    <w:sz w:val="18"/>
                  </w:rPr>
                  <w:delText xml:space="preserve">电缆长度占比</w:delText>
                </w:r>
              </w:del>
            </w:ins>
          </w:p>
        </w:tc>
        <w:tc>
          <w:tcPr>
            <w:tcW w:type="dxa" w:w="1662"/>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rPr>
                <w:del w:id="5150" w:author="xh" w:date="2026-10-14T09:08:03Z"/>
              </w:rPr>
            </w:pPr>
            <w:ins w:id="3172" w:author="xh" w:date="2026-10-14T08:38:28Z">
              <w:del w:id="5149" w:author="xh" w:date="2026-10-14T09:08:03Z">
                <w:r>
                  <w:rPr>
                    <w:rFonts w:ascii="Times New Roman" w:hAnsi="Times New Roman" w:eastAsia="宋体"/>
                    <w:b w:val="0"/>
                    <w:sz w:val="18"/>
                  </w:rPr>
                  <w:delText xml:space="preserve">7584</w:delText>
                </w:r>
              </w:del>
            </w:ins>
          </w:p>
        </w:tc>
        <w:tc>
          <w:tcPr>
            <w:tcW w:type="dxa" w:w="1662"/>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rPr>
                <w:del w:id="5152" w:author="xh" w:date="2026-10-14T09:08:03Z"/>
              </w:rPr>
            </w:pPr>
            <w:ins w:id="3173" w:author="xh" w:date="2026-10-14T08:38:28Z">
              <w:del w:id="5151" w:author="xh" w:date="2026-10-14T09:08:03Z">
                <w:r>
                  <w:rPr>
                    <w:rFonts w:ascii="Times New Roman" w:hAnsi="Times New Roman" w:eastAsia="宋体"/>
                    <w:b w:val="0"/>
                    <w:sz w:val="18"/>
                  </w:rPr>
                  <w:delText xml:space="preserve">32112</w:delText>
                </w:r>
              </w:del>
            </w:ins>
          </w:p>
        </w:tc>
        <w:tc>
          <w:tcPr>
            <w:tcW w:type="dxa" w:w="1662"/>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rPr>
                <w:del w:id="5154" w:author="xh" w:date="2026-10-14T09:08:03Z"/>
              </w:rPr>
            </w:pPr>
            <w:ins w:id="3174" w:author="xh" w:date="2026-10-14T08:38:28Z">
              <w:del w:id="5153" w:author="xh" w:date="2026-10-14T09:08:03Z">
                <w:r>
                  <w:rPr>
                    <w:rFonts w:ascii="Times New Roman" w:hAnsi="Times New Roman" w:eastAsia="宋体"/>
                    <w:b w:val="0"/>
                    <w:sz w:val="18"/>
                  </w:rPr>
                  <w:delText xml:space="preserve">0.45</w:delText>
                </w:r>
              </w:del>
            </w:ins>
          </w:p>
        </w:tc>
        <w:tc>
          <w:tcPr>
            <w:tcW w:type="dxa" w:w="1662"/>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rPr>
                <w:del w:id="5156" w:author="xh" w:date="2026-10-14T09:08:03Z"/>
              </w:rPr>
            </w:pPr>
            <w:ins w:id="3175" w:author="xh" w:date="2026-10-14T08:38:28Z">
              <w:del w:id="5155" w:author="xh" w:date="2026-10-14T09:08:03Z">
                <w:r>
                  <w:rPr>
                    <w:rFonts w:ascii="Times New Roman" w:hAnsi="Times New Roman" w:eastAsia="宋体"/>
                    <w:b w:val="0"/>
                    <w:sz w:val="18"/>
                  </w:rPr>
                  <w:delText xml:space="preserve">25%</w:delText>
                </w:r>
              </w:del>
            </w:ins>
          </w:p>
        </w:tc>
      </w:tr>
      <w:tr>
        <w:trPr>
          <w:cantSplit/>
          <w:ins w:id="3176" w:author="xh" w:date="2026-10-14T08:38:28Z"/>
          <w:del w:id="5157" w:author="xh" w:date="2026-10-14T09:08:03Z"/>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del w:id="5159" w:author="xh" w:date="2026-10-14T09:08:03Z"/>
              </w:rPr>
            </w:pPr>
            <w:ins w:id="3177" w:author="xh" w:date="2026-10-14T08:38:28Z">
              <w:del w:id="5158" w:author="xh" w:date="2026-10-14T09:08:03Z">
                <w:r>
                  <w:rPr>
                    <w:rFonts w:ascii="Times New Roman" w:hAnsi="Times New Roman" w:eastAsia="宋体"/>
                    <w:b w:val="0"/>
                    <w:sz w:val="18"/>
                  </w:rPr>
                  <w:delText xml:space="preserve">储能支撑持续时间</w:delText>
                </w:r>
              </w:del>
            </w:ins>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del w:id="5161" w:author="xh" w:date="2026-10-14T09:08:03Z"/>
              </w:rPr>
            </w:pPr>
            <w:ins w:id="3178" w:author="xh" w:date="2026-10-14T08:38:28Z">
              <w:del w:id="5160" w:author="xh" w:date="2026-10-14T09:08:03Z">
                <w:r>
                  <w:rPr>
                    <w:rFonts w:ascii="Times New Roman" w:hAnsi="Times New Roman" w:eastAsia="宋体"/>
                    <w:b w:val="0"/>
                    <w:sz w:val="18"/>
                  </w:rPr>
                  <w:delText xml:space="preserve">10704</w:delText>
                </w:r>
              </w:del>
            </w:ins>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del w:id="5163" w:author="xh" w:date="2026-10-14T09:08:03Z"/>
              </w:rPr>
            </w:pPr>
            <w:ins w:id="3179" w:author="xh" w:date="2026-10-14T08:38:28Z">
              <w:del w:id="5162" w:author="xh" w:date="2026-10-14T09:08:03Z">
                <w:r>
                  <w:rPr>
                    <w:rFonts w:ascii="Times New Roman" w:hAnsi="Times New Roman" w:eastAsia="宋体"/>
                    <w:b w:val="0"/>
                    <w:sz w:val="18"/>
                  </w:rPr>
                  <w:delText xml:space="preserve">32112</w:delText>
                </w:r>
              </w:del>
            </w:ins>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del w:id="5165" w:author="xh" w:date="2026-10-14T09:08:03Z"/>
              </w:rPr>
            </w:pPr>
            <w:ins w:id="3180" w:author="xh" w:date="2026-10-14T08:38:28Z">
              <w:del w:id="5164" w:author="xh" w:date="2026-10-14T09:08:03Z">
                <w:r>
                  <w:rPr>
                    <w:rFonts w:ascii="Times New Roman" w:hAnsi="Times New Roman" w:eastAsia="宋体"/>
                    <w:b w:val="0"/>
                    <w:sz w:val="18"/>
                  </w:rPr>
                  <w:delText xml:space="preserve">0.27</w:delText>
                </w:r>
              </w:del>
            </w:ins>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del w:id="5167" w:author="xh" w:date="2026-10-14T09:08:03Z"/>
              </w:rPr>
            </w:pPr>
            <w:ins w:id="3181" w:author="xh" w:date="2026-10-14T08:38:28Z">
              <w:del w:id="5166" w:author="xh" w:date="2026-10-14T09:08:03Z">
                <w:r>
                  <w:rPr>
                    <w:rFonts w:ascii="Times New Roman" w:hAnsi="Times New Roman" w:eastAsia="宋体"/>
                    <w:b w:val="0"/>
                    <w:sz w:val="18"/>
                  </w:rPr>
                  <w:delText xml:space="preserve">12%</w:delText>
                </w:r>
              </w:del>
            </w:ins>
          </w:p>
        </w:tc>
      </w:tr>
    </w:tbl>
    <w:p w14:paraId="5AD66641">
      <w:pPr>
        <w:widowControl/>
        <w:snapToGrid w:val="0"/>
        <w:spacing w:before="0" w:after="100" w:line="320" w:lineRule="exact"/>
        <w:ind w:left="0" w:leftChars="0" w:right="0" w:rightChars="0" w:firstLine="460" w:firstLineChars="0"/>
        <w:jc w:val="both"/>
        <w:rPr>
          <w:ins w:id="1133" w:author="xh" w:date="2026-10-13T08:13:39Z"/>
          <w:del w:id="5202" w:author="xh" w:date="2026-10-14T09:08:03Z"/>
        </w:rPr>
      </w:pPr>
      <w:ins w:id="1134" w:author="xh" w:date="2026-10-13T08:13:39Z">
        <w:ins w:id="2311" w:author="xh" w:date="2026-10-14T08:38:28Z">
          <w:del w:id="5168" w:author="xh" w:date="2026-10-14T09:08:03Z">
            <w:r>
              <w:rPr>
                <w:rFonts w:ascii="Times New Roman" w:hAnsi="Times New Roman" w:eastAsia="方正仿宋_GBK"/>
                <w:color w:val="000000"/>
                <w:sz w:val="23"/>
              </w:rPr>
              <w:delText xml:space="preserve">第一层有九项指标达到相关强度要求。95%峰值持续时间、储能支撑持续时间及两项投资比的相关绝对值为0.16～0.27，作为设备定容或费用条件参与比选。</w:delText>
            </w:r>
          </w:del>
        </w:ins>
        <w:del w:id="5169" w:author="xh" w:date="2026-10-14T09:08:03Z">
          <w:r>
            <w:rPr>
              <w:rFonts w:ascii="Times New Roman" w:hAnsi="Times New Roman" w:eastAsia="方正仿宋_GBK"/>
              <w:color w:val="000000"/>
              <w:sz w:val="23"/>
            </w:rPr>
            <w:delText xml:space="preserve">装机</w:delText>
          </w:r>
        </w:del>
        <w:ins w:id="2312" w:author="xh" w:date="2026-10-14T08:38:28Z">
          <w:del w:id="5170" w:author="xh" w:date="2026-10-14T09:08:03Z">
            <w:r>
              <w:rPr>
                <w:rFonts w:ascii="Times New Roman" w:hAnsi="Times New Roman" w:eastAsia="方正仿宋_GBK"/>
                <w:color w:val="000000"/>
                <w:sz w:val="23"/>
              </w:rPr>
              <w:delText xml:space="preserve">、电量、反向净负荷及站级负载</w:delText>
            </w:r>
          </w:del>
        </w:ins>
        <w:del w:id="2313" w:author="xh" w:date="2026-10-14T08:38:28Z">
          <w:r>
            <w:rPr>
              <w:rFonts w:ascii="Times New Roman" w:hAnsi="Times New Roman" w:eastAsia="方正仿宋_GBK"/>
              <w:color w:val="000000"/>
              <w:sz w:val="23"/>
            </w:rPr>
            <w:delText xml:space="preserve">渗透</w:delText>
          </w:r>
        </w:del>
        <w:del w:id="5171" w:author="xh" w:date="2026-10-14T09:08:03Z">
          <w:r>
            <w:rPr>
              <w:rFonts w:ascii="Times New Roman" w:hAnsi="Times New Roman" w:eastAsia="方正仿宋_GBK"/>
              <w:color w:val="000000"/>
              <w:sz w:val="23"/>
            </w:rPr>
            <w:delText xml:space="preserve">率的</w:delText>
          </w:r>
        </w:del>
        <w:del w:id="2314" w:author="xh" w:date="2026-10-14T08:38:28Z">
          <w:r>
            <w:rPr>
              <w:rFonts w:ascii="Times New Roman" w:hAnsi="Times New Roman" w:eastAsia="方正仿宋_GBK"/>
              <w:color w:val="000000"/>
              <w:sz w:val="23"/>
            </w:rPr>
            <w:delText xml:space="preserve">组内</w:delText>
          </w:r>
        </w:del>
        <w:del w:id="5172" w:author="xh" w:date="2026-10-14T09:08:03Z">
          <w:r>
            <w:rPr>
              <w:rFonts w:ascii="Times New Roman" w:hAnsi="Times New Roman" w:eastAsia="方正仿宋_GBK"/>
              <w:color w:val="000000"/>
              <w:sz w:val="23"/>
            </w:rPr>
            <w:delText xml:space="preserve">相关</w:delText>
          </w:r>
        </w:del>
        <w:del w:id="2315" w:author="xh" w:date="2026-10-14T08:38:28Z">
          <w:r>
            <w:rPr>
              <w:rFonts w:ascii="Times New Roman" w:hAnsi="Times New Roman" w:eastAsia="方正仿宋_GBK"/>
              <w:color w:val="000000"/>
              <w:sz w:val="23"/>
            </w:rPr>
            <w:delText xml:space="preserve">系数</w:delText>
          </w:r>
        </w:del>
        <w:del w:id="5173" w:author="xh" w:date="2026-10-14T09:08:03Z">
          <w:r>
            <w:rPr>
              <w:rFonts w:ascii="Times New Roman" w:hAnsi="Times New Roman" w:eastAsia="方正仿宋_GBK"/>
              <w:color w:val="000000"/>
              <w:sz w:val="23"/>
            </w:rPr>
            <w:delText xml:space="preserve">为0.88</w:delText>
          </w:r>
        </w:del>
        <w:ins w:id="2316" w:author="xh" w:date="2026-10-14T08:38:28Z">
          <w:del w:id="5174" w:author="xh" w:date="2026-10-14T09:08:03Z">
            <w:r>
              <w:rPr>
                <w:rFonts w:ascii="Times New Roman" w:hAnsi="Times New Roman" w:eastAsia="方正仿宋_GBK"/>
                <w:color w:val="000000"/>
                <w:sz w:val="23"/>
              </w:rPr>
              <w:delText xml:space="preserve">～0.92</w:delText>
            </w:r>
          </w:del>
        </w:ins>
        <w:del w:id="5175" w:author="xh" w:date="2026-10-14T09:08:03Z">
          <w:r>
            <w:rPr>
              <w:rFonts w:ascii="Times New Roman" w:hAnsi="Times New Roman" w:eastAsia="方正仿宋_GBK"/>
              <w:color w:val="000000"/>
              <w:sz w:val="23"/>
            </w:rPr>
            <w:delText xml:space="preserve">，</w:delText>
          </w:r>
        </w:del>
        <w:ins w:id="2317" w:author="xh" w:date="2026-10-14T08:38:28Z">
          <w:del w:id="5176" w:author="xh" w:date="2026-10-14T09:08:03Z">
            <w:r>
              <w:rPr>
                <w:rFonts w:ascii="Times New Roman" w:hAnsi="Times New Roman" w:eastAsia="方正仿宋_GBK"/>
                <w:color w:val="000000"/>
                <w:sz w:val="23"/>
              </w:rPr>
              <w:delText xml:space="preserve">联系</w:delText>
            </w:r>
          </w:del>
        </w:ins>
        <w:del w:id="2318" w:author="xh" w:date="2026-10-14T08:38:28Z">
          <w:r>
            <w:rPr>
              <w:rFonts w:ascii="Times New Roman" w:hAnsi="Times New Roman" w:eastAsia="方正仿宋_GBK"/>
              <w:color w:val="000000"/>
              <w:sz w:val="23"/>
            </w:rPr>
            <w:delText xml:space="preserve">对应</w:delText>
          </w:r>
        </w:del>
        <w:del w:id="5177" w:author="xh" w:date="2026-10-14T09:08:03Z">
          <w:r>
            <w:rPr>
              <w:rFonts w:ascii="Times New Roman" w:hAnsi="Times New Roman" w:eastAsia="方正仿宋_GBK"/>
              <w:color w:val="000000"/>
              <w:sz w:val="23"/>
            </w:rPr>
            <w:delText xml:space="preserve">反向</w:delText>
          </w:r>
        </w:del>
        <w:ins w:id="2319" w:author="xh" w:date="2026-10-14T08:38:28Z">
          <w:del w:id="5178" w:author="xh" w:date="2026-10-14T09:08:03Z">
            <w:r>
              <w:rPr>
                <w:rFonts w:ascii="Times New Roman" w:hAnsi="Times New Roman" w:eastAsia="方正仿宋_GBK"/>
                <w:color w:val="000000"/>
                <w:sz w:val="23"/>
              </w:rPr>
              <w:delText xml:space="preserve">承载</w:delText>
            </w:r>
          </w:del>
        </w:ins>
        <w:del w:id="2320" w:author="xh" w:date="2026-10-14T08:38:28Z">
          <w:r>
            <w:rPr>
              <w:rFonts w:ascii="Times New Roman" w:hAnsi="Times New Roman" w:eastAsia="方正仿宋_GBK"/>
              <w:color w:val="000000"/>
              <w:sz w:val="23"/>
            </w:rPr>
            <w:delText xml:space="preserve">容量</w:delText>
          </w:r>
        </w:del>
        <w:del w:id="5179" w:author="xh" w:date="2026-10-14T09:08:03Z">
          <w:r>
            <w:rPr>
              <w:rFonts w:ascii="Times New Roman" w:hAnsi="Times New Roman" w:eastAsia="方正仿宋_GBK"/>
              <w:color w:val="000000"/>
              <w:sz w:val="23"/>
            </w:rPr>
            <w:delText xml:space="preserve">需求</w:delText>
          </w:r>
        </w:del>
        <w:ins w:id="2321" w:author="xh" w:date="2026-10-14T08:38:28Z">
          <w:del w:id="5180" w:author="xh" w:date="2026-10-14T09:08:03Z">
            <w:r>
              <w:rPr>
                <w:rFonts w:ascii="Times New Roman" w:hAnsi="Times New Roman" w:eastAsia="方正仿宋_GBK"/>
                <w:color w:val="000000"/>
                <w:sz w:val="23"/>
              </w:rPr>
              <w:delText xml:space="preserve">；</w:delText>
            </w:r>
          </w:del>
        </w:ins>
        <w:del w:id="2322" w:author="xh" w:date="2026-10-14T08:38:28Z">
          <w:r>
            <w:rPr>
              <w:rFonts w:ascii="Times New Roman" w:hAnsi="Times New Roman" w:eastAsia="方正仿宋_GBK"/>
              <w:color w:val="000000"/>
              <w:sz w:val="23"/>
            </w:rPr>
            <w:delText xml:space="preserve">随装机增长而提高。平均</w:delText>
          </w:r>
        </w:del>
        <w:del w:id="5181" w:author="xh" w:date="2026-10-14T09:08:03Z">
          <w:r>
            <w:rPr>
              <w:rFonts w:ascii="Times New Roman" w:hAnsi="Times New Roman" w:eastAsia="方正仿宋_GBK"/>
              <w:color w:val="000000"/>
              <w:sz w:val="23"/>
            </w:rPr>
            <w:delText xml:space="preserve">增长率</w:delText>
          </w:r>
        </w:del>
        <w:ins w:id="2323" w:author="xh" w:date="2026-10-14T08:38:28Z">
          <w:del w:id="5182" w:author="xh" w:date="2026-10-14T09:08:03Z">
            <w:r>
              <w:rPr>
                <w:rFonts w:ascii="Times New Roman" w:hAnsi="Times New Roman" w:eastAsia="方正仿宋_GBK"/>
                <w:color w:val="000000"/>
                <w:sz w:val="23"/>
              </w:rPr>
              <w:delText xml:space="preserve">和</w:delText>
            </w:r>
          </w:del>
        </w:ins>
        <w:del w:id="2324" w:author="xh" w:date="2026-10-14T08:38:28Z">
          <w:r>
            <w:rPr>
              <w:rFonts w:ascii="Times New Roman" w:hAnsi="Times New Roman" w:eastAsia="方正仿宋_GBK"/>
              <w:color w:val="000000"/>
              <w:sz w:val="23"/>
            </w:rPr>
            <w:delText xml:space="preserve">、</w:delText>
          </w:r>
        </w:del>
        <w:del w:id="5183" w:author="xh" w:date="2026-10-14T09:08:03Z">
          <w:r>
            <w:rPr>
              <w:rFonts w:ascii="Times New Roman" w:hAnsi="Times New Roman" w:eastAsia="方正仿宋_GBK"/>
              <w:color w:val="000000"/>
              <w:sz w:val="23"/>
            </w:rPr>
            <w:delText xml:space="preserve">初始转供率分别为－0.80、－0.74，</w:delText>
          </w:r>
        </w:del>
        <w:ins w:id="2325" w:author="xh" w:date="2026-10-14T08:38:28Z">
          <w:del w:id="5184" w:author="xh" w:date="2026-10-14T09:08:03Z">
            <w:r>
              <w:rPr>
                <w:rFonts w:ascii="Times New Roman" w:hAnsi="Times New Roman" w:eastAsia="方正仿宋_GBK"/>
                <w:color w:val="000000"/>
                <w:sz w:val="23"/>
              </w:rPr>
              <w:delText xml:space="preserve">联系</w:delText>
            </w:r>
          </w:del>
        </w:ins>
        <w:del w:id="2326" w:author="xh" w:date="2026-10-14T08:38:28Z">
          <w:r>
            <w:rPr>
              <w:rFonts w:ascii="Times New Roman" w:hAnsi="Times New Roman" w:eastAsia="方正仿宋_GBK"/>
              <w:color w:val="000000"/>
              <w:sz w:val="23"/>
            </w:rPr>
            <w:delText xml:space="preserve">前者包含</w:delText>
          </w:r>
        </w:del>
        <w:del w:id="5185" w:author="xh" w:date="2026-10-14T09:08:03Z">
          <w:r>
            <w:rPr>
              <w:rFonts w:ascii="Times New Roman" w:hAnsi="Times New Roman" w:eastAsia="方正仿宋_GBK"/>
              <w:color w:val="000000"/>
              <w:sz w:val="23"/>
            </w:rPr>
            <w:delText xml:space="preserve">负荷</w:delText>
          </w:r>
        </w:del>
        <w:del w:id="2327" w:author="xh" w:date="2026-10-14T08:38:28Z">
          <w:r>
            <w:rPr>
              <w:rFonts w:ascii="Times New Roman" w:hAnsi="Times New Roman" w:eastAsia="方正仿宋_GBK"/>
              <w:color w:val="000000"/>
              <w:sz w:val="23"/>
            </w:rPr>
            <w:delText xml:space="preserve">增加对容载比</w:delText>
          </w:r>
        </w:del>
        <w:del w:id="5186" w:author="xh" w:date="2026-10-14T09:08:03Z">
          <w:r>
            <w:rPr>
              <w:rFonts w:ascii="Times New Roman" w:hAnsi="Times New Roman" w:eastAsia="方正仿宋_GBK"/>
              <w:color w:val="000000"/>
              <w:sz w:val="23"/>
            </w:rPr>
            <w:delText xml:space="preserve">分母</w:delText>
          </w:r>
        </w:del>
        <w:ins w:id="2328" w:author="xh" w:date="2026-10-14T08:38:28Z">
          <w:del w:id="5187" w:author="xh" w:date="2026-10-14T09:08:03Z">
            <w:r>
              <w:rPr>
                <w:rFonts w:ascii="Times New Roman" w:hAnsi="Times New Roman" w:eastAsia="方正仿宋_GBK"/>
                <w:color w:val="000000"/>
                <w:sz w:val="23"/>
              </w:rPr>
              <w:delText xml:space="preserve">及网络</w:delText>
            </w:r>
          </w:del>
        </w:ins>
        <w:del w:id="2329" w:author="xh" w:date="2026-10-14T08:38:28Z">
          <w:r>
            <w:rPr>
              <w:rFonts w:ascii="Times New Roman" w:hAnsi="Times New Roman" w:eastAsia="方正仿宋_GBK"/>
              <w:color w:val="000000"/>
              <w:sz w:val="23"/>
            </w:rPr>
            <w:delText xml:space="preserve">的作用，后者反映邻站</w:delText>
          </w:r>
        </w:del>
        <w:del w:id="5188" w:author="xh" w:date="2026-10-14T09:08:03Z">
          <w:r>
            <w:rPr>
              <w:rFonts w:ascii="Times New Roman" w:hAnsi="Times New Roman" w:eastAsia="方正仿宋_GBK"/>
              <w:color w:val="000000"/>
              <w:sz w:val="23"/>
            </w:rPr>
            <w:delText xml:space="preserve">支援</w:delText>
          </w:r>
        </w:del>
        <w:ins w:id="2330" w:author="xh" w:date="2026-10-14T08:38:28Z">
          <w:del w:id="5189" w:author="xh" w:date="2026-10-14T09:08:03Z">
            <w:r>
              <w:rPr>
                <w:rFonts w:ascii="Times New Roman" w:hAnsi="Times New Roman" w:eastAsia="方正仿宋_GBK"/>
                <w:color w:val="000000"/>
                <w:sz w:val="23"/>
              </w:rPr>
              <w:delText xml:space="preserve">；</w:delText>
            </w:r>
          </w:del>
        </w:ins>
        <w:del w:id="2331" w:author="xh" w:date="2026-10-14T08:38:28Z">
          <w:r>
            <w:rPr>
              <w:rFonts w:ascii="Times New Roman" w:hAnsi="Times New Roman" w:eastAsia="方正仿宋_GBK"/>
              <w:color w:val="000000"/>
              <w:sz w:val="23"/>
            </w:rPr>
            <w:delText xml:space="preserve">对新增容量及联络的替代。</w:delText>
          </w:r>
        </w:del>
        <w:del w:id="5190" w:author="xh" w:date="2026-10-14T09:08:03Z">
          <w:r>
            <w:rPr>
              <w:rFonts w:ascii="Times New Roman" w:hAnsi="Times New Roman" w:eastAsia="方正仿宋_GBK"/>
              <w:color w:val="000000"/>
              <w:sz w:val="23"/>
            </w:rPr>
            <w:delText xml:space="preserve">电缆</w:delText>
          </w:r>
        </w:del>
        <w:del w:id="2332" w:author="xh" w:date="2026-10-14T08:38:28Z">
          <w:r>
            <w:rPr>
              <w:rFonts w:ascii="Times New Roman" w:hAnsi="Times New Roman" w:eastAsia="方正仿宋_GBK"/>
              <w:color w:val="000000"/>
              <w:sz w:val="23"/>
            </w:rPr>
            <w:delText xml:space="preserve">长度</w:delText>
          </w:r>
        </w:del>
        <w:del w:id="5191" w:author="xh" w:date="2026-10-14T09:08:03Z">
          <w:r>
            <w:rPr>
              <w:rFonts w:ascii="Times New Roman" w:hAnsi="Times New Roman" w:eastAsia="方正仿宋_GBK"/>
              <w:color w:val="000000"/>
              <w:sz w:val="23"/>
            </w:rPr>
            <w:delText xml:space="preserve">占比</w:delText>
          </w:r>
        </w:del>
        <w:ins w:id="2333" w:author="xh" w:date="2026-10-14T08:38:28Z">
          <w:del w:id="5192" w:author="xh" w:date="2026-10-14T09:08:03Z">
            <w:r>
              <w:rPr>
                <w:rFonts w:ascii="Times New Roman" w:hAnsi="Times New Roman" w:eastAsia="方正仿宋_GBK"/>
                <w:color w:val="000000"/>
                <w:sz w:val="23"/>
              </w:rPr>
              <w:delText xml:space="preserve">和</w:delText>
            </w:r>
          </w:del>
        </w:ins>
        <w:del w:id="2334" w:author="xh" w:date="2026-10-14T08:38:28Z">
          <w:r>
            <w:rPr>
              <w:rFonts w:ascii="Times New Roman" w:hAnsi="Times New Roman" w:eastAsia="方正仿宋_GBK"/>
              <w:color w:val="000000"/>
              <w:sz w:val="23"/>
            </w:rPr>
            <w:delText xml:space="preserve">、储能支撑持续时间、负荷</w:delText>
          </w:r>
        </w:del>
        <w:del w:id="5193" w:author="xh" w:date="2026-10-14T09:08:03Z">
          <w:r>
            <w:rPr>
              <w:rFonts w:ascii="Times New Roman" w:hAnsi="Times New Roman" w:eastAsia="方正仿宋_GBK"/>
              <w:color w:val="000000"/>
              <w:sz w:val="23"/>
            </w:rPr>
            <w:delText xml:space="preserve">分散系数</w:delText>
          </w:r>
        </w:del>
        <w:del w:id="2335" w:author="xh" w:date="2026-10-14T08:38:28Z">
          <w:r>
            <w:rPr>
              <w:rFonts w:ascii="Times New Roman" w:hAnsi="Times New Roman" w:eastAsia="方正仿宋_GBK"/>
              <w:color w:val="000000"/>
              <w:sz w:val="23"/>
            </w:rPr>
            <w:delText xml:space="preserve">分别</w:delText>
          </w:r>
        </w:del>
        <w:del w:id="5194" w:author="xh" w:date="2026-10-14T09:08:03Z">
          <w:r>
            <w:rPr>
              <w:rFonts w:ascii="Times New Roman" w:hAnsi="Times New Roman" w:eastAsia="方正仿宋_GBK"/>
              <w:color w:val="000000"/>
              <w:sz w:val="23"/>
            </w:rPr>
            <w:delText xml:space="preserve">为0.45、0.</w:delText>
          </w:r>
        </w:del>
        <w:del w:id="2336" w:author="xh" w:date="2026-10-14T08:38:28Z">
          <w:r>
            <w:rPr>
              <w:rFonts w:ascii="Times New Roman" w:hAnsi="Times New Roman" w:eastAsia="方正仿宋_GBK"/>
              <w:color w:val="000000"/>
              <w:sz w:val="23"/>
            </w:rPr>
            <w:delText xml:space="preserve">27、0.</w:delText>
          </w:r>
        </w:del>
        <w:del w:id="5195" w:author="xh" w:date="2026-10-14T09:08:03Z">
          <w:r>
            <w:rPr>
              <w:rFonts w:ascii="Times New Roman" w:hAnsi="Times New Roman" w:eastAsia="方正仿宋_GBK"/>
              <w:color w:val="000000"/>
              <w:sz w:val="23"/>
            </w:rPr>
            <w:delText xml:space="preserve">52，分别</w:delText>
          </w:r>
        </w:del>
        <w:ins w:id="2337" w:author="xh" w:date="2026-10-14T08:38:28Z">
          <w:del w:id="5196" w:author="xh" w:date="2026-10-14T09:08:03Z">
            <w:r>
              <w:rPr>
                <w:rFonts w:ascii="Times New Roman" w:hAnsi="Times New Roman" w:eastAsia="方正仿宋_GBK"/>
                <w:color w:val="000000"/>
                <w:sz w:val="23"/>
              </w:rPr>
              <w:delText xml:space="preserve">保留</w:delText>
            </w:r>
          </w:del>
        </w:ins>
        <w:del w:id="2338" w:author="xh" w:date="2026-10-14T08:38:28Z">
          <w:r>
            <w:rPr>
              <w:rFonts w:ascii="Times New Roman" w:hAnsi="Times New Roman" w:eastAsia="方正仿宋_GBK"/>
              <w:color w:val="000000"/>
              <w:sz w:val="23"/>
            </w:rPr>
            <w:delText xml:space="preserve">通过</w:delText>
          </w:r>
        </w:del>
        <w:del w:id="5197" w:author="xh" w:date="2026-10-14T09:08:03Z">
          <w:r>
            <w:rPr>
              <w:rFonts w:ascii="Times New Roman" w:hAnsi="Times New Roman" w:eastAsia="方正仿宋_GBK"/>
              <w:color w:val="000000"/>
              <w:sz w:val="23"/>
            </w:rPr>
            <w:delText xml:space="preserve">联络</w:delText>
          </w:r>
        </w:del>
        <w:ins w:id="2339" w:author="xh" w:date="2026-10-14T08:38:28Z">
          <w:del w:id="5198" w:author="xh" w:date="2026-10-14T09:08:03Z">
            <w:r>
              <w:rPr>
                <w:rFonts w:ascii="Times New Roman" w:hAnsi="Times New Roman" w:eastAsia="方正仿宋_GBK"/>
                <w:color w:val="000000"/>
                <w:sz w:val="23"/>
              </w:rPr>
              <w:delText xml:space="preserve">造价及</w:delText>
            </w:r>
          </w:del>
        </w:ins>
        <w:del w:id="2340" w:author="xh" w:date="2026-10-14T08:38:28Z">
          <w:r>
            <w:rPr>
              <w:rFonts w:ascii="Times New Roman" w:hAnsi="Times New Roman" w:eastAsia="方正仿宋_GBK"/>
              <w:color w:val="000000"/>
              <w:sz w:val="23"/>
            </w:rPr>
            <w:delText xml:space="preserve">费用、储能有效功率和</w:delText>
          </w:r>
        </w:del>
        <w:del w:id="5199" w:author="xh" w:date="2026-10-14T09:08:03Z">
          <w:r>
            <w:rPr>
              <w:rFonts w:ascii="Times New Roman" w:hAnsi="Times New Roman" w:eastAsia="方正仿宋_GBK"/>
              <w:color w:val="000000"/>
              <w:sz w:val="23"/>
            </w:rPr>
            <w:delText xml:space="preserve">局部峰值任务</w:delText>
          </w:r>
        </w:del>
        <w:ins w:id="2341" w:author="xh" w:date="2026-10-14T08:38:28Z">
          <w:del w:id="5200" w:author="xh" w:date="2026-10-14T09:08:03Z">
            <w:r>
              <w:rPr>
                <w:rFonts w:ascii="Times New Roman" w:hAnsi="Times New Roman" w:eastAsia="方正仿宋_GBK"/>
                <w:color w:val="000000"/>
                <w:sz w:val="23"/>
              </w:rPr>
              <w:delText xml:space="preserve">的信息</w:delText>
            </w:r>
          </w:del>
        </w:ins>
        <w:del w:id="2342" w:author="xh" w:date="2026-10-14T08:38:28Z">
          <w:r>
            <w:rPr>
              <w:rFonts w:ascii="Times New Roman" w:hAnsi="Times New Roman" w:eastAsia="方正仿宋_GBK"/>
              <w:color w:val="000000"/>
              <w:sz w:val="23"/>
            </w:rPr>
            <w:delText xml:space="preserve">影响设备比选</w:delText>
          </w:r>
        </w:del>
        <w:del w:id="5201" w:author="xh" w:date="2026-10-14T09:08:03Z">
          <w:r>
            <w:rPr>
              <w:rFonts w:ascii="Times New Roman" w:hAnsi="Times New Roman" w:eastAsia="方正仿宋_GBK"/>
              <w:color w:val="000000"/>
              <w:sz w:val="23"/>
            </w:rPr>
            <w:delText xml:space="preserve">。</w:delText>
          </w:r>
        </w:del>
      </w:ins>
    </w:p>
    <w:p>
      <w:pPr>
        <w:keepNext/>
        <w:ind w:left="0" w:leftChars="0" w:right="0" w:rightChars="0" w:firstLine="0" w:firstLineChars="0"/>
        <w:jc w:val="center"/>
        <w:rPr>
          <w:del w:id="5204" w:author="xh" w:date="2026-10-14T09:08:03Z"/>
        </w:rPr>
        <w:rPr>
          <w:ins w:id="4704" w:author="xh" w:date="2026-10-14T08:38:28Z"/>
        </w:rPr>
      </w:pPr>
      <w:ins w:id="4705" w:author="xh" w:date="2026-10-14T08:38:28Z">
        <w:del w:id="5203" w:author="xh" w:date="2026-10-14T09:08:03Z">
          <w:r>
            <w:rPr>
              <w:rFonts w:ascii="Times New Roman" w:hAnsi="Times New Roman" w:eastAsia="宋体"/>
              <w:sz w:val="21"/>
              <w:color w:val="000000"/>
            </w:rPr>
            <w:delText xml:space="preserve">表7 高相关指标归并及代表参数</w:delText>
          </w:r>
        </w:del>
      </w:ins>
    </w:p>
    <w:tbl xmlns:a="http://schemas.openxmlformats.org/drawingml/2006/main" xmlns:pic="http://schemas.openxmlformats.org/drawingml/2006/picture">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078"/>
        <w:gridCol w:w="2078"/>
        <w:gridCol w:w="2078"/>
        <w:gridCol w:w="2078"/>
      </w:tblGrid>
      <w:tr>
        <w:trPr>
          <w:cantSplit/>
          <w:tblHeader/>
          <w:ins w:id="4706" w:author="xh" w:date="2026-10-14T08:38:28Z"/>
          <w:del w:id="5205" w:author="xh" w:date="2026-10-14T09:08:03Z"/>
        </w:trPr>
        <w:tc>
          <w:tcPr>
            <w:tcW w:type="dxa" w:w="2078"/>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rPr>
                <w:del w:id="5207" w:author="xh" w:date="2026-10-14T09:08:03Z"/>
              </w:rPr>
            </w:pPr>
            <w:ins w:id="4707" w:author="xh" w:date="2026-10-14T08:38:28Z">
              <w:del w:id="5206" w:author="xh" w:date="2026-10-14T09:08:03Z">
                <w:r>
                  <w:rPr>
                    <w:rFonts w:ascii="Times New Roman" w:hAnsi="Times New Roman" w:eastAsia="宋体"/>
                    <w:b/>
                    <w:sz w:val="18"/>
                  </w:rPr>
                  <w:delText xml:space="preserve">候选指标</w:delText>
                </w:r>
              </w:del>
            </w:ins>
          </w:p>
        </w:tc>
        <w:tc>
          <w:tcPr>
            <w:tcW w:type="dxa" w:w="2078"/>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rPr>
                <w:del w:id="5209" w:author="xh" w:date="2026-10-14T09:08:03Z"/>
              </w:rPr>
            </w:pPr>
            <w:ins w:id="4708" w:author="xh" w:date="2026-10-14T08:38:28Z">
              <w:del w:id="5208" w:author="xh" w:date="2026-10-14T09:08:03Z">
                <w:r>
                  <w:rPr>
                    <w:rFonts w:ascii="Times New Roman" w:hAnsi="Times New Roman" w:eastAsia="宋体"/>
                    <w:b/>
                    <w:sz w:val="18"/>
                  </w:rPr>
                  <w:delText xml:space="preserve">对应基础参数</w:delText>
                </w:r>
              </w:del>
            </w:ins>
          </w:p>
        </w:tc>
        <w:tc>
          <w:tcPr>
            <w:tcW w:type="dxa" w:w="2078"/>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rPr>
                <w:del w:id="5211" w:author="xh" w:date="2026-10-14T09:08:03Z"/>
              </w:rPr>
            </w:pPr>
            <w:ins w:id="4709" w:author="xh" w:date="2026-10-14T08:38:28Z">
              <w:del w:id="5210" w:author="xh" w:date="2026-10-14T09:08:03Z">
                <w:r>
                  <w:rPr>
                    <w:rFonts w:ascii="Times New Roman" w:hAnsi="Times New Roman" w:eastAsia="宋体"/>
                    <w:b/>
                    <w:sz w:val="18"/>
                  </w:rPr>
                  <w:delText xml:space="preserve">Pearson</w:delText>
                </w:r>
              </w:del>
            </w:ins>
          </w:p>
        </w:tc>
        <w:tc>
          <w:tcPr>
            <w:tcW w:type="dxa" w:w="2078"/>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rPr>
                <w:del w:id="5213" w:author="xh" w:date="2026-10-14T09:08:03Z"/>
              </w:rPr>
            </w:pPr>
            <w:ins w:id="4710" w:author="xh" w:date="2026-10-14T08:38:28Z">
              <w:del w:id="5212" w:author="xh" w:date="2026-10-14T09:08:03Z">
                <w:r>
                  <w:rPr>
                    <w:rFonts w:ascii="Times New Roman" w:hAnsi="Times New Roman" w:eastAsia="宋体"/>
                    <w:b/>
                    <w:sz w:val="18"/>
                  </w:rPr>
                  <w:delText xml:space="preserve">代表参数</w:delText>
                </w:r>
              </w:del>
            </w:ins>
          </w:p>
        </w:tc>
      </w:tr>
      <w:tr>
        <w:trPr>
          <w:cantSplit/>
          <w:ins w:id="4711" w:author="xh" w:date="2026-10-14T08:38:28Z"/>
          <w:del w:id="5214" w:author="xh" w:date="2026-10-14T09:08:03Z"/>
        </w:trPr>
        <w:tc>
          <w:tcPr>
            <w:tcW w:type="dxa" w:w="2078"/>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rPr>
                <w:del w:id="5216" w:author="xh" w:date="2026-10-14T09:08:03Z"/>
              </w:rPr>
            </w:pPr>
            <w:ins w:id="4712" w:author="xh" w:date="2026-10-14T08:38:28Z">
              <w:del w:id="5215" w:author="xh" w:date="2026-10-14T09:08:03Z">
                <w:r>
                  <w:rPr>
                    <w:rFonts w:ascii="Times New Roman" w:hAnsi="Times New Roman" w:eastAsia="宋体"/>
                    <w:b w:val="0"/>
                    <w:sz w:val="18"/>
                  </w:rPr>
                  <w:delText xml:space="preserve">分布式电源电量渗透率</w:delText>
                </w:r>
              </w:del>
            </w:ins>
          </w:p>
        </w:tc>
        <w:tc>
          <w:tcPr>
            <w:tcW w:type="dxa" w:w="2078"/>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rPr>
                <w:del w:id="5218" w:author="xh" w:date="2026-10-14T09:08:03Z"/>
              </w:rPr>
            </w:pPr>
            <w:ins w:id="4713" w:author="xh" w:date="2026-10-14T08:38:28Z">
              <w:del w:id="5217" w:author="xh" w:date="2026-10-14T09:08:03Z">
                <w:r>
                  <w:rPr>
                    <w:rFonts w:ascii="Times New Roman" w:hAnsi="Times New Roman" w:eastAsia="宋体"/>
                    <w:b w:val="0"/>
                    <w:sz w:val="18"/>
                  </w:rPr>
                  <w:delText xml:space="preserve">分布式电源装机渗透率</w:delText>
                </w:r>
              </w:del>
            </w:ins>
          </w:p>
        </w:tc>
        <w:tc>
          <w:tcPr>
            <w:tcW w:type="dxa" w:w="2078"/>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rPr>
                <w:del w:id="5220" w:author="xh" w:date="2026-10-14T09:08:03Z"/>
              </w:rPr>
            </w:pPr>
            <w:ins w:id="4714" w:author="xh" w:date="2026-10-14T08:38:28Z">
              <w:del w:id="5219" w:author="xh" w:date="2026-10-14T09:08:03Z">
                <w:r>
                  <w:rPr>
                    <w:rFonts w:ascii="Times New Roman" w:hAnsi="Times New Roman" w:eastAsia="宋体"/>
                    <w:b w:val="0"/>
                    <w:sz w:val="18"/>
                  </w:rPr>
                  <w:delText xml:space="preserve">0.92</w:delText>
                </w:r>
              </w:del>
            </w:ins>
          </w:p>
        </w:tc>
        <w:tc>
          <w:tcPr>
            <w:tcW w:type="dxa" w:w="2078"/>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rPr>
                <w:del w:id="5222" w:author="xh" w:date="2026-10-14T09:08:03Z"/>
              </w:rPr>
            </w:pPr>
            <w:ins w:id="4715" w:author="xh" w:date="2026-10-14T08:38:28Z">
              <w:del w:id="5221" w:author="xh" w:date="2026-10-14T09:08:03Z">
                <w:r>
                  <w:rPr>
                    <w:rFonts w:ascii="Times New Roman" w:hAnsi="Times New Roman" w:eastAsia="宋体"/>
                    <w:b w:val="0"/>
                    <w:sz w:val="18"/>
                  </w:rPr>
                  <w:delText xml:space="preserve">分布式电源装机渗透率</w:delText>
                </w:r>
              </w:del>
            </w:ins>
          </w:p>
        </w:tc>
      </w:tr>
      <w:tr>
        <w:trPr>
          <w:cantSplit/>
          <w:ins w:id="4716" w:author="xh" w:date="2026-10-14T08:38:28Z"/>
          <w:del w:id="5223" w:author="xh" w:date="2026-10-14T09:08:03Z"/>
        </w:trPr>
        <w:tc>
          <w:tcPr>
            <w:tcW w:type="dxa" w:w="2078"/>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rPr>
                <w:del w:id="5225" w:author="xh" w:date="2026-10-14T09:08:03Z"/>
              </w:rPr>
            </w:pPr>
            <w:ins w:id="4717" w:author="xh" w:date="2026-10-14T08:38:28Z">
              <w:del w:id="5224" w:author="xh" w:date="2026-10-14T09:08:03Z">
                <w:r>
                  <w:rPr>
                    <w:rFonts w:ascii="Times New Roman" w:hAnsi="Times New Roman" w:eastAsia="宋体"/>
                    <w:b w:val="0"/>
                    <w:sz w:val="18"/>
                  </w:rPr>
                  <w:delText xml:space="preserve">最大反向净负荷</w:delText>
                </w:r>
              </w:del>
            </w:ins>
          </w:p>
        </w:tc>
        <w:tc>
          <w:tcPr>
            <w:tcW w:type="dxa" w:w="2078"/>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rPr>
                <w:del w:id="5227" w:author="xh" w:date="2026-10-14T09:08:03Z"/>
              </w:rPr>
            </w:pPr>
            <w:ins w:id="4718" w:author="xh" w:date="2026-10-14T08:38:28Z">
              <w:del w:id="5226" w:author="xh" w:date="2026-10-14T09:08:03Z">
                <w:r>
                  <w:rPr>
                    <w:rFonts w:ascii="Times New Roman" w:hAnsi="Times New Roman" w:eastAsia="宋体"/>
                    <w:b w:val="0"/>
                    <w:sz w:val="18"/>
                  </w:rPr>
                  <w:delText xml:space="preserve">分布式电源装机渗透率</w:delText>
                </w:r>
              </w:del>
            </w:ins>
          </w:p>
        </w:tc>
        <w:tc>
          <w:tcPr>
            <w:tcW w:type="dxa" w:w="2078"/>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rPr>
                <w:del w:id="5229" w:author="xh" w:date="2026-10-14T09:08:03Z"/>
              </w:rPr>
            </w:pPr>
            <w:ins w:id="4719" w:author="xh" w:date="2026-10-14T08:38:28Z">
              <w:del w:id="5228" w:author="xh" w:date="2026-10-14T09:08:03Z">
                <w:r>
                  <w:rPr>
                    <w:rFonts w:ascii="Times New Roman" w:hAnsi="Times New Roman" w:eastAsia="宋体"/>
                    <w:b w:val="0"/>
                    <w:sz w:val="18"/>
                  </w:rPr>
                  <w:delText xml:space="preserve">0.89</w:delText>
                </w:r>
              </w:del>
            </w:ins>
          </w:p>
        </w:tc>
        <w:tc>
          <w:tcPr>
            <w:tcW w:type="dxa" w:w="2078"/>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rPr>
                <w:del w:id="5231" w:author="xh" w:date="2026-10-14T09:08:03Z"/>
              </w:rPr>
            </w:pPr>
            <w:ins w:id="4720" w:author="xh" w:date="2026-10-14T08:38:28Z">
              <w:del w:id="5230" w:author="xh" w:date="2026-10-14T09:08:03Z">
                <w:r>
                  <w:rPr>
                    <w:rFonts w:ascii="Times New Roman" w:hAnsi="Times New Roman" w:eastAsia="宋体"/>
                    <w:b w:val="0"/>
                    <w:sz w:val="18"/>
                  </w:rPr>
                  <w:delText xml:space="preserve">分布式电源装机渗透率</w:delText>
                </w:r>
              </w:del>
            </w:ins>
          </w:p>
        </w:tc>
      </w:tr>
      <w:tr>
        <w:trPr>
          <w:cantSplit/>
          <w:ins w:id="4721" w:author="xh" w:date="2026-10-14T08:38:28Z"/>
          <w:del w:id="5232" w:author="xh" w:date="2026-10-14T09:08:03Z"/>
        </w:trPr>
        <w:tc>
          <w:tcPr>
            <w:tcW w:type="dxa" w:w="2078"/>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rPr>
                <w:del w:id="5234" w:author="xh" w:date="2026-10-14T09:08:03Z"/>
              </w:rPr>
            </w:pPr>
            <w:ins w:id="4722" w:author="xh" w:date="2026-10-14T08:38:28Z">
              <w:del w:id="5233" w:author="xh" w:date="2026-10-14T09:08:03Z">
                <w:r>
                  <w:rPr>
                    <w:rFonts w:ascii="Times New Roman" w:hAnsi="Times New Roman" w:eastAsia="宋体"/>
                    <w:b w:val="0"/>
                    <w:sz w:val="18"/>
                  </w:rPr>
                  <w:delText xml:space="preserve">站级负载率最大值</w:delText>
                </w:r>
              </w:del>
            </w:ins>
          </w:p>
        </w:tc>
        <w:tc>
          <w:tcPr>
            <w:tcW w:type="dxa" w:w="2078"/>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rPr>
                <w:del w:id="5236" w:author="xh" w:date="2026-10-14T09:08:03Z"/>
              </w:rPr>
            </w:pPr>
            <w:ins w:id="4723" w:author="xh" w:date="2026-10-14T08:38:28Z">
              <w:del w:id="5235" w:author="xh" w:date="2026-10-14T09:08:03Z">
                <w:r>
                  <w:rPr>
                    <w:rFonts w:ascii="Times New Roman" w:hAnsi="Times New Roman" w:eastAsia="宋体"/>
                    <w:b w:val="0"/>
                    <w:sz w:val="18"/>
                  </w:rPr>
                  <w:delText xml:space="preserve">分布式电源装机渗透率</w:delText>
                </w:r>
              </w:del>
            </w:ins>
          </w:p>
        </w:tc>
        <w:tc>
          <w:tcPr>
            <w:tcW w:type="dxa" w:w="2078"/>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rPr>
                <w:del w:id="5238" w:author="xh" w:date="2026-10-14T09:08:03Z"/>
              </w:rPr>
            </w:pPr>
            <w:ins w:id="4724" w:author="xh" w:date="2026-10-14T08:38:28Z">
              <w:del w:id="5237" w:author="xh" w:date="2026-10-14T09:08:03Z">
                <w:r>
                  <w:rPr>
                    <w:rFonts w:ascii="Times New Roman" w:hAnsi="Times New Roman" w:eastAsia="宋体"/>
                    <w:b w:val="0"/>
                    <w:sz w:val="18"/>
                  </w:rPr>
                  <w:delText xml:space="preserve">0.78</w:delText>
                </w:r>
              </w:del>
            </w:ins>
          </w:p>
        </w:tc>
        <w:tc>
          <w:tcPr>
            <w:tcW w:type="dxa" w:w="2078"/>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rPr>
                <w:del w:id="5240" w:author="xh" w:date="2026-10-14T09:08:03Z"/>
              </w:rPr>
            </w:pPr>
            <w:ins w:id="4725" w:author="xh" w:date="2026-10-14T08:38:28Z">
              <w:del w:id="5239" w:author="xh" w:date="2026-10-14T09:08:03Z">
                <w:r>
                  <w:rPr>
                    <w:rFonts w:ascii="Times New Roman" w:hAnsi="Times New Roman" w:eastAsia="宋体"/>
                    <w:b w:val="0"/>
                    <w:sz w:val="18"/>
                  </w:rPr>
                  <w:delText xml:space="preserve">分布式电源装机渗透率</w:delText>
                </w:r>
              </w:del>
            </w:ins>
          </w:p>
        </w:tc>
      </w:tr>
      <w:tr>
        <w:trPr>
          <w:cantSplit/>
          <w:ins w:id="4726" w:author="xh" w:date="2026-10-14T08:38:28Z"/>
          <w:del w:id="5241" w:author="xh" w:date="2026-10-14T09:08:03Z"/>
        </w:trPr>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del w:id="5243" w:author="xh" w:date="2026-10-14T09:08:03Z"/>
              </w:rPr>
            </w:pPr>
            <w:ins w:id="4727" w:author="xh" w:date="2026-10-14T08:38:28Z">
              <w:del w:id="5242" w:author="xh" w:date="2026-10-14T09:08:03Z">
                <w:r>
                  <w:rPr>
                    <w:rFonts w:ascii="Times New Roman" w:hAnsi="Times New Roman" w:eastAsia="宋体"/>
                    <w:b w:val="0"/>
                    <w:sz w:val="18"/>
                  </w:rPr>
                  <w:delText xml:space="preserve">最大正向净负荷</w:delText>
                </w:r>
              </w:del>
            </w:ins>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del w:id="5245" w:author="xh" w:date="2026-10-14T09:08:03Z"/>
              </w:rPr>
            </w:pPr>
            <w:ins w:id="4728" w:author="xh" w:date="2026-10-14T08:38:28Z">
              <w:del w:id="5244" w:author="xh" w:date="2026-10-14T09:08:03Z">
                <w:r>
                  <w:rPr>
                    <w:rFonts w:ascii="Times New Roman" w:hAnsi="Times New Roman" w:eastAsia="宋体"/>
                    <w:b w:val="0"/>
                    <w:sz w:val="18"/>
                  </w:rPr>
                  <w:delText xml:space="preserve">年最大净负荷平均增长率</w:delText>
                </w:r>
              </w:del>
            </w:ins>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del w:id="5247" w:author="xh" w:date="2026-10-14T09:08:03Z"/>
              </w:rPr>
            </w:pPr>
            <w:ins w:id="4729" w:author="xh" w:date="2026-10-14T08:38:28Z">
              <w:del w:id="5246" w:author="xh" w:date="2026-10-14T09:08:03Z">
                <w:r>
                  <w:rPr>
                    <w:rFonts w:ascii="Times New Roman" w:hAnsi="Times New Roman" w:eastAsia="宋体"/>
                    <w:b w:val="0"/>
                    <w:sz w:val="18"/>
                  </w:rPr>
                  <w:delText xml:space="preserve">1.00</w:delText>
                </w:r>
              </w:del>
            </w:ins>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del w:id="5249" w:author="xh" w:date="2026-10-14T09:08:03Z"/>
              </w:rPr>
            </w:pPr>
            <w:ins w:id="4730" w:author="xh" w:date="2026-10-14T08:38:28Z">
              <w:del w:id="5248" w:author="xh" w:date="2026-10-14T09:08:03Z">
                <w:r>
                  <w:rPr>
                    <w:rFonts w:ascii="Times New Roman" w:hAnsi="Times New Roman" w:eastAsia="宋体"/>
                    <w:b w:val="0"/>
                    <w:sz w:val="18"/>
                  </w:rPr>
                  <w:delText xml:space="preserve">年最大净负荷平均增长率</w:delText>
                </w:r>
              </w:del>
            </w:ins>
          </w:p>
        </w:tc>
      </w:tr>
    </w:tbl>
    <w:p>
      <w:pPr>
        <w:widowControl/>
        <w:snapToGrid w:val="0"/>
        <w:spacing w:before="0" w:after="100" w:line="320" w:lineRule="exact"/>
        <w:ind w:left="0" w:leftChars="0" w:right="0" w:rightChars="0" w:firstLine="460" w:firstLineChars="0"/>
        <w:jc w:val="both"/>
        <w:rPr>
          <w:del w:id="5251" w:author="xh" w:date="2026-10-14T09:08:03Z"/>
        </w:rPr>
        <w:rPr>
          <w:ins w:id="4731" w:author="xh" w:date="2026-10-14T08:38:28Z"/>
        </w:rPr>
      </w:pPr>
      <w:ins w:id="4732" w:author="xh" w:date="2026-10-14T08:38:28Z">
        <w:del w:id="5250" w:author="xh" w:date="2026-10-14T09:08:03Z">
          <w:r>
            <w:rPr>
              <w:rFonts w:ascii="Times New Roman" w:hAnsi="Times New Roman" w:eastAsia="方正仿宋_GBK"/>
              <w:sz w:val="23"/>
              <w:color w:val="000000"/>
            </w:rPr>
            <w:delText xml:space="preserve">电量渗透率、反向净负荷和站级负载率与装机渗透率的相关分别为0.92、0.89、0.78，采用直接描述接入规模的装机参数作为代表。正向净负荷与增长率的相关接近1.00，与基期峰值250 MW按四年复合增长计算的关系一致，采用能够描述发展阶段的增长率作为代表。两层分析由十三项得到九项，再归纳为五项，电量及功率信息继续用于源荷场景和站级校核。</w:delText>
          </w:r>
        </w:del>
      </w:ins>
    </w:p>
    <w:p w14:paraId="2DBEEEC8">
      <w:pPr>
        <w:keepNext/>
        <w:ind w:left="0" w:leftChars="0" w:right="0" w:rightChars="0" w:firstLine="0" w:firstLineChars="0"/>
        <w:jc w:val="center"/>
        <w:rPr>
          <w:ins w:id="1135" w:author="xh" w:date="2026-10-13T08:25:48Z"/>
          <w:del w:id="5259" w:author="xh" w:date="2026-10-14T09:08:03Z"/>
        </w:rPr>
      </w:pPr>
      <w:ins w:id="1136" w:author="xh" w:date="2026-10-13T08:25:48Z">
        <w:del w:id="5252" w:author="xh" w:date="2026-10-14T09:08:03Z">
          <w:r>
            <w:rPr>
              <w:rFonts w:ascii="Times New Roman" w:hAnsi="Times New Roman" w:eastAsia="宋体"/>
              <w:color w:val="000000"/>
              <w:sz w:val="21"/>
            </w:rPr>
            <w:delText xml:space="preserve">表</w:delText>
          </w:r>
        </w:del>
        <w:ins w:id="2343" w:author="xh" w:date="2026-10-14T08:38:28Z">
          <w:del w:id="5253" w:author="xh" w:date="2026-10-14T09:08:03Z">
            <w:r>
              <w:rPr>
                <w:rFonts w:ascii="Times New Roman" w:hAnsi="Times New Roman" w:eastAsia="宋体"/>
                <w:color w:val="000000"/>
                <w:sz w:val="21"/>
              </w:rPr>
              <w:delText xml:space="preserve">8</w:delText>
            </w:r>
          </w:del>
        </w:ins>
        <w:del w:id="2344" w:author="xh" w:date="2026-10-14T08:38:28Z">
          <w:r>
            <w:rPr>
              <w:rFonts w:ascii="Times New Roman" w:hAnsi="Times New Roman" w:eastAsia="宋体"/>
              <w:color w:val="000000"/>
              <w:sz w:val="21"/>
            </w:rPr>
            <w:delText xml:space="preserve">7</w:delText>
          </w:r>
        </w:del>
        <w:del w:id="5254" w:author="xh" w:date="2026-10-14T09:08:03Z">
          <w:r>
            <w:rPr>
              <w:rFonts w:ascii="Times New Roman" w:hAnsi="Times New Roman" w:eastAsia="宋体"/>
              <w:color w:val="000000"/>
              <w:sz w:val="21"/>
            </w:rPr>
            <w:delText xml:space="preserve"> </w:delText>
          </w:r>
        </w:del>
        <w:ins w:id="2345" w:author="xh" w:date="2026-10-14T08:38:28Z">
          <w:del w:id="5255" w:author="xh" w:date="2026-10-14T09:08:03Z">
            <w:r>
              <w:rPr>
                <w:rFonts w:ascii="Times New Roman" w:hAnsi="Times New Roman" w:eastAsia="宋体"/>
                <w:color w:val="000000"/>
                <w:sz w:val="21"/>
              </w:rPr>
              <w:delText xml:space="preserve">五</w:delText>
            </w:r>
          </w:del>
        </w:ins>
        <w:del w:id="2346" w:author="xh" w:date="2026-10-14T08:38:28Z">
          <w:r>
            <w:rPr>
              <w:rFonts w:ascii="Times New Roman" w:hAnsi="Times New Roman" w:eastAsia="宋体"/>
              <w:color w:val="000000"/>
              <w:sz w:val="21"/>
            </w:rPr>
            <w:delText xml:space="preserve">六</w:delText>
          </w:r>
        </w:del>
        <w:del w:id="5256" w:author="xh" w:date="2026-10-14T09:08:03Z">
          <w:r>
            <w:rPr>
              <w:rFonts w:ascii="Times New Roman" w:hAnsi="Times New Roman" w:eastAsia="宋体"/>
              <w:color w:val="000000"/>
              <w:sz w:val="21"/>
            </w:rPr>
            <w:delText xml:space="preserve">项</w:delText>
          </w:r>
        </w:del>
        <w:ins w:id="2347" w:author="xh" w:date="2026-10-14T08:38:28Z">
          <w:del w:id="5257" w:author="xh" w:date="2026-10-14T09:08:03Z">
            <w:r>
              <w:rPr>
                <w:rFonts w:ascii="Times New Roman" w:hAnsi="Times New Roman" w:eastAsia="宋体"/>
                <w:color w:val="000000"/>
                <w:sz w:val="21"/>
              </w:rPr>
              <w:delText xml:space="preserve">推广</w:delText>
            </w:r>
          </w:del>
        </w:ins>
        <w:del w:id="2348" w:author="xh" w:date="2026-10-14T08:38:28Z">
          <w:r>
            <w:rPr>
              <w:rFonts w:ascii="Times New Roman" w:hAnsi="Times New Roman" w:eastAsia="宋体"/>
              <w:color w:val="000000"/>
              <w:sz w:val="21"/>
            </w:rPr>
            <w:delText xml:space="preserve">输入</w:delText>
          </w:r>
        </w:del>
        <w:del w:id="5258" w:author="xh" w:date="2026-10-14T09:08:03Z">
          <w:r>
            <w:rPr>
              <w:rFonts w:ascii="Times New Roman" w:hAnsi="Times New Roman" w:eastAsia="宋体"/>
              <w:color w:val="000000"/>
              <w:sz w:val="21"/>
            </w:rPr>
            <w:delText xml:space="preserve">参数的Pearson相关矩阵</w:delText>
          </w:r>
        </w:del>
      </w:ins>
    </w:p>
    <w:tbl>
      <w:tblPr>
        <w:tblStyle w:val="33"/>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187"/>
        <w:gridCol w:w="1187"/>
        <w:gridCol w:w="1187"/>
        <w:gridCol w:w="1187"/>
        <w:gridCol w:w="1187"/>
        <w:gridCol w:w="1187"/>
        <w:gridCol w:w="1187"/>
      </w:tblGrid>
      <w:tr w14:paraId="54A127F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ins w:id="1137" w:author="xh" w:date="2026-10-13T08:32:33Z"/>
          <w:del w:id="3182" w:author="xh" w:date="2026-10-14T08:38:28Z"/>
        </w:trPr>
        <w:tc>
          <w:tcPr>
            <w:tcW w:w="1187" w:type="dxa"/>
            <w:tcMar>
              <w:left w:w="70" w:type="dxa"/>
              <w:right w:w="70" w:type="dxa"/>
            </w:tcMar>
            <w:vAlign w:val="center"/>
          </w:tcPr>
          <w:p w14:paraId="0424CDF4">
            <w:pPr>
              <w:keepNext/>
              <w:spacing w:before="20" w:after="20" w:line="260" w:lineRule="exact"/>
              <w:ind w:left="0" w:leftChars="0" w:right="0" w:rightChars="0" w:firstLine="0" w:firstLineChars="0"/>
              <w:jc w:val="center"/>
              <w:rPr>
                <w:del w:id="3184" w:author="xh" w:date="2026-10-14T08:38:28Z"/>
              </w:rPr>
            </w:pPr>
            <w:ins w:id="1138" w:author="xh" w:date="2026-10-13T08:32:33Z">
              <w:del w:id="3183" w:author="xh" w:date="2026-10-14T08:38:28Z">
                <w:r>
                  <w:rPr>
                    <w:rFonts w:ascii="Times New Roman" w:hAnsi="Times New Roman" w:eastAsia="宋体"/>
                    <w:b/>
                    <w:sz w:val="18"/>
                  </w:rPr>
                  <w:delText xml:space="preserve">参数</w:delText>
                </w:r>
              </w:del>
            </w:ins>
          </w:p>
        </w:tc>
        <w:tc>
          <w:tcPr>
            <w:tcW w:w="1187" w:type="dxa"/>
            <w:tcMar>
              <w:left w:w="70" w:type="dxa"/>
              <w:right w:w="70" w:type="dxa"/>
            </w:tcMar>
            <w:vAlign w:val="center"/>
          </w:tcPr>
          <w:p w14:paraId="7299ECB6">
            <w:pPr>
              <w:keepNext/>
              <w:spacing w:before="20" w:after="20" w:line="260" w:lineRule="exact"/>
              <w:ind w:left="0" w:leftChars="0" w:right="0" w:rightChars="0" w:firstLine="0" w:firstLineChars="0"/>
              <w:jc w:val="center"/>
              <w:rPr>
                <w:del w:id="3186" w:author="xh" w:date="2026-10-14T08:38:28Z"/>
              </w:rPr>
            </w:pPr>
            <w:ins w:id="1139" w:author="xh" w:date="2026-10-13T08:32:33Z">
              <w:del w:id="3185" w:author="xh" w:date="2026-10-14T08:38:28Z">
                <w:r>
                  <w:rPr>
                    <w:rFonts w:ascii="Times New Roman" w:hAnsi="Times New Roman" w:eastAsia="宋体"/>
                    <w:b/>
                    <w:sz w:val="18"/>
                  </w:rPr>
                  <w:delText xml:space="preserve">ηC</w:delText>
                </w:r>
              </w:del>
            </w:ins>
          </w:p>
        </w:tc>
        <w:tc>
          <w:tcPr>
            <w:tcW w:w="1187" w:type="dxa"/>
            <w:tcMar>
              <w:left w:w="70" w:type="dxa"/>
              <w:right w:w="70" w:type="dxa"/>
            </w:tcMar>
            <w:vAlign w:val="center"/>
          </w:tcPr>
          <w:p w14:paraId="31FC3121">
            <w:pPr>
              <w:keepNext/>
              <w:spacing w:before="20" w:after="20" w:line="260" w:lineRule="exact"/>
              <w:ind w:left="0" w:leftChars="0" w:right="0" w:rightChars="0" w:firstLine="0" w:firstLineChars="0"/>
              <w:jc w:val="center"/>
              <w:rPr>
                <w:del w:id="3188" w:author="xh" w:date="2026-10-14T08:38:28Z"/>
              </w:rPr>
            </w:pPr>
            <w:ins w:id="1140" w:author="xh" w:date="2026-10-13T08:32:33Z">
              <w:del w:id="3187" w:author="xh" w:date="2026-10-14T08:38:28Z">
                <w:r>
                  <w:rPr>
                    <w:rFonts w:ascii="Times New Roman" w:hAnsi="Times New Roman" w:eastAsia="宋体"/>
                    <w:b/>
                    <w:sz w:val="18"/>
                  </w:rPr>
                  <w:delText xml:space="preserve">ḡ</w:delText>
                </w:r>
              </w:del>
            </w:ins>
          </w:p>
        </w:tc>
        <w:tc>
          <w:tcPr>
            <w:tcW w:w="1187" w:type="dxa"/>
            <w:tcMar>
              <w:left w:w="70" w:type="dxa"/>
              <w:right w:w="70" w:type="dxa"/>
            </w:tcMar>
            <w:vAlign w:val="center"/>
          </w:tcPr>
          <w:p w14:paraId="53C99169">
            <w:pPr>
              <w:keepNext/>
              <w:spacing w:before="20" w:after="20" w:line="260" w:lineRule="exact"/>
              <w:ind w:left="0" w:leftChars="0" w:right="0" w:rightChars="0" w:firstLine="0" w:firstLineChars="0"/>
              <w:jc w:val="center"/>
              <w:rPr>
                <w:del w:id="3190" w:author="xh" w:date="2026-10-14T08:38:28Z"/>
              </w:rPr>
            </w:pPr>
            <w:ins w:id="1141" w:author="xh" w:date="2026-10-13T08:32:33Z">
              <w:del w:id="3189" w:author="xh" w:date="2026-10-14T08:38:28Z">
                <w:r>
                  <w:rPr>
                    <w:rFonts w:ascii="Times New Roman" w:hAnsi="Times New Roman" w:eastAsia="宋体"/>
                    <w:b/>
                    <w:sz w:val="18"/>
                  </w:rPr>
                  <w:delText xml:space="preserve">α</w:delText>
                </w:r>
              </w:del>
            </w:ins>
          </w:p>
        </w:tc>
        <w:tc>
          <w:tcPr>
            <w:tcW w:w="1187" w:type="dxa"/>
            <w:tcMar>
              <w:left w:w="70" w:type="dxa"/>
              <w:right w:w="70" w:type="dxa"/>
            </w:tcMar>
            <w:vAlign w:val="center"/>
          </w:tcPr>
          <w:p w14:paraId="20981926">
            <w:pPr>
              <w:keepNext/>
              <w:spacing w:before="20" w:after="20" w:line="260" w:lineRule="exact"/>
              <w:ind w:left="0" w:leftChars="0" w:right="0" w:rightChars="0" w:firstLine="0" w:firstLineChars="0"/>
              <w:jc w:val="center"/>
              <w:rPr>
                <w:del w:id="3192" w:author="xh" w:date="2026-10-14T08:38:28Z"/>
              </w:rPr>
            </w:pPr>
            <w:ins w:id="1142" w:author="xh" w:date="2026-10-13T08:32:33Z">
              <w:del w:id="3191" w:author="xh" w:date="2026-10-14T08:38:28Z">
                <w:r>
                  <w:rPr>
                    <w:rFonts w:ascii="Times New Roman" w:hAnsi="Times New Roman" w:eastAsia="宋体"/>
                    <w:b/>
                    <w:sz w:val="18"/>
                  </w:rPr>
                  <w:delText xml:space="preserve">r₀</w:delText>
                </w:r>
              </w:del>
            </w:ins>
          </w:p>
        </w:tc>
        <w:tc>
          <w:tcPr>
            <w:tcW w:w="1187" w:type="dxa"/>
            <w:tcMar>
              <w:left w:w="70" w:type="dxa"/>
              <w:right w:w="70" w:type="dxa"/>
            </w:tcMar>
            <w:vAlign w:val="center"/>
          </w:tcPr>
          <w:p w14:paraId="1233639C">
            <w:pPr>
              <w:keepNext/>
              <w:spacing w:before="20" w:after="20" w:line="260" w:lineRule="exact"/>
              <w:ind w:left="0" w:leftChars="0" w:right="0" w:rightChars="0" w:firstLine="0" w:firstLineChars="0"/>
              <w:jc w:val="center"/>
              <w:rPr>
                <w:del w:id="3194" w:author="xh" w:date="2026-10-14T08:38:28Z"/>
              </w:rPr>
            </w:pPr>
            <w:ins w:id="1143" w:author="xh" w:date="2026-10-13T08:32:33Z">
              <w:del w:id="3193" w:author="xh" w:date="2026-10-14T08:38:28Z">
                <w:r>
                  <w:rPr>
                    <w:rFonts w:ascii="Times New Roman" w:hAnsi="Times New Roman" w:eastAsia="宋体"/>
                    <w:b/>
                    <w:sz w:val="18"/>
                  </w:rPr>
                  <w:delText xml:space="preserve">H</w:delText>
                </w:r>
              </w:del>
            </w:ins>
          </w:p>
        </w:tc>
        <w:tc>
          <w:tcPr>
            <w:tcW w:w="1187" w:type="dxa"/>
            <w:tcMar>
              <w:left w:w="70" w:type="dxa"/>
              <w:right w:w="70" w:type="dxa"/>
            </w:tcMar>
            <w:vAlign w:val="center"/>
          </w:tcPr>
          <w:p w14:paraId="7B7952B9">
            <w:pPr>
              <w:keepNext/>
              <w:spacing w:before="20" w:after="20" w:line="260" w:lineRule="exact"/>
              <w:ind w:left="0" w:leftChars="0" w:right="0" w:rightChars="0" w:firstLine="0" w:firstLineChars="0"/>
              <w:jc w:val="center"/>
              <w:rPr>
                <w:del w:id="3196" w:author="xh" w:date="2026-10-14T08:38:28Z"/>
              </w:rPr>
            </w:pPr>
            <w:ins w:id="1144" w:author="xh" w:date="2026-10-13T08:32:33Z">
              <w:del w:id="3195" w:author="xh" w:date="2026-10-14T08:38:28Z">
                <w:r>
                  <w:rPr>
                    <w:rFonts w:ascii="Times New Roman" w:hAnsi="Times New Roman" w:eastAsia="宋体"/>
                    <w:b/>
                    <w:sz w:val="18"/>
                  </w:rPr>
                  <w:delText xml:space="preserve">KD</w:delText>
                </w:r>
              </w:del>
            </w:ins>
          </w:p>
        </w:tc>
      </w:tr>
      <w:tr w14:paraId="160F5E2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145" w:author="xh" w:date="2026-10-13T08:32:33Z"/>
          <w:del w:id="3197" w:author="xh" w:date="2026-10-14T08:38:28Z"/>
        </w:trPr>
        <w:tc>
          <w:tcPr>
            <w:tcW w:w="1187" w:type="dxa"/>
            <w:tcMar>
              <w:left w:w="70" w:type="dxa"/>
              <w:right w:w="70" w:type="dxa"/>
            </w:tcMar>
            <w:vAlign w:val="center"/>
          </w:tcPr>
          <w:p w14:paraId="5E08F8E8">
            <w:pPr>
              <w:keepNext/>
              <w:spacing w:before="20" w:after="20" w:line="260" w:lineRule="exact"/>
              <w:ind w:left="0" w:leftChars="0" w:right="0" w:rightChars="0" w:firstLine="0" w:firstLineChars="0"/>
              <w:jc w:val="center"/>
              <w:rPr>
                <w:del w:id="3199" w:author="xh" w:date="2026-10-14T08:38:28Z"/>
              </w:rPr>
            </w:pPr>
            <w:ins w:id="1146" w:author="xh" w:date="2026-10-13T08:32:33Z">
              <w:del w:id="3198" w:author="xh" w:date="2026-10-14T08:38:28Z">
                <w:r>
                  <w:rPr>
                    <w:rFonts w:ascii="Times New Roman" w:hAnsi="Times New Roman" w:eastAsia="宋体"/>
                    <w:b w:val="0"/>
                    <w:sz w:val="18"/>
                  </w:rPr>
                  <w:delText xml:space="preserve">装机渗透率</w:delText>
                </w:r>
              </w:del>
            </w:ins>
          </w:p>
        </w:tc>
        <w:tc>
          <w:tcPr>
            <w:tcW w:w="1187" w:type="dxa"/>
            <w:tcMar>
              <w:left w:w="70" w:type="dxa"/>
              <w:right w:w="70" w:type="dxa"/>
            </w:tcMar>
            <w:vAlign w:val="center"/>
          </w:tcPr>
          <w:p w14:paraId="790F5540">
            <w:pPr>
              <w:keepNext/>
              <w:spacing w:before="20" w:after="20" w:line="260" w:lineRule="exact"/>
              <w:ind w:left="0" w:leftChars="0" w:right="0" w:rightChars="0" w:firstLine="0" w:firstLineChars="0"/>
              <w:jc w:val="center"/>
              <w:rPr>
                <w:del w:id="3201" w:author="xh" w:date="2026-10-14T08:38:28Z"/>
              </w:rPr>
            </w:pPr>
            <w:ins w:id="1147" w:author="xh" w:date="2026-10-13T08:32:33Z">
              <w:del w:id="3200" w:author="xh" w:date="2026-10-14T08:38:28Z">
                <w:r>
                  <w:rPr>
                    <w:rFonts w:ascii="Times New Roman" w:hAnsi="Times New Roman" w:eastAsia="宋体"/>
                    <w:b w:val="0"/>
                    <w:sz w:val="18"/>
                  </w:rPr>
                  <w:delText xml:space="preserve">1.00</w:delText>
                </w:r>
              </w:del>
            </w:ins>
          </w:p>
        </w:tc>
        <w:tc>
          <w:tcPr>
            <w:tcW w:w="1187" w:type="dxa"/>
            <w:tcMar>
              <w:left w:w="70" w:type="dxa"/>
              <w:right w:w="70" w:type="dxa"/>
            </w:tcMar>
            <w:vAlign w:val="center"/>
          </w:tcPr>
          <w:p w14:paraId="6BCFA734">
            <w:pPr>
              <w:keepNext/>
              <w:spacing w:before="20" w:after="20" w:line="260" w:lineRule="exact"/>
              <w:ind w:left="0" w:leftChars="0" w:right="0" w:rightChars="0" w:firstLine="0" w:firstLineChars="0"/>
              <w:jc w:val="center"/>
              <w:rPr>
                <w:del w:id="3203" w:author="xh" w:date="2026-10-14T08:38:28Z"/>
              </w:rPr>
            </w:pPr>
            <w:ins w:id="1148" w:author="xh" w:date="2026-10-13T08:32:33Z">
              <w:del w:id="3202" w:author="xh" w:date="2026-10-14T08:38:28Z">
                <w:r>
                  <w:rPr>
                    <w:rFonts w:ascii="Times New Roman" w:hAnsi="Times New Roman" w:eastAsia="宋体"/>
                    <w:b w:val="0"/>
                    <w:sz w:val="18"/>
                  </w:rPr>
                  <w:delText xml:space="preserve">0.00</w:delText>
                </w:r>
              </w:del>
            </w:ins>
          </w:p>
        </w:tc>
        <w:tc>
          <w:tcPr>
            <w:tcW w:w="1187" w:type="dxa"/>
            <w:tcMar>
              <w:left w:w="70" w:type="dxa"/>
              <w:right w:w="70" w:type="dxa"/>
            </w:tcMar>
            <w:vAlign w:val="center"/>
          </w:tcPr>
          <w:p w14:paraId="1E516F51">
            <w:pPr>
              <w:keepNext/>
              <w:spacing w:before="20" w:after="20" w:line="260" w:lineRule="exact"/>
              <w:ind w:left="0" w:leftChars="0" w:right="0" w:rightChars="0" w:firstLine="0" w:firstLineChars="0"/>
              <w:jc w:val="center"/>
              <w:rPr>
                <w:del w:id="3205" w:author="xh" w:date="2026-10-14T08:38:28Z"/>
              </w:rPr>
            </w:pPr>
            <w:ins w:id="1149" w:author="xh" w:date="2026-10-13T08:32:33Z">
              <w:del w:id="3204" w:author="xh" w:date="2026-10-14T08:38:28Z">
                <w:r>
                  <w:rPr>
                    <w:rFonts w:ascii="Times New Roman" w:hAnsi="Times New Roman" w:eastAsia="宋体"/>
                    <w:b w:val="0"/>
                    <w:sz w:val="18"/>
                  </w:rPr>
                  <w:delText xml:space="preserve">0.00</w:delText>
                </w:r>
              </w:del>
            </w:ins>
          </w:p>
        </w:tc>
        <w:tc>
          <w:tcPr>
            <w:tcW w:w="1187" w:type="dxa"/>
            <w:tcMar>
              <w:left w:w="70" w:type="dxa"/>
              <w:right w:w="70" w:type="dxa"/>
            </w:tcMar>
            <w:vAlign w:val="center"/>
          </w:tcPr>
          <w:p w14:paraId="29242A5A">
            <w:pPr>
              <w:keepNext/>
              <w:spacing w:before="20" w:after="20" w:line="260" w:lineRule="exact"/>
              <w:ind w:left="0" w:leftChars="0" w:right="0" w:rightChars="0" w:firstLine="0" w:firstLineChars="0"/>
              <w:jc w:val="center"/>
              <w:rPr>
                <w:del w:id="3207" w:author="xh" w:date="2026-10-14T08:38:28Z"/>
              </w:rPr>
            </w:pPr>
            <w:ins w:id="1150" w:author="xh" w:date="2026-10-13T08:32:33Z">
              <w:del w:id="3206" w:author="xh" w:date="2026-10-14T08:38:28Z">
                <w:r>
                  <w:rPr>
                    <w:rFonts w:ascii="Times New Roman" w:hAnsi="Times New Roman" w:eastAsia="宋体"/>
                    <w:b w:val="0"/>
                    <w:sz w:val="18"/>
                  </w:rPr>
                  <w:delText xml:space="preserve">0.00</w:delText>
                </w:r>
              </w:del>
            </w:ins>
          </w:p>
        </w:tc>
        <w:tc>
          <w:tcPr>
            <w:tcW w:w="1187" w:type="dxa"/>
            <w:tcMar>
              <w:left w:w="70" w:type="dxa"/>
              <w:right w:w="70" w:type="dxa"/>
            </w:tcMar>
            <w:vAlign w:val="center"/>
          </w:tcPr>
          <w:p w14:paraId="0BFDC0E6">
            <w:pPr>
              <w:keepNext/>
              <w:spacing w:before="20" w:after="20" w:line="260" w:lineRule="exact"/>
              <w:ind w:left="0" w:leftChars="0" w:right="0" w:rightChars="0" w:firstLine="0" w:firstLineChars="0"/>
              <w:jc w:val="center"/>
              <w:rPr>
                <w:del w:id="3209" w:author="xh" w:date="2026-10-14T08:38:28Z"/>
              </w:rPr>
            </w:pPr>
            <w:ins w:id="1151" w:author="xh" w:date="2026-10-13T08:32:33Z">
              <w:del w:id="3208" w:author="xh" w:date="2026-10-14T08:38:28Z">
                <w:r>
                  <w:rPr>
                    <w:rFonts w:ascii="Times New Roman" w:hAnsi="Times New Roman" w:eastAsia="宋体"/>
                    <w:b w:val="0"/>
                    <w:sz w:val="18"/>
                  </w:rPr>
                  <w:delText xml:space="preserve">0.00</w:delText>
                </w:r>
              </w:del>
            </w:ins>
          </w:p>
        </w:tc>
        <w:tc>
          <w:tcPr>
            <w:tcW w:w="1187" w:type="dxa"/>
            <w:tcMar>
              <w:left w:w="70" w:type="dxa"/>
              <w:right w:w="70" w:type="dxa"/>
            </w:tcMar>
            <w:vAlign w:val="center"/>
          </w:tcPr>
          <w:p w14:paraId="042F1276">
            <w:pPr>
              <w:keepNext/>
              <w:spacing w:before="20" w:after="20" w:line="260" w:lineRule="exact"/>
              <w:ind w:left="0" w:leftChars="0" w:right="0" w:rightChars="0" w:firstLine="0" w:firstLineChars="0"/>
              <w:jc w:val="center"/>
              <w:rPr>
                <w:del w:id="3211" w:author="xh" w:date="2026-10-14T08:38:28Z"/>
              </w:rPr>
            </w:pPr>
            <w:ins w:id="1152" w:author="xh" w:date="2026-10-13T08:32:33Z">
              <w:del w:id="3210" w:author="xh" w:date="2026-10-14T08:38:28Z">
                <w:r>
                  <w:rPr>
                    <w:rFonts w:ascii="Times New Roman" w:hAnsi="Times New Roman" w:eastAsia="宋体"/>
                    <w:b w:val="0"/>
                    <w:sz w:val="18"/>
                  </w:rPr>
                  <w:delText xml:space="preserve">0.00</w:delText>
                </w:r>
              </w:del>
            </w:ins>
          </w:p>
        </w:tc>
      </w:tr>
      <w:tr w14:paraId="06CF29D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153" w:author="xh" w:date="2026-10-13T08:32:33Z"/>
          <w:del w:id="3212" w:author="xh" w:date="2026-10-14T08:38:28Z"/>
        </w:trPr>
        <w:tc>
          <w:tcPr>
            <w:tcW w:w="1187" w:type="dxa"/>
            <w:tcMar>
              <w:left w:w="70" w:type="dxa"/>
              <w:right w:w="70" w:type="dxa"/>
            </w:tcMar>
            <w:vAlign w:val="center"/>
          </w:tcPr>
          <w:p w14:paraId="69D91DB7">
            <w:pPr>
              <w:keepNext/>
              <w:spacing w:before="20" w:after="20" w:line="260" w:lineRule="exact"/>
              <w:ind w:left="0" w:leftChars="0" w:right="0" w:rightChars="0" w:firstLine="0" w:firstLineChars="0"/>
              <w:jc w:val="center"/>
              <w:rPr>
                <w:del w:id="3214" w:author="xh" w:date="2026-10-14T08:38:28Z"/>
              </w:rPr>
            </w:pPr>
            <w:ins w:id="1154" w:author="xh" w:date="2026-10-13T08:32:33Z">
              <w:del w:id="3213" w:author="xh" w:date="2026-10-14T08:38:28Z">
                <w:r>
                  <w:rPr>
                    <w:rFonts w:ascii="Times New Roman" w:hAnsi="Times New Roman" w:eastAsia="宋体"/>
                    <w:b w:val="0"/>
                    <w:sz w:val="18"/>
                  </w:rPr>
                  <w:delText xml:space="preserve">平均增长率</w:delText>
                </w:r>
              </w:del>
            </w:ins>
          </w:p>
        </w:tc>
        <w:tc>
          <w:tcPr>
            <w:tcW w:w="1187" w:type="dxa"/>
            <w:tcMar>
              <w:left w:w="70" w:type="dxa"/>
              <w:right w:w="70" w:type="dxa"/>
            </w:tcMar>
            <w:vAlign w:val="center"/>
          </w:tcPr>
          <w:p w14:paraId="74AA817C">
            <w:pPr>
              <w:keepNext/>
              <w:spacing w:before="20" w:after="20" w:line="260" w:lineRule="exact"/>
              <w:ind w:left="0" w:leftChars="0" w:right="0" w:rightChars="0" w:firstLine="0" w:firstLineChars="0"/>
              <w:jc w:val="center"/>
              <w:rPr>
                <w:del w:id="3216" w:author="xh" w:date="2026-10-14T08:38:28Z"/>
              </w:rPr>
            </w:pPr>
            <w:ins w:id="1155" w:author="xh" w:date="2026-10-13T08:32:33Z">
              <w:del w:id="3215" w:author="xh" w:date="2026-10-14T08:38:28Z">
                <w:r>
                  <w:rPr>
                    <w:rFonts w:ascii="Times New Roman" w:hAnsi="Times New Roman" w:eastAsia="宋体"/>
                    <w:b w:val="0"/>
                    <w:sz w:val="18"/>
                  </w:rPr>
                  <w:delText xml:space="preserve">0.00</w:delText>
                </w:r>
              </w:del>
            </w:ins>
          </w:p>
        </w:tc>
        <w:tc>
          <w:tcPr>
            <w:tcW w:w="1187" w:type="dxa"/>
            <w:tcMar>
              <w:left w:w="70" w:type="dxa"/>
              <w:right w:w="70" w:type="dxa"/>
            </w:tcMar>
            <w:vAlign w:val="center"/>
          </w:tcPr>
          <w:p w14:paraId="218DDBA5">
            <w:pPr>
              <w:keepNext/>
              <w:spacing w:before="20" w:after="20" w:line="260" w:lineRule="exact"/>
              <w:ind w:left="0" w:leftChars="0" w:right="0" w:rightChars="0" w:firstLine="0" w:firstLineChars="0"/>
              <w:jc w:val="center"/>
              <w:rPr>
                <w:del w:id="3218" w:author="xh" w:date="2026-10-14T08:38:28Z"/>
              </w:rPr>
            </w:pPr>
            <w:ins w:id="1156" w:author="xh" w:date="2026-10-13T08:32:33Z">
              <w:del w:id="3217" w:author="xh" w:date="2026-10-14T08:38:28Z">
                <w:r>
                  <w:rPr>
                    <w:rFonts w:ascii="Times New Roman" w:hAnsi="Times New Roman" w:eastAsia="宋体"/>
                    <w:b w:val="0"/>
                    <w:sz w:val="18"/>
                  </w:rPr>
                  <w:delText xml:space="preserve">1.00</w:delText>
                </w:r>
              </w:del>
            </w:ins>
          </w:p>
        </w:tc>
        <w:tc>
          <w:tcPr>
            <w:tcW w:w="1187" w:type="dxa"/>
            <w:tcMar>
              <w:left w:w="70" w:type="dxa"/>
              <w:right w:w="70" w:type="dxa"/>
            </w:tcMar>
            <w:vAlign w:val="center"/>
          </w:tcPr>
          <w:p w14:paraId="53180F09">
            <w:pPr>
              <w:keepNext/>
              <w:spacing w:before="20" w:after="20" w:line="260" w:lineRule="exact"/>
              <w:ind w:left="0" w:leftChars="0" w:right="0" w:rightChars="0" w:firstLine="0" w:firstLineChars="0"/>
              <w:jc w:val="center"/>
              <w:rPr>
                <w:del w:id="3220" w:author="xh" w:date="2026-10-14T08:38:28Z"/>
              </w:rPr>
            </w:pPr>
            <w:ins w:id="1157" w:author="xh" w:date="2026-10-13T08:32:33Z">
              <w:del w:id="3219" w:author="xh" w:date="2026-10-14T08:38:28Z">
                <w:r>
                  <w:rPr>
                    <w:rFonts w:ascii="Times New Roman" w:hAnsi="Times New Roman" w:eastAsia="宋体"/>
                    <w:b w:val="0"/>
                    <w:sz w:val="18"/>
                  </w:rPr>
                  <w:delText xml:space="preserve">0.05</w:delText>
                </w:r>
              </w:del>
            </w:ins>
          </w:p>
        </w:tc>
        <w:tc>
          <w:tcPr>
            <w:tcW w:w="1187" w:type="dxa"/>
            <w:tcMar>
              <w:left w:w="70" w:type="dxa"/>
              <w:right w:w="70" w:type="dxa"/>
            </w:tcMar>
            <w:vAlign w:val="center"/>
          </w:tcPr>
          <w:p w14:paraId="5CB798B3">
            <w:pPr>
              <w:keepNext/>
              <w:spacing w:before="20" w:after="20" w:line="260" w:lineRule="exact"/>
              <w:ind w:left="0" w:leftChars="0" w:right="0" w:rightChars="0" w:firstLine="0" w:firstLineChars="0"/>
              <w:jc w:val="center"/>
              <w:rPr>
                <w:del w:id="3222" w:author="xh" w:date="2026-10-14T08:38:28Z"/>
              </w:rPr>
            </w:pPr>
            <w:ins w:id="1158" w:author="xh" w:date="2026-10-13T08:32:33Z">
              <w:del w:id="3221" w:author="xh" w:date="2026-10-14T08:38:28Z">
                <w:r>
                  <w:rPr>
                    <w:rFonts w:ascii="Times New Roman" w:hAnsi="Times New Roman" w:eastAsia="宋体"/>
                    <w:b w:val="0"/>
                    <w:sz w:val="18"/>
                  </w:rPr>
                  <w:delText xml:space="preserve">0.14</w:delText>
                </w:r>
              </w:del>
            </w:ins>
          </w:p>
        </w:tc>
        <w:tc>
          <w:tcPr>
            <w:tcW w:w="1187" w:type="dxa"/>
            <w:tcMar>
              <w:left w:w="70" w:type="dxa"/>
              <w:right w:w="70" w:type="dxa"/>
            </w:tcMar>
            <w:vAlign w:val="center"/>
          </w:tcPr>
          <w:p w14:paraId="4A7439D7">
            <w:pPr>
              <w:keepNext/>
              <w:spacing w:before="20" w:after="20" w:line="260" w:lineRule="exact"/>
              <w:ind w:left="0" w:leftChars="0" w:right="0" w:rightChars="0" w:firstLine="0" w:firstLineChars="0"/>
              <w:jc w:val="center"/>
              <w:rPr>
                <w:del w:id="3224" w:author="xh" w:date="2026-10-14T08:38:28Z"/>
              </w:rPr>
            </w:pPr>
            <w:ins w:id="1159" w:author="xh" w:date="2026-10-13T08:32:33Z">
              <w:del w:id="3223" w:author="xh" w:date="2026-10-14T08:38:28Z">
                <w:r>
                  <w:rPr>
                    <w:rFonts w:ascii="Times New Roman" w:hAnsi="Times New Roman" w:eastAsia="宋体"/>
                    <w:b w:val="0"/>
                    <w:sz w:val="18"/>
                  </w:rPr>
                  <w:delText xml:space="preserve">0.00</w:delText>
                </w:r>
              </w:del>
            </w:ins>
          </w:p>
        </w:tc>
        <w:tc>
          <w:tcPr>
            <w:tcW w:w="1187" w:type="dxa"/>
            <w:tcMar>
              <w:left w:w="70" w:type="dxa"/>
              <w:right w:w="70" w:type="dxa"/>
            </w:tcMar>
            <w:vAlign w:val="center"/>
          </w:tcPr>
          <w:p w14:paraId="0E3F870D">
            <w:pPr>
              <w:keepNext/>
              <w:spacing w:before="20" w:after="20" w:line="260" w:lineRule="exact"/>
              <w:ind w:left="0" w:leftChars="0" w:right="0" w:rightChars="0" w:firstLine="0" w:firstLineChars="0"/>
              <w:jc w:val="center"/>
              <w:rPr>
                <w:del w:id="3226" w:author="xh" w:date="2026-10-14T08:38:28Z"/>
              </w:rPr>
            </w:pPr>
            <w:ins w:id="1160" w:author="xh" w:date="2026-10-13T08:32:33Z">
              <w:del w:id="3225" w:author="xh" w:date="2026-10-14T08:38:28Z">
                <w:r>
                  <w:rPr>
                    <w:rFonts w:ascii="Times New Roman" w:hAnsi="Times New Roman" w:eastAsia="宋体"/>
                    <w:b w:val="0"/>
                    <w:sz w:val="18"/>
                  </w:rPr>
                  <w:delText xml:space="preserve">-0.03</w:delText>
                </w:r>
              </w:del>
            </w:ins>
          </w:p>
        </w:tc>
      </w:tr>
      <w:tr w14:paraId="7859076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161" w:author="xh" w:date="2026-10-13T08:32:33Z"/>
          <w:del w:id="3227" w:author="xh" w:date="2026-10-14T08:38:28Z"/>
        </w:trPr>
        <w:tc>
          <w:tcPr>
            <w:tcW w:w="1187" w:type="dxa"/>
            <w:tcMar>
              <w:left w:w="70" w:type="dxa"/>
              <w:right w:w="70" w:type="dxa"/>
            </w:tcMar>
            <w:vAlign w:val="center"/>
          </w:tcPr>
          <w:p w14:paraId="1E1A6D79">
            <w:pPr>
              <w:keepNext/>
              <w:spacing w:before="20" w:after="20" w:line="260" w:lineRule="exact"/>
              <w:ind w:left="0" w:leftChars="0" w:right="0" w:rightChars="0" w:firstLine="0" w:firstLineChars="0"/>
              <w:jc w:val="center"/>
              <w:rPr>
                <w:del w:id="3229" w:author="xh" w:date="2026-10-14T08:38:28Z"/>
              </w:rPr>
            </w:pPr>
            <w:ins w:id="1162" w:author="xh" w:date="2026-10-13T08:32:33Z">
              <w:del w:id="3228" w:author="xh" w:date="2026-10-14T08:38:28Z">
                <w:r>
                  <w:rPr>
                    <w:rFonts w:ascii="Times New Roman" w:hAnsi="Times New Roman" w:eastAsia="宋体"/>
                    <w:b w:val="0"/>
                    <w:sz w:val="18"/>
                  </w:rPr>
                  <w:delText xml:space="preserve">电缆长度占比</w:delText>
                </w:r>
              </w:del>
            </w:ins>
          </w:p>
        </w:tc>
        <w:tc>
          <w:tcPr>
            <w:tcW w:w="1187" w:type="dxa"/>
            <w:tcMar>
              <w:left w:w="70" w:type="dxa"/>
              <w:right w:w="70" w:type="dxa"/>
            </w:tcMar>
            <w:vAlign w:val="center"/>
          </w:tcPr>
          <w:p w14:paraId="446A0526">
            <w:pPr>
              <w:keepNext/>
              <w:spacing w:before="20" w:after="20" w:line="260" w:lineRule="exact"/>
              <w:ind w:left="0" w:leftChars="0" w:right="0" w:rightChars="0" w:firstLine="0" w:firstLineChars="0"/>
              <w:jc w:val="center"/>
              <w:rPr>
                <w:del w:id="3231" w:author="xh" w:date="2026-10-14T08:38:28Z"/>
              </w:rPr>
            </w:pPr>
            <w:ins w:id="1163" w:author="xh" w:date="2026-10-13T08:32:33Z">
              <w:del w:id="3230" w:author="xh" w:date="2026-10-14T08:38:28Z">
                <w:r>
                  <w:rPr>
                    <w:rFonts w:ascii="Times New Roman" w:hAnsi="Times New Roman" w:eastAsia="宋体"/>
                    <w:b w:val="0"/>
                    <w:sz w:val="18"/>
                  </w:rPr>
                  <w:delText xml:space="preserve">0.00</w:delText>
                </w:r>
              </w:del>
            </w:ins>
          </w:p>
        </w:tc>
        <w:tc>
          <w:tcPr>
            <w:tcW w:w="1187" w:type="dxa"/>
            <w:tcMar>
              <w:left w:w="70" w:type="dxa"/>
              <w:right w:w="70" w:type="dxa"/>
            </w:tcMar>
            <w:vAlign w:val="center"/>
          </w:tcPr>
          <w:p w14:paraId="52E49532">
            <w:pPr>
              <w:keepNext/>
              <w:spacing w:before="20" w:after="20" w:line="260" w:lineRule="exact"/>
              <w:ind w:left="0" w:leftChars="0" w:right="0" w:rightChars="0" w:firstLine="0" w:firstLineChars="0"/>
              <w:jc w:val="center"/>
              <w:rPr>
                <w:del w:id="3233" w:author="xh" w:date="2026-10-14T08:38:28Z"/>
              </w:rPr>
            </w:pPr>
            <w:ins w:id="1164" w:author="xh" w:date="2026-10-13T08:32:33Z">
              <w:del w:id="3232" w:author="xh" w:date="2026-10-14T08:38:28Z">
                <w:r>
                  <w:rPr>
                    <w:rFonts w:ascii="Times New Roman" w:hAnsi="Times New Roman" w:eastAsia="宋体"/>
                    <w:b w:val="0"/>
                    <w:sz w:val="18"/>
                  </w:rPr>
                  <w:delText xml:space="preserve">0.05</w:delText>
                </w:r>
              </w:del>
            </w:ins>
          </w:p>
        </w:tc>
        <w:tc>
          <w:tcPr>
            <w:tcW w:w="1187" w:type="dxa"/>
            <w:tcMar>
              <w:left w:w="70" w:type="dxa"/>
              <w:right w:w="70" w:type="dxa"/>
            </w:tcMar>
            <w:vAlign w:val="center"/>
          </w:tcPr>
          <w:p w14:paraId="00FA2E36">
            <w:pPr>
              <w:keepNext/>
              <w:spacing w:before="20" w:after="20" w:line="260" w:lineRule="exact"/>
              <w:ind w:left="0" w:leftChars="0" w:right="0" w:rightChars="0" w:firstLine="0" w:firstLineChars="0"/>
              <w:jc w:val="center"/>
              <w:rPr>
                <w:del w:id="3235" w:author="xh" w:date="2026-10-14T08:38:28Z"/>
              </w:rPr>
            </w:pPr>
            <w:ins w:id="1165" w:author="xh" w:date="2026-10-13T08:32:33Z">
              <w:del w:id="3234" w:author="xh" w:date="2026-10-14T08:38:28Z">
                <w:r>
                  <w:rPr>
                    <w:rFonts w:ascii="Times New Roman" w:hAnsi="Times New Roman" w:eastAsia="宋体"/>
                    <w:b w:val="0"/>
                    <w:sz w:val="18"/>
                  </w:rPr>
                  <w:delText xml:space="preserve">1.00</w:delText>
                </w:r>
              </w:del>
            </w:ins>
          </w:p>
        </w:tc>
        <w:tc>
          <w:tcPr>
            <w:tcW w:w="1187" w:type="dxa"/>
            <w:tcMar>
              <w:left w:w="70" w:type="dxa"/>
              <w:right w:w="70" w:type="dxa"/>
            </w:tcMar>
            <w:vAlign w:val="center"/>
          </w:tcPr>
          <w:p w14:paraId="20347C4B">
            <w:pPr>
              <w:keepNext/>
              <w:spacing w:before="20" w:after="20" w:line="260" w:lineRule="exact"/>
              <w:ind w:left="0" w:leftChars="0" w:right="0" w:rightChars="0" w:firstLine="0" w:firstLineChars="0"/>
              <w:jc w:val="center"/>
              <w:rPr>
                <w:del w:id="3237" w:author="xh" w:date="2026-10-14T08:38:28Z"/>
              </w:rPr>
            </w:pPr>
            <w:ins w:id="1166" w:author="xh" w:date="2026-10-13T08:32:33Z">
              <w:del w:id="3236" w:author="xh" w:date="2026-10-14T08:38:28Z">
                <w:r>
                  <w:rPr>
                    <w:rFonts w:ascii="Times New Roman" w:hAnsi="Times New Roman" w:eastAsia="宋体"/>
                    <w:b w:val="0"/>
                    <w:sz w:val="18"/>
                  </w:rPr>
                  <w:delText xml:space="preserve">0.28</w:delText>
                </w:r>
              </w:del>
            </w:ins>
          </w:p>
        </w:tc>
        <w:tc>
          <w:tcPr>
            <w:tcW w:w="1187" w:type="dxa"/>
            <w:tcMar>
              <w:left w:w="70" w:type="dxa"/>
              <w:right w:w="70" w:type="dxa"/>
            </w:tcMar>
            <w:vAlign w:val="center"/>
          </w:tcPr>
          <w:p w14:paraId="7FCA6E43">
            <w:pPr>
              <w:keepNext/>
              <w:spacing w:before="20" w:after="20" w:line="260" w:lineRule="exact"/>
              <w:ind w:left="0" w:leftChars="0" w:right="0" w:rightChars="0" w:firstLine="0" w:firstLineChars="0"/>
              <w:jc w:val="center"/>
              <w:rPr>
                <w:del w:id="3239" w:author="xh" w:date="2026-10-14T08:38:28Z"/>
              </w:rPr>
            </w:pPr>
            <w:ins w:id="1167" w:author="xh" w:date="2026-10-13T08:32:33Z">
              <w:del w:id="3238" w:author="xh" w:date="2026-10-14T08:38:28Z">
                <w:r>
                  <w:rPr>
                    <w:rFonts w:ascii="Times New Roman" w:hAnsi="Times New Roman" w:eastAsia="宋体"/>
                    <w:b w:val="0"/>
                    <w:sz w:val="18"/>
                  </w:rPr>
                  <w:delText xml:space="preserve">0.00</w:delText>
                </w:r>
              </w:del>
            </w:ins>
          </w:p>
        </w:tc>
        <w:tc>
          <w:tcPr>
            <w:tcW w:w="1187" w:type="dxa"/>
            <w:tcMar>
              <w:left w:w="70" w:type="dxa"/>
              <w:right w:w="70" w:type="dxa"/>
            </w:tcMar>
            <w:vAlign w:val="center"/>
          </w:tcPr>
          <w:p w14:paraId="0AA02DF1">
            <w:pPr>
              <w:keepNext/>
              <w:spacing w:before="20" w:after="20" w:line="260" w:lineRule="exact"/>
              <w:ind w:left="0" w:leftChars="0" w:right="0" w:rightChars="0" w:firstLine="0" w:firstLineChars="0"/>
              <w:jc w:val="center"/>
              <w:rPr>
                <w:del w:id="3241" w:author="xh" w:date="2026-10-14T08:38:28Z"/>
              </w:rPr>
            </w:pPr>
            <w:ins w:id="1168" w:author="xh" w:date="2026-10-13T08:32:33Z">
              <w:del w:id="3240" w:author="xh" w:date="2026-10-14T08:38:28Z">
                <w:r>
                  <w:rPr>
                    <w:rFonts w:ascii="Times New Roman" w:hAnsi="Times New Roman" w:eastAsia="宋体"/>
                    <w:b w:val="0"/>
                    <w:sz w:val="18"/>
                  </w:rPr>
                  <w:delText xml:space="preserve">0.02</w:delText>
                </w:r>
              </w:del>
            </w:ins>
          </w:p>
        </w:tc>
      </w:tr>
      <w:tr w14:paraId="7DB2DD8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169" w:author="xh" w:date="2026-10-13T08:32:33Z"/>
          <w:del w:id="3242" w:author="xh" w:date="2026-10-14T08:38:28Z"/>
        </w:trPr>
        <w:tc>
          <w:tcPr>
            <w:tcW w:w="1187" w:type="dxa"/>
            <w:tcMar>
              <w:left w:w="70" w:type="dxa"/>
              <w:right w:w="70" w:type="dxa"/>
            </w:tcMar>
            <w:vAlign w:val="center"/>
          </w:tcPr>
          <w:p w14:paraId="46DE114E">
            <w:pPr>
              <w:keepNext/>
              <w:spacing w:before="20" w:after="20" w:line="260" w:lineRule="exact"/>
              <w:ind w:left="0" w:leftChars="0" w:right="0" w:rightChars="0" w:firstLine="0" w:firstLineChars="0"/>
              <w:jc w:val="center"/>
              <w:rPr>
                <w:del w:id="3244" w:author="xh" w:date="2026-10-14T08:38:28Z"/>
              </w:rPr>
            </w:pPr>
            <w:ins w:id="1170" w:author="xh" w:date="2026-10-13T08:32:33Z">
              <w:del w:id="3243" w:author="xh" w:date="2026-10-14T08:38:28Z">
                <w:r>
                  <w:rPr>
                    <w:rFonts w:ascii="Times New Roman" w:hAnsi="Times New Roman" w:eastAsia="宋体"/>
                    <w:b w:val="0"/>
                    <w:sz w:val="18"/>
                  </w:rPr>
                  <w:delText xml:space="preserve">初始转供率</w:delText>
                </w:r>
              </w:del>
            </w:ins>
          </w:p>
        </w:tc>
        <w:tc>
          <w:tcPr>
            <w:tcW w:w="1187" w:type="dxa"/>
            <w:tcMar>
              <w:left w:w="70" w:type="dxa"/>
              <w:right w:w="70" w:type="dxa"/>
            </w:tcMar>
            <w:vAlign w:val="center"/>
          </w:tcPr>
          <w:p w14:paraId="457B8904">
            <w:pPr>
              <w:keepNext/>
              <w:spacing w:before="20" w:after="20" w:line="260" w:lineRule="exact"/>
              <w:ind w:left="0" w:leftChars="0" w:right="0" w:rightChars="0" w:firstLine="0" w:firstLineChars="0"/>
              <w:jc w:val="center"/>
              <w:rPr>
                <w:del w:id="3246" w:author="xh" w:date="2026-10-14T08:38:28Z"/>
              </w:rPr>
            </w:pPr>
            <w:ins w:id="1171" w:author="xh" w:date="2026-10-13T08:32:33Z">
              <w:del w:id="3245" w:author="xh" w:date="2026-10-14T08:38:28Z">
                <w:r>
                  <w:rPr>
                    <w:rFonts w:ascii="Times New Roman" w:hAnsi="Times New Roman" w:eastAsia="宋体"/>
                    <w:b w:val="0"/>
                    <w:sz w:val="18"/>
                  </w:rPr>
                  <w:delText xml:space="preserve">0.00</w:delText>
                </w:r>
              </w:del>
            </w:ins>
          </w:p>
        </w:tc>
        <w:tc>
          <w:tcPr>
            <w:tcW w:w="1187" w:type="dxa"/>
            <w:tcMar>
              <w:left w:w="70" w:type="dxa"/>
              <w:right w:w="70" w:type="dxa"/>
            </w:tcMar>
            <w:vAlign w:val="center"/>
          </w:tcPr>
          <w:p w14:paraId="2A1FBC1A">
            <w:pPr>
              <w:keepNext/>
              <w:spacing w:before="20" w:after="20" w:line="260" w:lineRule="exact"/>
              <w:ind w:left="0" w:leftChars="0" w:right="0" w:rightChars="0" w:firstLine="0" w:firstLineChars="0"/>
              <w:jc w:val="center"/>
              <w:rPr>
                <w:del w:id="3248" w:author="xh" w:date="2026-10-14T08:38:28Z"/>
              </w:rPr>
            </w:pPr>
            <w:ins w:id="1172" w:author="xh" w:date="2026-10-13T08:32:33Z">
              <w:del w:id="3247" w:author="xh" w:date="2026-10-14T08:38:28Z">
                <w:r>
                  <w:rPr>
                    <w:rFonts w:ascii="Times New Roman" w:hAnsi="Times New Roman" w:eastAsia="宋体"/>
                    <w:b w:val="0"/>
                    <w:sz w:val="18"/>
                  </w:rPr>
                  <w:delText xml:space="preserve">0.14</w:delText>
                </w:r>
              </w:del>
            </w:ins>
          </w:p>
        </w:tc>
        <w:tc>
          <w:tcPr>
            <w:tcW w:w="1187" w:type="dxa"/>
            <w:tcMar>
              <w:left w:w="70" w:type="dxa"/>
              <w:right w:w="70" w:type="dxa"/>
            </w:tcMar>
            <w:vAlign w:val="center"/>
          </w:tcPr>
          <w:p w14:paraId="1E9EC95D">
            <w:pPr>
              <w:keepNext/>
              <w:spacing w:before="20" w:after="20" w:line="260" w:lineRule="exact"/>
              <w:ind w:left="0" w:leftChars="0" w:right="0" w:rightChars="0" w:firstLine="0" w:firstLineChars="0"/>
              <w:jc w:val="center"/>
              <w:rPr>
                <w:del w:id="3250" w:author="xh" w:date="2026-10-14T08:38:28Z"/>
              </w:rPr>
            </w:pPr>
            <w:ins w:id="1173" w:author="xh" w:date="2026-10-13T08:32:33Z">
              <w:del w:id="3249" w:author="xh" w:date="2026-10-14T08:38:28Z">
                <w:r>
                  <w:rPr>
                    <w:rFonts w:ascii="Times New Roman" w:hAnsi="Times New Roman" w:eastAsia="宋体"/>
                    <w:b w:val="0"/>
                    <w:sz w:val="18"/>
                  </w:rPr>
                  <w:delText xml:space="preserve">0.28</w:delText>
                </w:r>
              </w:del>
            </w:ins>
          </w:p>
        </w:tc>
        <w:tc>
          <w:tcPr>
            <w:tcW w:w="1187" w:type="dxa"/>
            <w:tcMar>
              <w:left w:w="70" w:type="dxa"/>
              <w:right w:w="70" w:type="dxa"/>
            </w:tcMar>
            <w:vAlign w:val="center"/>
          </w:tcPr>
          <w:p w14:paraId="622BE5F0">
            <w:pPr>
              <w:keepNext/>
              <w:spacing w:before="20" w:after="20" w:line="260" w:lineRule="exact"/>
              <w:ind w:left="0" w:leftChars="0" w:right="0" w:rightChars="0" w:firstLine="0" w:firstLineChars="0"/>
              <w:jc w:val="center"/>
              <w:rPr>
                <w:del w:id="3252" w:author="xh" w:date="2026-10-14T08:38:28Z"/>
              </w:rPr>
            </w:pPr>
            <w:ins w:id="1174" w:author="xh" w:date="2026-10-13T08:32:33Z">
              <w:del w:id="3251" w:author="xh" w:date="2026-10-14T08:38:28Z">
                <w:r>
                  <w:rPr>
                    <w:rFonts w:ascii="Times New Roman" w:hAnsi="Times New Roman" w:eastAsia="宋体"/>
                    <w:b w:val="0"/>
                    <w:sz w:val="18"/>
                  </w:rPr>
                  <w:delText xml:space="preserve">1.00</w:delText>
                </w:r>
              </w:del>
            </w:ins>
          </w:p>
        </w:tc>
        <w:tc>
          <w:tcPr>
            <w:tcW w:w="1187" w:type="dxa"/>
            <w:tcMar>
              <w:left w:w="70" w:type="dxa"/>
              <w:right w:w="70" w:type="dxa"/>
            </w:tcMar>
            <w:vAlign w:val="center"/>
          </w:tcPr>
          <w:p w14:paraId="594A5325">
            <w:pPr>
              <w:keepNext/>
              <w:spacing w:before="20" w:after="20" w:line="260" w:lineRule="exact"/>
              <w:ind w:left="0" w:leftChars="0" w:right="0" w:rightChars="0" w:firstLine="0" w:firstLineChars="0"/>
              <w:jc w:val="center"/>
              <w:rPr>
                <w:del w:id="3254" w:author="xh" w:date="2026-10-14T08:38:28Z"/>
              </w:rPr>
            </w:pPr>
            <w:ins w:id="1175" w:author="xh" w:date="2026-10-13T08:32:33Z">
              <w:del w:id="3253" w:author="xh" w:date="2026-10-14T08:38:28Z">
                <w:r>
                  <w:rPr>
                    <w:rFonts w:ascii="Times New Roman" w:hAnsi="Times New Roman" w:eastAsia="宋体"/>
                    <w:b w:val="0"/>
                    <w:sz w:val="18"/>
                  </w:rPr>
                  <w:delText xml:space="preserve">0.00</w:delText>
                </w:r>
              </w:del>
            </w:ins>
          </w:p>
        </w:tc>
        <w:tc>
          <w:tcPr>
            <w:tcW w:w="1187" w:type="dxa"/>
            <w:tcMar>
              <w:left w:w="70" w:type="dxa"/>
              <w:right w:w="70" w:type="dxa"/>
            </w:tcMar>
            <w:vAlign w:val="center"/>
          </w:tcPr>
          <w:p w14:paraId="06E70453">
            <w:pPr>
              <w:keepNext/>
              <w:spacing w:before="20" w:after="20" w:line="260" w:lineRule="exact"/>
              <w:ind w:left="0" w:leftChars="0" w:right="0" w:rightChars="0" w:firstLine="0" w:firstLineChars="0"/>
              <w:jc w:val="center"/>
              <w:rPr>
                <w:del w:id="3256" w:author="xh" w:date="2026-10-14T08:38:28Z"/>
              </w:rPr>
            </w:pPr>
            <w:ins w:id="1176" w:author="xh" w:date="2026-10-13T08:32:33Z">
              <w:del w:id="3255" w:author="xh" w:date="2026-10-14T08:38:28Z">
                <w:r>
                  <w:rPr>
                    <w:rFonts w:ascii="Times New Roman" w:hAnsi="Times New Roman" w:eastAsia="宋体"/>
                    <w:b w:val="0"/>
                    <w:sz w:val="18"/>
                  </w:rPr>
                  <w:delText xml:space="preserve">0.06</w:delText>
                </w:r>
              </w:del>
            </w:ins>
          </w:p>
        </w:tc>
      </w:tr>
      <w:tr w14:paraId="128590A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177" w:author="xh" w:date="2026-10-13T08:32:33Z"/>
          <w:del w:id="3257" w:author="xh" w:date="2026-10-14T08:38:28Z"/>
        </w:trPr>
        <w:tc>
          <w:tcPr>
            <w:tcW w:w="1187" w:type="dxa"/>
            <w:tcMar>
              <w:left w:w="70" w:type="dxa"/>
              <w:right w:w="70" w:type="dxa"/>
            </w:tcMar>
            <w:vAlign w:val="center"/>
          </w:tcPr>
          <w:p w14:paraId="45409A77">
            <w:pPr>
              <w:keepNext/>
              <w:spacing w:before="20" w:after="20" w:line="260" w:lineRule="exact"/>
              <w:ind w:left="0" w:leftChars="0" w:right="0" w:rightChars="0" w:firstLine="0" w:firstLineChars="0"/>
              <w:jc w:val="center"/>
              <w:rPr>
                <w:del w:id="3259" w:author="xh" w:date="2026-10-14T08:38:28Z"/>
              </w:rPr>
            </w:pPr>
            <w:ins w:id="1178" w:author="xh" w:date="2026-10-13T08:32:33Z">
              <w:del w:id="3258" w:author="xh" w:date="2026-10-14T08:38:28Z">
                <w:r>
                  <w:rPr>
                    <w:rFonts w:ascii="Times New Roman" w:hAnsi="Times New Roman" w:eastAsia="宋体"/>
                    <w:b w:val="0"/>
                    <w:sz w:val="18"/>
                  </w:rPr>
                  <w:delText xml:space="preserve">支撑持续时间</w:delText>
                </w:r>
              </w:del>
            </w:ins>
          </w:p>
        </w:tc>
        <w:tc>
          <w:tcPr>
            <w:tcW w:w="1187" w:type="dxa"/>
            <w:tcMar>
              <w:left w:w="70" w:type="dxa"/>
              <w:right w:w="70" w:type="dxa"/>
            </w:tcMar>
            <w:vAlign w:val="center"/>
          </w:tcPr>
          <w:p w14:paraId="2D6BB4E0">
            <w:pPr>
              <w:keepNext/>
              <w:spacing w:before="20" w:after="20" w:line="260" w:lineRule="exact"/>
              <w:ind w:left="0" w:leftChars="0" w:right="0" w:rightChars="0" w:firstLine="0" w:firstLineChars="0"/>
              <w:jc w:val="center"/>
              <w:rPr>
                <w:del w:id="3261" w:author="xh" w:date="2026-10-14T08:38:28Z"/>
              </w:rPr>
            </w:pPr>
            <w:ins w:id="1179" w:author="xh" w:date="2026-10-13T08:32:33Z">
              <w:del w:id="3260" w:author="xh" w:date="2026-10-14T08:38:28Z">
                <w:r>
                  <w:rPr>
                    <w:rFonts w:ascii="Times New Roman" w:hAnsi="Times New Roman" w:eastAsia="宋体"/>
                    <w:b w:val="0"/>
                    <w:sz w:val="18"/>
                  </w:rPr>
                  <w:delText xml:space="preserve">0.00</w:delText>
                </w:r>
              </w:del>
            </w:ins>
          </w:p>
        </w:tc>
        <w:tc>
          <w:tcPr>
            <w:tcW w:w="1187" w:type="dxa"/>
            <w:tcMar>
              <w:left w:w="70" w:type="dxa"/>
              <w:right w:w="70" w:type="dxa"/>
            </w:tcMar>
            <w:vAlign w:val="center"/>
          </w:tcPr>
          <w:p w14:paraId="79A319D4">
            <w:pPr>
              <w:keepNext/>
              <w:spacing w:before="20" w:after="20" w:line="260" w:lineRule="exact"/>
              <w:ind w:left="0" w:leftChars="0" w:right="0" w:rightChars="0" w:firstLine="0" w:firstLineChars="0"/>
              <w:jc w:val="center"/>
              <w:rPr>
                <w:del w:id="3263" w:author="xh" w:date="2026-10-14T08:38:28Z"/>
              </w:rPr>
            </w:pPr>
            <w:ins w:id="1180" w:author="xh" w:date="2026-10-13T08:32:33Z">
              <w:del w:id="3262" w:author="xh" w:date="2026-10-14T08:38:28Z">
                <w:r>
                  <w:rPr>
                    <w:rFonts w:ascii="Times New Roman" w:hAnsi="Times New Roman" w:eastAsia="宋体"/>
                    <w:b w:val="0"/>
                    <w:sz w:val="18"/>
                  </w:rPr>
                  <w:delText xml:space="preserve">0.00</w:delText>
                </w:r>
              </w:del>
            </w:ins>
          </w:p>
        </w:tc>
        <w:tc>
          <w:tcPr>
            <w:tcW w:w="1187" w:type="dxa"/>
            <w:tcMar>
              <w:left w:w="70" w:type="dxa"/>
              <w:right w:w="70" w:type="dxa"/>
            </w:tcMar>
            <w:vAlign w:val="center"/>
          </w:tcPr>
          <w:p w14:paraId="1AE85A48">
            <w:pPr>
              <w:keepNext/>
              <w:spacing w:before="20" w:after="20" w:line="260" w:lineRule="exact"/>
              <w:ind w:left="0" w:leftChars="0" w:right="0" w:rightChars="0" w:firstLine="0" w:firstLineChars="0"/>
              <w:jc w:val="center"/>
              <w:rPr>
                <w:del w:id="3265" w:author="xh" w:date="2026-10-14T08:38:28Z"/>
              </w:rPr>
            </w:pPr>
            <w:ins w:id="1181" w:author="xh" w:date="2026-10-13T08:32:33Z">
              <w:del w:id="3264" w:author="xh" w:date="2026-10-14T08:38:28Z">
                <w:r>
                  <w:rPr>
                    <w:rFonts w:ascii="Times New Roman" w:hAnsi="Times New Roman" w:eastAsia="宋体"/>
                    <w:b w:val="0"/>
                    <w:sz w:val="18"/>
                  </w:rPr>
                  <w:delText xml:space="preserve">0.00</w:delText>
                </w:r>
              </w:del>
            </w:ins>
          </w:p>
        </w:tc>
        <w:tc>
          <w:tcPr>
            <w:tcW w:w="1187" w:type="dxa"/>
            <w:tcMar>
              <w:left w:w="70" w:type="dxa"/>
              <w:right w:w="70" w:type="dxa"/>
            </w:tcMar>
            <w:vAlign w:val="center"/>
          </w:tcPr>
          <w:p w14:paraId="190298C8">
            <w:pPr>
              <w:keepNext/>
              <w:spacing w:before="20" w:after="20" w:line="260" w:lineRule="exact"/>
              <w:ind w:left="0" w:leftChars="0" w:right="0" w:rightChars="0" w:firstLine="0" w:firstLineChars="0"/>
              <w:jc w:val="center"/>
              <w:rPr>
                <w:del w:id="3267" w:author="xh" w:date="2026-10-14T08:38:28Z"/>
              </w:rPr>
            </w:pPr>
            <w:ins w:id="1182" w:author="xh" w:date="2026-10-13T08:32:33Z">
              <w:del w:id="3266" w:author="xh" w:date="2026-10-14T08:38:28Z">
                <w:r>
                  <w:rPr>
                    <w:rFonts w:ascii="Times New Roman" w:hAnsi="Times New Roman" w:eastAsia="宋体"/>
                    <w:b w:val="0"/>
                    <w:sz w:val="18"/>
                  </w:rPr>
                  <w:delText xml:space="preserve">0.00</w:delText>
                </w:r>
              </w:del>
            </w:ins>
          </w:p>
        </w:tc>
        <w:tc>
          <w:tcPr>
            <w:tcW w:w="1187" w:type="dxa"/>
            <w:tcMar>
              <w:left w:w="70" w:type="dxa"/>
              <w:right w:w="70" w:type="dxa"/>
            </w:tcMar>
            <w:vAlign w:val="center"/>
          </w:tcPr>
          <w:p w14:paraId="18274A1D">
            <w:pPr>
              <w:keepNext/>
              <w:spacing w:before="20" w:after="20" w:line="260" w:lineRule="exact"/>
              <w:ind w:left="0" w:leftChars="0" w:right="0" w:rightChars="0" w:firstLine="0" w:firstLineChars="0"/>
              <w:jc w:val="center"/>
              <w:rPr>
                <w:del w:id="3269" w:author="xh" w:date="2026-10-14T08:38:28Z"/>
              </w:rPr>
            </w:pPr>
            <w:ins w:id="1183" w:author="xh" w:date="2026-10-13T08:32:33Z">
              <w:del w:id="3268" w:author="xh" w:date="2026-10-14T08:38:28Z">
                <w:r>
                  <w:rPr>
                    <w:rFonts w:ascii="Times New Roman" w:hAnsi="Times New Roman" w:eastAsia="宋体"/>
                    <w:b w:val="0"/>
                    <w:sz w:val="18"/>
                  </w:rPr>
                  <w:delText xml:space="preserve">1.00</w:delText>
                </w:r>
              </w:del>
            </w:ins>
          </w:p>
        </w:tc>
        <w:tc>
          <w:tcPr>
            <w:tcW w:w="1187" w:type="dxa"/>
            <w:tcMar>
              <w:left w:w="70" w:type="dxa"/>
              <w:right w:w="70" w:type="dxa"/>
            </w:tcMar>
            <w:vAlign w:val="center"/>
          </w:tcPr>
          <w:p w14:paraId="36DEE719">
            <w:pPr>
              <w:keepNext/>
              <w:spacing w:before="20" w:after="20" w:line="260" w:lineRule="exact"/>
              <w:ind w:left="0" w:leftChars="0" w:right="0" w:rightChars="0" w:firstLine="0" w:firstLineChars="0"/>
              <w:jc w:val="center"/>
              <w:rPr>
                <w:del w:id="3271" w:author="xh" w:date="2026-10-14T08:38:28Z"/>
              </w:rPr>
            </w:pPr>
            <w:ins w:id="1184" w:author="xh" w:date="2026-10-13T08:32:33Z">
              <w:del w:id="3270" w:author="xh" w:date="2026-10-14T08:38:28Z">
                <w:r>
                  <w:rPr>
                    <w:rFonts w:ascii="Times New Roman" w:hAnsi="Times New Roman" w:eastAsia="宋体"/>
                    <w:b w:val="0"/>
                    <w:sz w:val="18"/>
                  </w:rPr>
                  <w:delText xml:space="preserve">0.00</w:delText>
                </w:r>
              </w:del>
            </w:ins>
          </w:p>
        </w:tc>
      </w:tr>
      <w:tr w14:paraId="359CC70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185" w:author="xh" w:date="2026-10-13T08:32:33Z"/>
          <w:del w:id="3272" w:author="xh" w:date="2026-10-14T08:38:28Z"/>
        </w:trPr>
        <w:tc>
          <w:tcPr>
            <w:tcW w:w="1187" w:type="dxa"/>
            <w:tcMar>
              <w:left w:w="70" w:type="dxa"/>
              <w:right w:w="70" w:type="dxa"/>
            </w:tcMar>
            <w:vAlign w:val="center"/>
          </w:tcPr>
          <w:p w14:paraId="63660F45">
            <w:pPr>
              <w:keepNext w:val="0"/>
              <w:spacing w:before="20" w:after="20" w:line="260" w:lineRule="exact"/>
              <w:ind w:left="0" w:leftChars="0" w:right="0" w:rightChars="0" w:firstLine="0" w:firstLineChars="0"/>
              <w:jc w:val="center"/>
              <w:rPr>
                <w:del w:id="3274" w:author="xh" w:date="2026-10-14T08:38:28Z"/>
              </w:rPr>
            </w:pPr>
            <w:ins w:id="1186" w:author="xh" w:date="2026-10-13T08:32:33Z">
              <w:del w:id="3273" w:author="xh" w:date="2026-10-14T08:38:28Z">
                <w:r>
                  <w:rPr>
                    <w:rFonts w:ascii="Times New Roman" w:hAnsi="Times New Roman" w:eastAsia="宋体"/>
                    <w:b w:val="0"/>
                    <w:sz w:val="18"/>
                  </w:rPr>
                  <w:delText xml:space="preserve">负荷分散系数</w:delText>
                </w:r>
              </w:del>
            </w:ins>
          </w:p>
        </w:tc>
        <w:tc>
          <w:tcPr>
            <w:tcW w:w="1187" w:type="dxa"/>
            <w:tcMar>
              <w:left w:w="70" w:type="dxa"/>
              <w:right w:w="70" w:type="dxa"/>
            </w:tcMar>
            <w:vAlign w:val="center"/>
          </w:tcPr>
          <w:p w14:paraId="4F74F6E3">
            <w:pPr>
              <w:keepNext w:val="0"/>
              <w:spacing w:before="20" w:after="20" w:line="260" w:lineRule="exact"/>
              <w:ind w:left="0" w:leftChars="0" w:right="0" w:rightChars="0" w:firstLine="0" w:firstLineChars="0"/>
              <w:jc w:val="center"/>
              <w:rPr>
                <w:del w:id="3276" w:author="xh" w:date="2026-10-14T08:38:28Z"/>
              </w:rPr>
            </w:pPr>
            <w:ins w:id="1187" w:author="xh" w:date="2026-10-13T08:32:33Z">
              <w:del w:id="3275" w:author="xh" w:date="2026-10-14T08:38:28Z">
                <w:r>
                  <w:rPr>
                    <w:rFonts w:ascii="Times New Roman" w:hAnsi="Times New Roman" w:eastAsia="宋体"/>
                    <w:b w:val="0"/>
                    <w:sz w:val="18"/>
                  </w:rPr>
                  <w:delText xml:space="preserve">0.00</w:delText>
                </w:r>
              </w:del>
            </w:ins>
          </w:p>
        </w:tc>
        <w:tc>
          <w:tcPr>
            <w:tcW w:w="1187" w:type="dxa"/>
            <w:tcMar>
              <w:left w:w="70" w:type="dxa"/>
              <w:right w:w="70" w:type="dxa"/>
            </w:tcMar>
            <w:vAlign w:val="center"/>
          </w:tcPr>
          <w:p w14:paraId="287184C7">
            <w:pPr>
              <w:keepNext w:val="0"/>
              <w:spacing w:before="20" w:after="20" w:line="260" w:lineRule="exact"/>
              <w:ind w:left="0" w:leftChars="0" w:right="0" w:rightChars="0" w:firstLine="0" w:firstLineChars="0"/>
              <w:jc w:val="center"/>
              <w:rPr>
                <w:del w:id="3278" w:author="xh" w:date="2026-10-14T08:38:28Z"/>
              </w:rPr>
            </w:pPr>
            <w:ins w:id="1188" w:author="xh" w:date="2026-10-13T08:32:33Z">
              <w:del w:id="3277" w:author="xh" w:date="2026-10-14T08:38:28Z">
                <w:r>
                  <w:rPr>
                    <w:rFonts w:ascii="Times New Roman" w:hAnsi="Times New Roman" w:eastAsia="宋体"/>
                    <w:b w:val="0"/>
                    <w:sz w:val="18"/>
                  </w:rPr>
                  <w:delText xml:space="preserve">-0.03</w:delText>
                </w:r>
              </w:del>
            </w:ins>
          </w:p>
        </w:tc>
        <w:tc>
          <w:tcPr>
            <w:tcW w:w="1187" w:type="dxa"/>
            <w:tcMar>
              <w:left w:w="70" w:type="dxa"/>
              <w:right w:w="70" w:type="dxa"/>
            </w:tcMar>
            <w:vAlign w:val="center"/>
          </w:tcPr>
          <w:p w14:paraId="1F7C2318">
            <w:pPr>
              <w:keepNext w:val="0"/>
              <w:spacing w:before="20" w:after="20" w:line="260" w:lineRule="exact"/>
              <w:ind w:left="0" w:leftChars="0" w:right="0" w:rightChars="0" w:firstLine="0" w:firstLineChars="0"/>
              <w:jc w:val="center"/>
              <w:rPr>
                <w:del w:id="3280" w:author="xh" w:date="2026-10-14T08:38:28Z"/>
              </w:rPr>
            </w:pPr>
            <w:ins w:id="1189" w:author="xh" w:date="2026-10-13T08:32:33Z">
              <w:del w:id="3279" w:author="xh" w:date="2026-10-14T08:38:28Z">
                <w:r>
                  <w:rPr>
                    <w:rFonts w:ascii="Times New Roman" w:hAnsi="Times New Roman" w:eastAsia="宋体"/>
                    <w:b w:val="0"/>
                    <w:sz w:val="18"/>
                  </w:rPr>
                  <w:delText xml:space="preserve">0.02</w:delText>
                </w:r>
              </w:del>
            </w:ins>
          </w:p>
        </w:tc>
        <w:tc>
          <w:tcPr>
            <w:tcW w:w="1187" w:type="dxa"/>
            <w:tcMar>
              <w:left w:w="70" w:type="dxa"/>
              <w:right w:w="70" w:type="dxa"/>
            </w:tcMar>
            <w:vAlign w:val="center"/>
          </w:tcPr>
          <w:p w14:paraId="4C5E574E">
            <w:pPr>
              <w:keepNext w:val="0"/>
              <w:spacing w:before="20" w:after="20" w:line="260" w:lineRule="exact"/>
              <w:ind w:left="0" w:leftChars="0" w:right="0" w:rightChars="0" w:firstLine="0" w:firstLineChars="0"/>
              <w:jc w:val="center"/>
              <w:rPr>
                <w:del w:id="3282" w:author="xh" w:date="2026-10-14T08:38:28Z"/>
              </w:rPr>
            </w:pPr>
            <w:ins w:id="1190" w:author="xh" w:date="2026-10-13T08:32:33Z">
              <w:del w:id="3281" w:author="xh" w:date="2026-10-14T08:38:28Z">
                <w:r>
                  <w:rPr>
                    <w:rFonts w:ascii="Times New Roman" w:hAnsi="Times New Roman" w:eastAsia="宋体"/>
                    <w:b w:val="0"/>
                    <w:sz w:val="18"/>
                  </w:rPr>
                  <w:delText xml:space="preserve">0.06</w:delText>
                </w:r>
              </w:del>
            </w:ins>
          </w:p>
        </w:tc>
        <w:tc>
          <w:tcPr>
            <w:tcW w:w="1187" w:type="dxa"/>
            <w:tcMar>
              <w:left w:w="70" w:type="dxa"/>
              <w:right w:w="70" w:type="dxa"/>
            </w:tcMar>
            <w:vAlign w:val="center"/>
          </w:tcPr>
          <w:p w14:paraId="25D63D98">
            <w:pPr>
              <w:keepNext w:val="0"/>
              <w:spacing w:before="20" w:after="20" w:line="260" w:lineRule="exact"/>
              <w:ind w:left="0" w:leftChars="0" w:right="0" w:rightChars="0" w:firstLine="0" w:firstLineChars="0"/>
              <w:jc w:val="center"/>
              <w:rPr>
                <w:del w:id="3284" w:author="xh" w:date="2026-10-14T08:38:28Z"/>
              </w:rPr>
            </w:pPr>
            <w:ins w:id="1191" w:author="xh" w:date="2026-10-13T08:32:33Z">
              <w:del w:id="3283" w:author="xh" w:date="2026-10-14T08:38:28Z">
                <w:r>
                  <w:rPr>
                    <w:rFonts w:ascii="Times New Roman" w:hAnsi="Times New Roman" w:eastAsia="宋体"/>
                    <w:b w:val="0"/>
                    <w:sz w:val="18"/>
                  </w:rPr>
                  <w:delText xml:space="preserve">0.00</w:delText>
                </w:r>
              </w:del>
            </w:ins>
          </w:p>
        </w:tc>
        <w:tc>
          <w:tcPr>
            <w:tcW w:w="1187" w:type="dxa"/>
            <w:tcMar>
              <w:left w:w="70" w:type="dxa"/>
              <w:right w:w="70" w:type="dxa"/>
            </w:tcMar>
            <w:vAlign w:val="center"/>
          </w:tcPr>
          <w:p w14:paraId="57735592">
            <w:pPr>
              <w:keepNext w:val="0"/>
              <w:spacing w:before="20" w:after="20" w:line="260" w:lineRule="exact"/>
              <w:ind w:left="0" w:leftChars="0" w:right="0" w:rightChars="0" w:firstLine="0" w:firstLineChars="0"/>
              <w:jc w:val="center"/>
              <w:rPr>
                <w:del w:id="3286" w:author="xh" w:date="2026-10-14T08:38:28Z"/>
              </w:rPr>
            </w:pPr>
            <w:ins w:id="1192" w:author="xh" w:date="2026-10-13T08:32:33Z">
              <w:del w:id="3285" w:author="xh" w:date="2026-10-14T08:38:28Z">
                <w:r>
                  <w:rPr>
                    <w:rFonts w:ascii="Times New Roman" w:hAnsi="Times New Roman" w:eastAsia="宋体"/>
                    <w:b w:val="0"/>
                    <w:sz w:val="18"/>
                  </w:rPr>
                  <w:delText xml:space="preserve">1.00</w:delText>
                </w:r>
              </w:del>
            </w:ins>
          </w:p>
        </w:tc>
      </w:tr>
    </w:tbl>
    <w:tbl xmlns:a="http://schemas.openxmlformats.org/drawingml/2006/main" xmlns:pic="http://schemas.openxmlformats.org/drawingml/2006/picture">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ins w:id="3287" w:author="xh" w:date="2026-10-14T08:38:28Z"/>
          <w:del w:id="5260" w:author="xh" w:date="2026-10-14T09:08:03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rPr>
                <w:del w:id="5262" w:author="xh" w:date="2026-10-14T09:08:03Z"/>
              </w:rPr>
            </w:pPr>
            <w:ins w:id="3288" w:author="xh" w:date="2026-10-14T08:38:28Z">
              <w:del w:id="5261" w:author="xh" w:date="2026-10-14T09:08:03Z">
                <w:r>
                  <w:rPr>
                    <w:rFonts w:ascii="Times New Roman" w:hAnsi="Times New Roman" w:eastAsia="宋体"/>
                    <w:b/>
                    <w:sz w:val="18"/>
                  </w:rPr>
                  <w:delText xml:space="preserve">参数</w:delText>
                </w:r>
              </w:del>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rPr>
                <w:del w:id="5264" w:author="xh" w:date="2026-10-14T09:08:03Z"/>
              </w:rPr>
            </w:pPr>
            <w:ins w:id="3289" w:author="xh" w:date="2026-10-14T08:38:28Z">
              <w:del w:id="5263" w:author="xh" w:date="2026-10-14T09:08:03Z">
                <w:r>
                  <w:rPr>
                    <w:rFonts w:ascii="Times New Roman" w:hAnsi="Times New Roman" w:eastAsia="宋体"/>
                    <w:b/>
                    <w:sz w:val="18"/>
                  </w:rPr>
                  <w:delText xml:space="preserve">分布式电源装机渗透率</w:delText>
                </w:r>
              </w:del>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rPr>
                <w:del w:id="5266" w:author="xh" w:date="2026-10-14T09:08:03Z"/>
              </w:rPr>
            </w:pPr>
            <w:ins w:id="3290" w:author="xh" w:date="2026-10-14T08:38:28Z">
              <w:del w:id="5265" w:author="xh" w:date="2026-10-14T09:08:03Z">
                <w:r>
                  <w:rPr>
                    <w:rFonts w:ascii="Times New Roman" w:hAnsi="Times New Roman" w:eastAsia="宋体"/>
                    <w:b/>
                    <w:sz w:val="18"/>
                  </w:rPr>
                  <w:delText xml:space="preserve">年最大净负荷平均增长率</w:delText>
                </w:r>
              </w:del>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rPr>
                <w:del w:id="5268" w:author="xh" w:date="2026-10-14T09:08:03Z"/>
              </w:rPr>
            </w:pPr>
            <w:ins w:id="3291" w:author="xh" w:date="2026-10-14T08:38:28Z">
              <w:del w:id="5267" w:author="xh" w:date="2026-10-14T09:08:03Z">
                <w:r>
                  <w:rPr>
                    <w:rFonts w:ascii="Times New Roman" w:hAnsi="Times New Roman" w:eastAsia="宋体"/>
                    <w:b/>
                    <w:sz w:val="18"/>
                  </w:rPr>
                  <w:delText xml:space="preserve">电缆长度占比</w:delText>
                </w:r>
              </w:del>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rPr>
                <w:del w:id="5270" w:author="xh" w:date="2026-10-14T09:08:03Z"/>
              </w:rPr>
            </w:pPr>
            <w:ins w:id="3292" w:author="xh" w:date="2026-10-14T08:38:28Z">
              <w:del w:id="5269" w:author="xh" w:date="2026-10-14T09:08:03Z">
                <w:r>
                  <w:rPr>
                    <w:rFonts w:ascii="Times New Roman" w:hAnsi="Times New Roman" w:eastAsia="宋体"/>
                    <w:b/>
                    <w:sz w:val="18"/>
                  </w:rPr>
                  <w:delText xml:space="preserve">初始转供率</w:delText>
                </w:r>
              </w:del>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rPr>
                <w:del w:id="5272" w:author="xh" w:date="2026-10-14T09:08:03Z"/>
              </w:rPr>
            </w:pPr>
            <w:ins w:id="3293" w:author="xh" w:date="2026-10-14T08:38:28Z">
              <w:del w:id="5271" w:author="xh" w:date="2026-10-14T09:08:03Z">
                <w:r>
                  <w:rPr>
                    <w:rFonts w:ascii="Times New Roman" w:hAnsi="Times New Roman" w:eastAsia="宋体"/>
                    <w:b/>
                    <w:sz w:val="18"/>
                  </w:rPr>
                  <w:delText xml:space="preserve">负荷分散系数</w:delText>
                </w:r>
              </w:del>
            </w:ins>
          </w:p>
        </w:tc>
      </w:tr>
      <w:tr>
        <w:trPr>
          <w:cantSplit/>
          <w:ins w:id="3294" w:author="xh" w:date="2026-10-14T08:38:28Z"/>
          <w:del w:id="5273" w:author="xh" w:date="2026-10-14T09:08:03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rPr>
                <w:del w:id="5275" w:author="xh" w:date="2026-10-14T09:08:03Z"/>
              </w:rPr>
            </w:pPr>
            <w:ins w:id="3295" w:author="xh" w:date="2026-10-14T08:38:28Z">
              <w:del w:id="5274" w:author="xh" w:date="2026-10-14T09:08:03Z">
                <w:r>
                  <w:rPr>
                    <w:rFonts w:ascii="Times New Roman" w:hAnsi="Times New Roman" w:eastAsia="宋体"/>
                    <w:b w:val="0"/>
                    <w:sz w:val="18"/>
                  </w:rPr>
                  <w:delText xml:space="preserve">分布式电源装机渗透率</w:delText>
                </w:r>
              </w:del>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rPr>
                <w:del w:id="5277" w:author="xh" w:date="2026-10-14T09:08:03Z"/>
              </w:rPr>
            </w:pPr>
            <w:ins w:id="3296" w:author="xh" w:date="2026-10-14T08:38:28Z">
              <w:del w:id="5276" w:author="xh" w:date="2026-10-14T09:08:03Z">
                <w:r>
                  <w:rPr>
                    <w:rFonts w:ascii="Times New Roman" w:hAnsi="Times New Roman" w:eastAsia="宋体"/>
                    <w:b w:val="0"/>
                    <w:sz w:val="18"/>
                  </w:rPr>
                  <w:delText xml:space="preserve">1.00</w:delText>
                </w:r>
              </w:del>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rPr>
                <w:del w:id="5279" w:author="xh" w:date="2026-10-14T09:08:03Z"/>
              </w:rPr>
            </w:pPr>
            <w:ins w:id="3297" w:author="xh" w:date="2026-10-14T08:38:28Z">
              <w:del w:id="5278" w:author="xh" w:date="2026-10-14T09:08:03Z">
                <w:r>
                  <w:rPr>
                    <w:rFonts w:ascii="Times New Roman" w:hAnsi="Times New Roman" w:eastAsia="宋体"/>
                    <w:b w:val="0"/>
                    <w:sz w:val="18"/>
                  </w:rPr>
                  <w:delText xml:space="preserve">0.00</w:delText>
                </w:r>
              </w:del>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rPr>
                <w:del w:id="5281" w:author="xh" w:date="2026-10-14T09:08:03Z"/>
              </w:rPr>
            </w:pPr>
            <w:ins w:id="3298" w:author="xh" w:date="2026-10-14T08:38:28Z">
              <w:del w:id="5280" w:author="xh" w:date="2026-10-14T09:08:03Z">
                <w:r>
                  <w:rPr>
                    <w:rFonts w:ascii="Times New Roman" w:hAnsi="Times New Roman" w:eastAsia="宋体"/>
                    <w:b w:val="0"/>
                    <w:sz w:val="18"/>
                  </w:rPr>
                  <w:delText xml:space="preserve">0.00</w:delText>
                </w:r>
              </w:del>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rPr>
                <w:del w:id="5283" w:author="xh" w:date="2026-10-14T09:08:03Z"/>
              </w:rPr>
            </w:pPr>
            <w:ins w:id="3299" w:author="xh" w:date="2026-10-14T08:38:28Z">
              <w:del w:id="5282" w:author="xh" w:date="2026-10-14T09:08:03Z">
                <w:r>
                  <w:rPr>
                    <w:rFonts w:ascii="Times New Roman" w:hAnsi="Times New Roman" w:eastAsia="宋体"/>
                    <w:b w:val="0"/>
                    <w:sz w:val="18"/>
                  </w:rPr>
                  <w:delText xml:space="preserve">0.00</w:delText>
                </w:r>
              </w:del>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rPr>
                <w:del w:id="5285" w:author="xh" w:date="2026-10-14T09:08:03Z"/>
              </w:rPr>
            </w:pPr>
            <w:ins w:id="3300" w:author="xh" w:date="2026-10-14T08:38:28Z">
              <w:del w:id="5284" w:author="xh" w:date="2026-10-14T09:08:03Z">
                <w:r>
                  <w:rPr>
                    <w:rFonts w:ascii="Times New Roman" w:hAnsi="Times New Roman" w:eastAsia="宋体"/>
                    <w:b w:val="0"/>
                    <w:sz w:val="18"/>
                  </w:rPr>
                  <w:delText xml:space="preserve">0.00</w:delText>
                </w:r>
              </w:del>
            </w:ins>
          </w:p>
        </w:tc>
      </w:tr>
      <w:tr>
        <w:trPr>
          <w:cantSplit/>
          <w:ins w:id="3301" w:author="xh" w:date="2026-10-14T08:38:28Z"/>
          <w:del w:id="5286" w:author="xh" w:date="2026-10-14T09:08:03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rPr>
                <w:del w:id="5288" w:author="xh" w:date="2026-10-14T09:08:03Z"/>
              </w:rPr>
            </w:pPr>
            <w:ins w:id="3302" w:author="xh" w:date="2026-10-14T08:38:28Z">
              <w:del w:id="5287" w:author="xh" w:date="2026-10-14T09:08:03Z">
                <w:r>
                  <w:rPr>
                    <w:rFonts w:ascii="Times New Roman" w:hAnsi="Times New Roman" w:eastAsia="宋体"/>
                    <w:b w:val="0"/>
                    <w:sz w:val="18"/>
                  </w:rPr>
                  <w:delText xml:space="preserve">年最大净负荷平均增长率</w:delText>
                </w:r>
              </w:del>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rPr>
                <w:del w:id="5290" w:author="xh" w:date="2026-10-14T09:08:03Z"/>
              </w:rPr>
            </w:pPr>
            <w:ins w:id="3303" w:author="xh" w:date="2026-10-14T08:38:28Z">
              <w:del w:id="5289" w:author="xh" w:date="2026-10-14T09:08:03Z">
                <w:r>
                  <w:rPr>
                    <w:rFonts w:ascii="Times New Roman" w:hAnsi="Times New Roman" w:eastAsia="宋体"/>
                    <w:b w:val="0"/>
                    <w:sz w:val="18"/>
                  </w:rPr>
                  <w:delText xml:space="preserve">0.00</w:delText>
                </w:r>
              </w:del>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rPr>
                <w:del w:id="5292" w:author="xh" w:date="2026-10-14T09:08:03Z"/>
              </w:rPr>
            </w:pPr>
            <w:ins w:id="3304" w:author="xh" w:date="2026-10-14T08:38:28Z">
              <w:del w:id="5291" w:author="xh" w:date="2026-10-14T09:08:03Z">
                <w:r>
                  <w:rPr>
                    <w:rFonts w:ascii="Times New Roman" w:hAnsi="Times New Roman" w:eastAsia="宋体"/>
                    <w:b w:val="0"/>
                    <w:sz w:val="18"/>
                  </w:rPr>
                  <w:delText xml:space="preserve">1.00</w:delText>
                </w:r>
              </w:del>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rPr>
                <w:del w:id="5294" w:author="xh" w:date="2026-10-14T09:08:03Z"/>
              </w:rPr>
            </w:pPr>
            <w:ins w:id="3305" w:author="xh" w:date="2026-10-14T08:38:28Z">
              <w:del w:id="5293" w:author="xh" w:date="2026-10-14T09:08:03Z">
                <w:r>
                  <w:rPr>
                    <w:rFonts w:ascii="Times New Roman" w:hAnsi="Times New Roman" w:eastAsia="宋体"/>
                    <w:b w:val="0"/>
                    <w:sz w:val="18"/>
                  </w:rPr>
                  <w:delText xml:space="preserve">0.05</w:delText>
                </w:r>
              </w:del>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rPr>
                <w:del w:id="5296" w:author="xh" w:date="2026-10-14T09:08:03Z"/>
              </w:rPr>
            </w:pPr>
            <w:ins w:id="3306" w:author="xh" w:date="2026-10-14T08:38:28Z">
              <w:del w:id="5295" w:author="xh" w:date="2026-10-14T09:08:03Z">
                <w:r>
                  <w:rPr>
                    <w:rFonts w:ascii="Times New Roman" w:hAnsi="Times New Roman" w:eastAsia="宋体"/>
                    <w:b w:val="0"/>
                    <w:sz w:val="18"/>
                  </w:rPr>
                  <w:delText xml:space="preserve">0.15</w:delText>
                </w:r>
              </w:del>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rPr>
                <w:del w:id="5298" w:author="xh" w:date="2026-10-14T09:08:03Z"/>
              </w:rPr>
            </w:pPr>
            <w:ins w:id="3307" w:author="xh" w:date="2026-10-14T08:38:28Z">
              <w:del w:id="5297" w:author="xh" w:date="2026-10-14T09:08:03Z">
                <w:r>
                  <w:rPr>
                    <w:rFonts w:ascii="Times New Roman" w:hAnsi="Times New Roman" w:eastAsia="宋体"/>
                    <w:b w:val="0"/>
                    <w:sz w:val="18"/>
                  </w:rPr>
                  <w:delText xml:space="preserve">-0.03</w:delText>
                </w:r>
              </w:del>
            </w:ins>
          </w:p>
        </w:tc>
      </w:tr>
      <w:tr>
        <w:trPr>
          <w:cantSplit/>
          <w:ins w:id="3308" w:author="xh" w:date="2026-10-14T08:38:28Z"/>
          <w:del w:id="5299" w:author="xh" w:date="2026-10-14T09:08:03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rPr>
                <w:del w:id="5301" w:author="xh" w:date="2026-10-14T09:08:03Z"/>
              </w:rPr>
            </w:pPr>
            <w:ins w:id="3309" w:author="xh" w:date="2026-10-14T08:38:28Z">
              <w:del w:id="5300" w:author="xh" w:date="2026-10-14T09:08:03Z">
                <w:r>
                  <w:rPr>
                    <w:rFonts w:ascii="Times New Roman" w:hAnsi="Times New Roman" w:eastAsia="宋体"/>
                    <w:b w:val="0"/>
                    <w:sz w:val="18"/>
                  </w:rPr>
                  <w:delText xml:space="preserve">电缆长度占比</w:delText>
                </w:r>
              </w:del>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rPr>
                <w:del w:id="5303" w:author="xh" w:date="2026-10-14T09:08:03Z"/>
              </w:rPr>
            </w:pPr>
            <w:ins w:id="3310" w:author="xh" w:date="2026-10-14T08:38:28Z">
              <w:del w:id="5302" w:author="xh" w:date="2026-10-14T09:08:03Z">
                <w:r>
                  <w:rPr>
                    <w:rFonts w:ascii="Times New Roman" w:hAnsi="Times New Roman" w:eastAsia="宋体"/>
                    <w:b w:val="0"/>
                    <w:sz w:val="18"/>
                  </w:rPr>
                  <w:delText xml:space="preserve">0.00</w:delText>
                </w:r>
              </w:del>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rPr>
                <w:del w:id="5305" w:author="xh" w:date="2026-10-14T09:08:03Z"/>
              </w:rPr>
            </w:pPr>
            <w:ins w:id="3311" w:author="xh" w:date="2026-10-14T08:38:28Z">
              <w:del w:id="5304" w:author="xh" w:date="2026-10-14T09:08:03Z">
                <w:r>
                  <w:rPr>
                    <w:rFonts w:ascii="Times New Roman" w:hAnsi="Times New Roman" w:eastAsia="宋体"/>
                    <w:b w:val="0"/>
                    <w:sz w:val="18"/>
                  </w:rPr>
                  <w:delText xml:space="preserve">0.05</w:delText>
                </w:r>
              </w:del>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rPr>
                <w:del w:id="5307" w:author="xh" w:date="2026-10-14T09:08:03Z"/>
              </w:rPr>
            </w:pPr>
            <w:ins w:id="3312" w:author="xh" w:date="2026-10-14T08:38:28Z">
              <w:del w:id="5306" w:author="xh" w:date="2026-10-14T09:08:03Z">
                <w:r>
                  <w:rPr>
                    <w:rFonts w:ascii="Times New Roman" w:hAnsi="Times New Roman" w:eastAsia="宋体"/>
                    <w:b w:val="0"/>
                    <w:sz w:val="18"/>
                  </w:rPr>
                  <w:delText xml:space="preserve">1.00</w:delText>
                </w:r>
              </w:del>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rPr>
                <w:del w:id="5309" w:author="xh" w:date="2026-10-14T09:08:03Z"/>
              </w:rPr>
            </w:pPr>
            <w:ins w:id="3313" w:author="xh" w:date="2026-10-14T08:38:28Z">
              <w:del w:id="5308" w:author="xh" w:date="2026-10-14T09:08:03Z">
                <w:r>
                  <w:rPr>
                    <w:rFonts w:ascii="Times New Roman" w:hAnsi="Times New Roman" w:eastAsia="宋体"/>
                    <w:b w:val="0"/>
                    <w:sz w:val="18"/>
                  </w:rPr>
                  <w:delText xml:space="preserve">0.29</w:delText>
                </w:r>
              </w:del>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rPr>
                <w:del w:id="5311" w:author="xh" w:date="2026-10-14T09:08:03Z"/>
              </w:rPr>
            </w:pPr>
            <w:ins w:id="3314" w:author="xh" w:date="2026-10-14T08:38:28Z">
              <w:del w:id="5310" w:author="xh" w:date="2026-10-14T09:08:03Z">
                <w:r>
                  <w:rPr>
                    <w:rFonts w:ascii="Times New Roman" w:hAnsi="Times New Roman" w:eastAsia="宋体"/>
                    <w:b w:val="0"/>
                    <w:sz w:val="18"/>
                  </w:rPr>
                  <w:delText xml:space="preserve">0.01</w:delText>
                </w:r>
              </w:del>
            </w:ins>
          </w:p>
        </w:tc>
      </w:tr>
      <w:tr>
        <w:trPr>
          <w:cantSplit/>
          <w:ins w:id="3315" w:author="xh" w:date="2026-10-14T08:38:28Z"/>
          <w:del w:id="5312" w:author="xh" w:date="2026-10-14T09:08:03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rPr>
                <w:del w:id="5314" w:author="xh" w:date="2026-10-14T09:08:03Z"/>
              </w:rPr>
            </w:pPr>
            <w:ins w:id="3316" w:author="xh" w:date="2026-10-14T08:38:28Z">
              <w:del w:id="5313" w:author="xh" w:date="2026-10-14T09:08:03Z">
                <w:r>
                  <w:rPr>
                    <w:rFonts w:ascii="Times New Roman" w:hAnsi="Times New Roman" w:eastAsia="宋体"/>
                    <w:b w:val="0"/>
                    <w:sz w:val="18"/>
                  </w:rPr>
                  <w:delText xml:space="preserve">初始转供率</w:delText>
                </w:r>
              </w:del>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rPr>
                <w:del w:id="5316" w:author="xh" w:date="2026-10-14T09:08:03Z"/>
              </w:rPr>
            </w:pPr>
            <w:ins w:id="3317" w:author="xh" w:date="2026-10-14T08:38:28Z">
              <w:del w:id="5315" w:author="xh" w:date="2026-10-14T09:08:03Z">
                <w:r>
                  <w:rPr>
                    <w:rFonts w:ascii="Times New Roman" w:hAnsi="Times New Roman" w:eastAsia="宋体"/>
                    <w:b w:val="0"/>
                    <w:sz w:val="18"/>
                  </w:rPr>
                  <w:delText xml:space="preserve">0.00</w:delText>
                </w:r>
              </w:del>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rPr>
                <w:del w:id="5318" w:author="xh" w:date="2026-10-14T09:08:03Z"/>
              </w:rPr>
            </w:pPr>
            <w:ins w:id="3318" w:author="xh" w:date="2026-10-14T08:38:28Z">
              <w:del w:id="5317" w:author="xh" w:date="2026-10-14T09:08:03Z">
                <w:r>
                  <w:rPr>
                    <w:rFonts w:ascii="Times New Roman" w:hAnsi="Times New Roman" w:eastAsia="宋体"/>
                    <w:b w:val="0"/>
                    <w:sz w:val="18"/>
                  </w:rPr>
                  <w:delText xml:space="preserve">0.15</w:delText>
                </w:r>
              </w:del>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rPr>
                <w:del w:id="5320" w:author="xh" w:date="2026-10-14T09:08:03Z"/>
              </w:rPr>
            </w:pPr>
            <w:ins w:id="3319" w:author="xh" w:date="2026-10-14T08:38:28Z">
              <w:del w:id="5319" w:author="xh" w:date="2026-10-14T09:08:03Z">
                <w:r>
                  <w:rPr>
                    <w:rFonts w:ascii="Times New Roman" w:hAnsi="Times New Roman" w:eastAsia="宋体"/>
                    <w:b w:val="0"/>
                    <w:sz w:val="18"/>
                  </w:rPr>
                  <w:delText xml:space="preserve">0.29</w:delText>
                </w:r>
              </w:del>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rPr>
                <w:del w:id="5322" w:author="xh" w:date="2026-10-14T09:08:03Z"/>
              </w:rPr>
            </w:pPr>
            <w:ins w:id="3320" w:author="xh" w:date="2026-10-14T08:38:28Z">
              <w:del w:id="5321" w:author="xh" w:date="2026-10-14T09:08:03Z">
                <w:r>
                  <w:rPr>
                    <w:rFonts w:ascii="Times New Roman" w:hAnsi="Times New Roman" w:eastAsia="宋体"/>
                    <w:b w:val="0"/>
                    <w:sz w:val="18"/>
                  </w:rPr>
                  <w:delText xml:space="preserve">1.00</w:delText>
                </w:r>
              </w:del>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rPr>
                <w:del w:id="5324" w:author="xh" w:date="2026-10-14T09:08:03Z"/>
              </w:rPr>
            </w:pPr>
            <w:ins w:id="3321" w:author="xh" w:date="2026-10-14T08:38:28Z">
              <w:del w:id="5323" w:author="xh" w:date="2026-10-14T09:08:03Z">
                <w:r>
                  <w:rPr>
                    <w:rFonts w:ascii="Times New Roman" w:hAnsi="Times New Roman" w:eastAsia="宋体"/>
                    <w:b w:val="0"/>
                    <w:sz w:val="18"/>
                  </w:rPr>
                  <w:delText xml:space="preserve">0.05</w:delText>
                </w:r>
              </w:del>
            </w:ins>
          </w:p>
        </w:tc>
      </w:tr>
      <w:tr>
        <w:trPr>
          <w:cantSplit/>
          <w:ins w:id="3322" w:author="xh" w:date="2026-10-14T08:38:28Z"/>
          <w:del w:id="5325" w:author="xh" w:date="2026-10-14T09:08:03Z"/>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del w:id="5327" w:author="xh" w:date="2026-10-14T09:08:03Z"/>
              </w:rPr>
            </w:pPr>
            <w:ins w:id="3323" w:author="xh" w:date="2026-10-14T08:38:28Z">
              <w:del w:id="5326" w:author="xh" w:date="2026-10-14T09:08:03Z">
                <w:r>
                  <w:rPr>
                    <w:rFonts w:ascii="Times New Roman" w:hAnsi="Times New Roman" w:eastAsia="宋体"/>
                    <w:b w:val="0"/>
                    <w:sz w:val="18"/>
                  </w:rPr>
                  <w:delText xml:space="preserve">负荷分散系数</w:delText>
                </w:r>
              </w:del>
            </w:ins>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del w:id="5329" w:author="xh" w:date="2026-10-14T09:08:03Z"/>
              </w:rPr>
            </w:pPr>
            <w:ins w:id="3324" w:author="xh" w:date="2026-10-14T08:38:28Z">
              <w:del w:id="5328" w:author="xh" w:date="2026-10-14T09:08:03Z">
                <w:r>
                  <w:rPr>
                    <w:rFonts w:ascii="Times New Roman" w:hAnsi="Times New Roman" w:eastAsia="宋体"/>
                    <w:b w:val="0"/>
                    <w:sz w:val="18"/>
                  </w:rPr>
                  <w:delText xml:space="preserve">0.00</w:delText>
                </w:r>
              </w:del>
            </w:ins>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del w:id="5331" w:author="xh" w:date="2026-10-14T09:08:03Z"/>
              </w:rPr>
            </w:pPr>
            <w:ins w:id="3325" w:author="xh" w:date="2026-10-14T08:38:28Z">
              <w:del w:id="5330" w:author="xh" w:date="2026-10-14T09:08:03Z">
                <w:r>
                  <w:rPr>
                    <w:rFonts w:ascii="Times New Roman" w:hAnsi="Times New Roman" w:eastAsia="宋体"/>
                    <w:b w:val="0"/>
                    <w:sz w:val="18"/>
                  </w:rPr>
                  <w:delText xml:space="preserve">-0.03</w:delText>
                </w:r>
              </w:del>
            </w:ins>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del w:id="5333" w:author="xh" w:date="2026-10-14T09:08:03Z"/>
              </w:rPr>
            </w:pPr>
            <w:ins w:id="3326" w:author="xh" w:date="2026-10-14T08:38:28Z">
              <w:del w:id="5332" w:author="xh" w:date="2026-10-14T09:08:03Z">
                <w:r>
                  <w:rPr>
                    <w:rFonts w:ascii="Times New Roman" w:hAnsi="Times New Roman" w:eastAsia="宋体"/>
                    <w:b w:val="0"/>
                    <w:sz w:val="18"/>
                  </w:rPr>
                  <w:delText xml:space="preserve">0.01</w:delText>
                </w:r>
              </w:del>
            </w:ins>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del w:id="5335" w:author="xh" w:date="2026-10-14T09:08:03Z"/>
              </w:rPr>
            </w:pPr>
            <w:ins w:id="3327" w:author="xh" w:date="2026-10-14T08:38:28Z">
              <w:del w:id="5334" w:author="xh" w:date="2026-10-14T09:08:03Z">
                <w:r>
                  <w:rPr>
                    <w:rFonts w:ascii="Times New Roman" w:hAnsi="Times New Roman" w:eastAsia="宋体"/>
                    <w:b w:val="0"/>
                    <w:sz w:val="18"/>
                  </w:rPr>
                  <w:delText xml:space="preserve">0.05</w:delText>
                </w:r>
              </w:del>
            </w:ins>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del w:id="5337" w:author="xh" w:date="2026-10-14T09:08:03Z"/>
              </w:rPr>
            </w:pPr>
            <w:ins w:id="3328" w:author="xh" w:date="2026-10-14T08:38:28Z">
              <w:del w:id="5336" w:author="xh" w:date="2026-10-14T09:08:03Z">
                <w:r>
                  <w:rPr>
                    <w:rFonts w:ascii="Times New Roman" w:hAnsi="Times New Roman" w:eastAsia="宋体"/>
                    <w:b w:val="0"/>
                    <w:sz w:val="18"/>
                  </w:rPr>
                  <w:delText xml:space="preserve">1.00</w:delText>
                </w:r>
              </w:del>
            </w:ins>
          </w:p>
        </w:tc>
      </w:tr>
    </w:tbl>
    <w:p w14:paraId="72312A71">
      <w:pPr>
        <w:widowControl/>
        <w:snapToGrid w:val="0"/>
        <w:spacing w:before="0" w:after="100" w:line="320" w:lineRule="exact"/>
        <w:ind w:left="0" w:leftChars="0" w:right="0" w:rightChars="0" w:firstLine="460" w:firstLineChars="0"/>
        <w:jc w:val="both"/>
        <w:rPr>
          <w:ins w:id="1193" w:author="xh" w:date="2026-10-13T09:14:59Z"/>
          <w:del w:id="5350" w:author="xh" w:date="2026-10-14T09:08:03Z"/>
        </w:rPr>
      </w:pPr>
      <w:ins w:id="1194" w:author="xh" w:date="2026-10-13T09:14:59Z">
        <w:ins w:id="2349" w:author="xh" w:date="2026-10-14T08:38:28Z">
          <w:del w:id="5338" w:author="xh" w:date="2026-10-14T09:08:03Z">
            <w:r>
              <w:rPr>
                <w:rFonts w:ascii="Times New Roman" w:hAnsi="Times New Roman" w:eastAsia="方正仿宋_GBK"/>
                <w:color w:val="000000"/>
                <w:sz w:val="23"/>
              </w:rPr>
              <w:delText xml:space="preserve">五项参数之间最大Pea</w:delText>
            </w:r>
          </w:del>
        </w:ins>
        <w:del w:id="2350" w:author="xh" w:date="2026-10-14T08:38:28Z">
          <w:r>
            <w:rPr>
              <w:rFonts w:ascii="Times New Roman" w:hAnsi="Times New Roman" w:eastAsia="方正仿宋_GBK"/>
              <w:color w:val="000000"/>
              <w:sz w:val="23"/>
            </w:rPr>
            <w:delText xml:space="preserve">ηC、ḡ、α、</w:delText>
          </w:r>
        </w:del>
        <w:del w:id="5339" w:author="xh" w:date="2026-10-14T09:08:03Z">
          <w:r>
            <w:rPr>
              <w:rFonts w:ascii="Times New Roman" w:hAnsi="Times New Roman" w:eastAsia="方正仿宋_GBK"/>
              <w:color w:val="000000"/>
              <w:sz w:val="23"/>
            </w:rPr>
            <w:delText xml:space="preserve">r</w:delText>
          </w:r>
        </w:del>
        <w:ins w:id="2351" w:author="xh" w:date="2026-10-14T08:38:28Z">
          <w:del w:id="5340" w:author="xh" w:date="2026-10-14T09:08:03Z">
            <w:r>
              <w:rPr>
                <w:rFonts w:ascii="Times New Roman" w:hAnsi="Times New Roman" w:eastAsia="方正仿宋_GBK"/>
                <w:color w:val="000000"/>
                <w:sz w:val="23"/>
              </w:rPr>
              <w:delText xml:space="preserve">son绝对值为0.29，Spearman最大绝对值为0.26，在所设有效情景中信息重叠较少。分布式电源</w:delText>
            </w:r>
          </w:del>
        </w:ins>
        <w:del w:id="2352" w:author="xh" w:date="2026-10-14T08:38:28Z">
          <w:r>
            <w:rPr>
              <w:rFonts w:ascii="Times New Roman" w:hAnsi="Times New Roman" w:eastAsia="方正仿宋_GBK"/>
              <w:color w:val="000000"/>
              <w:sz w:val="23"/>
            </w:rPr>
            <w:delText xml:space="preserve">₀、H、KD依次表示</w:delText>
          </w:r>
        </w:del>
        <w:del w:id="5341" w:author="xh" w:date="2026-10-14T09:08:03Z">
          <w:r>
            <w:rPr>
              <w:rFonts w:ascii="Times New Roman" w:hAnsi="Times New Roman" w:eastAsia="方正仿宋_GBK"/>
              <w:color w:val="000000"/>
              <w:sz w:val="23"/>
            </w:rPr>
            <w:delText xml:space="preserve">装机渗透率、</w:delText>
          </w:r>
        </w:del>
        <w:ins w:id="2353" w:author="xh" w:date="2026-10-14T08:38:28Z">
          <w:del w:id="5342" w:author="xh" w:date="2026-10-14T09:08:03Z">
            <w:r>
              <w:rPr>
                <w:rFonts w:ascii="Times New Roman" w:hAnsi="Times New Roman" w:eastAsia="方正仿宋_GBK"/>
                <w:color w:val="000000"/>
                <w:sz w:val="23"/>
              </w:rPr>
              <w:delText xml:space="preserve">年最大净负荷</w:delText>
            </w:r>
          </w:del>
        </w:ins>
        <w:del w:id="5343" w:author="xh" w:date="2026-10-14T09:08:03Z">
          <w:r>
            <w:rPr>
              <w:rFonts w:ascii="Times New Roman" w:hAnsi="Times New Roman" w:eastAsia="方正仿宋_GBK"/>
              <w:color w:val="000000"/>
              <w:sz w:val="23"/>
            </w:rPr>
            <w:delText xml:space="preserve">平均增长率、电缆长度占比、初始转供率</w:delText>
          </w:r>
        </w:del>
        <w:del w:id="2354" w:author="xh" w:date="2026-10-14T08:38:28Z">
          <w:r>
            <w:rPr>
              <w:rFonts w:ascii="Times New Roman" w:hAnsi="Times New Roman" w:eastAsia="方正仿宋_GBK"/>
              <w:color w:val="000000"/>
              <w:sz w:val="23"/>
            </w:rPr>
            <w:delText xml:space="preserve">、储能支撑持续时间</w:delText>
          </w:r>
        </w:del>
        <w:del w:id="5344" w:author="xh" w:date="2026-10-14T09:08:03Z">
          <w:r>
            <w:rPr>
              <w:rFonts w:ascii="Times New Roman" w:hAnsi="Times New Roman" w:eastAsia="方正仿宋_GBK"/>
              <w:color w:val="000000"/>
              <w:sz w:val="23"/>
            </w:rPr>
            <w:delText xml:space="preserve">和负荷分散系数</w:delText>
          </w:r>
        </w:del>
        <w:del w:id="2355" w:author="xh" w:date="2026-10-14T08:38:28Z">
          <w:r>
            <w:rPr>
              <w:rFonts w:ascii="Times New Roman" w:hAnsi="Times New Roman" w:eastAsia="方正仿宋_GBK"/>
              <w:color w:val="000000"/>
              <w:sz w:val="23"/>
            </w:rPr>
            <w:delText xml:space="preserve">。电缆长度占比与初始转供率的Pearson系数为0.28，Spearman系数为0.24，其余输入配对的Pearson绝对值均不超过0.15。本情景库中这两项具有一定共同建设背景，其余参数的线性关联较弱，但两项仍</w:delText>
          </w:r>
        </w:del>
        <w:del w:id="5345" w:author="xh" w:date="2026-10-14T09:08:03Z">
          <w:r>
            <w:rPr>
              <w:rFonts w:ascii="Times New Roman" w:hAnsi="Times New Roman" w:eastAsia="方正仿宋_GBK"/>
              <w:color w:val="000000"/>
              <w:sz w:val="23"/>
            </w:rPr>
            <w:delText xml:space="preserve">分别</w:delText>
          </w:r>
        </w:del>
        <w:ins w:id="2356" w:author="xh" w:date="2026-10-14T08:38:28Z">
          <w:del w:id="5346" w:author="xh" w:date="2026-10-14T09:08:03Z">
            <w:r>
              <w:rPr>
                <w:rFonts w:ascii="Times New Roman" w:hAnsi="Times New Roman" w:eastAsia="方正仿宋_GBK"/>
                <w:color w:val="000000"/>
                <w:sz w:val="23"/>
              </w:rPr>
              <w:delText xml:space="preserve">描述电源规模、负荷发展、线路经济条件、</w:delText>
            </w:r>
          </w:del>
        </w:ins>
        <w:del w:id="2357" w:author="xh" w:date="2026-10-14T08:38:28Z">
          <w:r>
            <w:rPr>
              <w:rFonts w:ascii="Times New Roman" w:hAnsi="Times New Roman" w:eastAsia="方正仿宋_GBK"/>
              <w:color w:val="000000"/>
              <w:sz w:val="23"/>
            </w:rPr>
            <w:delText xml:space="preserve">通过造价和</w:delText>
          </w:r>
        </w:del>
        <w:del w:id="5347" w:author="xh" w:date="2026-10-14T09:08:03Z">
          <w:r>
            <w:rPr>
              <w:rFonts w:ascii="Times New Roman" w:hAnsi="Times New Roman" w:eastAsia="方正仿宋_GBK"/>
              <w:color w:val="000000"/>
              <w:sz w:val="23"/>
            </w:rPr>
            <w:delText xml:space="preserve">既有网络</w:delText>
          </w:r>
        </w:del>
        <w:ins w:id="2358" w:author="xh" w:date="2026-10-14T08:38:28Z">
          <w:del w:id="5348" w:author="xh" w:date="2026-10-14T09:08:03Z">
            <w:r>
              <w:rPr>
                <w:rFonts w:ascii="Times New Roman" w:hAnsi="Times New Roman" w:eastAsia="方正仿宋_GBK"/>
                <w:color w:val="000000"/>
                <w:sz w:val="23"/>
              </w:rPr>
              <w:delText xml:space="preserve">支援和局部峰值分布，采用指标及矩阵分类列于表9</w:delText>
            </w:r>
          </w:del>
        </w:ins>
        <w:del w:id="2359" w:author="xh" w:date="2026-10-14T08:38:28Z">
          <w:r>
            <w:rPr>
              <w:rFonts w:ascii="Times New Roman" w:hAnsi="Times New Roman" w:eastAsia="方正仿宋_GBK"/>
              <w:color w:val="000000"/>
              <w:sz w:val="23"/>
            </w:rPr>
            <w:delText xml:space="preserve">能力影响配置</w:delText>
          </w:r>
        </w:del>
        <w:del w:id="5349" w:author="xh" w:date="2026-10-14T09:08:03Z">
          <w:r>
            <w:rPr>
              <w:rFonts w:ascii="Times New Roman" w:hAnsi="Times New Roman" w:eastAsia="方正仿宋_GBK"/>
              <w:color w:val="000000"/>
              <w:sz w:val="23"/>
            </w:rPr>
            <w:delText xml:space="preserve">。</w:delText>
          </w:r>
        </w:del>
      </w:ins>
    </w:p>
    <w:p>
      <w:pPr>
        <w:keepNext/>
        <w:ind w:left="0" w:leftChars="0" w:right="0" w:rightChars="0" w:firstLine="0" w:firstLineChars="0"/>
        <w:jc w:val="center"/>
        <w:rPr>
          <w:del w:id="5352" w:author="xh" w:date="2026-10-14T09:08:03Z"/>
        </w:rPr>
        <w:rPr>
          <w:ins w:id="4733" w:author="xh" w:date="2026-10-14T08:38:28Z"/>
        </w:rPr>
      </w:pPr>
      <w:ins w:id="4734" w:author="xh" w:date="2026-10-14T08:38:28Z">
        <w:del w:id="5351" w:author="xh" w:date="2026-10-14T09:08:03Z">
          <w:r>
            <w:rPr>
              <w:rFonts w:ascii="Times New Roman" w:hAnsi="Times New Roman" w:eastAsia="宋体"/>
              <w:sz w:val="21"/>
              <w:color w:val="000000"/>
            </w:rPr>
            <w:delText xml:space="preserve">表9 采用指标与推广矩阵分类</w:delText>
          </w:r>
        </w:del>
      </w:ins>
    </w:p>
    <w:tbl xmlns:a="http://schemas.openxmlformats.org/drawingml/2006/main" xmlns:pic="http://schemas.openxmlformats.org/drawingml/2006/picture">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4156"/>
        <w:gridCol w:w="4156"/>
      </w:tblGrid>
      <w:tr>
        <w:trPr>
          <w:cantSplit/>
          <w:tblHeader/>
          <w:ins w:id="4735" w:author="xh" w:date="2026-10-14T08:38:28Z"/>
          <w:del w:id="5353" w:author="xh" w:date="2026-10-14T09:08:03Z"/>
        </w:trPr>
        <w:tc>
          <w:tcPr>
            <w:tcW w:type="dxa" w:w="4156"/>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rPr>
                <w:del w:id="5355" w:author="xh" w:date="2026-10-14T09:08:03Z"/>
              </w:rPr>
            </w:pPr>
            <w:ins w:id="4736" w:author="xh" w:date="2026-10-14T08:38:28Z">
              <w:del w:id="5354" w:author="xh" w:date="2026-10-14T09:08:03Z">
                <w:r>
                  <w:rPr>
                    <w:rFonts w:ascii="Times New Roman" w:hAnsi="Times New Roman" w:eastAsia="宋体"/>
                    <w:b/>
                    <w:sz w:val="18"/>
                  </w:rPr>
                  <w:delText xml:space="preserve">采用指标</w:delText>
                </w:r>
              </w:del>
            </w:ins>
          </w:p>
        </w:tc>
        <w:tc>
          <w:tcPr>
            <w:tcW w:type="dxa" w:w="4156"/>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rPr>
                <w:del w:id="5357" w:author="xh" w:date="2026-10-14T09:08:03Z"/>
              </w:rPr>
            </w:pPr>
            <w:ins w:id="4737" w:author="xh" w:date="2026-10-14T08:38:28Z">
              <w:del w:id="5356" w:author="xh" w:date="2026-10-14T09:08:03Z">
                <w:r>
                  <w:rPr>
                    <w:rFonts w:ascii="Times New Roman" w:hAnsi="Times New Roman" w:eastAsia="宋体"/>
                    <w:b/>
                    <w:sz w:val="18"/>
                  </w:rPr>
                  <w:delText xml:space="preserve">矩阵分类</w:delText>
                </w:r>
              </w:del>
            </w:ins>
          </w:p>
        </w:tc>
      </w:tr>
      <w:tr>
        <w:trPr>
          <w:cantSplit/>
          <w:ins w:id="4738" w:author="xh" w:date="2026-10-14T08:38:28Z"/>
          <w:del w:id="5358" w:author="xh" w:date="2026-10-14T09:08:03Z"/>
        </w:trPr>
        <w:tc>
          <w:tcPr>
            <w:tcW w:type="dxa" w:w="4156"/>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rPr>
                <w:del w:id="5360" w:author="xh" w:date="2026-10-14T09:08:03Z"/>
              </w:rPr>
            </w:pPr>
            <w:ins w:id="4739" w:author="xh" w:date="2026-10-14T08:38:28Z">
              <w:del w:id="5359" w:author="xh" w:date="2026-10-14T09:08:03Z">
                <w:r>
                  <w:rPr>
                    <w:rFonts w:ascii="Times New Roman" w:hAnsi="Times New Roman" w:eastAsia="宋体"/>
                    <w:b w:val="0"/>
                    <w:sz w:val="18"/>
                  </w:rPr>
                  <w:delText xml:space="preserve">分布式电源装机渗透率</w:delText>
                </w:r>
              </w:del>
            </w:ins>
          </w:p>
        </w:tc>
        <w:tc>
          <w:tcPr>
            <w:tcW w:type="dxa" w:w="4156"/>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rPr>
                <w:del w:id="5362" w:author="xh" w:date="2026-10-14T09:08:03Z"/>
              </w:rPr>
            </w:pPr>
            <w:ins w:id="4740" w:author="xh" w:date="2026-10-14T08:38:28Z">
              <w:del w:id="5361" w:author="xh" w:date="2026-10-14T09:08:03Z">
                <w:r>
                  <w:rPr>
                    <w:rFonts w:ascii="Times New Roman" w:hAnsi="Times New Roman" w:eastAsia="宋体"/>
                    <w:b w:val="0"/>
                    <w:sz w:val="18"/>
                  </w:rPr>
                  <w:delText xml:space="preserve">≤1；(1,2]；&gt;2</w:delText>
                </w:r>
              </w:del>
            </w:ins>
          </w:p>
        </w:tc>
      </w:tr>
      <w:tr>
        <w:trPr>
          <w:cantSplit/>
          <w:ins w:id="4741" w:author="xh" w:date="2026-10-14T08:38:28Z"/>
          <w:del w:id="5363" w:author="xh" w:date="2026-10-14T09:08:03Z"/>
        </w:trPr>
        <w:tc>
          <w:tcPr>
            <w:tcW w:type="dxa" w:w="4156"/>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rPr>
                <w:del w:id="5365" w:author="xh" w:date="2026-10-14T09:08:03Z"/>
              </w:rPr>
            </w:pPr>
            <w:ins w:id="4742" w:author="xh" w:date="2026-10-14T08:38:28Z">
              <w:del w:id="5364" w:author="xh" w:date="2026-10-14T09:08:03Z">
                <w:r>
                  <w:rPr>
                    <w:rFonts w:ascii="Times New Roman" w:hAnsi="Times New Roman" w:eastAsia="宋体"/>
                    <w:b w:val="0"/>
                    <w:sz w:val="18"/>
                  </w:rPr>
                  <w:delText xml:space="preserve">年最大净负荷平均增长率</w:delText>
                </w:r>
              </w:del>
            </w:ins>
          </w:p>
        </w:tc>
        <w:tc>
          <w:tcPr>
            <w:tcW w:type="dxa" w:w="4156"/>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rPr>
                <w:del w:id="5367" w:author="xh" w:date="2026-10-14T09:08:03Z"/>
              </w:rPr>
            </w:pPr>
            <w:ins w:id="4743" w:author="xh" w:date="2026-10-14T08:38:28Z">
              <w:del w:id="5366" w:author="xh" w:date="2026-10-14T09:08:03Z">
                <w:r>
                  <w:rPr>
                    <w:rFonts w:ascii="Times New Roman" w:hAnsi="Times New Roman" w:eastAsia="宋体"/>
                    <w:b w:val="0"/>
                    <w:sz w:val="18"/>
                  </w:rPr>
                  <w:delText xml:space="preserve">≤2%；(2%,4%]；(4%,7%]；&gt;7%</w:delText>
                </w:r>
              </w:del>
            </w:ins>
          </w:p>
        </w:tc>
      </w:tr>
      <w:tr>
        <w:trPr>
          <w:cantSplit/>
          <w:ins w:id="4744" w:author="xh" w:date="2026-10-14T08:38:28Z"/>
          <w:del w:id="5368" w:author="xh" w:date="2026-10-14T09:08:03Z"/>
        </w:trPr>
        <w:tc>
          <w:tcPr>
            <w:tcW w:type="dxa" w:w="4156"/>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rPr>
                <w:del w:id="5370" w:author="xh" w:date="2026-10-14T09:08:03Z"/>
              </w:rPr>
            </w:pPr>
            <w:ins w:id="4745" w:author="xh" w:date="2026-10-14T08:38:28Z">
              <w:del w:id="5369" w:author="xh" w:date="2026-10-14T09:08:03Z">
                <w:r>
                  <w:rPr>
                    <w:rFonts w:ascii="Times New Roman" w:hAnsi="Times New Roman" w:eastAsia="宋体"/>
                    <w:b w:val="0"/>
                    <w:sz w:val="18"/>
                  </w:rPr>
                  <w:delText xml:space="preserve">电缆长度占比</w:delText>
                </w:r>
              </w:del>
            </w:ins>
          </w:p>
        </w:tc>
        <w:tc>
          <w:tcPr>
            <w:tcW w:type="dxa" w:w="4156"/>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rPr>
                <w:del w:id="5372" w:author="xh" w:date="2026-10-14T09:08:03Z"/>
              </w:rPr>
            </w:pPr>
            <w:ins w:id="4746" w:author="xh" w:date="2026-10-14T08:38:28Z">
              <w:del w:id="5371" w:author="xh" w:date="2026-10-14T09:08:03Z">
                <w:r>
                  <w:rPr>
                    <w:rFonts w:ascii="Times New Roman" w:hAnsi="Times New Roman" w:eastAsia="宋体"/>
                    <w:b w:val="0"/>
                    <w:sz w:val="18"/>
                  </w:rPr>
                  <w:delText xml:space="preserve">≤10%；(10%,30%]；&gt;30%</w:delText>
                </w:r>
              </w:del>
            </w:ins>
          </w:p>
        </w:tc>
      </w:tr>
      <w:tr>
        <w:trPr>
          <w:cantSplit/>
          <w:ins w:id="4747" w:author="xh" w:date="2026-10-14T08:38:28Z"/>
          <w:del w:id="5373" w:author="xh" w:date="2026-10-14T09:08:03Z"/>
        </w:trPr>
        <w:tc>
          <w:tcPr>
            <w:tcW w:type="dxa" w:w="4156"/>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rPr>
                <w:del w:id="5375" w:author="xh" w:date="2026-10-14T09:08:03Z"/>
              </w:rPr>
            </w:pPr>
            <w:ins w:id="4748" w:author="xh" w:date="2026-10-14T08:38:28Z">
              <w:del w:id="5374" w:author="xh" w:date="2026-10-14T09:08:03Z">
                <w:r>
                  <w:rPr>
                    <w:rFonts w:ascii="Times New Roman" w:hAnsi="Times New Roman" w:eastAsia="宋体"/>
                    <w:b w:val="0"/>
                    <w:sz w:val="18"/>
                  </w:rPr>
                  <w:delText xml:space="preserve">初始转供率</w:delText>
                </w:r>
              </w:del>
            </w:ins>
          </w:p>
        </w:tc>
        <w:tc>
          <w:tcPr>
            <w:tcW w:type="dxa" w:w="4156"/>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rPr>
                <w:del w:id="5377" w:author="xh" w:date="2026-10-14T09:08:03Z"/>
              </w:rPr>
            </w:pPr>
            <w:ins w:id="4749" w:author="xh" w:date="2026-10-14T08:38:28Z">
              <w:del w:id="5376" w:author="xh" w:date="2026-10-14T09:08:03Z">
                <w:r>
                  <w:rPr>
                    <w:rFonts w:ascii="Times New Roman" w:hAnsi="Times New Roman" w:eastAsia="宋体"/>
                    <w:b w:val="0"/>
                    <w:sz w:val="18"/>
                  </w:rPr>
                  <w:delText xml:space="preserve">≤30%；(30%,50%]；(50%,70%]；&gt;70%</w:delText>
                </w:r>
              </w:del>
            </w:ins>
          </w:p>
        </w:tc>
      </w:tr>
      <w:tr>
        <w:trPr>
          <w:cantSplit/>
          <w:ins w:id="4750" w:author="xh" w:date="2026-10-14T08:38:28Z"/>
          <w:del w:id="5378" w:author="xh" w:date="2026-10-14T09:08:03Z"/>
        </w:trPr>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del w:id="5380" w:author="xh" w:date="2026-10-14T09:08:03Z"/>
              </w:rPr>
            </w:pPr>
            <w:ins w:id="4751" w:author="xh" w:date="2026-10-14T08:38:28Z">
              <w:del w:id="5379" w:author="xh" w:date="2026-10-14T09:08:03Z">
                <w:r>
                  <w:rPr>
                    <w:rFonts w:ascii="Times New Roman" w:hAnsi="Times New Roman" w:eastAsia="宋体"/>
                    <w:b w:val="0"/>
                    <w:sz w:val="18"/>
                  </w:rPr>
                  <w:delText xml:space="preserve">负荷分散系数</w:delText>
                </w:r>
              </w:del>
            </w:ins>
          </w:p>
        </w:tc>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del w:id="5382" w:author="xh" w:date="2026-10-14T09:08:03Z"/>
              </w:rPr>
            </w:pPr>
            <w:ins w:id="4752" w:author="xh" w:date="2026-10-14T08:38:28Z">
              <w:del w:id="5381" w:author="xh" w:date="2026-10-14T09:08:03Z">
                <w:r>
                  <w:rPr>
                    <w:rFonts w:ascii="Times New Roman" w:hAnsi="Times New Roman" w:eastAsia="宋体"/>
                    <w:b w:val="0"/>
                    <w:sz w:val="18"/>
                  </w:rPr>
                  <w:delText xml:space="preserve">1.00；1.10；1.15</w:delText>
                </w:r>
              </w:del>
            </w:ins>
          </w:p>
        </w:tc>
      </w:tr>
    </w:tbl>
    <w:p>
      <w:pPr>
        <w:pStyle w:val="Report35_4"/>
        <w:keepNext/>
        <w:numPr>
          <w:numId w:val="0"/>
        </w:numPr>
        <w:spacing w:line="480" w:lineRule="exact" w:before="160" w:after="120"/>
        <w:ind w:firstLine="0"/>
        <w:rPr>
          <w:ins w:id="5383" w:author="xh" w:date="2026-10-14T09:08:03Z"/>
        </w:rPr>
      </w:pPr>
      <w:ins w:id="5384" w:author="xh" w:date="2026-10-14T09:08:03Z">
        <w:r>
          <w:rPr>
            <w:rFonts w:ascii="Times New Roman" w:hAnsi="Times New Roman" w:eastAsia="方正仿宋_GBK"/>
            <w:b/>
            <w:sz w:val="32"/>
          </w:rPr>
          <w:t xml:space="preserve">5.1 核心参数依据与相关性分析</w:t>
        </w:r>
      </w:ins>
    </w:p>
    <w:p>
      <w:pPr>
        <w:pStyle w:val="Report35_5"/>
        <w:keepNext/>
        <w:numPr>
          <w:numId w:val="0"/>
        </w:numPr>
        <w:spacing w:line="390" w:lineRule="exact" w:before="160" w:after="120"/>
        <w:ind w:firstLine="0"/>
        <w:rPr>
          <w:ins w:id="5385" w:author="xh" w:date="2026-10-14T09:08:03Z"/>
        </w:rPr>
      </w:pPr>
      <w:ins w:id="5386" w:author="xh" w:date="2026-10-14T09:08:03Z">
        <w:r>
          <w:rPr>
            <w:rFonts w:ascii="Times New Roman" w:hAnsi="Times New Roman" w:eastAsia="方正仿宋_GBK"/>
            <w:b/>
            <w:sz w:val="26"/>
          </w:rPr>
          <w:t xml:space="preserve">5.1.1 十三项候选指标及工程依据</w:t>
        </w:r>
      </w:ins>
    </w:p>
    <w:p>
      <w:pPr>
        <w:pStyle w:val="Report35_FirstParagraph"/>
        <w:widowControl/>
        <w:spacing w:line="348" w:lineRule="exact" w:before="0" w:after="0"/>
        <w:ind w:firstLine="480"/>
        <w:jc w:val="both"/>
        <w:rPr>
          <w:ins w:id="5387" w:author="xh" w:date="2026-10-14T09:08:03Z"/>
        </w:rPr>
      </w:pPr>
      <w:ins w:id="5388" w:author="xh" w:date="2026-10-14T09:08:03Z">
        <w:r>
          <w:rPr>
            <w:rFonts w:ascii="Times New Roman" w:hAnsi="Times New Roman" w:eastAsia="方正仿宋_GBK"/>
            <w:b w:val="0"/>
            <w:sz w:val="24"/>
          </w:rPr>
          <w:t xml:space="preserve">2025年4月《配电网规划设计技术导则（修订稿）》第6.2.2条将负荷增长、负荷分散系数和负荷转移能力列为容载比的影响因素，第7.4.2.2条要求结合新能源渗透水平校核反向容量，并开展增容与储能技术经济比选[1]。本研究围绕源荷规模、站级运行压力、网络支援和措施费用构造十三项候选指标，先评价其与容载比的关联，再比较指标之间的信息重叠，确定推广矩阵的参数。</w:t>
        </w:r>
      </w:ins>
    </w:p>
    <w:p>
      <w:pPr>
        <w:pStyle w:val="Report35_2"/>
        <w:keepNext/>
        <w:spacing w:line="280" w:lineRule="exact" w:before="120" w:after="80"/>
        <w:ind w:firstLine="0"/>
        <w:jc w:val="center"/>
        <w:rPr>
          <w:ins w:id="5389" w:author="xh" w:date="2026-10-14T09:08:03Z"/>
        </w:rPr>
      </w:pPr>
      <w:ins w:id="5390" w:author="xh" w:date="2026-10-14T09:08:03Z">
        <w:r>
          <w:rPr>
            <w:rFonts w:ascii="Times New Roman" w:hAnsi="Times New Roman" w:eastAsia="宋体"/>
            <w:b w:val="0"/>
            <w:sz w:val="21"/>
          </w:rPr>
          <w:t xml:space="preserve">表5 十三项候选指标的定义、依据与规划作用</w:t>
        </w:r>
      </w:ins>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771"/>
        <w:gridCol w:w="2771"/>
        <w:gridCol w:w="2771"/>
      </w:tblGrid>
      <w:tr>
        <w:trPr>
          <w:cantSplit/>
          <w:tblHeader/>
          <w:ins w:id="5391" w:author="xh" w:date="2026-10-14T09:08:03Z"/>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5405" w:author="xh" w:date="2026-10-14T09:08:03Z"/>
              </w:rPr>
            </w:pPr>
            <w:ins w:id="5406" w:author="xh" w:date="2026-10-14T09:08:03Z">
              <w:r>
                <w:rPr>
                  <w:rFonts w:ascii="Times New Roman" w:hAnsi="Times New Roman" w:eastAsia="宋体"/>
                  <w:b/>
                  <w:sz w:val="18"/>
                </w:rPr>
                <w:t>指标</w:t>
              </w:r>
            </w:ins>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5407" w:author="xh" w:date="2026-10-14T09:08:03Z"/>
              </w:rPr>
            </w:pPr>
            <w:ins w:id="5408" w:author="xh" w:date="2026-10-14T09:08:03Z">
              <w:r>
                <w:rPr>
                  <w:rFonts w:ascii="Times New Roman" w:hAnsi="Times New Roman" w:eastAsia="宋体"/>
                  <w:b/>
                  <w:sz w:val="18"/>
                </w:rPr>
                <w:t>定义及单位</w:t>
              </w:r>
            </w:ins>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5409" w:author="xh" w:date="2026-10-14T09:08:03Z"/>
              </w:rPr>
            </w:pPr>
            <w:ins w:id="5410" w:author="xh" w:date="2026-10-14T09:08:03Z">
              <w:r>
                <w:rPr>
                  <w:rFonts w:ascii="Times New Roman" w:hAnsi="Times New Roman" w:eastAsia="宋体"/>
                  <w:b/>
                  <w:sz w:val="18"/>
                </w:rPr>
                <w:t>依据与规划作用</w:t>
              </w:r>
            </w:ins>
          </w:p>
        </w:tc>
      </w:tr>
      <w:tr>
        <w:trPr>
          <w:cantSplit/>
          <w:ins w:id="5392" w:author="xh" w:date="2026-10-14T09:08:03Z"/>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411" w:author="xh" w:date="2026-10-14T09:08:03Z"/>
              </w:rPr>
            </w:pPr>
            <w:ins w:id="5412" w:author="xh" w:date="2026-10-14T09:08:03Z">
              <w:r>
                <w:rPr>
                  <w:rFonts w:ascii="Times New Roman" w:hAnsi="Times New Roman" w:eastAsia="宋体"/>
                  <w:b w:val="0"/>
                  <w:sz w:val="18"/>
                </w:rPr>
                <w:t>分布式电源装机渗透率</w:t>
              </w:r>
            </w:ins>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413" w:author="xh" w:date="2026-10-14T09:08:03Z"/>
              </w:rPr>
            </w:pPr>
            <w:ins w:id="5414" w:author="xh" w:date="2026-10-14T09:08:03Z">
              <w:r>
                <w:rPr>
                  <w:rFonts w:ascii="Times New Roman" w:hAnsi="Times New Roman" w:eastAsia="宋体"/>
                  <w:b w:val="0"/>
                  <w:sz w:val="18"/>
                </w:rPr>
                <w:t>同范围分布式电源并网装机容量与用户最大负荷之比，无量纲</w:t>
              </w:r>
            </w:ins>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415" w:author="xh" w:date="2026-10-14T09:08:03Z"/>
              </w:rPr>
            </w:pPr>
            <w:ins w:id="5416" w:author="xh" w:date="2026-10-14T09:08:03Z">
              <w:r>
                <w:rPr>
                  <w:rFonts w:ascii="Times New Roman" w:hAnsi="Times New Roman" w:eastAsia="宋体"/>
                  <w:b w:val="0"/>
                  <w:sz w:val="18"/>
                </w:rPr>
                <w:t>导则第6.5.4条给出定义，第7.4.2.2条联系反向容量校核[1]；装机及负荷资料见研究报告第3.3节</w:t>
              </w:r>
            </w:ins>
          </w:p>
        </w:tc>
      </w:tr>
      <w:tr>
        <w:trPr>
          <w:cantSplit/>
          <w:ins w:id="5393" w:author="xh" w:date="2026-10-14T09:08:03Z"/>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417" w:author="xh" w:date="2026-10-14T09:08:03Z"/>
              </w:rPr>
            </w:pPr>
            <w:ins w:id="5418" w:author="xh" w:date="2026-10-14T09:08:03Z">
              <w:r>
                <w:rPr>
                  <w:rFonts w:ascii="Times New Roman" w:hAnsi="Times New Roman" w:eastAsia="宋体"/>
                  <w:b w:val="0"/>
                  <w:sz w:val="18"/>
                </w:rPr>
                <w:t>分布式电源电量渗透率</w:t>
              </w:r>
            </w:ins>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419" w:author="xh" w:date="2026-10-14T09:08:03Z"/>
              </w:rPr>
            </w:pPr>
            <w:ins w:id="5420" w:author="xh" w:date="2026-10-14T09:08:03Z">
              <w:r>
                <w:rPr>
                  <w:rFonts w:ascii="Times New Roman" w:hAnsi="Times New Roman" w:eastAsia="宋体"/>
                  <w:b w:val="0"/>
                  <w:sz w:val="18"/>
                </w:rPr>
                <w:t>同范围分布式电源年发电量与用户年用电量之比，%</w:t>
              </w:r>
            </w:ins>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421" w:author="xh" w:date="2026-10-14T09:08:03Z"/>
              </w:rPr>
            </w:pPr>
            <w:ins w:id="5422" w:author="xh" w:date="2026-10-14T09:08:03Z">
              <w:r>
                <w:rPr>
                  <w:rFonts w:ascii="Times New Roman" w:hAnsi="Times New Roman" w:eastAsia="宋体"/>
                  <w:b w:val="0"/>
                  <w:sz w:val="18"/>
                </w:rPr>
                <w:t>导则第6.5.4条给出定义[1]；描述本地电源的年度供能水平</w:t>
              </w:r>
            </w:ins>
          </w:p>
        </w:tc>
      </w:tr>
      <w:tr>
        <w:trPr>
          <w:cantSplit/>
          <w:ins w:id="5394" w:author="xh" w:date="2026-10-14T09:08:03Z"/>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423" w:author="xh" w:date="2026-10-14T09:08:03Z"/>
              </w:rPr>
            </w:pPr>
            <w:ins w:id="5424" w:author="xh" w:date="2026-10-14T09:08:03Z">
              <w:r>
                <w:rPr>
                  <w:rFonts w:ascii="Times New Roman" w:hAnsi="Times New Roman" w:eastAsia="宋体"/>
                  <w:b w:val="0"/>
                  <w:sz w:val="18"/>
                </w:rPr>
                <w:t>站级负载率最大值</w:t>
              </w:r>
            </w:ins>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425" w:author="xh" w:date="2026-10-14T09:08:03Z"/>
              </w:rPr>
            </w:pPr>
            <w:ins w:id="5426" w:author="xh" w:date="2026-10-14T09:08:03Z">
              <w:r>
                <w:rPr>
                  <w:rFonts w:ascii="Times New Roman" w:hAnsi="Times New Roman" w:eastAsia="宋体"/>
                  <w:b w:val="0"/>
                  <w:sz w:val="18"/>
                </w:rPr>
                <w:t>各站净负荷绝对峰值与本站初始主变有功容量之比的最大值，%</w:t>
              </w:r>
            </w:ins>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427" w:author="xh" w:date="2026-10-14T09:08:03Z"/>
              </w:rPr>
            </w:pPr>
            <w:ins w:id="5428" w:author="xh" w:date="2026-10-14T09:08:03Z">
              <w:r>
                <w:rPr>
                  <w:rFonts w:ascii="Times New Roman" w:hAnsi="Times New Roman" w:eastAsia="宋体"/>
                  <w:b w:val="0"/>
                  <w:sz w:val="18"/>
                </w:rPr>
                <w:t>按研究报告第3.4.2节计算，功率因数取0.95；描述局部容量压力[6][7]</w:t>
              </w:r>
            </w:ins>
          </w:p>
        </w:tc>
      </w:tr>
      <w:tr>
        <w:trPr>
          <w:cantSplit/>
          <w:ins w:id="5395" w:author="xh" w:date="2026-10-14T09:08:03Z"/>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429" w:author="xh" w:date="2026-10-14T09:08:03Z"/>
              </w:rPr>
            </w:pPr>
            <w:ins w:id="5430" w:author="xh" w:date="2026-10-14T09:08:03Z">
              <w:r>
                <w:rPr>
                  <w:rFonts w:ascii="Times New Roman" w:hAnsi="Times New Roman" w:eastAsia="宋体"/>
                  <w:b w:val="0"/>
                  <w:sz w:val="18"/>
                </w:rPr>
                <w:t>最大正向净负荷</w:t>
              </w:r>
            </w:ins>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431" w:author="xh" w:date="2026-10-14T09:08:03Z"/>
              </w:rPr>
            </w:pPr>
            <w:ins w:id="5432" w:author="xh" w:date="2026-10-14T09:08:03Z">
              <w:r>
                <w:rPr>
                  <w:rFonts w:ascii="Times New Roman" w:hAnsi="Times New Roman" w:eastAsia="宋体"/>
                  <w:b w:val="0"/>
                  <w:sz w:val="18"/>
                </w:rPr>
                <w:t>区域同期净负荷曲线的最大受电功率，MW</w:t>
              </w:r>
            </w:ins>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433" w:author="xh" w:date="2026-10-14T09:08:03Z"/>
              </w:rPr>
            </w:pPr>
            <w:ins w:id="5434" w:author="xh" w:date="2026-10-14T09:08:03Z">
              <w:r>
                <w:rPr>
                  <w:rFonts w:ascii="Times New Roman" w:hAnsi="Times New Roman" w:eastAsia="宋体"/>
                  <w:b w:val="0"/>
                  <w:sz w:val="18"/>
                </w:rPr>
                <w:t>按研究报告式（3-6）计算；对应正向供电任务[6][7]</w:t>
              </w:r>
            </w:ins>
          </w:p>
        </w:tc>
      </w:tr>
      <w:tr>
        <w:trPr>
          <w:cantSplit/>
          <w:ins w:id="5396" w:author="xh" w:date="2026-10-14T09:08:03Z"/>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435" w:author="xh" w:date="2026-10-14T09:08:03Z"/>
              </w:rPr>
            </w:pPr>
            <w:ins w:id="5436" w:author="xh" w:date="2026-10-14T09:08:03Z">
              <w:r>
                <w:rPr>
                  <w:rFonts w:ascii="Times New Roman" w:hAnsi="Times New Roman" w:eastAsia="宋体"/>
                  <w:b w:val="0"/>
                  <w:sz w:val="18"/>
                </w:rPr>
                <w:t>最大反向净负荷</w:t>
              </w:r>
            </w:ins>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437" w:author="xh" w:date="2026-10-14T09:08:03Z"/>
              </w:rPr>
            </w:pPr>
            <w:ins w:id="5438" w:author="xh" w:date="2026-10-14T09:08:03Z">
              <w:r>
                <w:rPr>
                  <w:rFonts w:ascii="Times New Roman" w:hAnsi="Times New Roman" w:eastAsia="宋体"/>
                  <w:b w:val="0"/>
                  <w:sz w:val="18"/>
                </w:rPr>
                <w:t>区域同期净负荷曲线的最大反送功率幅值，MW</w:t>
              </w:r>
            </w:ins>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439" w:author="xh" w:date="2026-10-14T09:08:03Z"/>
              </w:rPr>
            </w:pPr>
            <w:ins w:id="5440" w:author="xh" w:date="2026-10-14T09:08:03Z">
              <w:r>
                <w:rPr>
                  <w:rFonts w:ascii="Times New Roman" w:hAnsi="Times New Roman" w:eastAsia="宋体"/>
                  <w:b w:val="0"/>
                  <w:sz w:val="18"/>
                </w:rPr>
                <w:t>按研究报告式（3-6）计算；对应新能源反向输送任务[6][7]</w:t>
              </w:r>
            </w:ins>
          </w:p>
        </w:tc>
      </w:tr>
      <w:tr>
        <w:trPr>
          <w:cantSplit/>
          <w:ins w:id="5397" w:author="xh" w:date="2026-10-14T09:08:03Z"/>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441" w:author="xh" w:date="2026-10-14T09:08:03Z"/>
              </w:rPr>
            </w:pPr>
            <w:ins w:id="5442" w:author="xh" w:date="2026-10-14T09:08:03Z">
              <w:r>
                <w:rPr>
                  <w:rFonts w:ascii="Times New Roman" w:hAnsi="Times New Roman" w:eastAsia="宋体"/>
                  <w:b w:val="0"/>
                  <w:sz w:val="18"/>
                </w:rPr>
                <w:t>年最大净负荷平均增长率</w:t>
              </w:r>
            </w:ins>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443" w:author="xh" w:date="2026-10-14T09:08:03Z"/>
              </w:rPr>
            </w:pPr>
            <w:ins w:id="5444" w:author="xh" w:date="2026-10-14T09:08:03Z">
              <w:r>
                <w:rPr>
                  <w:rFonts w:ascii="Times New Roman" w:hAnsi="Times New Roman" w:eastAsia="宋体"/>
                  <w:b w:val="0"/>
                  <w:sz w:val="18"/>
                </w:rPr>
                <w:t>同范围起止年度网供最大负荷的复合年平均增长率，%/年</w:t>
              </w:r>
            </w:ins>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445" w:author="xh" w:date="2026-10-14T09:08:03Z"/>
              </w:rPr>
            </w:pPr>
            <w:ins w:id="5446" w:author="xh" w:date="2026-10-14T09:08:03Z">
              <w:r>
                <w:rPr>
                  <w:rFonts w:ascii="Times New Roman" w:hAnsi="Times New Roman" w:eastAsia="宋体"/>
                  <w:b w:val="0"/>
                  <w:sz w:val="18"/>
                </w:rPr>
                <w:t>导则第6.2.2.1条据此划分负荷发展阶段[1]</w:t>
              </w:r>
            </w:ins>
          </w:p>
        </w:tc>
      </w:tr>
      <w:tr>
        <w:trPr>
          <w:cantSplit/>
          <w:ins w:id="5398" w:author="xh" w:date="2026-10-14T09:08:03Z"/>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447" w:author="xh" w:date="2026-10-14T09:08:03Z"/>
              </w:rPr>
            </w:pPr>
            <w:ins w:id="5448" w:author="xh" w:date="2026-10-14T09:08:03Z">
              <w:r>
                <w:rPr>
                  <w:rFonts w:ascii="Times New Roman" w:hAnsi="Times New Roman" w:eastAsia="宋体"/>
                  <w:b w:val="0"/>
                  <w:sz w:val="18"/>
                </w:rPr>
                <w:t>95%峰值持续时间</w:t>
              </w:r>
            </w:ins>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449" w:author="xh" w:date="2026-10-14T09:08:03Z"/>
              </w:rPr>
            </w:pPr>
            <w:ins w:id="5450" w:author="xh" w:date="2026-10-14T09:08:03Z">
              <w:r>
                <w:rPr>
                  <w:rFonts w:ascii="Times New Roman" w:hAnsi="Times New Roman" w:eastAsia="宋体"/>
                  <w:b w:val="0"/>
                  <w:sz w:val="18"/>
                </w:rPr>
                <w:t>净负荷绝对值达到全年最大绝对值95%的最长连续时长，h</w:t>
              </w:r>
            </w:ins>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451" w:author="xh" w:date="2026-10-14T09:08:03Z"/>
              </w:rPr>
            </w:pPr>
            <w:ins w:id="5452" w:author="xh" w:date="2026-10-14T09:08:03Z">
              <w:r>
                <w:rPr>
                  <w:rFonts w:ascii="Times New Roman" w:hAnsi="Times New Roman" w:eastAsia="宋体"/>
                  <w:b w:val="0"/>
                  <w:sz w:val="18"/>
                </w:rPr>
                <w:t>按研究报告第3.4.4节由补齐后的8760小时曲线统计；描述连续近峰过程</w:t>
              </w:r>
            </w:ins>
          </w:p>
        </w:tc>
      </w:tr>
      <w:tr>
        <w:trPr>
          <w:cantSplit/>
          <w:ins w:id="5399" w:author="xh" w:date="2026-10-14T09:08:03Z"/>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453" w:author="xh" w:date="2026-10-14T09:08:03Z"/>
              </w:rPr>
            </w:pPr>
            <w:ins w:id="5454" w:author="xh" w:date="2026-10-14T09:08:03Z">
              <w:r>
                <w:rPr>
                  <w:rFonts w:ascii="Times New Roman" w:hAnsi="Times New Roman" w:eastAsia="宋体"/>
                  <w:b w:val="0"/>
                  <w:sz w:val="18"/>
                </w:rPr>
                <w:t>负荷分散系数</w:t>
              </w:r>
            </w:ins>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455" w:author="xh" w:date="2026-10-14T09:08:03Z"/>
              </w:rPr>
            </w:pPr>
            <w:ins w:id="5456" w:author="xh" w:date="2026-10-14T09:08:03Z">
              <w:r>
                <w:rPr>
                  <w:rFonts w:ascii="Times New Roman" w:hAnsi="Times New Roman" w:eastAsia="宋体"/>
                  <w:b w:val="0"/>
                  <w:sz w:val="18"/>
                </w:rPr>
                <w:t>各站正向峰值之和与区域同时正向峰值之比，无量纲</w:t>
              </w:r>
            </w:ins>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457" w:author="xh" w:date="2026-10-14T09:08:03Z"/>
              </w:rPr>
            </w:pPr>
            <w:ins w:id="5458" w:author="xh" w:date="2026-10-14T09:08:03Z">
              <w:r>
                <w:rPr>
                  <w:rFonts w:ascii="Times New Roman" w:hAnsi="Times New Roman" w:eastAsia="宋体"/>
                  <w:b w:val="0"/>
                  <w:sz w:val="18"/>
                </w:rPr>
                <w:t>导则第6.2.2条列为容量储备影响因素[1]；联系局部峰值与区域同时峰值</w:t>
              </w:r>
            </w:ins>
          </w:p>
        </w:tc>
      </w:tr>
      <w:tr>
        <w:trPr>
          <w:cantSplit/>
          <w:ins w:id="5400" w:author="xh" w:date="2026-10-14T09:08:03Z"/>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459" w:author="xh" w:date="2026-10-14T09:08:03Z"/>
              </w:rPr>
            </w:pPr>
            <w:ins w:id="5460" w:author="xh" w:date="2026-10-14T09:08:03Z">
              <w:r>
                <w:rPr>
                  <w:rFonts w:ascii="Times New Roman" w:hAnsi="Times New Roman" w:eastAsia="宋体"/>
                  <w:b w:val="0"/>
                  <w:sz w:val="18"/>
                </w:rPr>
                <w:t>初始转供率</w:t>
              </w:r>
            </w:ins>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461" w:author="xh" w:date="2026-10-14T09:08:03Z"/>
              </w:rPr>
            </w:pPr>
            <w:ins w:id="5462" w:author="xh" w:date="2026-10-14T09:08:03Z">
              <w:r>
                <w:rPr>
                  <w:rFonts w:ascii="Times New Roman" w:hAnsi="Times New Roman" w:eastAsia="宋体"/>
                  <w:b w:val="0"/>
                  <w:sz w:val="18"/>
                </w:rPr>
                <w:t>基期可转负荷与基期网供最大负荷之比，%</w:t>
              </w:r>
            </w:ins>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463" w:author="xh" w:date="2026-10-14T09:08:03Z"/>
              </w:rPr>
            </w:pPr>
            <w:ins w:id="5464" w:author="xh" w:date="2026-10-14T09:08:03Z">
              <w:r>
                <w:rPr>
                  <w:rFonts w:ascii="Times New Roman" w:hAnsi="Times New Roman" w:eastAsia="宋体"/>
                  <w:b w:val="0"/>
                  <w:sz w:val="18"/>
                </w:rPr>
                <w:t>导则第6.2.2.1条及馈线联络研究说明转供能力与容量储备的关系[1][3]</w:t>
              </w:r>
            </w:ins>
          </w:p>
        </w:tc>
      </w:tr>
      <w:tr>
        <w:trPr>
          <w:cantSplit/>
          <w:ins w:id="5401" w:author="xh" w:date="2026-10-14T09:08:03Z"/>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465" w:author="xh" w:date="2026-10-14T09:08:03Z"/>
              </w:rPr>
            </w:pPr>
            <w:ins w:id="5466" w:author="xh" w:date="2026-10-14T09:08:03Z">
              <w:r>
                <w:rPr>
                  <w:rFonts w:ascii="Times New Roman" w:hAnsi="Times New Roman" w:eastAsia="宋体"/>
                  <w:b w:val="0"/>
                  <w:sz w:val="18"/>
                </w:rPr>
                <w:t>主变与线路单位功率投资比</w:t>
              </w:r>
            </w:ins>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467" w:author="xh" w:date="2026-10-14T09:08:03Z"/>
              </w:rPr>
            </w:pPr>
            <w:ins w:id="5468" w:author="xh" w:date="2026-10-14T09:08:03Z">
              <w:r>
                <w:rPr>
                  <w:rFonts w:ascii="Times New Roman" w:hAnsi="Times New Roman" w:eastAsia="宋体"/>
                  <w:b w:val="0"/>
                  <w:sz w:val="18"/>
                </w:rPr>
                <w:t>新购主变单位有功容量投资与联络单位有效转供功率投资之比，无量纲</w:t>
              </w:r>
            </w:ins>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469" w:author="xh" w:date="2026-10-14T09:08:03Z"/>
              </w:rPr>
            </w:pPr>
            <w:ins w:id="5470" w:author="xh" w:date="2026-10-14T09:08:03Z">
              <w:r>
                <w:rPr>
                  <w:rFonts w:ascii="Times New Roman" w:hAnsi="Times New Roman" w:eastAsia="宋体"/>
                  <w:b w:val="0"/>
                  <w:sz w:val="18"/>
                </w:rPr>
                <w:t>按研究报告第4.5.4节由工程价格与有效能力折算；描述主变、线路的相对投资[8,9,10,11]</w:t>
              </w:r>
            </w:ins>
          </w:p>
        </w:tc>
      </w:tr>
      <w:tr>
        <w:trPr>
          <w:cantSplit/>
          <w:ins w:id="5402" w:author="xh" w:date="2026-10-14T09:08:03Z"/>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471" w:author="xh" w:date="2026-10-14T09:08:03Z"/>
              </w:rPr>
            </w:pPr>
            <w:ins w:id="5472" w:author="xh" w:date="2026-10-14T09:08:03Z">
              <w:r>
                <w:rPr>
                  <w:rFonts w:ascii="Times New Roman" w:hAnsi="Times New Roman" w:eastAsia="宋体"/>
                  <w:b w:val="0"/>
                  <w:sz w:val="18"/>
                </w:rPr>
                <w:t>主变与储能单位功率投资比</w:t>
              </w:r>
            </w:ins>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473" w:author="xh" w:date="2026-10-14T09:08:03Z"/>
              </w:rPr>
            </w:pPr>
            <w:ins w:id="5474" w:author="xh" w:date="2026-10-14T09:08:03Z">
              <w:r>
                <w:rPr>
                  <w:rFonts w:ascii="Times New Roman" w:hAnsi="Times New Roman" w:eastAsia="宋体"/>
                  <w:b w:val="0"/>
                  <w:sz w:val="18"/>
                </w:rPr>
                <w:t>新购主变单位有功容量投资与储能单位有效支撑功率投资之比，无量纲</w:t>
              </w:r>
            </w:ins>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475" w:author="xh" w:date="2026-10-14T09:08:03Z"/>
              </w:rPr>
            </w:pPr>
            <w:ins w:id="5476" w:author="xh" w:date="2026-10-14T09:08:03Z">
              <w:r>
                <w:rPr>
                  <w:rFonts w:ascii="Times New Roman" w:hAnsi="Times New Roman" w:eastAsia="宋体"/>
                  <w:b w:val="0"/>
                  <w:sz w:val="18"/>
                </w:rPr>
                <w:t>按研究报告第4.5.4节折算；联系参考价格、可用能量和支撑时长[8,9,10,11]</w:t>
              </w:r>
            </w:ins>
          </w:p>
        </w:tc>
      </w:tr>
      <w:tr>
        <w:trPr>
          <w:cantSplit/>
          <w:ins w:id="5403" w:author="xh" w:date="2026-10-14T09:08:03Z"/>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477" w:author="xh" w:date="2026-10-14T09:08:03Z"/>
              </w:rPr>
            </w:pPr>
            <w:ins w:id="5478" w:author="xh" w:date="2026-10-14T09:08:03Z">
              <w:r>
                <w:rPr>
                  <w:rFonts w:ascii="Times New Roman" w:hAnsi="Times New Roman" w:eastAsia="宋体"/>
                  <w:b w:val="0"/>
                  <w:sz w:val="18"/>
                </w:rPr>
                <w:t>电缆长度占比</w:t>
              </w:r>
            </w:ins>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479" w:author="xh" w:date="2026-10-14T09:08:03Z"/>
              </w:rPr>
            </w:pPr>
            <w:ins w:id="5480" w:author="xh" w:date="2026-10-14T09:08:03Z">
              <w:r>
                <w:rPr>
                  <w:rFonts w:ascii="Times New Roman" w:hAnsi="Times New Roman" w:eastAsia="宋体"/>
                  <w:b w:val="0"/>
                  <w:sz w:val="18"/>
                </w:rPr>
                <w:t>电缆长度占电缆与架空线路总长度的比例，%</w:t>
              </w:r>
            </w:ins>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481" w:author="xh" w:date="2026-10-14T09:08:03Z"/>
              </w:rPr>
            </w:pPr>
            <w:ins w:id="5482" w:author="xh" w:date="2026-10-14T09:08:03Z">
              <w:r>
                <w:rPr>
                  <w:rFonts w:ascii="Times New Roman" w:hAnsi="Times New Roman" w:eastAsia="宋体"/>
                  <w:b w:val="0"/>
                  <w:sz w:val="18"/>
                </w:rPr>
                <w:t>线路形式影响工程费用[2]；邳州约11%、市区约80%，按研究报告第4.3节折算新增联络费用</w:t>
              </w:r>
            </w:ins>
          </w:p>
        </w:tc>
      </w:tr>
      <w:tr>
        <w:trPr>
          <w:cantSplit/>
          <w:ins w:id="5404" w:author="xh" w:date="2026-10-14T09:08:03Z"/>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483" w:author="xh" w:date="2026-10-14T09:08:03Z"/>
              </w:rPr>
            </w:pPr>
            <w:ins w:id="5484" w:author="xh" w:date="2026-10-14T09:08:03Z">
              <w:r>
                <w:rPr>
                  <w:rFonts w:ascii="Times New Roman" w:hAnsi="Times New Roman" w:eastAsia="宋体"/>
                  <w:b w:val="0"/>
                  <w:sz w:val="18"/>
                </w:rPr>
                <w:t>储能支撑持续时间</w:t>
              </w:r>
            </w:ins>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485" w:author="xh" w:date="2026-10-14T09:08:03Z"/>
              </w:rPr>
            </w:pPr>
            <w:ins w:id="5486" w:author="xh" w:date="2026-10-14T09:08:03Z">
              <w:r>
                <w:rPr>
                  <w:rFonts w:ascii="Times New Roman" w:hAnsi="Times New Roman" w:eastAsia="宋体"/>
                  <w:b w:val="0"/>
                  <w:sz w:val="18"/>
                </w:rPr>
                <w:t>给定功率缺口需连续支撑的时间，h</w:t>
              </w:r>
            </w:ins>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487" w:author="xh" w:date="2026-10-14T09:08:03Z"/>
              </w:rPr>
            </w:pPr>
            <w:ins w:id="5488" w:author="xh" w:date="2026-10-14T09:08:03Z">
              <w:r>
                <w:rPr>
                  <w:rFonts w:ascii="Times New Roman" w:hAnsi="Times New Roman" w:eastAsia="宋体"/>
                  <w:b w:val="0"/>
                  <w:sz w:val="18"/>
                </w:rPr>
                <w:t>储能定容同时考虑功率、能量及持续过程[4][5]；按研究报告第4.4节参与设备比选</w:t>
              </w:r>
            </w:ins>
          </w:p>
        </w:tc>
      </w:tr>
    </w:tbl>
    <w:p>
      <w:pPr>
        <w:pStyle w:val="Report35_2"/>
        <w:widowControl/>
        <w:spacing w:line="348" w:lineRule="atLeast" w:before="0" w:after="0"/>
        <w:ind w:firstLine="480"/>
        <w:jc w:val="both"/>
        <w:rPr>
          <w:ins w:id="5489" w:author="xh" w:date="2026-10-14T09:08:03Z"/>
        </w:rPr>
      </w:pPr>
      <w:ins w:id="5490" w:author="xh" w:date="2026-10-14T09:08:03Z">
        <w:r>
          <w:rPr>
            <w:rFonts w:ascii="Times New Roman" w:hAnsi="Times New Roman" w:eastAsia="方正仿宋_GBK"/>
            <w:b w:val="0"/>
            <w:sz w:val="24"/>
          </w:rPr>
          <w:t xml:space="preserve">装机、电量及功率极值的计算见研究报告第3.3—3.4节。网络与负荷分布参数分别采用</w:t>
        </w:r>
      </w:ins>
      <w:ins w:id="5491" w:author="xh" w:date="2026-10-14T09:08:03Z">
        <m:oMath>
          <m:r>
            <m:rPr>
              <m:nor m:val="1"/>
            </m:rPr>
            <w:rPr>
              <w:rFonts w:ascii="Times New Roman" w:hAnsi="Times New Roman" w:cs="Times New Roman" w:eastAsia="方正仿宋_GBK"/>
              <w:i w:val="1"/>
              <w:iCs w:val="1"/>
            </w:rPr>
            <m:t>α</m:t>
          </m:r>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L</m:t>
              </m:r>
            </m:e>
            <m:sub>
              <m:r>
                <m:rPr>
                  <m:sty m:val="p"/>
                  <m:nor m:val="1"/>
                </m:rPr>
                <w:rPr>
                  <w:rFonts w:ascii="Times New Roman" w:hAnsi="Times New Roman" w:cs="Times New Roman" w:eastAsia="方正仿宋_GBK"/>
                  <w:i w:val="0"/>
                  <w:iCs w:val="0"/>
                </w:rPr>
                <m:t>c</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b</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e</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L</m:t>
              </m:r>
            </m:e>
            <m:sub>
              <m:r>
                <m:rPr>
                  <m:sty m:val="p"/>
                  <m:nor m:val="1"/>
                </m:rPr>
                <w:rPr>
                  <w:rFonts w:ascii="Times New Roman" w:hAnsi="Times New Roman" w:cs="Times New Roman" w:eastAsia="方正仿宋_GBK"/>
                  <w:i w:val="0"/>
                  <w:iCs w:val="0"/>
                </w:rPr>
                <m:t>c</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b</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e</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L</m:t>
              </m:r>
            </m:e>
            <m:sub>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v</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h</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d</m:t>
              </m:r>
            </m:sub>
          </m:sSub>
          <m:r>
            <m:rPr>
              <m:nor m:val="1"/>
            </m:rPr>
            <w:rPr>
              <w:rFonts w:ascii="Times New Roman" w:hAnsi="Times New Roman" w:cs="Times New Roman" w:eastAsia="方正仿宋_GBK"/>
              <w:i w:val="0"/>
              <w:iCs w:val="0"/>
            </w:rPr>
            <m:t>)</m:t>
          </m:r>
        </m:oMath>
      </w:ins>
      <w:ins w:id="5492" w:author="xh" w:date="2026-10-14T09:08:03Z">
        <w:r>
          <w:rPr>
            <w:rFonts w:ascii="Times New Roman" w:hAnsi="Times New Roman" w:eastAsia="方正仿宋_GBK"/>
            <w:b w:val="0"/>
            <w:sz w:val="24"/>
          </w:rPr>
          <w:t xml:space="preserve">、</w:t>
        </w:r>
      </w:ins>
      <w:ins w:id="5493" w:author="xh" w:date="2026-10-14T09:08:03Z">
        <m:oMath>
          <m:sSub>
            <m:e>
              <m:r>
                <m:rPr>
                  <m:nor m:val="1"/>
                </m:rPr>
                <w:rPr>
                  <w:rFonts w:ascii="Times New Roman" w:hAnsi="Times New Roman" w:cs="Times New Roman" w:eastAsia="方正仿宋_GBK"/>
                  <w:i w:val="1"/>
                  <w:iCs w:val="1"/>
                </w:rPr>
                <m:t>r</m:t>
              </m:r>
            </m:e>
            <m:sub>
              <m:r>
                <m:rPr>
                  <m:nor m:val="1"/>
                </m:rPr>
                <w:rPr>
                  <w:rFonts w:ascii="Times New Roman" w:hAnsi="Times New Roman" w:cs="Times New Roman" w:eastAsia="方正仿宋_GBK"/>
                  <w:i w:val="0"/>
                  <w:iCs w:val="0"/>
                </w:rPr>
                <m:t>0</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Q</m:t>
              </m:r>
            </m:e>
            <m:sub>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f</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r</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0"/>
                  <w:iCs w:val="0"/>
                </w:rPr>
                <m:t>0</m:t>
              </m:r>
            </m:sub>
          </m:sSub>
        </m:oMath>
      </w:ins>
      <w:ins w:id="5494" w:author="xh" w:date="2026-10-14T09:08:03Z">
        <w:r>
          <w:rPr>
            <w:rFonts w:ascii="Times New Roman" w:hAnsi="Times New Roman" w:eastAsia="方正仿宋_GBK"/>
            <w:b w:val="0"/>
            <w:sz w:val="24"/>
          </w:rPr>
          <w:t xml:space="preserve">和</w:t>
        </w:r>
      </w:ins>
      <w:ins w:id="5495" w:author="xh" w:date="2026-10-14T09:08:03Z">
        <m:oMath>
          <m:sSub>
            <m:e>
              <m:r>
                <m:rPr>
                  <m:nor m:val="1"/>
                </m:rPr>
                <w:rPr>
                  <w:rFonts w:ascii="Times New Roman" w:hAnsi="Times New Roman" w:cs="Times New Roman" w:eastAsia="方正仿宋_GBK"/>
                  <w:i w:val="1"/>
                  <w:iCs w:val="1"/>
                </w:rPr>
                <m:t>K</m:t>
              </m:r>
            </m:e>
            <m:sub>
              <m:r>
                <m:rPr>
                  <m:nor m:val="1"/>
                </m:rPr>
                <w:rPr>
                  <w:rFonts w:ascii="Times New Roman" w:hAnsi="Times New Roman" w:cs="Times New Roman" w:eastAsia="方正仿宋_GBK"/>
                  <w:i w:val="1"/>
                  <w:iCs w:val="1"/>
                </w:rPr>
                <m:t>D</m:t>
              </m:r>
            </m:sub>
          </m:sSub>
          <m:r>
            <m:rPr>
              <m:nor m:val="1"/>
            </m:rPr>
            <w:rPr>
              <w:rFonts w:ascii="Times New Roman" w:hAnsi="Times New Roman" w:cs="Times New Roman" w:eastAsia="方正仿宋_GBK"/>
              <w:i w:val="0"/>
              <w:iCs w:val="0"/>
            </w:rPr>
            <m:t>=</m:t>
          </m:r>
          <m:nary>
            <m:naryPr>
              <m:chr m:val="∑"/>
              <m:limLoc m:val="undOvr"/>
              <m:subHide m:val="0"/>
              <m:supHide m:val="1"/>
            </m:naryPr>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e>
              <m:sSubSup>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sty m:val="p"/>
                    </m:rPr>
                    <w:rPr>
                      <w:rFonts w:ascii="Times New Roman" w:hAnsi="Times New Roman" w:cs="Times New Roman" w:eastAsia="方正仿宋_GBK"/>
                      <w:i w:val="0"/>
                      <w:iCs w:val="0"/>
                    </w:rPr>
                    <m:t>max</m:t>
                  </m:r>
                </m:sub>
                <m:sup>
                  <m:r>
                    <m:rPr>
                      <m:nor m:val="1"/>
                    </m:rPr>
                    <w:rPr>
                      <w:rFonts w:ascii="Times New Roman" w:hAnsi="Times New Roman" w:cs="Times New Roman" w:eastAsia="方正仿宋_GBK"/>
                      <w:i w:val="0"/>
                      <w:iCs w:val="0"/>
                    </w:rPr>
                    <m:t>+</m:t>
                  </m:r>
                </m:sup>
              </m:sSubSup>
            </m:e>
          </m:nary>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P</m:t>
              </m:r>
            </m:e>
            <m:sub>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g</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n</m:t>
              </m:r>
              <m:r>
                <m:rPr>
                  <m:nor m:val="1"/>
                </m:rPr>
                <w:rPr>
                  <w:rFonts w:ascii="Times New Roman" w:hAnsi="Times New Roman" w:cs="Times New Roman" w:eastAsia="方正仿宋_GBK"/>
                  <w:i w:val="0"/>
                  <w:iCs w:val="0"/>
                </w:rPr>
                <m:t>,</m:t>
              </m:r>
              <m:r>
                <m:rPr>
                  <m:nor m:val="1"/>
                  <m:sty m:val="p"/>
                </m:rPr>
                <w:rPr>
                  <w:rFonts w:ascii="Times New Roman" w:hAnsi="Times New Roman" w:cs="Times New Roman" w:eastAsia="方正仿宋_GBK"/>
                  <w:i w:val="0"/>
                  <w:iCs w:val="0"/>
                </w:rPr>
                <m:t>max</m:t>
              </m:r>
            </m:sub>
            <m:sup>
              <m:r>
                <m:rPr>
                  <m:nor m:val="1"/>
                </m:rPr>
                <w:rPr>
                  <w:rFonts w:ascii="Times New Roman" w:hAnsi="Times New Roman" w:cs="Times New Roman" w:eastAsia="方正仿宋_GBK"/>
                  <w:i w:val="0"/>
                  <w:iCs w:val="0"/>
                </w:rPr>
                <m:t>+</m:t>
              </m:r>
            </m:sup>
          </m:sSubSup>
        </m:oMath>
      </w:ins>
      <w:ins w:id="5496" w:author="xh" w:date="2026-10-14T09:08:03Z">
        <w:r>
          <w:rPr>
            <w:rFonts w:ascii="Times New Roman" w:hAnsi="Times New Roman" w:eastAsia="方正仿宋_GBK"/>
            <w:b w:val="0"/>
            <w:sz w:val="24"/>
          </w:rPr>
          <w:t xml:space="preserve">。其中</w:t>
        </w:r>
      </w:ins>
      <w:ins w:id="5497" w:author="xh" w:date="2026-10-14T09:08:03Z">
        <m:oMath>
          <m:sSub>
            <m:e>
              <m:r>
                <m:rPr>
                  <m:nor m:val="1"/>
                </m:rPr>
                <w:rPr>
                  <w:rFonts w:ascii="Times New Roman" w:hAnsi="Times New Roman" w:cs="Times New Roman" w:eastAsia="方正仿宋_GBK"/>
                  <w:i w:val="1"/>
                  <w:iCs w:val="1"/>
                </w:rPr>
                <m:t>L</m:t>
              </m:r>
            </m:e>
            <m:sub>
              <m:r>
                <m:rPr>
                  <m:sty m:val="p"/>
                  <m:nor m:val="1"/>
                </m:rPr>
                <w:rPr>
                  <w:rFonts w:ascii="Times New Roman" w:hAnsi="Times New Roman" w:cs="Times New Roman" w:eastAsia="方正仿宋_GBK"/>
                  <w:i w:val="0"/>
                  <w:iCs w:val="0"/>
                </w:rPr>
                <m:t>c</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b</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e</m:t>
              </m:r>
            </m:sub>
          </m:sSub>
        </m:oMath>
      </w:ins>
      <w:ins w:id="5498" w:author="xh" w:date="2026-10-14T09:08:03Z">
        <w:r>
          <w:rPr>
            <w:rFonts w:ascii="Times New Roman" w:hAnsi="Times New Roman" w:eastAsia="方正仿宋_GBK"/>
            <w:b w:val="0"/>
            <w:sz w:val="24"/>
          </w:rPr>
          <w:t xml:space="preserve">、</w:t>
        </w:r>
      </w:ins>
      <w:ins w:id="5499" w:author="xh" w:date="2026-10-14T09:08:03Z">
        <m:oMath>
          <m:sSub>
            <m:e>
              <m:r>
                <m:rPr>
                  <m:nor m:val="1"/>
                </m:rPr>
                <w:rPr>
                  <w:rFonts w:ascii="Times New Roman" w:hAnsi="Times New Roman" w:cs="Times New Roman" w:eastAsia="方正仿宋_GBK"/>
                  <w:i w:val="1"/>
                  <w:iCs w:val="1"/>
                </w:rPr>
                <m:t>L</m:t>
              </m:r>
            </m:e>
            <m:sub>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v</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h</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d</m:t>
              </m:r>
            </m:sub>
          </m:sSub>
        </m:oMath>
      </w:ins>
      <w:ins w:id="5500" w:author="xh" w:date="2026-10-14T09:08:03Z">
        <w:r>
          <w:rPr>
            <w:rFonts w:ascii="Times New Roman" w:hAnsi="Times New Roman" w:eastAsia="方正仿宋_GBK"/>
            <w:b w:val="0"/>
            <w:sz w:val="24"/>
          </w:rPr>
          <w:t xml:space="preserve">为电缆、架空线路长度，单位km；</w:t>
        </w:r>
      </w:ins>
      <w:ins w:id="5501" w:author="xh" w:date="2026-10-14T09:08:03Z">
        <m:oMath>
          <m:sSub>
            <m:e>
              <m:r>
                <m:rPr>
                  <m:nor m:val="1"/>
                </m:rPr>
                <w:rPr>
                  <w:rFonts w:ascii="Times New Roman" w:hAnsi="Times New Roman" w:cs="Times New Roman" w:eastAsia="方正仿宋_GBK"/>
                  <w:i w:val="1"/>
                  <w:iCs w:val="1"/>
                </w:rPr>
                <m:t>Q</m:t>
              </m:r>
            </m:e>
            <m:sub>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f</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r</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m:t>
              </m:r>
            </m:sub>
          </m:sSub>
        </m:oMath>
      </w:ins>
      <w:ins w:id="5502" w:author="xh" w:date="2026-10-14T09:08:03Z">
        <w:r>
          <w:rPr>
            <w:rFonts w:ascii="Times New Roman" w:hAnsi="Times New Roman" w:eastAsia="方正仿宋_GBK"/>
            <w:b w:val="0"/>
            <w:sz w:val="24"/>
          </w:rPr>
          <w:t xml:space="preserve">和</w:t>
        </w:r>
      </w:ins>
      <w:ins w:id="5503" w:author="xh" w:date="2026-10-14T09:08:03Z">
        <m:oMath>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0"/>
                  <w:iCs w:val="0"/>
                </w:rPr>
                <m:t>0</m:t>
              </m:r>
            </m:sub>
          </m:sSub>
        </m:oMath>
      </w:ins>
      <w:ins w:id="5504" w:author="xh" w:date="2026-10-14T09:08:03Z">
        <w:r>
          <w:rPr>
            <w:rFonts w:ascii="Times New Roman" w:hAnsi="Times New Roman" w:eastAsia="方正仿宋_GBK"/>
            <w:b w:val="0"/>
            <w:sz w:val="24"/>
          </w:rPr>
          <w:t xml:space="preserve">为基期可转负荷与网供最大负荷，单位MW；</w:t>
        </w:r>
      </w:ins>
      <w:ins w:id="5505" w:author="xh" w:date="2026-10-14T09:08:03Z">
        <m:oMath>
          <m:sSubSup>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sty m:val="p"/>
                </m:rPr>
                <w:rPr>
                  <w:rFonts w:ascii="Times New Roman" w:hAnsi="Times New Roman" w:cs="Times New Roman" w:eastAsia="方正仿宋_GBK"/>
                  <w:i w:val="0"/>
                  <w:iCs w:val="0"/>
                </w:rPr>
                <m:t>max</m:t>
              </m:r>
            </m:sub>
            <m:sup>
              <m:r>
                <m:rPr>
                  <m:nor m:val="1"/>
                </m:rPr>
                <w:rPr>
                  <w:rFonts w:ascii="Times New Roman" w:hAnsi="Times New Roman" w:cs="Times New Roman" w:eastAsia="方正仿宋_GBK"/>
                  <w:i w:val="0"/>
                  <w:iCs w:val="0"/>
                </w:rPr>
                <m:t>+</m:t>
              </m:r>
            </m:sup>
          </m:sSubSup>
        </m:oMath>
      </w:ins>
      <w:ins w:id="5506" w:author="xh" w:date="2026-10-14T09:08:03Z">
        <w:r>
          <w:rPr>
            <w:rFonts w:ascii="Times New Roman" w:hAnsi="Times New Roman" w:eastAsia="方正仿宋_GBK"/>
            <w:b w:val="0"/>
            <w:sz w:val="24"/>
          </w:rPr>
          <w:t xml:space="preserve">和</w:t>
        </w:r>
      </w:ins>
      <w:ins w:id="5507" w:author="xh" w:date="2026-10-14T09:08:03Z">
        <m:oMath>
          <m:sSubSup>
            <m:e>
              <m:r>
                <m:rPr>
                  <m:nor m:val="1"/>
                </m:rPr>
                <w:rPr>
                  <w:rFonts w:ascii="Times New Roman" w:hAnsi="Times New Roman" w:cs="Times New Roman" w:eastAsia="方正仿宋_GBK"/>
                  <w:i w:val="1"/>
                  <w:iCs w:val="1"/>
                </w:rPr>
                <m:t>P</m:t>
              </m:r>
            </m:e>
            <m:sub>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g</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n</m:t>
              </m:r>
              <m:r>
                <m:rPr>
                  <m:nor m:val="1"/>
                </m:rPr>
                <w:rPr>
                  <w:rFonts w:ascii="Times New Roman" w:hAnsi="Times New Roman" w:cs="Times New Roman" w:eastAsia="方正仿宋_GBK"/>
                  <w:i w:val="0"/>
                  <w:iCs w:val="0"/>
                </w:rPr>
                <m:t>,</m:t>
              </m:r>
              <m:r>
                <m:rPr>
                  <m:nor m:val="1"/>
                  <m:sty m:val="p"/>
                </m:rPr>
                <w:rPr>
                  <w:rFonts w:ascii="Times New Roman" w:hAnsi="Times New Roman" w:cs="Times New Roman" w:eastAsia="方正仿宋_GBK"/>
                  <w:i w:val="0"/>
                  <w:iCs w:val="0"/>
                </w:rPr>
                <m:t>max</m:t>
              </m:r>
            </m:sub>
            <m:sup>
              <m:r>
                <m:rPr>
                  <m:nor m:val="1"/>
                </m:rPr>
                <w:rPr>
                  <w:rFonts w:ascii="Times New Roman" w:hAnsi="Times New Roman" w:cs="Times New Roman" w:eastAsia="方正仿宋_GBK"/>
                  <w:i w:val="0"/>
                  <w:iCs w:val="0"/>
                </w:rPr>
                <m:t>+</m:t>
              </m:r>
            </m:sup>
          </m:sSubSup>
        </m:oMath>
      </w:ins>
      <w:ins w:id="5508" w:author="xh" w:date="2026-10-14T09:08:03Z">
        <w:r>
          <w:rPr>
            <w:rFonts w:ascii="Times New Roman" w:hAnsi="Times New Roman" w:eastAsia="方正仿宋_GBK"/>
            <w:b w:val="0"/>
            <w:sz w:val="24"/>
          </w:rPr>
          <w:t xml:space="preserve">分别为站级及区域正向峰值，单位MW。</w:t>
        </w:r>
      </w:ins>
    </w:p>
    <w:p>
      <w:pPr>
        <w:pStyle w:val="Report35_2"/>
        <w:keepNext/>
        <w:spacing w:line="280" w:lineRule="exact" w:before="120" w:after="80"/>
        <w:ind w:firstLine="0"/>
        <w:jc w:val="center"/>
        <w:rPr>
          <w:ins w:id="5509" w:author="xh" w:date="2026-10-14T09:08:03Z"/>
        </w:rPr>
      </w:pPr>
      <w:ins w:id="5510" w:author="xh" w:date="2026-10-14T09:08:03Z">
        <w:r>
          <w:rPr>
            <w:rFonts w:ascii="Times New Roman" w:hAnsi="Times New Roman" w:eastAsia="宋体"/>
            <w:b w:val="0"/>
            <w:sz w:val="21"/>
          </w:rPr>
          <w:t xml:space="preserve">表6 邳州和市区2025年指标对照</w:t>
        </w:r>
      </w:ins>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ins w:id="5511" w:author="xh" w:date="2026-10-14T09:08:03Z"/>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5514" w:author="xh" w:date="2026-10-14T09:08:03Z"/>
              </w:rPr>
            </w:pPr>
            <w:ins w:id="5515" w:author="xh" w:date="2026-10-14T09:08:03Z">
              <w:r>
                <w:rPr>
                  <w:rFonts w:ascii="Times New Roman" w:hAnsi="Times New Roman" w:eastAsia="宋体"/>
                  <w:b/>
                  <w:sz w:val="18"/>
                </w:rPr>
                <w:t>地区</w:t>
              </w:r>
            </w:ins>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5516" w:author="xh" w:date="2026-10-14T09:08:03Z"/>
              </w:rPr>
            </w:pPr>
            <w:ins w:id="5517" w:author="xh" w:date="2026-10-14T09:08:03Z">
              <w:r>
                <w:rPr>
                  <w:rFonts w:ascii="Times New Roman" w:hAnsi="Times New Roman" w:eastAsia="宋体"/>
                  <w:b/>
                  <w:sz w:val="18"/>
                </w:rPr>
                <w:t>分布式电源装机渗透率估计值</w:t>
              </w:r>
            </w:ins>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5518" w:author="xh" w:date="2026-10-14T09:08:03Z"/>
              </w:rPr>
            </w:pPr>
            <w:ins w:id="5519" w:author="xh" w:date="2026-10-14T09:08:03Z">
              <w:r>
                <w:rPr>
                  <w:rFonts w:ascii="Times New Roman" w:hAnsi="Times New Roman" w:eastAsia="宋体"/>
                  <w:b/>
                  <w:sz w:val="18"/>
                </w:rPr>
                <w:t>分布式电源电量渗透率估计值</w:t>
              </w:r>
            </w:ins>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5520" w:author="xh" w:date="2026-10-14T09:08:03Z"/>
              </w:rPr>
            </w:pPr>
            <w:ins w:id="5521" w:author="xh" w:date="2026-10-14T09:08:03Z">
              <w:r>
                <w:rPr>
                  <w:rFonts w:ascii="Times New Roman" w:hAnsi="Times New Roman" w:eastAsia="宋体"/>
                  <w:b/>
                  <w:sz w:val="18"/>
                </w:rPr>
                <w:t>容载比</w:t>
              </w:r>
            </w:ins>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5522" w:author="xh" w:date="2026-10-14T09:08:03Z"/>
              </w:rPr>
            </w:pPr>
            <w:ins w:id="5523" w:author="xh" w:date="2026-10-14T09:08:03Z">
              <w:r>
                <w:rPr>
                  <w:rFonts w:ascii="Times New Roman" w:hAnsi="Times New Roman" w:eastAsia="宋体"/>
                  <w:b/>
                  <w:sz w:val="18"/>
                </w:rPr>
                <w:t>主变年最大负载率中位数</w:t>
              </w:r>
            </w:ins>
          </w:p>
        </w:tc>
      </w:tr>
      <w:tr>
        <w:trPr>
          <w:cantSplit/>
          <w:ins w:id="5512" w:author="xh" w:date="2026-10-14T09:08:03Z"/>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5524" w:author="xh" w:date="2026-10-14T09:08:03Z"/>
              </w:rPr>
            </w:pPr>
            <w:ins w:id="5525" w:author="xh" w:date="2026-10-14T09:08:03Z">
              <w:r>
                <w:rPr>
                  <w:rFonts w:ascii="Times New Roman" w:hAnsi="Times New Roman" w:eastAsia="宋体"/>
                  <w:b w:val="0"/>
                  <w:sz w:val="18"/>
                </w:rPr>
                <w:t>邳州</w:t>
              </w:r>
            </w:ins>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5526" w:author="xh" w:date="2026-10-14T09:08:03Z"/>
              </w:rPr>
            </w:pPr>
            <w:ins w:id="5527" w:author="xh" w:date="2026-10-14T09:08:03Z">
              <w:r>
                <w:rPr>
                  <w:rFonts w:ascii="Times New Roman" w:hAnsi="Times New Roman" w:eastAsia="宋体"/>
                  <w:b w:val="0"/>
                  <w:sz w:val="18"/>
                </w:rPr>
                <w:t>1.63</w:t>
              </w:r>
            </w:ins>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5528" w:author="xh" w:date="2026-10-14T09:08:03Z"/>
              </w:rPr>
            </w:pPr>
            <w:ins w:id="5529" w:author="xh" w:date="2026-10-14T09:08:03Z">
              <w:r>
                <w:rPr>
                  <w:rFonts w:ascii="Times New Roman" w:hAnsi="Times New Roman" w:eastAsia="宋体"/>
                  <w:b w:val="0"/>
                  <w:sz w:val="18"/>
                </w:rPr>
                <w:t>40%</w:t>
              </w:r>
            </w:ins>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5530" w:author="xh" w:date="2026-10-14T09:08:03Z"/>
              </w:rPr>
            </w:pPr>
            <w:ins w:id="5531" w:author="xh" w:date="2026-10-14T09:08:03Z">
              <w:r>
                <w:rPr>
                  <w:rFonts w:ascii="Times New Roman" w:hAnsi="Times New Roman" w:eastAsia="宋体"/>
                  <w:b w:val="0"/>
                  <w:sz w:val="18"/>
                </w:rPr>
                <w:t>2.24</w:t>
              </w:r>
            </w:ins>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5532" w:author="xh" w:date="2026-10-14T09:08:03Z"/>
              </w:rPr>
            </w:pPr>
            <w:ins w:id="5533" w:author="xh" w:date="2026-10-14T09:08:03Z">
              <w:r>
                <w:rPr>
                  <w:rFonts w:ascii="Times New Roman" w:hAnsi="Times New Roman" w:eastAsia="宋体"/>
                  <w:b w:val="0"/>
                  <w:sz w:val="18"/>
                </w:rPr>
                <w:t>53%</w:t>
              </w:r>
            </w:ins>
          </w:p>
        </w:tc>
      </w:tr>
      <w:tr>
        <w:trPr>
          <w:cantSplit/>
          <w:ins w:id="5513" w:author="xh" w:date="2026-10-14T09:08:03Z"/>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534" w:author="xh" w:date="2026-10-14T09:08:03Z"/>
              </w:rPr>
            </w:pPr>
            <w:ins w:id="5535" w:author="xh" w:date="2026-10-14T09:08:03Z">
              <w:r>
                <w:rPr>
                  <w:rFonts w:ascii="Times New Roman" w:hAnsi="Times New Roman" w:eastAsia="宋体"/>
                  <w:b w:val="0"/>
                  <w:sz w:val="18"/>
                </w:rPr>
                <w:t>市区</w:t>
              </w:r>
            </w:ins>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536" w:author="xh" w:date="2026-10-14T09:08:03Z"/>
              </w:rPr>
            </w:pPr>
            <w:ins w:id="5537" w:author="xh" w:date="2026-10-14T09:08:03Z">
              <w:r>
                <w:rPr>
                  <w:rFonts w:ascii="Times New Roman" w:hAnsi="Times New Roman" w:eastAsia="宋体"/>
                  <w:b w:val="0"/>
                  <w:sz w:val="18"/>
                </w:rPr>
                <w:t>0.32</w:t>
              </w:r>
            </w:ins>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538" w:author="xh" w:date="2026-10-14T09:08:03Z"/>
              </w:rPr>
            </w:pPr>
            <w:ins w:id="5539" w:author="xh" w:date="2026-10-14T09:08:03Z">
              <w:r>
                <w:rPr>
                  <w:rFonts w:ascii="Times New Roman" w:hAnsi="Times New Roman" w:eastAsia="宋体"/>
                  <w:b w:val="0"/>
                  <w:sz w:val="18"/>
                </w:rPr>
                <w:t>9%</w:t>
              </w:r>
            </w:ins>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540" w:author="xh" w:date="2026-10-14T09:08:03Z"/>
              </w:rPr>
            </w:pPr>
            <w:ins w:id="5541" w:author="xh" w:date="2026-10-14T09:08:03Z">
              <w:r>
                <w:rPr>
                  <w:rFonts w:ascii="Times New Roman" w:hAnsi="Times New Roman" w:eastAsia="宋体"/>
                  <w:b w:val="0"/>
                  <w:sz w:val="18"/>
                </w:rPr>
                <w:t>2.42</w:t>
              </w:r>
            </w:ins>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542" w:author="xh" w:date="2026-10-14T09:08:03Z"/>
              </w:rPr>
            </w:pPr>
            <w:ins w:id="5543" w:author="xh" w:date="2026-10-14T09:08:03Z">
              <w:r>
                <w:rPr>
                  <w:rFonts w:ascii="Times New Roman" w:hAnsi="Times New Roman" w:eastAsia="宋体"/>
                  <w:b w:val="0"/>
                  <w:sz w:val="18"/>
                </w:rPr>
                <w:t>55%</w:t>
              </w:r>
            </w:ins>
          </w:p>
        </w:tc>
      </w:tr>
    </w:tbl>
    <w:p>
      <w:pPr>
        <w:pStyle w:val="Report35_2"/>
        <w:keepNext/>
        <w:spacing w:line="280" w:lineRule="exact" w:before="120" w:after="80"/>
        <w:ind w:firstLine="0"/>
        <w:jc w:val="center"/>
        <w:rPr>
          <w:ins w:id="5544" w:author="xh" w:date="2026-10-14T09:08:03Z"/>
        </w:rPr>
      </w:pPr>
      <w:ins w:id="5545" w:author="xh" w:date="2026-10-14T09:08:03Z">
        <w:r>
          <w:rPr>
            <w:rFonts w:ascii="Times New Roman" w:hAnsi="Times New Roman" w:eastAsia="宋体"/>
            <w:b w:val="0"/>
            <w:sz w:val="21"/>
          </w:rPr>
          <w:t xml:space="preserve">表7 两地区负荷分散系数</w:t>
        </w:r>
      </w:ins>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078"/>
        <w:gridCol w:w="2078"/>
        <w:gridCol w:w="2078"/>
        <w:gridCol w:w="2078"/>
      </w:tblGrid>
      <w:tr>
        <w:trPr>
          <w:cantSplit/>
          <w:tblHeader/>
          <w:ins w:id="5546" w:author="xh" w:date="2026-10-14T09:08:03Z"/>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5549" w:author="xh" w:date="2026-10-14T09:08:03Z"/>
              </w:rPr>
            </w:pPr>
            <w:ins w:id="5550" w:author="xh" w:date="2026-10-14T09:08:03Z">
              <w:r>
                <w:rPr>
                  <w:rFonts w:ascii="Times New Roman" w:hAnsi="Times New Roman" w:eastAsia="宋体"/>
                  <w:b/>
                  <w:sz w:val="18"/>
                </w:rPr>
                <w:t>地区</w:t>
              </w:r>
            </w:ins>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5551" w:author="xh" w:date="2026-10-14T09:08:03Z"/>
              </w:rPr>
            </w:pPr>
            <w:ins w:id="5552" w:author="xh" w:date="2026-10-14T09:08:03Z">
              <w:r>
                <w:rPr>
                  <w:rFonts w:ascii="Times New Roman" w:hAnsi="Times New Roman" w:eastAsia="宋体"/>
                  <w:b/>
                  <w:sz w:val="18"/>
                </w:rPr>
                <w:t>各站最大正向净负荷之和/MW</w:t>
              </w:r>
            </w:ins>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5553" w:author="xh" w:date="2026-10-14T09:08:03Z"/>
              </w:rPr>
            </w:pPr>
            <w:ins w:id="5554" w:author="xh" w:date="2026-10-14T09:08:03Z">
              <w:r>
                <w:rPr>
                  <w:rFonts w:ascii="Times New Roman" w:hAnsi="Times New Roman" w:eastAsia="宋体"/>
                  <w:b/>
                  <w:sz w:val="18"/>
                </w:rPr>
                <w:t>区域最大正向净负荷/MW</w:t>
              </w:r>
            </w:ins>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5555" w:author="xh" w:date="2026-10-14T09:08:03Z"/>
              </w:rPr>
            </w:pPr>
            <w:ins w:id="5556" w:author="xh" w:date="2026-10-14T09:08:03Z">
              <w:r>
                <w:rPr>
                  <w:rFonts w:ascii="Times New Roman" w:hAnsi="Times New Roman" w:eastAsia="宋体"/>
                  <w:b/>
                  <w:sz w:val="18"/>
                </w:rPr>
                <w:t>负荷分散系数</w:t>
              </w:r>
            </w:ins>
          </w:p>
        </w:tc>
      </w:tr>
      <w:tr>
        <w:trPr>
          <w:cantSplit/>
          <w:ins w:id="5547" w:author="xh" w:date="2026-10-14T09:08:03Z"/>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5557" w:author="xh" w:date="2026-10-14T09:08:03Z"/>
              </w:rPr>
            </w:pPr>
            <w:ins w:id="5558" w:author="xh" w:date="2026-10-14T09:08:03Z">
              <w:r>
                <w:rPr>
                  <w:rFonts w:ascii="Times New Roman" w:hAnsi="Times New Roman" w:eastAsia="宋体"/>
                  <w:b w:val="0"/>
                  <w:sz w:val="18"/>
                </w:rPr>
                <w:t>邳州</w:t>
              </w:r>
            </w:ins>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5559" w:author="xh" w:date="2026-10-14T09:08:03Z"/>
              </w:rPr>
            </w:pPr>
            <w:ins w:id="5560" w:author="xh" w:date="2026-10-14T09:08:03Z">
              <w:r>
                <w:rPr>
                  <w:rFonts w:ascii="Times New Roman" w:hAnsi="Times New Roman" w:eastAsia="宋体"/>
                  <w:b w:val="0"/>
                  <w:sz w:val="18"/>
                </w:rPr>
                <w:t>1005.50</w:t>
              </w:r>
            </w:ins>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5561" w:author="xh" w:date="2026-10-14T09:08:03Z"/>
              </w:rPr>
            </w:pPr>
            <w:ins w:id="5562" w:author="xh" w:date="2026-10-14T09:08:03Z">
              <w:r>
                <w:rPr>
                  <w:rFonts w:ascii="Times New Roman" w:hAnsi="Times New Roman" w:eastAsia="宋体"/>
                  <w:b w:val="0"/>
                  <w:sz w:val="18"/>
                </w:rPr>
                <w:t>951.66</w:t>
              </w:r>
            </w:ins>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5563" w:author="xh" w:date="2026-10-14T09:08:03Z"/>
              </w:rPr>
            </w:pPr>
            <w:ins w:id="5564" w:author="xh" w:date="2026-10-14T09:08:03Z">
              <w:r>
                <w:rPr>
                  <w:rFonts w:ascii="Times New Roman" w:hAnsi="Times New Roman" w:eastAsia="宋体"/>
                  <w:b w:val="0"/>
                  <w:sz w:val="18"/>
                </w:rPr>
                <w:t>1.06</w:t>
              </w:r>
            </w:ins>
          </w:p>
        </w:tc>
      </w:tr>
      <w:tr>
        <w:trPr>
          <w:cantSplit/>
          <w:ins w:id="5548" w:author="xh" w:date="2026-10-14T09:08:03Z"/>
        </w:trPr>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565" w:author="xh" w:date="2026-10-14T09:08:03Z"/>
              </w:rPr>
            </w:pPr>
            <w:ins w:id="5566" w:author="xh" w:date="2026-10-14T09:08:03Z">
              <w:r>
                <w:rPr>
                  <w:rFonts w:ascii="Times New Roman" w:hAnsi="Times New Roman" w:eastAsia="宋体"/>
                  <w:b w:val="0"/>
                  <w:sz w:val="18"/>
                </w:rPr>
                <w:t>市区</w:t>
              </w:r>
            </w:ins>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567" w:author="xh" w:date="2026-10-14T09:08:03Z"/>
              </w:rPr>
            </w:pPr>
            <w:ins w:id="5568" w:author="xh" w:date="2026-10-14T09:08:03Z">
              <w:r>
                <w:rPr>
                  <w:rFonts w:ascii="Times New Roman" w:hAnsi="Times New Roman" w:eastAsia="宋体"/>
                  <w:b w:val="0"/>
                  <w:sz w:val="18"/>
                </w:rPr>
                <w:t>1455.10</w:t>
              </w:r>
            </w:ins>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569" w:author="xh" w:date="2026-10-14T09:08:03Z"/>
              </w:rPr>
            </w:pPr>
            <w:ins w:id="5570" w:author="xh" w:date="2026-10-14T09:08:03Z">
              <w:r>
                <w:rPr>
                  <w:rFonts w:ascii="Times New Roman" w:hAnsi="Times New Roman" w:eastAsia="宋体"/>
                  <w:b w:val="0"/>
                  <w:sz w:val="18"/>
                </w:rPr>
                <w:t>1307.32</w:t>
              </w:r>
            </w:ins>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571" w:author="xh" w:date="2026-10-14T09:08:03Z"/>
              </w:rPr>
            </w:pPr>
            <w:ins w:id="5572" w:author="xh" w:date="2026-10-14T09:08:03Z">
              <w:r>
                <w:rPr>
                  <w:rFonts w:ascii="Times New Roman" w:hAnsi="Times New Roman" w:eastAsia="宋体"/>
                  <w:b w:val="0"/>
                  <w:sz w:val="18"/>
                </w:rPr>
                <w:t>1.11</w:t>
              </w:r>
            </w:ins>
          </w:p>
        </w:tc>
      </w:tr>
    </w:tbl>
    <w:p>
      <w:pPr>
        <w:pStyle w:val="Report35_2"/>
        <w:widowControl/>
        <w:spacing w:line="348" w:lineRule="exact" w:before="0" w:after="0"/>
        <w:ind w:firstLine="480"/>
        <w:jc w:val="both"/>
        <w:rPr>
          <w:ins w:id="5573" w:author="xh" w:date="2026-10-14T09:08:03Z"/>
        </w:rPr>
      </w:pPr>
      <w:ins w:id="5574" w:author="xh" w:date="2026-10-14T09:08:03Z">
        <w:r>
          <w:rPr>
            <w:rFonts w:ascii="Times New Roman" w:hAnsi="Times New Roman" w:eastAsia="方正仿宋_GBK"/>
            <w:b w:val="0"/>
            <w:sz w:val="24"/>
          </w:rPr>
          <w:t xml:space="preserve">邳州装机渗透率较高，需兼顾正向供电和日间反送，市区各站峰值相对区域同时峰值的分散程度较高，容量配置更依赖站点分布和邻站承接能力。地区转供统计及其进入模型的方法见研究报告第3.6节。上述工程关系构成候选指标的选取依据，具体指标进入推广矩阵的条件由以下两层相关分析确定。</w:t>
        </w:r>
      </w:ins>
    </w:p>
    <w:p>
      <w:pPr>
        <w:pStyle w:val="Report35_5"/>
        <w:keepNext/>
        <w:numPr>
          <w:numId w:val="0"/>
        </w:numPr>
        <w:spacing w:line="390" w:lineRule="exact" w:before="160" w:after="120"/>
        <w:ind w:firstLine="0"/>
        <w:rPr>
          <w:ins w:id="5575" w:author="xh" w:date="2026-10-14T09:08:03Z"/>
        </w:rPr>
      </w:pPr>
      <w:ins w:id="5576" w:author="xh" w:date="2026-10-14T09:08:03Z">
        <w:r>
          <w:rPr>
            <w:rFonts w:ascii="Times New Roman" w:hAnsi="Times New Roman" w:eastAsia="方正仿宋_GBK"/>
            <w:b/>
            <w:sz w:val="26"/>
          </w:rPr>
          <w:t xml:space="preserve">5.1.2 情景采样与两层分析方法</w:t>
        </w:r>
      </w:ins>
    </w:p>
    <w:p>
      <w:pPr>
        <w:pStyle w:val="Report35_FirstParagraph"/>
        <w:widowControl/>
        <w:spacing w:line="348" w:lineRule="exact" w:before="0" w:after="0"/>
        <w:ind w:firstLine="480"/>
        <w:jc w:val="both"/>
        <w:rPr>
          <w:ins w:id="5577" w:author="xh" w:date="2026-10-14T09:08:03Z"/>
        </w:rPr>
      </w:pPr>
      <w:ins w:id="5578" w:author="xh" w:date="2026-10-14T09:08:03Z">
        <w:r>
          <w:rPr>
            <w:rFonts w:ascii="Times New Roman" w:hAnsi="Times New Roman" w:eastAsia="方正仿宋_GBK"/>
            <w:b w:val="0"/>
            <w:sz w:val="24"/>
          </w:rPr>
          <w:t xml:space="preserve">仿真采用统一五站模板，将各指标的采样节点与源荷分布、线路和转供条件交叉组合，逐情景比选主变、储能及联络配置，并校核正常运行和主变N-1约束。电缆与转供的联合取值结合一般城镇、邳州及市区网络背景设置，各指标的取点及数量集中列于下表。</w:t>
        </w:r>
      </w:ins>
    </w:p>
    <w:p>
      <w:pPr>
        <w:pStyle w:val="Report35_2"/>
        <w:widowControl/>
        <w:spacing w:line="348" w:lineRule="exact" w:before="0" w:after="0"/>
        <w:ind w:firstLine="480"/>
        <w:jc w:val="both"/>
        <w:rPr>
          <w:ins w:id="5579" w:author="xh" w:date="2026-10-14T09:08:03Z"/>
        </w:rPr>
      </w:pPr>
      <w:ins w:id="5580" w:author="xh" w:date="2026-10-14T09:08:03Z">
        <w:r>
          <w:rPr>
            <w:rFonts w:ascii="Times New Roman" w:hAnsi="Times New Roman" w:eastAsia="方正仿宋_GBK"/>
            <w:b w:val="0"/>
            <w:sz w:val="24"/>
          </w:rPr>
          <w:t xml:space="preserve">电量和峰段范围依据两地区的运行量级设置。2025年邳州和市区电量渗透率估计约为40%、9%，邳州部分月份约为60%，最长连续近峰时长分别为2 h、6 h。装机与电量节点用于构造不同出力水平，时间节点用于比较连续支撑要求，两类价格节点用于分析参考工程价格附近的措施替代[8,9,10,11]。</w:t>
        </w:r>
      </w:ins>
    </w:p>
    <w:p>
      <w:pPr>
        <w:pStyle w:val="Report35_2"/>
        <w:keepNext/>
        <w:spacing w:line="280" w:lineRule="exact" w:before="120" w:after="80"/>
        <w:ind w:firstLine="0"/>
        <w:jc w:val="center"/>
        <w:rPr>
          <w:ins w:id="5581" w:author="xh" w:date="2026-10-14T09:08:03Z"/>
        </w:rPr>
      </w:pPr>
      <w:ins w:id="5582" w:author="xh" w:date="2026-10-14T09:08:03Z">
        <w:r>
          <w:rPr>
            <w:rFonts w:ascii="Times New Roman" w:hAnsi="Times New Roman" w:eastAsia="宋体"/>
            <w:b w:val="0"/>
            <w:sz w:val="21"/>
          </w:rPr>
          <w:t xml:space="preserve">表8 候选指标的采样节点与点数</w:t>
        </w:r>
      </w:ins>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771"/>
        <w:gridCol w:w="2771"/>
        <w:gridCol w:w="2771"/>
      </w:tblGrid>
      <w:tr>
        <w:trPr>
          <w:cantSplit/>
          <w:tblHeader/>
          <w:ins w:id="5583" w:author="xh" w:date="2026-10-14T09:08:03Z"/>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5597" w:author="xh" w:date="2026-10-14T09:08:03Z"/>
              </w:rPr>
            </w:pPr>
            <w:ins w:id="5598" w:author="xh" w:date="2026-10-14T09:08:03Z">
              <w:r>
                <w:rPr>
                  <w:rFonts w:ascii="Times New Roman" w:hAnsi="Times New Roman" w:eastAsia="宋体"/>
                  <w:b/>
                  <w:sz w:val="18"/>
                </w:rPr>
                <w:t>指标</w:t>
              </w:r>
            </w:ins>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5599" w:author="xh" w:date="2026-10-14T09:08:03Z"/>
              </w:rPr>
            </w:pPr>
            <w:ins w:id="5600" w:author="xh" w:date="2026-10-14T09:08:03Z">
              <w:r>
                <w:rPr>
                  <w:rFonts w:ascii="Times New Roman" w:hAnsi="Times New Roman" w:eastAsia="宋体"/>
                  <w:b/>
                  <w:sz w:val="18"/>
                </w:rPr>
                <w:t>采样节点或计算方式</w:t>
              </w:r>
            </w:ins>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5601" w:author="xh" w:date="2026-10-14T09:08:03Z"/>
              </w:rPr>
            </w:pPr>
            <w:ins w:id="5602" w:author="xh" w:date="2026-10-14T09:08:03Z">
              <w:r>
                <w:rPr>
                  <w:rFonts w:ascii="Times New Roman" w:hAnsi="Times New Roman" w:eastAsia="宋体"/>
                  <w:b/>
                  <w:sz w:val="18"/>
                </w:rPr>
                <w:t>点数</w:t>
              </w:r>
            </w:ins>
          </w:p>
        </w:tc>
      </w:tr>
      <w:tr>
        <w:trPr>
          <w:cantSplit/>
          <w:ins w:id="5584" w:author="xh" w:date="2026-10-14T09:08:03Z"/>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603" w:author="xh" w:date="2026-10-14T09:08:03Z"/>
              </w:rPr>
            </w:pPr>
            <w:ins w:id="5604" w:author="xh" w:date="2026-10-14T09:08:03Z">
              <w:r>
                <w:rPr>
                  <w:rFonts w:ascii="Times New Roman" w:hAnsi="Times New Roman" w:eastAsia="宋体"/>
                  <w:b w:val="0"/>
                  <w:sz w:val="18"/>
                </w:rPr>
                <w:t>分布式电源装机渗透率</w:t>
              </w:r>
            </w:ins>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605" w:author="xh" w:date="2026-10-14T09:08:03Z"/>
              </w:rPr>
            </w:pPr>
            <w:ins w:id="5606" w:author="xh" w:date="2026-10-14T09:08:03Z">
              <w:r>
                <w:rPr>
                  <w:rFonts w:ascii="Times New Roman" w:hAnsi="Times New Roman" w:eastAsia="宋体"/>
                  <w:b w:val="0"/>
                  <w:sz w:val="18"/>
                </w:rPr>
                <w:t>0～3.00，步长0.125</w:t>
              </w:r>
            </w:ins>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607" w:author="xh" w:date="2026-10-14T09:08:03Z"/>
              </w:rPr>
            </w:pPr>
            <w:ins w:id="5608" w:author="xh" w:date="2026-10-14T09:08:03Z">
              <w:r>
                <w:rPr>
                  <w:rFonts w:ascii="Times New Roman" w:hAnsi="Times New Roman" w:eastAsia="宋体"/>
                  <w:b w:val="0"/>
                  <w:sz w:val="18"/>
                </w:rPr>
                <w:t>25</w:t>
              </w:r>
            </w:ins>
          </w:p>
        </w:tc>
      </w:tr>
      <w:tr>
        <w:trPr>
          <w:cantSplit/>
          <w:ins w:id="5585" w:author="xh" w:date="2026-10-14T09:08:03Z"/>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609" w:author="xh" w:date="2026-10-14T09:08:03Z"/>
              </w:rPr>
            </w:pPr>
            <w:ins w:id="5610" w:author="xh" w:date="2026-10-14T09:08:03Z">
              <w:r>
                <w:rPr>
                  <w:rFonts w:ascii="Times New Roman" w:hAnsi="Times New Roman" w:eastAsia="宋体"/>
                  <w:b w:val="0"/>
                  <w:sz w:val="18"/>
                </w:rPr>
                <w:t>分布式电源电量渗透率</w:t>
              </w:r>
            </w:ins>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611" w:author="xh" w:date="2026-10-14T09:08:03Z"/>
              </w:rPr>
            </w:pPr>
            <w:ins w:id="5612" w:author="xh" w:date="2026-10-14T09:08:03Z">
              <w:r>
                <w:rPr>
                  <w:rFonts w:ascii="Times New Roman" w:hAnsi="Times New Roman" w:eastAsia="宋体"/>
                  <w:b w:val="0"/>
                  <w:sz w:val="18"/>
                </w:rPr>
                <w:t>0～65%，步长2.5个百分点</w:t>
              </w:r>
            </w:ins>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613" w:author="xh" w:date="2026-10-14T09:08:03Z"/>
              </w:rPr>
            </w:pPr>
            <w:ins w:id="5614" w:author="xh" w:date="2026-10-14T09:08:03Z">
              <w:r>
                <w:rPr>
                  <w:rFonts w:ascii="Times New Roman" w:hAnsi="Times New Roman" w:eastAsia="宋体"/>
                  <w:b w:val="0"/>
                  <w:sz w:val="18"/>
                </w:rPr>
                <w:t>27</w:t>
              </w:r>
            </w:ins>
          </w:p>
        </w:tc>
      </w:tr>
      <w:tr>
        <w:trPr>
          <w:cantSplit/>
          <w:ins w:id="5586" w:author="xh" w:date="2026-10-14T09:08:03Z"/>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615" w:author="xh" w:date="2026-10-14T09:08:03Z"/>
              </w:rPr>
            </w:pPr>
            <w:ins w:id="5616" w:author="xh" w:date="2026-10-14T09:08:03Z">
              <w:r>
                <w:rPr>
                  <w:rFonts w:ascii="Times New Roman" w:hAnsi="Times New Roman" w:eastAsia="宋体"/>
                  <w:b w:val="0"/>
                  <w:sz w:val="18"/>
                </w:rPr>
                <w:t>站级负载率最大值</w:t>
              </w:r>
            </w:ins>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617" w:author="xh" w:date="2026-10-14T09:08:03Z"/>
              </w:rPr>
            </w:pPr>
            <w:ins w:id="5618" w:author="xh" w:date="2026-10-14T09:08:03Z">
              <w:r>
                <w:rPr>
                  <w:rFonts w:ascii="Times New Roman" w:hAnsi="Times New Roman" w:eastAsia="宋体"/>
                  <w:b w:val="0"/>
                  <w:sz w:val="18"/>
                </w:rPr>
                <w:t>随源荷情景计算各站负载率并取最大值</w:t>
              </w:r>
            </w:ins>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619" w:author="xh" w:date="2026-10-14T09:08:03Z"/>
              </w:rPr>
            </w:pPr>
            <w:ins w:id="5620" w:author="xh" w:date="2026-10-14T09:08:03Z">
              <w:r>
                <w:rPr>
                  <w:rFonts w:ascii="Times New Roman" w:hAnsi="Times New Roman" w:eastAsia="宋体"/>
                  <w:b w:val="0"/>
                  <w:sz w:val="18"/>
                </w:rPr>
                <w:t>由源荷节点计算</w:t>
              </w:r>
            </w:ins>
          </w:p>
        </w:tc>
      </w:tr>
      <w:tr>
        <w:trPr>
          <w:cantSplit/>
          <w:ins w:id="5587" w:author="xh" w:date="2026-10-14T09:08:03Z"/>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621" w:author="xh" w:date="2026-10-14T09:08:03Z"/>
              </w:rPr>
            </w:pPr>
            <w:ins w:id="5622" w:author="xh" w:date="2026-10-14T09:08:03Z">
              <w:r>
                <w:rPr>
                  <w:rFonts w:ascii="Times New Roman" w:hAnsi="Times New Roman" w:eastAsia="宋体"/>
                  <w:b w:val="0"/>
                  <w:sz w:val="18"/>
                </w:rPr>
                <w:t>最大正向净负荷</w:t>
              </w:r>
            </w:ins>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623" w:author="xh" w:date="2026-10-14T09:08:03Z"/>
              </w:rPr>
            </w:pPr>
            <w:ins w:id="5624" w:author="xh" w:date="2026-10-14T09:08:03Z">
              <w:r>
                <w:rPr>
                  <w:rFonts w:ascii="Times New Roman" w:hAnsi="Times New Roman" w:eastAsia="宋体"/>
                  <w:b w:val="0"/>
                  <w:sz w:val="18"/>
                </w:rPr>
                <w:t>按同期区域净负荷取正向极值</w:t>
              </w:r>
            </w:ins>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625" w:author="xh" w:date="2026-10-14T09:08:03Z"/>
              </w:rPr>
            </w:pPr>
            <w:ins w:id="5626" w:author="xh" w:date="2026-10-14T09:08:03Z">
              <w:r>
                <w:rPr>
                  <w:rFonts w:ascii="Times New Roman" w:hAnsi="Times New Roman" w:eastAsia="宋体"/>
                  <w:b w:val="0"/>
                  <w:sz w:val="18"/>
                </w:rPr>
                <w:t>由源荷节点计算</w:t>
              </w:r>
            </w:ins>
          </w:p>
        </w:tc>
      </w:tr>
      <w:tr>
        <w:trPr>
          <w:cantSplit/>
          <w:ins w:id="5588" w:author="xh" w:date="2026-10-14T09:08:03Z"/>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627" w:author="xh" w:date="2026-10-14T09:08:03Z"/>
              </w:rPr>
            </w:pPr>
            <w:ins w:id="5628" w:author="xh" w:date="2026-10-14T09:08:03Z">
              <w:r>
                <w:rPr>
                  <w:rFonts w:ascii="Times New Roman" w:hAnsi="Times New Roman" w:eastAsia="宋体"/>
                  <w:b w:val="0"/>
                  <w:sz w:val="18"/>
                </w:rPr>
                <w:t>最大反向净负荷</w:t>
              </w:r>
            </w:ins>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629" w:author="xh" w:date="2026-10-14T09:08:03Z"/>
              </w:rPr>
            </w:pPr>
            <w:ins w:id="5630" w:author="xh" w:date="2026-10-14T09:08:03Z">
              <w:r>
                <w:rPr>
                  <w:rFonts w:ascii="Times New Roman" w:hAnsi="Times New Roman" w:eastAsia="宋体"/>
                  <w:b w:val="0"/>
                  <w:sz w:val="18"/>
                </w:rPr>
                <w:t>按同期区域净负荷取反向极值</w:t>
              </w:r>
            </w:ins>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631" w:author="xh" w:date="2026-10-14T09:08:03Z"/>
              </w:rPr>
            </w:pPr>
            <w:ins w:id="5632" w:author="xh" w:date="2026-10-14T09:08:03Z">
              <w:r>
                <w:rPr>
                  <w:rFonts w:ascii="Times New Roman" w:hAnsi="Times New Roman" w:eastAsia="宋体"/>
                  <w:b w:val="0"/>
                  <w:sz w:val="18"/>
                </w:rPr>
                <w:t>由源荷节点计算</w:t>
              </w:r>
            </w:ins>
          </w:p>
        </w:tc>
      </w:tr>
      <w:tr>
        <w:trPr>
          <w:cantSplit/>
          <w:ins w:id="5589" w:author="xh" w:date="2026-10-14T09:08:03Z"/>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633" w:author="xh" w:date="2026-10-14T09:08:03Z"/>
              </w:rPr>
            </w:pPr>
            <w:ins w:id="5634" w:author="xh" w:date="2026-10-14T09:08:03Z">
              <w:r>
                <w:rPr>
                  <w:rFonts w:ascii="Times New Roman" w:hAnsi="Times New Roman" w:eastAsia="宋体"/>
                  <w:b w:val="0"/>
                  <w:sz w:val="18"/>
                </w:rPr>
                <w:t>年最大净负荷平均增长率</w:t>
              </w:r>
            </w:ins>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635" w:author="xh" w:date="2026-10-14T09:08:03Z"/>
              </w:rPr>
            </w:pPr>
            <w:ins w:id="5636" w:author="xh" w:date="2026-10-14T09:08:03Z">
              <w:r>
                <w:rPr>
                  <w:rFonts w:ascii="Times New Roman" w:hAnsi="Times New Roman" w:eastAsia="宋体"/>
                  <w:b w:val="0"/>
                  <w:sz w:val="18"/>
                </w:rPr>
                <w:t>0、1%、2%、3%、4%、5%、5.5%、6%、7%、7.1%、7.5%、8%、9%、10%</w:t>
              </w:r>
            </w:ins>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637" w:author="xh" w:date="2026-10-14T09:08:03Z"/>
              </w:rPr>
            </w:pPr>
            <w:ins w:id="5638" w:author="xh" w:date="2026-10-14T09:08:03Z">
              <w:r>
                <w:rPr>
                  <w:rFonts w:ascii="Times New Roman" w:hAnsi="Times New Roman" w:eastAsia="宋体"/>
                  <w:b w:val="0"/>
                  <w:sz w:val="18"/>
                </w:rPr>
                <w:t>14</w:t>
              </w:r>
            </w:ins>
          </w:p>
        </w:tc>
      </w:tr>
      <w:tr>
        <w:trPr>
          <w:cantSplit/>
          <w:ins w:id="5590" w:author="xh" w:date="2026-10-14T09:08:03Z"/>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639" w:author="xh" w:date="2026-10-14T09:08:03Z"/>
              </w:rPr>
            </w:pPr>
            <w:ins w:id="5640" w:author="xh" w:date="2026-10-14T09:08:03Z">
              <w:r>
                <w:rPr>
                  <w:rFonts w:ascii="Times New Roman" w:hAnsi="Times New Roman" w:eastAsia="宋体"/>
                  <w:b w:val="0"/>
                  <w:sz w:val="18"/>
                </w:rPr>
                <w:t>95%峰值持续时间</w:t>
              </w:r>
            </w:ins>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641" w:author="xh" w:date="2026-10-14T09:08:03Z"/>
              </w:rPr>
            </w:pPr>
            <w:ins w:id="5642" w:author="xh" w:date="2026-10-14T09:08:03Z">
              <w:r>
                <w:rPr>
                  <w:rFonts w:ascii="Times New Roman" w:hAnsi="Times New Roman" w:eastAsia="宋体"/>
                  <w:b w:val="0"/>
                  <w:sz w:val="18"/>
                </w:rPr>
                <w:t>1～8 h，步长1 h</w:t>
              </w:r>
            </w:ins>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643" w:author="xh" w:date="2026-10-14T09:08:03Z"/>
              </w:rPr>
            </w:pPr>
            <w:ins w:id="5644" w:author="xh" w:date="2026-10-14T09:08:03Z">
              <w:r>
                <w:rPr>
                  <w:rFonts w:ascii="Times New Roman" w:hAnsi="Times New Roman" w:eastAsia="宋体"/>
                  <w:b w:val="0"/>
                  <w:sz w:val="18"/>
                </w:rPr>
                <w:t>8</w:t>
              </w:r>
            </w:ins>
          </w:p>
        </w:tc>
      </w:tr>
      <w:tr>
        <w:trPr>
          <w:cantSplit/>
          <w:ins w:id="5591" w:author="xh" w:date="2026-10-14T09:08:03Z"/>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645" w:author="xh" w:date="2026-10-14T09:08:03Z"/>
              </w:rPr>
            </w:pPr>
            <w:ins w:id="5646" w:author="xh" w:date="2026-10-14T09:08:03Z">
              <w:r>
                <w:rPr>
                  <w:rFonts w:ascii="Times New Roman" w:hAnsi="Times New Roman" w:eastAsia="宋体"/>
                  <w:b w:val="0"/>
                  <w:sz w:val="18"/>
                </w:rPr>
                <w:t>负荷分散系数</w:t>
              </w:r>
            </w:ins>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647" w:author="xh" w:date="2026-10-14T09:08:03Z"/>
              </w:rPr>
            </w:pPr>
            <w:ins w:id="5648" w:author="xh" w:date="2026-10-14T09:08:03Z">
              <w:r>
                <w:rPr>
                  <w:rFonts w:ascii="Times New Roman" w:hAnsi="Times New Roman" w:eastAsia="宋体"/>
                  <w:b w:val="0"/>
                  <w:sz w:val="18"/>
                </w:rPr>
                <w:t>1.00、1.05、1.10、1.15</w:t>
              </w:r>
            </w:ins>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649" w:author="xh" w:date="2026-10-14T09:08:03Z"/>
              </w:rPr>
            </w:pPr>
            <w:ins w:id="5650" w:author="xh" w:date="2026-10-14T09:08:03Z">
              <w:r>
                <w:rPr>
                  <w:rFonts w:ascii="Times New Roman" w:hAnsi="Times New Roman" w:eastAsia="宋体"/>
                  <w:b w:val="0"/>
                  <w:sz w:val="18"/>
                </w:rPr>
                <w:t>4</w:t>
              </w:r>
            </w:ins>
          </w:p>
        </w:tc>
      </w:tr>
      <w:tr>
        <w:trPr>
          <w:cantSplit/>
          <w:ins w:id="5592" w:author="xh" w:date="2026-10-14T09:08:03Z"/>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651" w:author="xh" w:date="2026-10-14T09:08:03Z"/>
              </w:rPr>
            </w:pPr>
            <w:ins w:id="5652" w:author="xh" w:date="2026-10-14T09:08:03Z">
              <w:r>
                <w:rPr>
                  <w:rFonts w:ascii="Times New Roman" w:hAnsi="Times New Roman" w:eastAsia="宋体"/>
                  <w:b w:val="0"/>
                  <w:sz w:val="18"/>
                </w:rPr>
                <w:t>初始转供率</w:t>
              </w:r>
            </w:ins>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653" w:author="xh" w:date="2026-10-14T09:08:03Z"/>
              </w:rPr>
            </w:pPr>
            <w:ins w:id="5654" w:author="xh" w:date="2026-10-14T09:08:03Z">
              <w:r>
                <w:rPr>
                  <w:rFonts w:ascii="Times New Roman" w:hAnsi="Times New Roman" w:eastAsia="宋体"/>
                  <w:b w:val="0"/>
                  <w:sz w:val="18"/>
                </w:rPr>
                <w:t>10%～90%，步长10个百分点</w:t>
              </w:r>
            </w:ins>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655" w:author="xh" w:date="2026-10-14T09:08:03Z"/>
              </w:rPr>
            </w:pPr>
            <w:ins w:id="5656" w:author="xh" w:date="2026-10-14T09:08:03Z">
              <w:r>
                <w:rPr>
                  <w:rFonts w:ascii="Times New Roman" w:hAnsi="Times New Roman" w:eastAsia="宋体"/>
                  <w:b w:val="0"/>
                  <w:sz w:val="18"/>
                </w:rPr>
                <w:t>9</w:t>
              </w:r>
            </w:ins>
          </w:p>
        </w:tc>
      </w:tr>
      <w:tr>
        <w:trPr>
          <w:cantSplit/>
          <w:ins w:id="5593" w:author="xh" w:date="2026-10-14T09:08:03Z"/>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657" w:author="xh" w:date="2026-10-14T09:08:03Z"/>
              </w:rPr>
            </w:pPr>
            <w:ins w:id="5658" w:author="xh" w:date="2026-10-14T09:08:03Z">
              <w:r>
                <w:rPr>
                  <w:rFonts w:ascii="Times New Roman" w:hAnsi="Times New Roman" w:eastAsia="宋体"/>
                  <w:b w:val="0"/>
                  <w:sz w:val="18"/>
                </w:rPr>
                <w:t>主变与线路单位功率投资比</w:t>
              </w:r>
            </w:ins>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659" w:author="xh" w:date="2026-10-14T09:08:03Z"/>
              </w:rPr>
            </w:pPr>
            <w:ins w:id="5660" w:author="xh" w:date="2026-10-14T09:08:03Z">
              <w:r>
                <w:rPr>
                  <w:rFonts w:ascii="Times New Roman" w:hAnsi="Times New Roman" w:eastAsia="宋体"/>
                  <w:b w:val="0"/>
                  <w:sz w:val="18"/>
                </w:rPr>
                <w:t>线路价格取参考值的70%～130%，步长10个百分点，按有效功率折算</w:t>
              </w:r>
            </w:ins>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661" w:author="xh" w:date="2026-10-14T09:08:03Z"/>
              </w:rPr>
            </w:pPr>
            <w:ins w:id="5662" w:author="xh" w:date="2026-10-14T09:08:03Z">
              <w:r>
                <w:rPr>
                  <w:rFonts w:ascii="Times New Roman" w:hAnsi="Times New Roman" w:eastAsia="宋体"/>
                  <w:b w:val="0"/>
                  <w:sz w:val="18"/>
                </w:rPr>
                <w:t>7个价格节点</w:t>
              </w:r>
            </w:ins>
          </w:p>
        </w:tc>
      </w:tr>
      <w:tr>
        <w:trPr>
          <w:cantSplit/>
          <w:ins w:id="5594" w:author="xh" w:date="2026-10-14T09:08:03Z"/>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663" w:author="xh" w:date="2026-10-14T09:08:03Z"/>
              </w:rPr>
            </w:pPr>
            <w:ins w:id="5664" w:author="xh" w:date="2026-10-14T09:08:03Z">
              <w:r>
                <w:rPr>
                  <w:rFonts w:ascii="Times New Roman" w:hAnsi="Times New Roman" w:eastAsia="宋体"/>
                  <w:b w:val="0"/>
                  <w:sz w:val="18"/>
                </w:rPr>
                <w:t>主变与储能单位功率投资比</w:t>
              </w:r>
            </w:ins>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665" w:author="xh" w:date="2026-10-14T09:08:03Z"/>
              </w:rPr>
            </w:pPr>
            <w:ins w:id="5666" w:author="xh" w:date="2026-10-14T09:08:03Z">
              <w:r>
                <w:rPr>
                  <w:rFonts w:ascii="Times New Roman" w:hAnsi="Times New Roman" w:eastAsia="宋体"/>
                  <w:b w:val="0"/>
                  <w:sz w:val="18"/>
                </w:rPr>
                <w:t>储能价格取参考值的70%～130%，步长10个百分点，按有效功率折算</w:t>
              </w:r>
            </w:ins>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667" w:author="xh" w:date="2026-10-14T09:08:03Z"/>
              </w:rPr>
            </w:pPr>
            <w:ins w:id="5668" w:author="xh" w:date="2026-10-14T09:08:03Z">
              <w:r>
                <w:rPr>
                  <w:rFonts w:ascii="Times New Roman" w:hAnsi="Times New Roman" w:eastAsia="宋体"/>
                  <w:b w:val="0"/>
                  <w:sz w:val="18"/>
                </w:rPr>
                <w:t>7个价格节点</w:t>
              </w:r>
            </w:ins>
          </w:p>
        </w:tc>
      </w:tr>
      <w:tr>
        <w:trPr>
          <w:cantSplit/>
          <w:ins w:id="5595" w:author="xh" w:date="2026-10-14T09:08:03Z"/>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669" w:author="xh" w:date="2026-10-14T09:08:03Z"/>
              </w:rPr>
            </w:pPr>
            <w:ins w:id="5670" w:author="xh" w:date="2026-10-14T09:08:03Z">
              <w:r>
                <w:rPr>
                  <w:rFonts w:ascii="Times New Roman" w:hAnsi="Times New Roman" w:eastAsia="宋体"/>
                  <w:b w:val="0"/>
                  <w:sz w:val="18"/>
                </w:rPr>
                <w:t>电缆长度占比</w:t>
              </w:r>
            </w:ins>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671" w:author="xh" w:date="2026-10-14T09:08:03Z"/>
              </w:rPr>
            </w:pPr>
            <w:ins w:id="5672" w:author="xh" w:date="2026-10-14T09:08:03Z">
              <w:r>
                <w:rPr>
                  <w:rFonts w:ascii="Times New Roman" w:hAnsi="Times New Roman" w:eastAsia="宋体"/>
                  <w:b w:val="0"/>
                  <w:sz w:val="18"/>
                </w:rPr>
                <w:t>10%、30%、50%、80%、90%</w:t>
              </w:r>
            </w:ins>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673" w:author="xh" w:date="2026-10-14T09:08:03Z"/>
              </w:rPr>
            </w:pPr>
            <w:ins w:id="5674" w:author="xh" w:date="2026-10-14T09:08:03Z">
              <w:r>
                <w:rPr>
                  <w:rFonts w:ascii="Times New Roman" w:hAnsi="Times New Roman" w:eastAsia="宋体"/>
                  <w:b w:val="0"/>
                  <w:sz w:val="18"/>
                </w:rPr>
                <w:t>5</w:t>
              </w:r>
            </w:ins>
          </w:p>
        </w:tc>
      </w:tr>
      <w:tr>
        <w:trPr>
          <w:cantSplit/>
          <w:ins w:id="5596" w:author="xh" w:date="2026-10-14T09:08:03Z"/>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675" w:author="xh" w:date="2026-10-14T09:08:03Z"/>
              </w:rPr>
            </w:pPr>
            <w:ins w:id="5676" w:author="xh" w:date="2026-10-14T09:08:03Z">
              <w:r>
                <w:rPr>
                  <w:rFonts w:ascii="Times New Roman" w:hAnsi="Times New Roman" w:eastAsia="宋体"/>
                  <w:b w:val="0"/>
                  <w:sz w:val="18"/>
                </w:rPr>
                <w:t>储能支撑持续时间</w:t>
              </w:r>
            </w:ins>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677" w:author="xh" w:date="2026-10-14T09:08:03Z"/>
              </w:rPr>
            </w:pPr>
            <w:ins w:id="5678" w:author="xh" w:date="2026-10-14T09:08:03Z">
              <w:r>
                <w:rPr>
                  <w:rFonts w:ascii="Times New Roman" w:hAnsi="Times New Roman" w:eastAsia="宋体"/>
                  <w:b w:val="0"/>
                  <w:sz w:val="18"/>
                </w:rPr>
                <w:t>1～8 h，步长1 h</w:t>
              </w:r>
            </w:ins>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679" w:author="xh" w:date="2026-10-14T09:08:03Z"/>
              </w:rPr>
            </w:pPr>
            <w:ins w:id="5680" w:author="xh" w:date="2026-10-14T09:08:03Z">
              <w:r>
                <w:rPr>
                  <w:rFonts w:ascii="Times New Roman" w:hAnsi="Times New Roman" w:eastAsia="宋体"/>
                  <w:b w:val="0"/>
                  <w:sz w:val="18"/>
                </w:rPr>
                <w:t>8</w:t>
              </w:r>
            </w:ins>
          </w:p>
        </w:tc>
      </w:tr>
    </w:tbl>
    <w:p>
      <w:pPr>
        <w:pStyle w:val="Report35_2"/>
        <w:widowControl/>
        <w:spacing w:line="348" w:lineRule="exact" w:before="0" w:after="0"/>
        <w:ind w:firstLine="480"/>
        <w:jc w:val="both"/>
        <w:rPr>
          <w:ins w:id="5681" w:author="xh" w:date="2026-10-14T09:08:03Z"/>
        </w:rPr>
      </w:pPr>
      <w:ins w:id="5682" w:author="xh" w:date="2026-10-14T09:08:03Z">
        <w:r>
          <w:rPr>
            <w:rFonts w:ascii="Times New Roman" w:hAnsi="Times New Roman" w:eastAsia="方正仿宋_GBK"/>
            <w:b w:val="0"/>
            <w:sz w:val="24"/>
          </w:rPr>
          <w:t xml:space="preserve">电量情景采用8760小时合成源荷曲线，用户年负荷利用小时取4400 h，与两地区估计量级对应。等效日间窗口取08:00—18:00，用户负荷系数取0.30，夜间背景负荷按全年电量平衡确定。五个错开的夜峰保持区域合计峰值，站级分布按负荷分散系数调整。光伏采用典型曲线的日间形状，按电量渗透率校准出力并受装机容量限制，电量与装机渗透率之比取0.12～0.40，同时校核曲线能够达到的年发电量，零装机对应零电量。</w:t>
        </w:r>
      </w:ins>
    </w:p>
    <w:p>
      <w:pPr>
        <w:pStyle w:val="Report35_2"/>
        <w:widowControl/>
        <w:spacing w:line="348" w:lineRule="exact" w:before="0" w:after="0"/>
        <w:ind w:firstLine="480"/>
        <w:jc w:val="both"/>
        <w:rPr>
          <w:ins w:id="5683" w:author="xh" w:date="2026-10-14T09:08:03Z"/>
        </w:rPr>
      </w:pPr>
      <w:ins w:id="5684" w:author="xh" w:date="2026-10-14T09:08:03Z">
        <w:r>
          <w:rPr>
            <w:rFonts w:ascii="Times New Roman" w:hAnsi="Times New Roman" w:eastAsia="方正仿宋_GBK"/>
            <w:b w:val="0"/>
            <w:sz w:val="24"/>
          </w:rPr>
          <w:t xml:space="preserve">合成曲线设置连续极值平台，再按95%峰值阈值复算最长连续时长，并将该时长设为对应情景的储能支撑持续时间。设备比选提取区域正向高峰、各站局部高峰和日间反向极值，以既定正常及主变N-1约束确定主变、储能和联络配置。站级负载率取初始100 MVA容量和0.95功率因数，最大正反向净负荷先同期汇总站级功率再分别取极值。</w:t>
        </w:r>
      </w:ins>
    </w:p>
    <w:p>
      <w:pPr>
        <w:pStyle w:val="Report35_2"/>
        <w:widowControl/>
        <w:spacing w:line="348" w:lineRule="exact" w:before="0" w:after="0"/>
        <w:ind w:firstLine="480"/>
        <w:jc w:val="both"/>
        <w:rPr>
          <w:ins w:id="5685" w:author="xh" w:date="2026-10-14T09:08:03Z"/>
        </w:rPr>
      </w:pPr>
      <w:ins w:id="5686" w:author="xh" w:date="2026-10-14T09:08:03Z">
        <w:r>
          <w:rPr>
            <w:rFonts w:ascii="Times New Roman" w:hAnsi="Times New Roman" w:eastAsia="方正仿宋_GBK"/>
            <w:b w:val="0"/>
            <w:sz w:val="24"/>
          </w:rPr>
          <w:t xml:space="preserve">第一层评价指标与容载比的关联。针对每项指标组织受控取值序列，在组内固定其他源荷、网络、时间及价格条件，每组至少包含两个有效节点。对组内指标</w:t>
        </w:r>
      </w:ins>
      <w:ins w:id="5687" w:author="xh" w:date="2026-10-14T09:08:03Z">
        <m:oMath>
          <m:r>
            <m:rPr>
              <m:nor m:val="1"/>
            </m:rPr>
            <w:rPr>
              <w:rFonts w:ascii="Times New Roman" w:hAnsi="Times New Roman" w:cs="Times New Roman" w:eastAsia="方正仿宋_GBK"/>
              <w:i w:val="1"/>
              <w:iCs w:val="1"/>
            </w:rPr>
            <m:t>x</m:t>
          </m:r>
        </m:oMath>
      </w:ins>
      <w:ins w:id="5688" w:author="xh" w:date="2026-10-14T09:08:03Z">
        <w:r>
          <w:rPr>
            <w:rFonts w:ascii="Times New Roman" w:hAnsi="Times New Roman" w:eastAsia="方正仿宋_GBK"/>
            <w:b w:val="0"/>
            <w:sz w:val="24"/>
          </w:rPr>
          <w:t xml:space="preserve">和容载比</w:t>
        </w:r>
      </w:ins>
      <w:ins w:id="5689" w:author="xh" w:date="2026-10-14T09:08:03Z">
        <m:oMath>
          <m:r>
            <m:rPr>
              <m:nor m:val="1"/>
            </m:rPr>
            <w:rPr>
              <w:rFonts w:ascii="Times New Roman" w:hAnsi="Times New Roman" w:cs="Times New Roman" w:eastAsia="方正仿宋_GBK"/>
              <w:i w:val="1"/>
              <w:iCs w:val="1"/>
            </w:rPr>
            <m:t>R</m:t>
          </m:r>
        </m:oMath>
      </w:ins>
      <w:ins w:id="5690" w:author="xh" w:date="2026-10-14T09:08:03Z">
        <w:r>
          <w:rPr>
            <w:rFonts w:ascii="Times New Roman" w:hAnsi="Times New Roman" w:eastAsia="方正仿宋_GBK"/>
            <w:b w:val="0"/>
            <w:sz w:val="24"/>
          </w:rPr>
          <w:t xml:space="preserve">分别计算</w:t>
        </w:r>
      </w:ins>
      <w:ins w:id="5691" w:author="xh" w:date="2026-10-14T09:08:03Z">
        <m:oMath>
          <m:r>
            <m:rPr>
              <m:nor m:val="1"/>
            </m:rPr>
            <w:rPr>
              <w:rFonts w:ascii="Times New Roman" w:hAnsi="Times New Roman" w:cs="Times New Roman" w:eastAsia="方正仿宋_GBK"/>
              <w:i w:val="1"/>
              <w:iCs w:val="1"/>
            </w:rPr>
            <m:t>x</m:t>
          </m:r>
          <m:r>
            <m:rPr>
              <m:nor m:val="1"/>
            </m:rPr>
            <w:rPr>
              <w:rFonts w:ascii="Times New Roman" w:hAnsi="Times New Roman" w:cs="Times New Roman" w:eastAsia="方正仿宋_GBK"/>
              <w:i w:val="0"/>
              <w:iCs w:val="0"/>
            </w:rPr>
            <m:t>−</m:t>
          </m:r>
          <m:sSub>
            <m:e>
              <m:bar>
                <m:barPr>
                  <m:pos m:val="top"/>
                </m:barPr>
                <m:e>
                  <m:r>
                    <m:rPr>
                      <m:nor m:val="1"/>
                    </m:rPr>
                    <w:rPr>
                      <w:rFonts w:ascii="Times New Roman" w:hAnsi="Times New Roman" w:cs="Times New Roman" w:eastAsia="方正仿宋_GBK"/>
                      <w:i w:val="1"/>
                      <w:iCs w:val="1"/>
                    </w:rPr>
                    <m:t>x</m:t>
                  </m:r>
                </m:e>
              </m:bar>
            </m:e>
            <m:sub>
              <m:r>
                <m:rPr>
                  <m:sty m:val="p"/>
                  <m:nor m:val="1"/>
                </m:rPr>
                <w:rPr>
                  <w:rFonts w:ascii="Times New Roman" w:hAnsi="Times New Roman" w:cs="Times New Roman" w:eastAsia="方正仿宋_GBK"/>
                  <w:i w:val="0"/>
                  <w:iCs w:val="0"/>
                </w:rPr>
                <m:t>g</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p</m:t>
              </m:r>
            </m:sub>
          </m:sSub>
        </m:oMath>
      </w:ins>
      <w:ins w:id="5692" w:author="xh" w:date="2026-10-14T09:08:03Z">
        <w:r>
          <w:rPr>
            <w:rFonts w:ascii="Times New Roman" w:hAnsi="Times New Roman" w:eastAsia="方正仿宋_GBK"/>
            <w:b w:val="0"/>
            <w:sz w:val="24"/>
          </w:rPr>
          <w:t xml:space="preserve">、</w:t>
        </w:r>
      </w:ins>
      <w:ins w:id="5693" w:author="xh" w:date="2026-10-14T09:08:03Z">
        <m:oMath>
          <m:r>
            <m:rPr>
              <m:nor m:val="1"/>
            </m:rPr>
            <w:rPr>
              <w:rFonts w:ascii="Times New Roman" w:hAnsi="Times New Roman" w:cs="Times New Roman" w:eastAsia="方正仿宋_GBK"/>
              <w:i w:val="1"/>
              <w:iCs w:val="1"/>
            </w:rPr>
            <m:t>R</m:t>
          </m:r>
          <m:r>
            <m:rPr>
              <m:nor m:val="1"/>
            </m:rPr>
            <w:rPr>
              <w:rFonts w:ascii="Times New Roman" w:hAnsi="Times New Roman" w:cs="Times New Roman" w:eastAsia="方正仿宋_GBK"/>
              <w:i w:val="0"/>
              <w:iCs w:val="0"/>
            </w:rPr>
            <m:t>−</m:t>
          </m:r>
          <m:sSub>
            <m:e>
              <m:bar>
                <m:barPr>
                  <m:pos m:val="top"/>
                </m:barPr>
                <m:e>
                  <m:r>
                    <m:rPr>
                      <m:nor m:val="1"/>
                    </m:rPr>
                    <w:rPr>
                      <w:rFonts w:ascii="Times New Roman" w:hAnsi="Times New Roman" w:cs="Times New Roman" w:eastAsia="方正仿宋_GBK"/>
                      <w:i w:val="1"/>
                      <w:iCs w:val="1"/>
                    </w:rPr>
                    <m:t>R</m:t>
                  </m:r>
                </m:e>
              </m:bar>
            </m:e>
            <m:sub>
              <m:r>
                <m:rPr>
                  <m:sty m:val="p"/>
                  <m:nor m:val="1"/>
                </m:rPr>
                <w:rPr>
                  <w:rFonts w:ascii="Times New Roman" w:hAnsi="Times New Roman" w:cs="Times New Roman" w:eastAsia="方正仿宋_GBK"/>
                  <w:i w:val="0"/>
                  <w:iCs w:val="0"/>
                </w:rPr>
                <m:t>g</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p</m:t>
              </m:r>
            </m:sub>
          </m:sSub>
        </m:oMath>
      </w:ins>
      <w:ins w:id="5694" w:author="xh" w:date="2026-10-14T09:08:03Z">
        <w:r>
          <w:rPr>
            <w:rFonts w:ascii="Times New Roman" w:hAnsi="Times New Roman" w:eastAsia="方正仿宋_GBK"/>
            <w:b w:val="0"/>
            <w:sz w:val="24"/>
          </w:rPr>
          <w:t xml:space="preserve">，汇总节点计算Pearson系数，节点等权并保留零容量响应组</w:t>
        </w:r>
        <w:ins w:id="6578" w:author="xh" w:date="2026-10-14T09:30:10Z">
          <w:r>
            <w:rPr>
              <w:rFonts w:ascii="Times New Roman" w:hAnsi="Times New Roman" w:eastAsia="方正仿宋_GBK"/>
              <w:b w:val="0"/>
              <w:sz w:val="24"/>
            </w:rPr>
            <w:t xml:space="preserve">[12]</w:t>
          </w:r>
        </w:ins>
        <w:r>
          <w:rPr>
            <w:rFonts w:ascii="Times New Roman" w:hAnsi="Times New Roman" w:eastAsia="方正仿宋_GBK"/>
            <w:b w:val="0"/>
            <w:sz w:val="24"/>
          </w:rPr>
          <w:t xml:space="preserve">。正向净负荷沿增长率序列分析，反向净负荷和站级负载率沿电量序列分析，两项投资比分别沿独立价格序列分析。</w:t>
        </w:r>
        <w:del w:id="6579" w:author="xh" w:date="2026-10-14T09:30:10Z">
          <w:r>
            <w:rPr>
              <w:rFonts w:ascii="Times New Roman" w:hAnsi="Times New Roman" w:eastAsia="方正仿宋_GBK"/>
              <w:b w:val="0"/>
              <w:sz w:val="24"/>
            </w:rPr>
            <w:delText xml:space="preserve">Spearman按组内排序检验关联方向[12][13]。</w:delText>
          </w:r>
        </w:del>
      </w:ins>
    </w:p>
    <w:p>
      <w:pPr>
        <w:pStyle w:val="Report35_2"/>
        <w:widowControl/>
        <w:spacing w:line="348" w:lineRule="exact" w:before="0" w:after="0"/>
        <w:ind w:firstLine="480"/>
        <w:jc w:val="both"/>
        <w:rPr>
          <w:ins w:id="5695" w:author="xh" w:date="2026-10-14T09:08:03Z"/>
        </w:rPr>
      </w:pPr>
      <w:ins w:id="5696" w:author="xh" w:date="2026-10-14T09:08:03Z">
        <w:r>
          <w:rPr>
            <w:rFonts w:ascii="Times New Roman" w:hAnsi="Times New Roman" w:eastAsia="方正仿宋_GBK"/>
            <w:b w:val="0"/>
            <w:sz w:val="24"/>
          </w:rPr>
          <w:t xml:space="preserve">本研究以组内Pearson绝对值不低于0.40作为第一层的相关强度要求，使达到一定关联程度的指标进入下一层比较。第二层计算十三项指标的两两相关，在78个指标配对中以Pearson绝对值不低于0.70识别信息重叠较多的指标组。同组优先采用直接描述规划条件的基础输入参数，再核对入选参数之间的相关矩阵。两个阈值用于本研究的推广维度归纳，统计对象为上述有效仿真情景。</w:t>
        </w:r>
      </w:ins>
    </w:p>
    <w:p>
      <w:pPr>
        <w:pStyle w:val="Report35_5"/>
        <w:keepNext/>
        <w:numPr>
          <w:numId w:val="0"/>
        </w:numPr>
        <w:spacing w:line="390" w:lineRule="exact" w:before="160" w:after="120"/>
        <w:ind w:firstLine="0"/>
        <w:rPr>
          <w:ins w:id="5697" w:author="xh" w:date="2026-10-14T09:08:03Z"/>
        </w:rPr>
      </w:pPr>
      <w:ins w:id="5698" w:author="xh" w:date="2026-10-14T09:08:03Z">
        <w:r>
          <w:rPr>
            <w:rFonts w:ascii="Times New Roman" w:hAnsi="Times New Roman" w:eastAsia="方正仿宋_GBK"/>
            <w:b/>
            <w:sz w:val="26"/>
          </w:rPr>
          <w:t xml:space="preserve">5.1.3 与容载比的相关性筛选</w:t>
        </w:r>
      </w:ins>
    </w:p>
    <w:p>
      <w:pPr>
        <w:pStyle w:val="Report35_FirstParagraph"/>
        <w:keepNext/>
        <w:spacing w:line="280" w:lineRule="exact" w:before="120" w:after="80"/>
        <w:ind w:firstLine="0"/>
        <w:jc w:val="center"/>
        <w:rPr>
          <w:ins w:id="5699" w:author="xh" w:date="2026-10-14T09:08:03Z"/>
        </w:rPr>
      </w:pPr>
      <w:ins w:id="5700" w:author="xh" w:date="2026-10-14T09:08:03Z">
        <w:r>
          <w:rPr>
            <w:rFonts w:ascii="Times New Roman" w:hAnsi="Times New Roman" w:eastAsia="宋体"/>
            <w:b w:val="0"/>
            <w:sz w:val="21"/>
          </w:rPr>
          <w:t xml:space="preserve">表9 十三项指标与容载比的组内相关</w:t>
        </w:r>
      </w:ins>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ins w:id="5701" w:author="xh" w:date="2026-10-14T09:08:03Z"/>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5715" w:author="xh" w:date="2026-10-14T09:08:03Z"/>
              </w:rPr>
            </w:pPr>
            <w:ins w:id="5716" w:author="xh" w:date="2026-10-14T09:08:03Z">
              <w:r>
                <w:rPr>
                  <w:rFonts w:ascii="Times New Roman" w:hAnsi="Times New Roman" w:eastAsia="宋体"/>
                  <w:b/>
                  <w:sz w:val="18"/>
                </w:rPr>
                <w:t>指标</w:t>
              </w:r>
            </w:ins>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5717" w:author="xh" w:date="2026-10-14T09:08:03Z"/>
              </w:rPr>
            </w:pPr>
            <w:ins w:id="5718" w:author="xh" w:date="2026-10-14T09:08:03Z">
              <w:r>
                <w:rPr>
                  <w:rFonts w:ascii="Times New Roman" w:hAnsi="Times New Roman" w:eastAsia="宋体"/>
                  <w:b/>
                  <w:sz w:val="18"/>
                </w:rPr>
                <w:t>有效组数</w:t>
              </w:r>
            </w:ins>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5719" w:author="xh" w:date="2026-10-14T09:08:03Z"/>
              </w:rPr>
            </w:pPr>
            <w:ins w:id="5720" w:author="xh" w:date="2026-10-14T09:08:03Z">
              <w:r>
                <w:rPr>
                  <w:rFonts w:ascii="Times New Roman" w:hAnsi="Times New Roman" w:eastAsia="宋体"/>
                  <w:b/>
                  <w:sz w:val="18"/>
                </w:rPr>
                <w:t>有效节点数</w:t>
              </w:r>
            </w:ins>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5721" w:author="xh" w:date="2026-10-14T09:08:03Z"/>
              </w:rPr>
            </w:pPr>
            <w:ins w:id="5722" w:author="xh" w:date="2026-10-14T09:08:03Z">
              <w:r>
                <w:rPr>
                  <w:rFonts w:ascii="Times New Roman" w:hAnsi="Times New Roman" w:eastAsia="宋体"/>
                  <w:b/>
                  <w:sz w:val="18"/>
                </w:rPr>
                <w:t>Pearson</w:t>
              </w:r>
            </w:ins>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5723" w:author="xh" w:date="2026-10-14T09:08:03Z"/>
              </w:rPr>
            </w:pPr>
            <w:ins w:id="5724" w:author="xh" w:date="2026-10-14T09:08:03Z">
              <w:r>
                <w:rPr>
                  <w:rFonts w:ascii="Times New Roman" w:hAnsi="Times New Roman" w:eastAsia="宋体"/>
                  <w:b/>
                  <w:sz w:val="18"/>
                </w:rPr>
                <w:t>容量响应组占比</w:t>
              </w:r>
            </w:ins>
          </w:p>
        </w:tc>
      </w:tr>
      <w:tr>
        <w:trPr>
          <w:cantSplit/>
          <w:ins w:id="5702" w:author="xh" w:date="2026-10-14T09:08:03Z"/>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725" w:author="xh" w:date="2026-10-14T09:08:03Z"/>
              </w:rPr>
            </w:pPr>
            <w:ins w:id="5726" w:author="xh" w:date="2026-10-14T09:08:03Z">
              <w:r>
                <w:rPr>
                  <w:rFonts w:ascii="Times New Roman" w:hAnsi="Times New Roman" w:eastAsia="宋体"/>
                  <w:b w:val="0"/>
                  <w:sz w:val="18"/>
                </w:rPr>
                <w:t>分布式电源装机渗透率</w:t>
              </w:r>
            </w:ins>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727" w:author="xh" w:date="2026-10-14T09:08:03Z"/>
              </w:rPr>
            </w:pPr>
            <w:ins w:id="5728" w:author="xh" w:date="2026-10-14T09:08:03Z">
              <w:r>
                <w:rPr>
                  <w:rFonts w:ascii="Times New Roman" w:hAnsi="Times New Roman" w:eastAsia="宋体"/>
                  <w:b w:val="0"/>
                  <w:sz w:val="18"/>
                </w:rPr>
                <w:t>2484</w:t>
              </w:r>
            </w:ins>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729" w:author="xh" w:date="2026-10-14T09:08:03Z"/>
              </w:rPr>
            </w:pPr>
            <w:ins w:id="5730" w:author="xh" w:date="2026-10-14T09:08:03Z">
              <w:r>
                <w:rPr>
                  <w:rFonts w:ascii="Times New Roman" w:hAnsi="Times New Roman" w:eastAsia="宋体"/>
                  <w:b w:val="0"/>
                  <w:sz w:val="18"/>
                </w:rPr>
                <w:t>32112</w:t>
              </w:r>
            </w:ins>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731" w:author="xh" w:date="2026-10-14T09:08:03Z"/>
              </w:rPr>
            </w:pPr>
            <w:ins w:id="5732" w:author="xh" w:date="2026-10-14T09:08:03Z">
              <w:r>
                <w:rPr>
                  <w:rFonts w:ascii="Times New Roman" w:hAnsi="Times New Roman" w:eastAsia="宋体"/>
                  <w:b w:val="0"/>
                  <w:sz w:val="18"/>
                </w:rPr>
                <w:t>0.88</w:t>
              </w:r>
            </w:ins>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733" w:author="xh" w:date="2026-10-14T09:08:03Z"/>
              </w:rPr>
            </w:pPr>
            <w:ins w:id="5734" w:author="xh" w:date="2026-10-14T09:08:03Z">
              <w:r>
                <w:rPr>
                  <w:rFonts w:ascii="Times New Roman" w:hAnsi="Times New Roman" w:eastAsia="宋体"/>
                  <w:b w:val="0"/>
                  <w:sz w:val="18"/>
                </w:rPr>
                <w:t>100%</w:t>
              </w:r>
            </w:ins>
          </w:p>
        </w:tc>
      </w:tr>
      <w:tr>
        <w:trPr>
          <w:cantSplit/>
          <w:ins w:id="5703" w:author="xh" w:date="2026-10-14T09:08:03Z"/>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735" w:author="xh" w:date="2026-10-14T09:08:03Z"/>
              </w:rPr>
            </w:pPr>
            <w:ins w:id="5736" w:author="xh" w:date="2026-10-14T09:08:03Z">
              <w:r>
                <w:rPr>
                  <w:rFonts w:ascii="Times New Roman" w:hAnsi="Times New Roman" w:eastAsia="宋体"/>
                  <w:b w:val="0"/>
                  <w:sz w:val="18"/>
                </w:rPr>
                <w:t>分布式电源电量渗透率</w:t>
              </w:r>
            </w:ins>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737" w:author="xh" w:date="2026-10-14T09:08:03Z"/>
              </w:rPr>
            </w:pPr>
            <w:ins w:id="5738" w:author="xh" w:date="2026-10-14T09:08:03Z">
              <w:r>
                <w:rPr>
                  <w:rFonts w:ascii="Times New Roman" w:hAnsi="Times New Roman" w:eastAsia="宋体"/>
                  <w:b w:val="0"/>
                  <w:sz w:val="18"/>
                </w:rPr>
                <w:t>19880</w:t>
              </w:r>
            </w:ins>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739" w:author="xh" w:date="2026-10-14T09:08:03Z"/>
              </w:rPr>
            </w:pPr>
            <w:ins w:id="5740" w:author="xh" w:date="2026-10-14T09:08:03Z">
              <w:r>
                <w:rPr>
                  <w:rFonts w:ascii="Times New Roman" w:hAnsi="Times New Roman" w:eastAsia="宋体"/>
                  <w:b w:val="0"/>
                  <w:sz w:val="18"/>
                </w:rPr>
                <w:t>60798</w:t>
              </w:r>
            </w:ins>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741" w:author="xh" w:date="2026-10-14T09:08:03Z"/>
              </w:rPr>
            </w:pPr>
            <w:ins w:id="5742" w:author="xh" w:date="2026-10-14T09:08:03Z">
              <w:r>
                <w:rPr>
                  <w:rFonts w:ascii="Times New Roman" w:hAnsi="Times New Roman" w:eastAsia="宋体"/>
                  <w:b w:val="0"/>
                  <w:sz w:val="18"/>
                </w:rPr>
                <w:t>0.89</w:t>
              </w:r>
            </w:ins>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743" w:author="xh" w:date="2026-10-14T09:08:03Z"/>
              </w:rPr>
            </w:pPr>
            <w:ins w:id="5744" w:author="xh" w:date="2026-10-14T09:08:03Z">
              <w:r>
                <w:rPr>
                  <w:rFonts w:ascii="Times New Roman" w:hAnsi="Times New Roman" w:eastAsia="宋体"/>
                  <w:b w:val="0"/>
                  <w:sz w:val="18"/>
                </w:rPr>
                <w:t>57%</w:t>
              </w:r>
            </w:ins>
          </w:p>
        </w:tc>
      </w:tr>
      <w:tr>
        <w:trPr>
          <w:cantSplit/>
          <w:ins w:id="5704" w:author="xh" w:date="2026-10-14T09:08:03Z"/>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745" w:author="xh" w:date="2026-10-14T09:08:03Z"/>
              </w:rPr>
            </w:pPr>
            <w:ins w:id="5746" w:author="xh" w:date="2026-10-14T09:08:03Z">
              <w:r>
                <w:rPr>
                  <w:rFonts w:ascii="Times New Roman" w:hAnsi="Times New Roman" w:eastAsia="宋体"/>
                  <w:b w:val="0"/>
                  <w:sz w:val="18"/>
                </w:rPr>
                <w:t>站级负载率最大值</w:t>
              </w:r>
            </w:ins>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747" w:author="xh" w:date="2026-10-14T09:08:03Z"/>
              </w:rPr>
            </w:pPr>
            <w:ins w:id="5748" w:author="xh" w:date="2026-10-14T09:08:03Z">
              <w:r>
                <w:rPr>
                  <w:rFonts w:ascii="Times New Roman" w:hAnsi="Times New Roman" w:eastAsia="宋体"/>
                  <w:b w:val="0"/>
                  <w:sz w:val="18"/>
                </w:rPr>
                <w:t>19880</w:t>
              </w:r>
            </w:ins>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749" w:author="xh" w:date="2026-10-14T09:08:03Z"/>
              </w:rPr>
            </w:pPr>
            <w:ins w:id="5750" w:author="xh" w:date="2026-10-14T09:08:03Z">
              <w:r>
                <w:rPr>
                  <w:rFonts w:ascii="Times New Roman" w:hAnsi="Times New Roman" w:eastAsia="宋体"/>
                  <w:b w:val="0"/>
                  <w:sz w:val="18"/>
                </w:rPr>
                <w:t>60798</w:t>
              </w:r>
            </w:ins>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751" w:author="xh" w:date="2026-10-14T09:08:03Z"/>
              </w:rPr>
            </w:pPr>
            <w:ins w:id="5752" w:author="xh" w:date="2026-10-14T09:08:03Z">
              <w:r>
                <w:rPr>
                  <w:rFonts w:ascii="Times New Roman" w:hAnsi="Times New Roman" w:eastAsia="宋体"/>
                  <w:b w:val="0"/>
                  <w:sz w:val="18"/>
                </w:rPr>
                <w:t>0.92</w:t>
              </w:r>
            </w:ins>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753" w:author="xh" w:date="2026-10-14T09:08:03Z"/>
              </w:rPr>
            </w:pPr>
            <w:ins w:id="5754" w:author="xh" w:date="2026-10-14T09:08:03Z">
              <w:r>
                <w:rPr>
                  <w:rFonts w:ascii="Times New Roman" w:hAnsi="Times New Roman" w:eastAsia="宋体"/>
                  <w:b w:val="0"/>
                  <w:sz w:val="18"/>
                </w:rPr>
                <w:t>57%</w:t>
              </w:r>
            </w:ins>
          </w:p>
        </w:tc>
      </w:tr>
      <w:tr>
        <w:trPr>
          <w:cantSplit/>
          <w:ins w:id="5705" w:author="xh" w:date="2026-10-14T09:08:03Z"/>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755" w:author="xh" w:date="2026-10-14T09:08:03Z"/>
              </w:rPr>
            </w:pPr>
            <w:ins w:id="5756" w:author="xh" w:date="2026-10-14T09:08:03Z">
              <w:r>
                <w:rPr>
                  <w:rFonts w:ascii="Times New Roman" w:hAnsi="Times New Roman" w:eastAsia="宋体"/>
                  <w:b w:val="0"/>
                  <w:sz w:val="18"/>
                </w:rPr>
                <w:t>最大正向净负荷</w:t>
              </w:r>
            </w:ins>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757" w:author="xh" w:date="2026-10-14T09:08:03Z"/>
              </w:rPr>
            </w:pPr>
            <w:ins w:id="5758" w:author="xh" w:date="2026-10-14T09:08:03Z">
              <w:r>
                <w:rPr>
                  <w:rFonts w:ascii="Times New Roman" w:hAnsi="Times New Roman" w:eastAsia="宋体"/>
                  <w:b w:val="0"/>
                  <w:sz w:val="18"/>
                </w:rPr>
                <w:t>11988</w:t>
              </w:r>
            </w:ins>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759" w:author="xh" w:date="2026-10-14T09:08:03Z"/>
              </w:rPr>
            </w:pPr>
            <w:ins w:id="5760" w:author="xh" w:date="2026-10-14T09:08:03Z">
              <w:r>
                <w:rPr>
                  <w:rFonts w:ascii="Times New Roman" w:hAnsi="Times New Roman" w:eastAsia="宋体"/>
                  <w:b w:val="0"/>
                  <w:sz w:val="18"/>
                </w:rPr>
                <w:t>88781</w:t>
              </w:r>
            </w:ins>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761" w:author="xh" w:date="2026-10-14T09:08:03Z"/>
              </w:rPr>
            </w:pPr>
            <w:ins w:id="5762" w:author="xh" w:date="2026-10-14T09:08:03Z">
              <w:r>
                <w:rPr>
                  <w:rFonts w:ascii="Times New Roman" w:hAnsi="Times New Roman" w:eastAsia="宋体"/>
                  <w:b w:val="0"/>
                  <w:sz w:val="18"/>
                </w:rPr>
                <w:t>-0.78</w:t>
              </w:r>
            </w:ins>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763" w:author="xh" w:date="2026-10-14T09:08:03Z"/>
              </w:rPr>
            </w:pPr>
            <w:ins w:id="5764" w:author="xh" w:date="2026-10-14T09:08:03Z">
              <w:r>
                <w:rPr>
                  <w:rFonts w:ascii="Times New Roman" w:hAnsi="Times New Roman" w:eastAsia="宋体"/>
                  <w:b w:val="0"/>
                  <w:sz w:val="18"/>
                </w:rPr>
                <w:t>93%</w:t>
              </w:r>
            </w:ins>
          </w:p>
        </w:tc>
      </w:tr>
      <w:tr>
        <w:trPr>
          <w:cantSplit/>
          <w:ins w:id="5706" w:author="xh" w:date="2026-10-14T09:08:03Z"/>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765" w:author="xh" w:date="2026-10-14T09:08:03Z"/>
              </w:rPr>
            </w:pPr>
            <w:ins w:id="5766" w:author="xh" w:date="2026-10-14T09:08:03Z">
              <w:r>
                <w:rPr>
                  <w:rFonts w:ascii="Times New Roman" w:hAnsi="Times New Roman" w:eastAsia="宋体"/>
                  <w:b w:val="0"/>
                  <w:sz w:val="18"/>
                </w:rPr>
                <w:t>最大反向净负荷</w:t>
              </w:r>
            </w:ins>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767" w:author="xh" w:date="2026-10-14T09:08:03Z"/>
              </w:rPr>
            </w:pPr>
            <w:ins w:id="5768" w:author="xh" w:date="2026-10-14T09:08:03Z">
              <w:r>
                <w:rPr>
                  <w:rFonts w:ascii="Times New Roman" w:hAnsi="Times New Roman" w:eastAsia="宋体"/>
                  <w:b w:val="0"/>
                  <w:sz w:val="18"/>
                </w:rPr>
                <w:t>19880</w:t>
              </w:r>
            </w:ins>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769" w:author="xh" w:date="2026-10-14T09:08:03Z"/>
              </w:rPr>
            </w:pPr>
            <w:ins w:id="5770" w:author="xh" w:date="2026-10-14T09:08:03Z">
              <w:r>
                <w:rPr>
                  <w:rFonts w:ascii="Times New Roman" w:hAnsi="Times New Roman" w:eastAsia="宋体"/>
                  <w:b w:val="0"/>
                  <w:sz w:val="18"/>
                </w:rPr>
                <w:t>60798</w:t>
              </w:r>
            </w:ins>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771" w:author="xh" w:date="2026-10-14T09:08:03Z"/>
              </w:rPr>
            </w:pPr>
            <w:ins w:id="5772" w:author="xh" w:date="2026-10-14T09:08:03Z">
              <w:r>
                <w:rPr>
                  <w:rFonts w:ascii="Times New Roman" w:hAnsi="Times New Roman" w:eastAsia="宋体"/>
                  <w:b w:val="0"/>
                  <w:sz w:val="18"/>
                </w:rPr>
                <w:t>0.88</w:t>
              </w:r>
            </w:ins>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773" w:author="xh" w:date="2026-10-14T09:08:03Z"/>
              </w:rPr>
            </w:pPr>
            <w:ins w:id="5774" w:author="xh" w:date="2026-10-14T09:08:03Z">
              <w:r>
                <w:rPr>
                  <w:rFonts w:ascii="Times New Roman" w:hAnsi="Times New Roman" w:eastAsia="宋体"/>
                  <w:b w:val="0"/>
                  <w:sz w:val="18"/>
                </w:rPr>
                <w:t>57%</w:t>
              </w:r>
            </w:ins>
          </w:p>
        </w:tc>
      </w:tr>
      <w:tr>
        <w:trPr>
          <w:cantSplit/>
          <w:ins w:id="5707" w:author="xh" w:date="2026-10-14T09:08:03Z"/>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775" w:author="xh" w:date="2026-10-14T09:08:03Z"/>
              </w:rPr>
            </w:pPr>
            <w:ins w:id="5776" w:author="xh" w:date="2026-10-14T09:08:03Z">
              <w:r>
                <w:rPr>
                  <w:rFonts w:ascii="Times New Roman" w:hAnsi="Times New Roman" w:eastAsia="宋体"/>
                  <w:b w:val="0"/>
                  <w:sz w:val="18"/>
                </w:rPr>
                <w:t>年最大净负荷平均增长率</w:t>
              </w:r>
            </w:ins>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777" w:author="xh" w:date="2026-10-14T09:08:03Z"/>
              </w:rPr>
            </w:pPr>
            <w:ins w:id="5778" w:author="xh" w:date="2026-10-14T09:08:03Z">
              <w:r>
                <w:rPr>
                  <w:rFonts w:ascii="Times New Roman" w:hAnsi="Times New Roman" w:eastAsia="宋体"/>
                  <w:b w:val="0"/>
                  <w:sz w:val="18"/>
                </w:rPr>
                <w:t>4329</w:t>
              </w:r>
            </w:ins>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779" w:author="xh" w:date="2026-10-14T09:08:03Z"/>
              </w:rPr>
            </w:pPr>
            <w:ins w:id="5780" w:author="xh" w:date="2026-10-14T09:08:03Z">
              <w:r>
                <w:rPr>
                  <w:rFonts w:ascii="Times New Roman" w:hAnsi="Times New Roman" w:eastAsia="宋体"/>
                  <w:b w:val="0"/>
                  <w:sz w:val="18"/>
                </w:rPr>
                <w:t>32112</w:t>
              </w:r>
            </w:ins>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781" w:author="xh" w:date="2026-10-14T09:08:03Z"/>
              </w:rPr>
            </w:pPr>
            <w:ins w:id="5782" w:author="xh" w:date="2026-10-14T09:08:03Z">
              <w:r>
                <w:rPr>
                  <w:rFonts w:ascii="Times New Roman" w:hAnsi="Times New Roman" w:eastAsia="宋体"/>
                  <w:b w:val="0"/>
                  <w:sz w:val="18"/>
                </w:rPr>
                <w:t>-0.80</w:t>
              </w:r>
            </w:ins>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783" w:author="xh" w:date="2026-10-14T09:08:03Z"/>
              </w:rPr>
            </w:pPr>
            <w:ins w:id="5784" w:author="xh" w:date="2026-10-14T09:08:03Z">
              <w:r>
                <w:rPr>
                  <w:rFonts w:ascii="Times New Roman" w:hAnsi="Times New Roman" w:eastAsia="宋体"/>
                  <w:b w:val="0"/>
                  <w:sz w:val="18"/>
                </w:rPr>
                <w:t>89%</w:t>
              </w:r>
            </w:ins>
          </w:p>
        </w:tc>
      </w:tr>
      <w:tr>
        <w:trPr>
          <w:cantSplit/>
          <w:ins w:id="5708" w:author="xh" w:date="2026-10-14T09:08:03Z"/>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785" w:author="xh" w:date="2026-10-14T09:08:03Z"/>
              </w:rPr>
            </w:pPr>
            <w:ins w:id="5786" w:author="xh" w:date="2026-10-14T09:08:03Z">
              <w:r>
                <w:rPr>
                  <w:rFonts w:ascii="Times New Roman" w:hAnsi="Times New Roman" w:eastAsia="宋体"/>
                  <w:b w:val="0"/>
                  <w:sz w:val="18"/>
                </w:rPr>
                <w:t>95%峰值持续时间</w:t>
              </w:r>
            </w:ins>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787" w:author="xh" w:date="2026-10-14T09:08:03Z"/>
              </w:rPr>
            </w:pPr>
            <w:ins w:id="5788" w:author="xh" w:date="2026-10-14T09:08:03Z">
              <w:r>
                <w:rPr>
                  <w:rFonts w:ascii="Times New Roman" w:hAnsi="Times New Roman" w:eastAsia="宋体"/>
                  <w:b w:val="0"/>
                  <w:sz w:val="18"/>
                </w:rPr>
                <w:t>5140</w:t>
              </w:r>
            </w:ins>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789" w:author="xh" w:date="2026-10-14T09:08:03Z"/>
              </w:rPr>
            </w:pPr>
            <w:ins w:id="5790" w:author="xh" w:date="2026-10-14T09:08:03Z">
              <w:r>
                <w:rPr>
                  <w:rFonts w:ascii="Times New Roman" w:hAnsi="Times New Roman" w:eastAsia="宋体"/>
                  <w:b w:val="0"/>
                  <w:sz w:val="18"/>
                </w:rPr>
                <w:t>41118</w:t>
              </w:r>
            </w:ins>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791" w:author="xh" w:date="2026-10-14T09:08:03Z"/>
              </w:rPr>
            </w:pPr>
            <w:ins w:id="5792" w:author="xh" w:date="2026-10-14T09:08:03Z">
              <w:r>
                <w:rPr>
                  <w:rFonts w:ascii="Times New Roman" w:hAnsi="Times New Roman" w:eastAsia="宋体"/>
                  <w:b w:val="0"/>
                  <w:sz w:val="18"/>
                </w:rPr>
                <w:t>0.26</w:t>
              </w:r>
            </w:ins>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793" w:author="xh" w:date="2026-10-14T09:08:03Z"/>
              </w:rPr>
            </w:pPr>
            <w:ins w:id="5794" w:author="xh" w:date="2026-10-14T09:08:03Z">
              <w:r>
                <w:rPr>
                  <w:rFonts w:ascii="Times New Roman" w:hAnsi="Times New Roman" w:eastAsia="宋体"/>
                  <w:b w:val="0"/>
                  <w:sz w:val="18"/>
                </w:rPr>
                <w:t>17%</w:t>
              </w:r>
            </w:ins>
          </w:p>
        </w:tc>
      </w:tr>
      <w:tr>
        <w:trPr>
          <w:cantSplit/>
          <w:ins w:id="5709" w:author="xh" w:date="2026-10-14T09:08:03Z"/>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795" w:author="xh" w:date="2026-10-14T09:08:03Z"/>
              </w:rPr>
            </w:pPr>
            <w:ins w:id="5796" w:author="xh" w:date="2026-10-14T09:08:03Z">
              <w:r>
                <w:rPr>
                  <w:rFonts w:ascii="Times New Roman" w:hAnsi="Times New Roman" w:eastAsia="宋体"/>
                  <w:b w:val="0"/>
                  <w:sz w:val="18"/>
                </w:rPr>
                <w:t>负荷分散系数</w:t>
              </w:r>
            </w:ins>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797" w:author="xh" w:date="2026-10-14T09:08:03Z"/>
              </w:rPr>
            </w:pPr>
            <w:ins w:id="5798" w:author="xh" w:date="2026-10-14T09:08:03Z">
              <w:r>
                <w:rPr>
                  <w:rFonts w:ascii="Times New Roman" w:hAnsi="Times New Roman" w:eastAsia="宋体"/>
                  <w:b w:val="0"/>
                  <w:sz w:val="18"/>
                </w:rPr>
                <w:t>10608</w:t>
              </w:r>
            </w:ins>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799" w:author="xh" w:date="2026-10-14T09:08:03Z"/>
              </w:rPr>
            </w:pPr>
            <w:ins w:id="5800" w:author="xh" w:date="2026-10-14T09:08:03Z">
              <w:r>
                <w:rPr>
                  <w:rFonts w:ascii="Times New Roman" w:hAnsi="Times New Roman" w:eastAsia="宋体"/>
                  <w:b w:val="0"/>
                  <w:sz w:val="18"/>
                </w:rPr>
                <w:t>31473</w:t>
              </w:r>
            </w:ins>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801" w:author="xh" w:date="2026-10-14T09:08:03Z"/>
              </w:rPr>
            </w:pPr>
            <w:ins w:id="5802" w:author="xh" w:date="2026-10-14T09:08:03Z">
              <w:r>
                <w:rPr>
                  <w:rFonts w:ascii="Times New Roman" w:hAnsi="Times New Roman" w:eastAsia="宋体"/>
                  <w:b w:val="0"/>
                  <w:sz w:val="18"/>
                </w:rPr>
                <w:t>0.52</w:t>
              </w:r>
            </w:ins>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803" w:author="xh" w:date="2026-10-14T09:08:03Z"/>
              </w:rPr>
            </w:pPr>
            <w:ins w:id="5804" w:author="xh" w:date="2026-10-14T09:08:03Z">
              <w:r>
                <w:rPr>
                  <w:rFonts w:ascii="Times New Roman" w:hAnsi="Times New Roman" w:eastAsia="宋体"/>
                  <w:b w:val="0"/>
                  <w:sz w:val="18"/>
                </w:rPr>
                <w:t>37%</w:t>
              </w:r>
            </w:ins>
          </w:p>
        </w:tc>
      </w:tr>
      <w:tr>
        <w:trPr>
          <w:cantSplit/>
          <w:ins w:id="5710" w:author="xh" w:date="2026-10-14T09:08:03Z"/>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805" w:author="xh" w:date="2026-10-14T09:08:03Z"/>
              </w:rPr>
            </w:pPr>
            <w:ins w:id="5806" w:author="xh" w:date="2026-10-14T09:08:03Z">
              <w:r>
                <w:rPr>
                  <w:rFonts w:ascii="Times New Roman" w:hAnsi="Times New Roman" w:eastAsia="宋体"/>
                  <w:b w:val="0"/>
                  <w:sz w:val="18"/>
                </w:rPr>
                <w:t>初始转供率</w:t>
              </w:r>
            </w:ins>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807" w:author="xh" w:date="2026-10-14T09:08:03Z"/>
              </w:rPr>
            </w:pPr>
            <w:ins w:id="5808" w:author="xh" w:date="2026-10-14T09:08:03Z">
              <w:r>
                <w:rPr>
                  <w:rFonts w:ascii="Times New Roman" w:hAnsi="Times New Roman" w:eastAsia="宋体"/>
                  <w:b w:val="0"/>
                  <w:sz w:val="18"/>
                </w:rPr>
                <w:t>4680</w:t>
              </w:r>
            </w:ins>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809" w:author="xh" w:date="2026-10-14T09:08:03Z"/>
              </w:rPr>
            </w:pPr>
            <w:ins w:id="5810" w:author="xh" w:date="2026-10-14T09:08:03Z">
              <w:r>
                <w:rPr>
                  <w:rFonts w:ascii="Times New Roman" w:hAnsi="Times New Roman" w:eastAsia="宋体"/>
                  <w:b w:val="0"/>
                  <w:sz w:val="18"/>
                </w:rPr>
                <w:t>32058</w:t>
              </w:r>
            </w:ins>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811" w:author="xh" w:date="2026-10-14T09:08:03Z"/>
              </w:rPr>
            </w:pPr>
            <w:ins w:id="5812" w:author="xh" w:date="2026-10-14T09:08:03Z">
              <w:r>
                <w:rPr>
                  <w:rFonts w:ascii="Times New Roman" w:hAnsi="Times New Roman" w:eastAsia="宋体"/>
                  <w:b w:val="0"/>
                  <w:sz w:val="18"/>
                </w:rPr>
                <w:t>-0.74</w:t>
              </w:r>
            </w:ins>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813" w:author="xh" w:date="2026-10-14T09:08:03Z"/>
              </w:rPr>
            </w:pPr>
            <w:ins w:id="5814" w:author="xh" w:date="2026-10-14T09:08:03Z">
              <w:r>
                <w:rPr>
                  <w:rFonts w:ascii="Times New Roman" w:hAnsi="Times New Roman" w:eastAsia="宋体"/>
                  <w:b w:val="0"/>
                  <w:sz w:val="18"/>
                </w:rPr>
                <w:t>81%</w:t>
              </w:r>
            </w:ins>
          </w:p>
        </w:tc>
      </w:tr>
      <w:tr>
        <w:trPr>
          <w:cantSplit/>
          <w:ins w:id="5711" w:author="xh" w:date="2026-10-14T09:08:03Z"/>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815" w:author="xh" w:date="2026-10-14T09:08:03Z"/>
              </w:rPr>
            </w:pPr>
            <w:ins w:id="5816" w:author="xh" w:date="2026-10-14T09:08:03Z">
              <w:r>
                <w:rPr>
                  <w:rFonts w:ascii="Times New Roman" w:hAnsi="Times New Roman" w:eastAsia="宋体"/>
                  <w:b w:val="0"/>
                  <w:sz w:val="18"/>
                </w:rPr>
                <w:t>主变与线路单位功率投资比</w:t>
              </w:r>
            </w:ins>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817" w:author="xh" w:date="2026-10-14T09:08:03Z"/>
              </w:rPr>
            </w:pPr>
            <w:ins w:id="5818" w:author="xh" w:date="2026-10-14T09:08:03Z">
              <w:r>
                <w:rPr>
                  <w:rFonts w:ascii="Times New Roman" w:hAnsi="Times New Roman" w:eastAsia="宋体"/>
                  <w:b w:val="0"/>
                  <w:sz w:val="18"/>
                </w:rPr>
                <w:t>2466</w:t>
              </w:r>
            </w:ins>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819" w:author="xh" w:date="2026-10-14T09:08:03Z"/>
              </w:rPr>
            </w:pPr>
            <w:ins w:id="5820" w:author="xh" w:date="2026-10-14T09:08:03Z">
              <w:r>
                <w:rPr>
                  <w:rFonts w:ascii="Times New Roman" w:hAnsi="Times New Roman" w:eastAsia="宋体"/>
                  <w:b w:val="0"/>
                  <w:sz w:val="18"/>
                </w:rPr>
                <w:t>17262</w:t>
              </w:r>
            </w:ins>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821" w:author="xh" w:date="2026-10-14T09:08:03Z"/>
              </w:rPr>
            </w:pPr>
            <w:ins w:id="5822" w:author="xh" w:date="2026-10-14T09:08:03Z">
              <w:r>
                <w:rPr>
                  <w:rFonts w:ascii="Times New Roman" w:hAnsi="Times New Roman" w:eastAsia="宋体"/>
                  <w:b w:val="0"/>
                  <w:sz w:val="18"/>
                </w:rPr>
                <w:t>-0.16</w:t>
              </w:r>
            </w:ins>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823" w:author="xh" w:date="2026-10-14T09:08:03Z"/>
              </w:rPr>
            </w:pPr>
            <w:ins w:id="5824" w:author="xh" w:date="2026-10-14T09:08:03Z">
              <w:r>
                <w:rPr>
                  <w:rFonts w:ascii="Times New Roman" w:hAnsi="Times New Roman" w:eastAsia="宋体"/>
                  <w:b w:val="0"/>
                  <w:sz w:val="18"/>
                </w:rPr>
                <w:t>14%</w:t>
              </w:r>
            </w:ins>
          </w:p>
        </w:tc>
      </w:tr>
      <w:tr>
        <w:trPr>
          <w:cantSplit/>
          <w:ins w:id="5712" w:author="xh" w:date="2026-10-14T09:08:03Z"/>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825" w:author="xh" w:date="2026-10-14T09:08:03Z"/>
              </w:rPr>
            </w:pPr>
            <w:ins w:id="5826" w:author="xh" w:date="2026-10-14T09:08:03Z">
              <w:r>
                <w:rPr>
                  <w:rFonts w:ascii="Times New Roman" w:hAnsi="Times New Roman" w:eastAsia="宋体"/>
                  <w:b w:val="0"/>
                  <w:sz w:val="18"/>
                </w:rPr>
                <w:t>主变与储能单位功率投资比</w:t>
              </w:r>
            </w:ins>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827" w:author="xh" w:date="2026-10-14T09:08:03Z"/>
              </w:rPr>
            </w:pPr>
            <w:ins w:id="5828" w:author="xh" w:date="2026-10-14T09:08:03Z">
              <w:r>
                <w:rPr>
                  <w:rFonts w:ascii="Times New Roman" w:hAnsi="Times New Roman" w:eastAsia="宋体"/>
                  <w:b w:val="0"/>
                  <w:sz w:val="18"/>
                </w:rPr>
                <w:t>2466</w:t>
              </w:r>
            </w:ins>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829" w:author="xh" w:date="2026-10-14T09:08:03Z"/>
              </w:rPr>
            </w:pPr>
            <w:ins w:id="5830" w:author="xh" w:date="2026-10-14T09:08:03Z">
              <w:r>
                <w:rPr>
                  <w:rFonts w:ascii="Times New Roman" w:hAnsi="Times New Roman" w:eastAsia="宋体"/>
                  <w:b w:val="0"/>
                  <w:sz w:val="18"/>
                </w:rPr>
                <w:t>17262</w:t>
              </w:r>
            </w:ins>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831" w:author="xh" w:date="2026-10-14T09:08:03Z"/>
              </w:rPr>
            </w:pPr>
            <w:ins w:id="5832" w:author="xh" w:date="2026-10-14T09:08:03Z">
              <w:r>
                <w:rPr>
                  <w:rFonts w:ascii="Times New Roman" w:hAnsi="Times New Roman" w:eastAsia="宋体"/>
                  <w:b w:val="0"/>
                  <w:sz w:val="18"/>
                </w:rPr>
                <w:t>-0.20</w:t>
              </w:r>
            </w:ins>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833" w:author="xh" w:date="2026-10-14T09:08:03Z"/>
              </w:rPr>
            </w:pPr>
            <w:ins w:id="5834" w:author="xh" w:date="2026-10-14T09:08:03Z">
              <w:r>
                <w:rPr>
                  <w:rFonts w:ascii="Times New Roman" w:hAnsi="Times New Roman" w:eastAsia="宋体"/>
                  <w:b w:val="0"/>
                  <w:sz w:val="18"/>
                </w:rPr>
                <w:t>8%</w:t>
              </w:r>
            </w:ins>
          </w:p>
        </w:tc>
      </w:tr>
      <w:tr>
        <w:trPr>
          <w:cantSplit/>
          <w:ins w:id="5713" w:author="xh" w:date="2026-10-14T09:08:03Z"/>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835" w:author="xh" w:date="2026-10-14T09:08:03Z"/>
              </w:rPr>
            </w:pPr>
            <w:ins w:id="5836" w:author="xh" w:date="2026-10-14T09:08:03Z">
              <w:r>
                <w:rPr>
                  <w:rFonts w:ascii="Times New Roman" w:hAnsi="Times New Roman" w:eastAsia="宋体"/>
                  <w:b w:val="0"/>
                  <w:sz w:val="18"/>
                </w:rPr>
                <w:t>电缆长度占比</w:t>
              </w:r>
            </w:ins>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837" w:author="xh" w:date="2026-10-14T09:08:03Z"/>
              </w:rPr>
            </w:pPr>
            <w:ins w:id="5838" w:author="xh" w:date="2026-10-14T09:08:03Z">
              <w:r>
                <w:rPr>
                  <w:rFonts w:ascii="Times New Roman" w:hAnsi="Times New Roman" w:eastAsia="宋体"/>
                  <w:b w:val="0"/>
                  <w:sz w:val="18"/>
                </w:rPr>
                <w:t>7584</w:t>
              </w:r>
            </w:ins>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839" w:author="xh" w:date="2026-10-14T09:08:03Z"/>
              </w:rPr>
            </w:pPr>
            <w:ins w:id="5840" w:author="xh" w:date="2026-10-14T09:08:03Z">
              <w:r>
                <w:rPr>
                  <w:rFonts w:ascii="Times New Roman" w:hAnsi="Times New Roman" w:eastAsia="宋体"/>
                  <w:b w:val="0"/>
                  <w:sz w:val="18"/>
                </w:rPr>
                <w:t>32112</w:t>
              </w:r>
            </w:ins>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841" w:author="xh" w:date="2026-10-14T09:08:03Z"/>
              </w:rPr>
            </w:pPr>
            <w:ins w:id="5842" w:author="xh" w:date="2026-10-14T09:08:03Z">
              <w:r>
                <w:rPr>
                  <w:rFonts w:ascii="Times New Roman" w:hAnsi="Times New Roman" w:eastAsia="宋体"/>
                  <w:b w:val="0"/>
                  <w:sz w:val="18"/>
                </w:rPr>
                <w:t>0.45</w:t>
              </w:r>
            </w:ins>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843" w:author="xh" w:date="2026-10-14T09:08:03Z"/>
              </w:rPr>
            </w:pPr>
            <w:ins w:id="5844" w:author="xh" w:date="2026-10-14T09:08:03Z">
              <w:r>
                <w:rPr>
                  <w:rFonts w:ascii="Times New Roman" w:hAnsi="Times New Roman" w:eastAsia="宋体"/>
                  <w:b w:val="0"/>
                  <w:sz w:val="18"/>
                </w:rPr>
                <w:t>25%</w:t>
              </w:r>
            </w:ins>
          </w:p>
        </w:tc>
      </w:tr>
      <w:tr>
        <w:trPr>
          <w:cantSplit/>
          <w:ins w:id="5714" w:author="xh" w:date="2026-10-14T09:08:03Z"/>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845" w:author="xh" w:date="2026-10-14T09:08:03Z"/>
              </w:rPr>
            </w:pPr>
            <w:ins w:id="5846" w:author="xh" w:date="2026-10-14T09:08:03Z">
              <w:r>
                <w:rPr>
                  <w:rFonts w:ascii="Times New Roman" w:hAnsi="Times New Roman" w:eastAsia="宋体"/>
                  <w:b w:val="0"/>
                  <w:sz w:val="18"/>
                </w:rPr>
                <w:t>储能支撑持续时间</w:t>
              </w:r>
            </w:ins>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847" w:author="xh" w:date="2026-10-14T09:08:03Z"/>
              </w:rPr>
            </w:pPr>
            <w:ins w:id="5848" w:author="xh" w:date="2026-10-14T09:08:03Z">
              <w:r>
                <w:rPr>
                  <w:rFonts w:ascii="Times New Roman" w:hAnsi="Times New Roman" w:eastAsia="宋体"/>
                  <w:b w:val="0"/>
                  <w:sz w:val="18"/>
                </w:rPr>
                <w:t>10704</w:t>
              </w:r>
            </w:ins>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849" w:author="xh" w:date="2026-10-14T09:08:03Z"/>
              </w:rPr>
            </w:pPr>
            <w:ins w:id="5850" w:author="xh" w:date="2026-10-14T09:08:03Z">
              <w:r>
                <w:rPr>
                  <w:rFonts w:ascii="Times New Roman" w:hAnsi="Times New Roman" w:eastAsia="宋体"/>
                  <w:b w:val="0"/>
                  <w:sz w:val="18"/>
                </w:rPr>
                <w:t>32112</w:t>
              </w:r>
            </w:ins>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851" w:author="xh" w:date="2026-10-14T09:08:03Z"/>
              </w:rPr>
            </w:pPr>
            <w:ins w:id="5852" w:author="xh" w:date="2026-10-14T09:08:03Z">
              <w:r>
                <w:rPr>
                  <w:rFonts w:ascii="Times New Roman" w:hAnsi="Times New Roman" w:eastAsia="宋体"/>
                  <w:b w:val="0"/>
                  <w:sz w:val="18"/>
                </w:rPr>
                <w:t>0.27</w:t>
              </w:r>
            </w:ins>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853" w:author="xh" w:date="2026-10-14T09:08:03Z"/>
              </w:rPr>
            </w:pPr>
            <w:ins w:id="5854" w:author="xh" w:date="2026-10-14T09:08:03Z">
              <w:r>
                <w:rPr>
                  <w:rFonts w:ascii="Times New Roman" w:hAnsi="Times New Roman" w:eastAsia="宋体"/>
                  <w:b w:val="0"/>
                  <w:sz w:val="18"/>
                </w:rPr>
                <w:t>12%</w:t>
              </w:r>
            </w:ins>
          </w:p>
        </w:tc>
      </w:tr>
    </w:tbl>
    <w:p>
      <w:pPr>
        <w:pStyle w:val="Report35_2"/>
        <w:widowControl/>
        <w:spacing w:line="348" w:lineRule="exact" w:before="0" w:after="0"/>
        <w:ind w:firstLine="480"/>
        <w:jc w:val="both"/>
        <w:rPr>
          <w:ins w:id="5855" w:author="xh" w:date="2026-10-14T09:08:03Z"/>
        </w:rPr>
      </w:pPr>
      <w:ins w:id="5856" w:author="xh" w:date="2026-10-14T09:08:03Z">
        <w:r>
          <w:rPr>
            <w:rFonts w:ascii="Times New Roman" w:hAnsi="Times New Roman" w:eastAsia="方正仿宋_GBK"/>
            <w:b w:val="0"/>
            <w:sz w:val="24"/>
          </w:rPr>
          <w:t xml:space="preserve">十三项指标中，装机渗透率、电量渗透率、站级负载率、最大正反向净负荷、平均增长率、负荷分散系数、初始转供率及电缆长度占比的相关绝对值达到0.40，共九项进入参数间关联比较。95%峰值持续时间、储能支撑持续时间及两项单位功率投资比的绝对值为0.16～0.27，其与容载比的总体关联较弱。</w:t>
        </w:r>
      </w:ins>
    </w:p>
    <w:p>
      <w:pPr>
        <w:pStyle w:val="Report35_2"/>
        <w:widowControl/>
        <w:spacing w:line="348" w:lineRule="exact" w:before="0" w:after="0"/>
        <w:ind w:firstLine="480"/>
        <w:jc w:val="both"/>
        <w:rPr>
          <w:ins w:id="5857" w:author="xh" w:date="2026-10-14T09:08:03Z"/>
        </w:rPr>
      </w:pPr>
      <w:ins w:id="5858" w:author="xh" w:date="2026-10-14T09:08:03Z">
        <w:r>
          <w:rPr>
            <w:rFonts w:ascii="Times New Roman" w:hAnsi="Times New Roman" w:eastAsia="方正仿宋_GBK"/>
            <w:b w:val="0"/>
            <w:sz w:val="24"/>
          </w:rPr>
          <w:t xml:space="preserve">装机渗透率、电量渗透率与容载比的组内相关分别为0.88、0.89。日间电源出力增加后，净负荷可能由受入转为反送，主变容量与储能吸收能力共同决定可承载规模。较低电源出力节点仍可能由晚间正向需求决定配置，反向约束起作用后才增加设备，因此正相关概括了随源荷变化产生的分段容量响应。最大反向净负荷和站级负载率的相关分别为0.88、0.92，与上述反向容量任务相联系。</w:t>
        </w:r>
      </w:ins>
    </w:p>
    <w:p>
      <w:pPr>
        <w:pStyle w:val="Report35_2"/>
        <w:widowControl/>
        <w:spacing w:line="348" w:lineRule="exact" w:before="0" w:after="0"/>
        <w:ind w:firstLine="480"/>
        <w:jc w:val="both"/>
        <w:rPr>
          <w:ins w:id="5859" w:author="xh" w:date="2026-10-14T09:08:03Z"/>
        </w:rPr>
      </w:pPr>
      <w:ins w:id="5860" w:author="xh" w:date="2026-10-14T09:08:03Z">
        <w:r>
          <w:rPr>
            <w:rFonts w:ascii="Times New Roman" w:hAnsi="Times New Roman" w:eastAsia="方正仿宋_GBK"/>
            <w:b w:val="0"/>
            <w:sz w:val="24"/>
          </w:rPr>
          <w:t xml:space="preserve">年最大净负荷平均增长率和初始转供率的相关分别为－0.80、－0.74。负荷增长同时增加承载需求与容载比分母，已建主变继续在役时，增长先消耗既有储备，达到局部约束后再按整台规格补强。初始转供率提高则增加可调用的网络支援，在邻站有余量时减少本地容量或新增工程。最大正向净负荷的相关为－0.78，与增长率的计算作用一致。相关强度按绝对值判断，正负号用于解释各指标与比值的变化方向。</w:t>
        </w:r>
      </w:ins>
    </w:p>
    <w:p>
      <w:pPr>
        <w:pStyle w:val="Report35_2"/>
        <w:widowControl/>
        <w:spacing w:line="348" w:lineRule="exact" w:before="0" w:after="0"/>
        <w:ind w:firstLine="480"/>
        <w:jc w:val="both"/>
        <w:rPr>
          <w:ins w:id="5861" w:author="xh" w:date="2026-10-14T09:08:03Z"/>
        </w:rPr>
      </w:pPr>
      <w:ins w:id="5862" w:author="xh" w:date="2026-10-14T09:08:03Z">
        <w:r>
          <w:rPr>
            <w:rFonts w:ascii="Times New Roman" w:hAnsi="Times New Roman" w:eastAsia="方正仿宋_GBK"/>
            <w:b w:val="0"/>
            <w:sz w:val="24"/>
          </w:rPr>
          <w:t xml:space="preserve">电缆长度占比和负荷分散系数的相关分别为0.45、0.52，在25%、37%的受控组中触发主变容量变化。电缆占比提高使新增联络费用增加，部分组合转向主变建设；分散系数提高增加各站局部高峰任务，可以先增加邻站支援或储能，再触发主变增容。两项指标达到本研究的相关强度要求，分别保留线路经济条件和局部负荷分布的信息。</w:t>
        </w:r>
      </w:ins>
    </w:p>
    <w:p>
      <w:pPr>
        <w:pStyle w:val="Report35_2"/>
        <w:widowControl/>
        <w:spacing w:line="348" w:lineRule="exact" w:before="0" w:after="0"/>
        <w:ind w:firstLine="480"/>
        <w:jc w:val="both"/>
        <w:rPr>
          <w:ins w:id="5863" w:author="xh" w:date="2026-10-14T09:08:03Z"/>
        </w:rPr>
      </w:pPr>
      <w:ins w:id="5864" w:author="xh" w:date="2026-10-14T09:08:03Z">
        <w:r>
          <w:rPr>
            <w:rFonts w:ascii="Times New Roman" w:hAnsi="Times New Roman" w:eastAsia="方正仿宋_GBK"/>
            <w:b w:val="0"/>
            <w:sz w:val="24"/>
          </w:rPr>
          <w:t xml:space="preserve">时间与相对投资的作用集中于部分设备替代组合。95%峰值持续时间及储能支撑持续时间分别在17%、12%的受控组中触发主变容量变化，两项投资比对应的比例为14%、8%。若主要措施为主变和联络，时间变化可以保持主变容量；若原设备组合在价格变化后仍具费用优势，主要表现为方案支出变化。四项指标因此作为定容或费用条件参与设备比选，主推广矩阵由相关强度更高的指标组织。</w:t>
        </w:r>
      </w:ins>
    </w:p>
    <w:p>
      <w:pPr>
        <w:pStyle w:val="Report35_5"/>
        <w:keepNext/>
        <w:numPr>
          <w:numId w:val="0"/>
        </w:numPr>
        <w:spacing w:line="390" w:lineRule="exact" w:before="160" w:after="120"/>
        <w:ind w:firstLine="0"/>
        <w:rPr>
          <w:ins w:id="5865" w:author="xh" w:date="2026-10-14T09:08:03Z"/>
        </w:rPr>
      </w:pPr>
      <w:ins w:id="5866" w:author="xh" w:date="2026-10-14T09:08:03Z">
        <w:r>
          <w:rPr>
            <w:rFonts w:ascii="Times New Roman" w:hAnsi="Times New Roman" w:eastAsia="方正仿宋_GBK"/>
            <w:b/>
            <w:sz w:val="26"/>
          </w:rPr>
          <w:t xml:space="preserve">5.1.4 高相关指标归并与代表参数</w:t>
        </w:r>
      </w:ins>
    </w:p>
    <w:p>
      <w:pPr>
        <w:pStyle w:val="Report35_FirstParagraph"/>
        <w:keepNext/>
        <w:spacing w:line="280" w:lineRule="exact" w:before="120" w:after="80"/>
        <w:ind w:firstLine="0"/>
        <w:jc w:val="center"/>
        <w:rPr>
          <w:ins w:id="5867" w:author="xh" w:date="2026-10-14T09:08:03Z"/>
        </w:rPr>
      </w:pPr>
      <w:ins w:id="5868" w:author="xh" w:date="2026-10-14T09:08:03Z">
        <w:r>
          <w:rPr>
            <w:rFonts w:ascii="Times New Roman" w:hAnsi="Times New Roman" w:eastAsia="宋体"/>
            <w:b w:val="0"/>
            <w:sz w:val="21"/>
          </w:rPr>
          <w:t xml:space="preserve">表10 十三项指标的Pearson相关矩阵（1）</w:t>
        </w:r>
      </w:ins>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ins w:id="5869" w:author="xh" w:date="2026-10-14T09:08:03Z"/>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5883" w:author="xh" w:date="2026-10-14T09:08:03Z"/>
              </w:rPr>
            </w:pPr>
            <w:ins w:id="5884" w:author="xh" w:date="2026-10-14T09:08:03Z">
              <w:r>
                <w:rPr>
                  <w:rFonts w:ascii="Times New Roman" w:hAnsi="Times New Roman" w:eastAsia="宋体"/>
                  <w:b/>
                  <w:sz w:val="18"/>
                </w:rPr>
                <w:t>指标</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5885" w:author="xh" w:date="2026-10-14T09:08:03Z"/>
              </w:rPr>
            </w:pPr>
            <w:ins w:id="5886" w:author="xh" w:date="2026-10-14T09:08:03Z">
              <w:r>
                <w:rPr>
                  <w:rFonts w:ascii="Times New Roman" w:hAnsi="Times New Roman" w:eastAsia="宋体"/>
                  <w:b/>
                  <w:sz w:val="18"/>
                </w:rPr>
                <w:t>分布式电源装机渗透率</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5887" w:author="xh" w:date="2026-10-14T09:08:03Z"/>
              </w:rPr>
            </w:pPr>
            <w:ins w:id="5888" w:author="xh" w:date="2026-10-14T09:08:03Z">
              <w:r>
                <w:rPr>
                  <w:rFonts w:ascii="Times New Roman" w:hAnsi="Times New Roman" w:eastAsia="宋体"/>
                  <w:b/>
                  <w:sz w:val="18"/>
                </w:rPr>
                <w:t>分布式电源电量渗透率</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5889" w:author="xh" w:date="2026-10-14T09:08:03Z"/>
              </w:rPr>
            </w:pPr>
            <w:ins w:id="5890" w:author="xh" w:date="2026-10-14T09:08:03Z">
              <w:r>
                <w:rPr>
                  <w:rFonts w:ascii="Times New Roman" w:hAnsi="Times New Roman" w:eastAsia="宋体"/>
                  <w:b/>
                  <w:sz w:val="18"/>
                </w:rPr>
                <w:t>站级负载率最大值</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5891" w:author="xh" w:date="2026-10-14T09:08:03Z"/>
              </w:rPr>
            </w:pPr>
            <w:ins w:id="5892" w:author="xh" w:date="2026-10-14T09:08:03Z">
              <w:r>
                <w:rPr>
                  <w:rFonts w:ascii="Times New Roman" w:hAnsi="Times New Roman" w:eastAsia="宋体"/>
                  <w:b/>
                  <w:sz w:val="18"/>
                </w:rPr>
                <w:t>最大正向净负荷</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5893" w:author="xh" w:date="2026-10-14T09:08:03Z"/>
              </w:rPr>
            </w:pPr>
            <w:ins w:id="5894" w:author="xh" w:date="2026-10-14T09:08:03Z">
              <w:r>
                <w:rPr>
                  <w:rFonts w:ascii="Times New Roman" w:hAnsi="Times New Roman" w:eastAsia="宋体"/>
                  <w:b/>
                  <w:sz w:val="18"/>
                </w:rPr>
                <w:t>最大反向净负荷</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5895" w:author="xh" w:date="2026-10-14T09:08:03Z"/>
              </w:rPr>
            </w:pPr>
            <w:ins w:id="5896" w:author="xh" w:date="2026-10-14T09:08:03Z">
              <w:r>
                <w:rPr>
                  <w:rFonts w:ascii="Times New Roman" w:hAnsi="Times New Roman" w:eastAsia="宋体"/>
                  <w:b/>
                  <w:sz w:val="18"/>
                </w:rPr>
                <w:t>年最大净负荷平均增长率</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5897" w:author="xh" w:date="2026-10-14T09:08:03Z"/>
              </w:rPr>
            </w:pPr>
            <w:ins w:id="5898" w:author="xh" w:date="2026-10-14T09:08:03Z">
              <w:r>
                <w:rPr>
                  <w:rFonts w:ascii="Times New Roman" w:hAnsi="Times New Roman" w:eastAsia="宋体"/>
                  <w:b/>
                  <w:sz w:val="18"/>
                </w:rPr>
                <w:t>95%峰值持续时间</w:t>
              </w:r>
            </w:ins>
          </w:p>
        </w:tc>
      </w:tr>
      <w:tr>
        <w:trPr>
          <w:cantSplit/>
          <w:ins w:id="5870" w:author="xh" w:date="2026-10-14T09:08:03Z"/>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899" w:author="xh" w:date="2026-10-14T09:08:03Z"/>
              </w:rPr>
            </w:pPr>
            <w:ins w:id="5900" w:author="xh" w:date="2026-10-14T09:08:03Z">
              <w:r>
                <w:rPr>
                  <w:rFonts w:ascii="Times New Roman" w:hAnsi="Times New Roman" w:eastAsia="宋体"/>
                  <w:b w:val="0"/>
                  <w:sz w:val="18"/>
                </w:rPr>
                <w:t>分布式电源装机渗透率</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901" w:author="xh" w:date="2026-10-14T09:08:03Z"/>
              </w:rPr>
            </w:pPr>
            <w:ins w:id="5902" w:author="xh" w:date="2026-10-14T09:08:03Z">
              <w:r>
                <w:rPr>
                  <w:rFonts w:ascii="Times New Roman" w:hAnsi="Times New Roman" w:eastAsia="宋体"/>
                  <w:b w:val="0"/>
                  <w:sz w:val="18"/>
                </w:rPr>
                <w:t>1.00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903" w:author="xh" w:date="2026-10-14T09:08:03Z"/>
              </w:rPr>
            </w:pPr>
            <w:ins w:id="5904" w:author="xh" w:date="2026-10-14T09:08:03Z">
              <w:r>
                <w:rPr>
                  <w:rFonts w:ascii="Times New Roman" w:hAnsi="Times New Roman" w:eastAsia="宋体"/>
                  <w:b w:val="0"/>
                  <w:sz w:val="18"/>
                </w:rPr>
                <w:t>0.92</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905" w:author="xh" w:date="2026-10-14T09:08:03Z"/>
              </w:rPr>
            </w:pPr>
            <w:ins w:id="5906" w:author="xh" w:date="2026-10-14T09:08:03Z">
              <w:r>
                <w:rPr>
                  <w:rFonts w:ascii="Times New Roman" w:hAnsi="Times New Roman" w:eastAsia="宋体"/>
                  <w:b w:val="0"/>
                  <w:sz w:val="18"/>
                </w:rPr>
                <w:t>0.78</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907" w:author="xh" w:date="2026-10-14T09:08:03Z"/>
              </w:rPr>
            </w:pPr>
            <w:ins w:id="5908" w:author="xh" w:date="2026-10-14T09:08:03Z">
              <w:r>
                <w:rPr>
                  <w:rFonts w:ascii="Times New Roman" w:hAnsi="Times New Roman" w:eastAsia="宋体"/>
                  <w:b w:val="0"/>
                  <w:sz w:val="18"/>
                </w:rPr>
                <w:t>0.00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909" w:author="xh" w:date="2026-10-14T09:08:03Z"/>
              </w:rPr>
            </w:pPr>
            <w:ins w:id="5910" w:author="xh" w:date="2026-10-14T09:08:03Z">
              <w:r>
                <w:rPr>
                  <w:rFonts w:ascii="Times New Roman" w:hAnsi="Times New Roman" w:eastAsia="宋体"/>
                  <w:b w:val="0"/>
                  <w:sz w:val="18"/>
                </w:rPr>
                <w:t>0.89</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911" w:author="xh" w:date="2026-10-14T09:08:03Z"/>
              </w:rPr>
            </w:pPr>
            <w:ins w:id="5912" w:author="xh" w:date="2026-10-14T09:08:03Z">
              <w:r>
                <w:rPr>
                  <w:rFonts w:ascii="Times New Roman" w:hAnsi="Times New Roman" w:eastAsia="宋体"/>
                  <w:b w:val="0"/>
                  <w:sz w:val="18"/>
                </w:rPr>
                <w:t>0.00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913" w:author="xh" w:date="2026-10-14T09:08:03Z"/>
              </w:rPr>
            </w:pPr>
            <w:ins w:id="5914" w:author="xh" w:date="2026-10-14T09:08:03Z">
              <w:r>
                <w:rPr>
                  <w:rFonts w:ascii="Times New Roman" w:hAnsi="Times New Roman" w:eastAsia="宋体"/>
                  <w:b w:val="0"/>
                  <w:sz w:val="18"/>
                </w:rPr>
                <w:t>-0.01</w:t>
              </w:r>
            </w:ins>
          </w:p>
        </w:tc>
      </w:tr>
      <w:tr>
        <w:trPr>
          <w:cantSplit/>
          <w:ins w:id="5871" w:author="xh" w:date="2026-10-14T09:08:03Z"/>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915" w:author="xh" w:date="2026-10-14T09:08:03Z"/>
              </w:rPr>
            </w:pPr>
            <w:ins w:id="5916" w:author="xh" w:date="2026-10-14T09:08:03Z">
              <w:r>
                <w:rPr>
                  <w:rFonts w:ascii="Times New Roman" w:hAnsi="Times New Roman" w:eastAsia="宋体"/>
                  <w:b w:val="0"/>
                  <w:sz w:val="18"/>
                </w:rPr>
                <w:t>分布式电源电量渗透率</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917" w:author="xh" w:date="2026-10-14T09:08:03Z"/>
              </w:rPr>
            </w:pPr>
            <w:ins w:id="5918" w:author="xh" w:date="2026-10-14T09:08:03Z">
              <w:r>
                <w:rPr>
                  <w:rFonts w:ascii="Times New Roman" w:hAnsi="Times New Roman" w:eastAsia="宋体"/>
                  <w:b w:val="0"/>
                  <w:sz w:val="18"/>
                </w:rPr>
                <w:t>0.92</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919" w:author="xh" w:date="2026-10-14T09:08:03Z"/>
              </w:rPr>
            </w:pPr>
            <w:ins w:id="5920" w:author="xh" w:date="2026-10-14T09:08:03Z">
              <w:r>
                <w:rPr>
                  <w:rFonts w:ascii="Times New Roman" w:hAnsi="Times New Roman" w:eastAsia="宋体"/>
                  <w:b w:val="0"/>
                  <w:sz w:val="18"/>
                </w:rPr>
                <w:t>1.00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921" w:author="xh" w:date="2026-10-14T09:08:03Z"/>
              </w:rPr>
            </w:pPr>
            <w:ins w:id="5922" w:author="xh" w:date="2026-10-14T09:08:03Z">
              <w:r>
                <w:rPr>
                  <w:rFonts w:ascii="Times New Roman" w:hAnsi="Times New Roman" w:eastAsia="宋体"/>
                  <w:b w:val="0"/>
                  <w:sz w:val="18"/>
                </w:rPr>
                <w:t>0.88</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923" w:author="xh" w:date="2026-10-14T09:08:03Z"/>
              </w:rPr>
            </w:pPr>
            <w:ins w:id="5924" w:author="xh" w:date="2026-10-14T09:08:03Z">
              <w:r>
                <w:rPr>
                  <w:rFonts w:ascii="Times New Roman" w:hAnsi="Times New Roman" w:eastAsia="宋体"/>
                  <w:b w:val="0"/>
                  <w:sz w:val="18"/>
                </w:rPr>
                <w:t>0.00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925" w:author="xh" w:date="2026-10-14T09:08:03Z"/>
              </w:rPr>
            </w:pPr>
            <w:ins w:id="5926" w:author="xh" w:date="2026-10-14T09:08:03Z">
              <w:r>
                <w:rPr>
                  <w:rFonts w:ascii="Times New Roman" w:hAnsi="Times New Roman" w:eastAsia="宋体"/>
                  <w:b w:val="0"/>
                  <w:sz w:val="18"/>
                </w:rPr>
                <w:t>0.97</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927" w:author="xh" w:date="2026-10-14T09:08:03Z"/>
              </w:rPr>
            </w:pPr>
            <w:ins w:id="5928" w:author="xh" w:date="2026-10-14T09:08:03Z">
              <w:r>
                <w:rPr>
                  <w:rFonts w:ascii="Times New Roman" w:hAnsi="Times New Roman" w:eastAsia="宋体"/>
                  <w:b w:val="0"/>
                  <w:sz w:val="18"/>
                </w:rPr>
                <w:t>0.00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929" w:author="xh" w:date="2026-10-14T09:08:03Z"/>
              </w:rPr>
            </w:pPr>
            <w:ins w:id="5930" w:author="xh" w:date="2026-10-14T09:08:03Z">
              <w:r>
                <w:rPr>
                  <w:rFonts w:ascii="Times New Roman" w:hAnsi="Times New Roman" w:eastAsia="宋体"/>
                  <w:b w:val="0"/>
                  <w:sz w:val="18"/>
                </w:rPr>
                <w:t>-0.03</w:t>
              </w:r>
            </w:ins>
          </w:p>
        </w:tc>
      </w:tr>
      <w:tr>
        <w:trPr>
          <w:cantSplit/>
          <w:ins w:id="5872" w:author="xh" w:date="2026-10-14T09:08:03Z"/>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931" w:author="xh" w:date="2026-10-14T09:08:03Z"/>
              </w:rPr>
            </w:pPr>
            <w:ins w:id="5932" w:author="xh" w:date="2026-10-14T09:08:03Z">
              <w:r>
                <w:rPr>
                  <w:rFonts w:ascii="Times New Roman" w:hAnsi="Times New Roman" w:eastAsia="宋体"/>
                  <w:b w:val="0"/>
                  <w:sz w:val="18"/>
                </w:rPr>
                <w:t>站级负载率最大值</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933" w:author="xh" w:date="2026-10-14T09:08:03Z"/>
              </w:rPr>
            </w:pPr>
            <w:ins w:id="5934" w:author="xh" w:date="2026-10-14T09:08:03Z">
              <w:r>
                <w:rPr>
                  <w:rFonts w:ascii="Times New Roman" w:hAnsi="Times New Roman" w:eastAsia="宋体"/>
                  <w:b w:val="0"/>
                  <w:sz w:val="18"/>
                </w:rPr>
                <w:t>0.78</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935" w:author="xh" w:date="2026-10-14T09:08:03Z"/>
              </w:rPr>
            </w:pPr>
            <w:ins w:id="5936" w:author="xh" w:date="2026-10-14T09:08:03Z">
              <w:r>
                <w:rPr>
                  <w:rFonts w:ascii="Times New Roman" w:hAnsi="Times New Roman" w:eastAsia="宋体"/>
                  <w:b w:val="0"/>
                  <w:sz w:val="18"/>
                </w:rPr>
                <w:t>0.88</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937" w:author="xh" w:date="2026-10-14T09:08:03Z"/>
              </w:rPr>
            </w:pPr>
            <w:ins w:id="5938" w:author="xh" w:date="2026-10-14T09:08:03Z">
              <w:r>
                <w:rPr>
                  <w:rFonts w:ascii="Times New Roman" w:hAnsi="Times New Roman" w:eastAsia="宋体"/>
                  <w:b w:val="0"/>
                  <w:sz w:val="18"/>
                </w:rPr>
                <w:t>1.00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939" w:author="xh" w:date="2026-10-14T09:08:03Z"/>
              </w:rPr>
            </w:pPr>
            <w:ins w:id="5940" w:author="xh" w:date="2026-10-14T09:08:03Z">
              <w:r>
                <w:rPr>
                  <w:rFonts w:ascii="Times New Roman" w:hAnsi="Times New Roman" w:eastAsia="宋体"/>
                  <w:b w:val="0"/>
                  <w:sz w:val="18"/>
                </w:rPr>
                <w:t>0.35</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941" w:author="xh" w:date="2026-10-14T09:08:03Z"/>
              </w:rPr>
            </w:pPr>
            <w:ins w:id="5942" w:author="xh" w:date="2026-10-14T09:08:03Z">
              <w:r>
                <w:rPr>
                  <w:rFonts w:ascii="Times New Roman" w:hAnsi="Times New Roman" w:eastAsia="宋体"/>
                  <w:b w:val="0"/>
                  <w:sz w:val="18"/>
                </w:rPr>
                <w:t>0.94</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943" w:author="xh" w:date="2026-10-14T09:08:03Z"/>
              </w:rPr>
            </w:pPr>
            <w:ins w:id="5944" w:author="xh" w:date="2026-10-14T09:08:03Z">
              <w:r>
                <w:rPr>
                  <w:rFonts w:ascii="Times New Roman" w:hAnsi="Times New Roman" w:eastAsia="宋体"/>
                  <w:b w:val="0"/>
                  <w:sz w:val="18"/>
                </w:rPr>
                <w:t>0.35</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945" w:author="xh" w:date="2026-10-14T09:08:03Z"/>
              </w:rPr>
            </w:pPr>
            <w:ins w:id="5946" w:author="xh" w:date="2026-10-14T09:08:03Z">
              <w:r>
                <w:rPr>
                  <w:rFonts w:ascii="Times New Roman" w:hAnsi="Times New Roman" w:eastAsia="宋体"/>
                  <w:b w:val="0"/>
                  <w:sz w:val="18"/>
                </w:rPr>
                <w:t>-0.03</w:t>
              </w:r>
            </w:ins>
          </w:p>
        </w:tc>
      </w:tr>
      <w:tr>
        <w:trPr>
          <w:cantSplit/>
          <w:ins w:id="5873" w:author="xh" w:date="2026-10-14T09:08:03Z"/>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947" w:author="xh" w:date="2026-10-14T09:08:03Z"/>
              </w:rPr>
            </w:pPr>
            <w:ins w:id="5948" w:author="xh" w:date="2026-10-14T09:08:03Z">
              <w:r>
                <w:rPr>
                  <w:rFonts w:ascii="Times New Roman" w:hAnsi="Times New Roman" w:eastAsia="宋体"/>
                  <w:b w:val="0"/>
                  <w:sz w:val="18"/>
                </w:rPr>
                <w:t>最大正向净负荷</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949" w:author="xh" w:date="2026-10-14T09:08:03Z"/>
              </w:rPr>
            </w:pPr>
            <w:ins w:id="5950" w:author="xh" w:date="2026-10-14T09:08:03Z">
              <w:r>
                <w:rPr>
                  <w:rFonts w:ascii="Times New Roman" w:hAnsi="Times New Roman" w:eastAsia="宋体"/>
                  <w:b w:val="0"/>
                  <w:sz w:val="18"/>
                </w:rPr>
                <w:t>0.00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951" w:author="xh" w:date="2026-10-14T09:08:03Z"/>
              </w:rPr>
            </w:pPr>
            <w:ins w:id="5952" w:author="xh" w:date="2026-10-14T09:08:03Z">
              <w:r>
                <w:rPr>
                  <w:rFonts w:ascii="Times New Roman" w:hAnsi="Times New Roman" w:eastAsia="宋体"/>
                  <w:b w:val="0"/>
                  <w:sz w:val="18"/>
                </w:rPr>
                <w:t>0.00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953" w:author="xh" w:date="2026-10-14T09:08:03Z"/>
              </w:rPr>
            </w:pPr>
            <w:ins w:id="5954" w:author="xh" w:date="2026-10-14T09:08:03Z">
              <w:r>
                <w:rPr>
                  <w:rFonts w:ascii="Times New Roman" w:hAnsi="Times New Roman" w:eastAsia="宋体"/>
                  <w:b w:val="0"/>
                  <w:sz w:val="18"/>
                </w:rPr>
                <w:t>0.35</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955" w:author="xh" w:date="2026-10-14T09:08:03Z"/>
              </w:rPr>
            </w:pPr>
            <w:ins w:id="5956" w:author="xh" w:date="2026-10-14T09:08:03Z">
              <w:r>
                <w:rPr>
                  <w:rFonts w:ascii="Times New Roman" w:hAnsi="Times New Roman" w:eastAsia="宋体"/>
                  <w:b w:val="0"/>
                  <w:sz w:val="18"/>
                </w:rPr>
                <w:t>1.00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957" w:author="xh" w:date="2026-10-14T09:08:03Z"/>
              </w:rPr>
            </w:pPr>
            <w:ins w:id="5958" w:author="xh" w:date="2026-10-14T09:08:03Z">
              <w:r>
                <w:rPr>
                  <w:rFonts w:ascii="Times New Roman" w:hAnsi="Times New Roman" w:eastAsia="宋体"/>
                  <w:b w:val="0"/>
                  <w:sz w:val="18"/>
                </w:rPr>
                <w:t>0.22</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959" w:author="xh" w:date="2026-10-14T09:08:03Z"/>
              </w:rPr>
            </w:pPr>
            <w:ins w:id="5960" w:author="xh" w:date="2026-10-14T09:08:03Z">
              <w:r>
                <w:rPr>
                  <w:rFonts w:ascii="Times New Roman" w:hAnsi="Times New Roman" w:eastAsia="宋体"/>
                  <w:b w:val="0"/>
                  <w:sz w:val="18"/>
                </w:rPr>
                <w:t>1.00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961" w:author="xh" w:date="2026-10-14T09:08:03Z"/>
              </w:rPr>
            </w:pPr>
            <w:ins w:id="5962" w:author="xh" w:date="2026-10-14T09:08:03Z">
              <w:r>
                <w:rPr>
                  <w:rFonts w:ascii="Times New Roman" w:hAnsi="Times New Roman" w:eastAsia="宋体"/>
                  <w:b w:val="0"/>
                  <w:sz w:val="18"/>
                </w:rPr>
                <w:t>0.00</w:t>
              </w:r>
            </w:ins>
          </w:p>
        </w:tc>
      </w:tr>
      <w:tr>
        <w:trPr>
          <w:cantSplit/>
          <w:ins w:id="5874" w:author="xh" w:date="2026-10-14T09:08:03Z"/>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963" w:author="xh" w:date="2026-10-14T09:08:03Z"/>
              </w:rPr>
            </w:pPr>
            <w:ins w:id="5964" w:author="xh" w:date="2026-10-14T09:08:03Z">
              <w:r>
                <w:rPr>
                  <w:rFonts w:ascii="Times New Roman" w:hAnsi="Times New Roman" w:eastAsia="宋体"/>
                  <w:b w:val="0"/>
                  <w:sz w:val="18"/>
                </w:rPr>
                <w:t>最大反向净负荷</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965" w:author="xh" w:date="2026-10-14T09:08:03Z"/>
              </w:rPr>
            </w:pPr>
            <w:ins w:id="5966" w:author="xh" w:date="2026-10-14T09:08:03Z">
              <w:r>
                <w:rPr>
                  <w:rFonts w:ascii="Times New Roman" w:hAnsi="Times New Roman" w:eastAsia="宋体"/>
                  <w:b w:val="0"/>
                  <w:sz w:val="18"/>
                </w:rPr>
                <w:t>0.89</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967" w:author="xh" w:date="2026-10-14T09:08:03Z"/>
              </w:rPr>
            </w:pPr>
            <w:ins w:id="5968" w:author="xh" w:date="2026-10-14T09:08:03Z">
              <w:r>
                <w:rPr>
                  <w:rFonts w:ascii="Times New Roman" w:hAnsi="Times New Roman" w:eastAsia="宋体"/>
                  <w:b w:val="0"/>
                  <w:sz w:val="18"/>
                </w:rPr>
                <w:t>0.97</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969" w:author="xh" w:date="2026-10-14T09:08:03Z"/>
              </w:rPr>
            </w:pPr>
            <w:ins w:id="5970" w:author="xh" w:date="2026-10-14T09:08:03Z">
              <w:r>
                <w:rPr>
                  <w:rFonts w:ascii="Times New Roman" w:hAnsi="Times New Roman" w:eastAsia="宋体"/>
                  <w:b w:val="0"/>
                  <w:sz w:val="18"/>
                </w:rPr>
                <w:t>0.94</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971" w:author="xh" w:date="2026-10-14T09:08:03Z"/>
              </w:rPr>
            </w:pPr>
            <w:ins w:id="5972" w:author="xh" w:date="2026-10-14T09:08:03Z">
              <w:r>
                <w:rPr>
                  <w:rFonts w:ascii="Times New Roman" w:hAnsi="Times New Roman" w:eastAsia="宋体"/>
                  <w:b w:val="0"/>
                  <w:sz w:val="18"/>
                </w:rPr>
                <w:t>0.22</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973" w:author="xh" w:date="2026-10-14T09:08:03Z"/>
              </w:rPr>
            </w:pPr>
            <w:ins w:id="5974" w:author="xh" w:date="2026-10-14T09:08:03Z">
              <w:r>
                <w:rPr>
                  <w:rFonts w:ascii="Times New Roman" w:hAnsi="Times New Roman" w:eastAsia="宋体"/>
                  <w:b w:val="0"/>
                  <w:sz w:val="18"/>
                </w:rPr>
                <w:t>1.00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975" w:author="xh" w:date="2026-10-14T09:08:03Z"/>
              </w:rPr>
            </w:pPr>
            <w:ins w:id="5976" w:author="xh" w:date="2026-10-14T09:08:03Z">
              <w:r>
                <w:rPr>
                  <w:rFonts w:ascii="Times New Roman" w:hAnsi="Times New Roman" w:eastAsia="宋体"/>
                  <w:b w:val="0"/>
                  <w:sz w:val="18"/>
                </w:rPr>
                <w:t>0.22</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977" w:author="xh" w:date="2026-10-14T09:08:03Z"/>
              </w:rPr>
            </w:pPr>
            <w:ins w:id="5978" w:author="xh" w:date="2026-10-14T09:08:03Z">
              <w:r>
                <w:rPr>
                  <w:rFonts w:ascii="Times New Roman" w:hAnsi="Times New Roman" w:eastAsia="宋体"/>
                  <w:b w:val="0"/>
                  <w:sz w:val="18"/>
                </w:rPr>
                <w:t>-0.03</w:t>
              </w:r>
            </w:ins>
          </w:p>
        </w:tc>
      </w:tr>
      <w:tr>
        <w:trPr>
          <w:cantSplit/>
          <w:ins w:id="5875" w:author="xh" w:date="2026-10-14T09:08:03Z"/>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979" w:author="xh" w:date="2026-10-14T09:08:03Z"/>
              </w:rPr>
            </w:pPr>
            <w:ins w:id="5980" w:author="xh" w:date="2026-10-14T09:08:03Z">
              <w:r>
                <w:rPr>
                  <w:rFonts w:ascii="Times New Roman" w:hAnsi="Times New Roman" w:eastAsia="宋体"/>
                  <w:b w:val="0"/>
                  <w:sz w:val="18"/>
                </w:rPr>
                <w:t>年最大净负荷平均增长率</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981" w:author="xh" w:date="2026-10-14T09:08:03Z"/>
              </w:rPr>
            </w:pPr>
            <w:ins w:id="5982" w:author="xh" w:date="2026-10-14T09:08:03Z">
              <w:r>
                <w:rPr>
                  <w:rFonts w:ascii="Times New Roman" w:hAnsi="Times New Roman" w:eastAsia="宋体"/>
                  <w:b w:val="0"/>
                  <w:sz w:val="18"/>
                </w:rPr>
                <w:t>0.00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983" w:author="xh" w:date="2026-10-14T09:08:03Z"/>
              </w:rPr>
            </w:pPr>
            <w:ins w:id="5984" w:author="xh" w:date="2026-10-14T09:08:03Z">
              <w:r>
                <w:rPr>
                  <w:rFonts w:ascii="Times New Roman" w:hAnsi="Times New Roman" w:eastAsia="宋体"/>
                  <w:b w:val="0"/>
                  <w:sz w:val="18"/>
                </w:rPr>
                <w:t>0.00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985" w:author="xh" w:date="2026-10-14T09:08:03Z"/>
              </w:rPr>
            </w:pPr>
            <w:ins w:id="5986" w:author="xh" w:date="2026-10-14T09:08:03Z">
              <w:r>
                <w:rPr>
                  <w:rFonts w:ascii="Times New Roman" w:hAnsi="Times New Roman" w:eastAsia="宋体"/>
                  <w:b w:val="0"/>
                  <w:sz w:val="18"/>
                </w:rPr>
                <w:t>0.35</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987" w:author="xh" w:date="2026-10-14T09:08:03Z"/>
              </w:rPr>
            </w:pPr>
            <w:ins w:id="5988" w:author="xh" w:date="2026-10-14T09:08:03Z">
              <w:r>
                <w:rPr>
                  <w:rFonts w:ascii="Times New Roman" w:hAnsi="Times New Roman" w:eastAsia="宋体"/>
                  <w:b w:val="0"/>
                  <w:sz w:val="18"/>
                </w:rPr>
                <w:t>1.00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989" w:author="xh" w:date="2026-10-14T09:08:03Z"/>
              </w:rPr>
            </w:pPr>
            <w:ins w:id="5990" w:author="xh" w:date="2026-10-14T09:08:03Z">
              <w:r>
                <w:rPr>
                  <w:rFonts w:ascii="Times New Roman" w:hAnsi="Times New Roman" w:eastAsia="宋体"/>
                  <w:b w:val="0"/>
                  <w:sz w:val="18"/>
                </w:rPr>
                <w:t>0.22</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991" w:author="xh" w:date="2026-10-14T09:08:03Z"/>
              </w:rPr>
            </w:pPr>
            <w:ins w:id="5992" w:author="xh" w:date="2026-10-14T09:08:03Z">
              <w:r>
                <w:rPr>
                  <w:rFonts w:ascii="Times New Roman" w:hAnsi="Times New Roman" w:eastAsia="宋体"/>
                  <w:b w:val="0"/>
                  <w:sz w:val="18"/>
                </w:rPr>
                <w:t>1.00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993" w:author="xh" w:date="2026-10-14T09:08:03Z"/>
              </w:rPr>
            </w:pPr>
            <w:ins w:id="5994" w:author="xh" w:date="2026-10-14T09:08:03Z">
              <w:r>
                <w:rPr>
                  <w:rFonts w:ascii="Times New Roman" w:hAnsi="Times New Roman" w:eastAsia="宋体"/>
                  <w:b w:val="0"/>
                  <w:sz w:val="18"/>
                </w:rPr>
                <w:t>0.00</w:t>
              </w:r>
            </w:ins>
          </w:p>
        </w:tc>
      </w:tr>
      <w:tr>
        <w:trPr>
          <w:cantSplit/>
          <w:ins w:id="5876" w:author="xh" w:date="2026-10-14T09:08:03Z"/>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995" w:author="xh" w:date="2026-10-14T09:08:03Z"/>
              </w:rPr>
            </w:pPr>
            <w:ins w:id="5996" w:author="xh" w:date="2026-10-14T09:08:03Z">
              <w:r>
                <w:rPr>
                  <w:rFonts w:ascii="Times New Roman" w:hAnsi="Times New Roman" w:eastAsia="宋体"/>
                  <w:b w:val="0"/>
                  <w:sz w:val="18"/>
                </w:rPr>
                <w:t>95%峰值持续时间</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997" w:author="xh" w:date="2026-10-14T09:08:03Z"/>
              </w:rPr>
            </w:pPr>
            <w:ins w:id="5998" w:author="xh" w:date="2026-10-14T09:08:03Z">
              <w:r>
                <w:rPr>
                  <w:rFonts w:ascii="Times New Roman" w:hAnsi="Times New Roman" w:eastAsia="宋体"/>
                  <w:b w:val="0"/>
                  <w:sz w:val="18"/>
                </w:rPr>
                <w:t>-0.01</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999" w:author="xh" w:date="2026-10-14T09:08:03Z"/>
              </w:rPr>
            </w:pPr>
            <w:ins w:id="6000" w:author="xh" w:date="2026-10-14T09:08:03Z">
              <w:r>
                <w:rPr>
                  <w:rFonts w:ascii="Times New Roman" w:hAnsi="Times New Roman" w:eastAsia="宋体"/>
                  <w:b w:val="0"/>
                  <w:sz w:val="18"/>
                </w:rPr>
                <w:t>-0.03</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001" w:author="xh" w:date="2026-10-14T09:08:03Z"/>
              </w:rPr>
            </w:pPr>
            <w:ins w:id="6002" w:author="xh" w:date="2026-10-14T09:08:03Z">
              <w:r>
                <w:rPr>
                  <w:rFonts w:ascii="Times New Roman" w:hAnsi="Times New Roman" w:eastAsia="宋体"/>
                  <w:b w:val="0"/>
                  <w:sz w:val="18"/>
                </w:rPr>
                <w:t>-0.03</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003" w:author="xh" w:date="2026-10-14T09:08:03Z"/>
              </w:rPr>
            </w:pPr>
            <w:ins w:id="6004" w:author="xh" w:date="2026-10-14T09:08:03Z">
              <w:r>
                <w:rPr>
                  <w:rFonts w:ascii="Times New Roman" w:hAnsi="Times New Roman" w:eastAsia="宋体"/>
                  <w:b w:val="0"/>
                  <w:sz w:val="18"/>
                </w:rPr>
                <w:t>0.00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005" w:author="xh" w:date="2026-10-14T09:08:03Z"/>
              </w:rPr>
            </w:pPr>
            <w:ins w:id="6006" w:author="xh" w:date="2026-10-14T09:08:03Z">
              <w:r>
                <w:rPr>
                  <w:rFonts w:ascii="Times New Roman" w:hAnsi="Times New Roman" w:eastAsia="宋体"/>
                  <w:b w:val="0"/>
                  <w:sz w:val="18"/>
                </w:rPr>
                <w:t>-0.03</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007" w:author="xh" w:date="2026-10-14T09:08:03Z"/>
              </w:rPr>
            </w:pPr>
            <w:ins w:id="6008" w:author="xh" w:date="2026-10-14T09:08:03Z">
              <w:r>
                <w:rPr>
                  <w:rFonts w:ascii="Times New Roman" w:hAnsi="Times New Roman" w:eastAsia="宋体"/>
                  <w:b w:val="0"/>
                  <w:sz w:val="18"/>
                </w:rPr>
                <w:t>0.00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009" w:author="xh" w:date="2026-10-14T09:08:03Z"/>
              </w:rPr>
            </w:pPr>
            <w:ins w:id="6010" w:author="xh" w:date="2026-10-14T09:08:03Z">
              <w:r>
                <w:rPr>
                  <w:rFonts w:ascii="Times New Roman" w:hAnsi="Times New Roman" w:eastAsia="宋体"/>
                  <w:b w:val="0"/>
                  <w:sz w:val="18"/>
                </w:rPr>
                <w:t>1.00</w:t>
              </w:r>
            </w:ins>
          </w:p>
        </w:tc>
      </w:tr>
      <w:tr>
        <w:trPr>
          <w:cantSplit/>
          <w:ins w:id="5877" w:author="xh" w:date="2026-10-14T09:08:03Z"/>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011" w:author="xh" w:date="2026-10-14T09:08:03Z"/>
              </w:rPr>
            </w:pPr>
            <w:ins w:id="6012" w:author="xh" w:date="2026-10-14T09:08:03Z">
              <w:r>
                <w:rPr>
                  <w:rFonts w:ascii="Times New Roman" w:hAnsi="Times New Roman" w:eastAsia="宋体"/>
                  <w:b w:val="0"/>
                  <w:sz w:val="18"/>
                </w:rPr>
                <w:t>负荷分散系数</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013" w:author="xh" w:date="2026-10-14T09:08:03Z"/>
              </w:rPr>
            </w:pPr>
            <w:ins w:id="6014" w:author="xh" w:date="2026-10-14T09:08:03Z">
              <w:r>
                <w:rPr>
                  <w:rFonts w:ascii="Times New Roman" w:hAnsi="Times New Roman" w:eastAsia="宋体"/>
                  <w:b w:val="0"/>
                  <w:sz w:val="18"/>
                </w:rPr>
                <w:t>0.00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015" w:author="xh" w:date="2026-10-14T09:08:03Z"/>
              </w:rPr>
            </w:pPr>
            <w:ins w:id="6016" w:author="xh" w:date="2026-10-14T09:08:03Z">
              <w:r>
                <w:rPr>
                  <w:rFonts w:ascii="Times New Roman" w:hAnsi="Times New Roman" w:eastAsia="宋体"/>
                  <w:b w:val="0"/>
                  <w:sz w:val="18"/>
                </w:rPr>
                <w:t>0.00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017" w:author="xh" w:date="2026-10-14T09:08:03Z"/>
              </w:rPr>
            </w:pPr>
            <w:ins w:id="6018" w:author="xh" w:date="2026-10-14T09:08:03Z">
              <w:r>
                <w:rPr>
                  <w:rFonts w:ascii="Times New Roman" w:hAnsi="Times New Roman" w:eastAsia="宋体"/>
                  <w:b w:val="0"/>
                  <w:sz w:val="18"/>
                </w:rPr>
                <w:t>0.04</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019" w:author="xh" w:date="2026-10-14T09:08:03Z"/>
              </w:rPr>
            </w:pPr>
            <w:ins w:id="6020" w:author="xh" w:date="2026-10-14T09:08:03Z">
              <w:r>
                <w:rPr>
                  <w:rFonts w:ascii="Times New Roman" w:hAnsi="Times New Roman" w:eastAsia="宋体"/>
                  <w:b w:val="0"/>
                  <w:sz w:val="18"/>
                </w:rPr>
                <w:t>-0.03</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021" w:author="xh" w:date="2026-10-14T09:08:03Z"/>
              </w:rPr>
            </w:pPr>
            <w:ins w:id="6022" w:author="xh" w:date="2026-10-14T09:08:03Z">
              <w:r>
                <w:rPr>
                  <w:rFonts w:ascii="Times New Roman" w:hAnsi="Times New Roman" w:eastAsia="宋体"/>
                  <w:b w:val="0"/>
                  <w:sz w:val="18"/>
                </w:rPr>
                <w:t>-0.01</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023" w:author="xh" w:date="2026-10-14T09:08:03Z"/>
              </w:rPr>
            </w:pPr>
            <w:ins w:id="6024" w:author="xh" w:date="2026-10-14T09:08:03Z">
              <w:r>
                <w:rPr>
                  <w:rFonts w:ascii="Times New Roman" w:hAnsi="Times New Roman" w:eastAsia="宋体"/>
                  <w:b w:val="0"/>
                  <w:sz w:val="18"/>
                </w:rPr>
                <w:t>-0.03</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025" w:author="xh" w:date="2026-10-14T09:08:03Z"/>
              </w:rPr>
            </w:pPr>
            <w:ins w:id="6026" w:author="xh" w:date="2026-10-14T09:08:03Z">
              <w:r>
                <w:rPr>
                  <w:rFonts w:ascii="Times New Roman" w:hAnsi="Times New Roman" w:eastAsia="宋体"/>
                  <w:b w:val="0"/>
                  <w:sz w:val="18"/>
                </w:rPr>
                <w:t>0.00</w:t>
              </w:r>
            </w:ins>
          </w:p>
        </w:tc>
      </w:tr>
      <w:tr>
        <w:trPr>
          <w:cantSplit/>
          <w:ins w:id="5878" w:author="xh" w:date="2026-10-14T09:08:03Z"/>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027" w:author="xh" w:date="2026-10-14T09:08:03Z"/>
              </w:rPr>
            </w:pPr>
            <w:ins w:id="6028" w:author="xh" w:date="2026-10-14T09:08:03Z">
              <w:r>
                <w:rPr>
                  <w:rFonts w:ascii="Times New Roman" w:hAnsi="Times New Roman" w:eastAsia="宋体"/>
                  <w:b w:val="0"/>
                  <w:sz w:val="18"/>
                </w:rPr>
                <w:t>初始转供率</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029" w:author="xh" w:date="2026-10-14T09:08:03Z"/>
              </w:rPr>
            </w:pPr>
            <w:ins w:id="6030" w:author="xh" w:date="2026-10-14T09:08:03Z">
              <w:r>
                <w:rPr>
                  <w:rFonts w:ascii="Times New Roman" w:hAnsi="Times New Roman" w:eastAsia="宋体"/>
                  <w:b w:val="0"/>
                  <w:sz w:val="18"/>
                </w:rPr>
                <w:t>0.00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031" w:author="xh" w:date="2026-10-14T09:08:03Z"/>
              </w:rPr>
            </w:pPr>
            <w:ins w:id="6032" w:author="xh" w:date="2026-10-14T09:08:03Z">
              <w:r>
                <w:rPr>
                  <w:rFonts w:ascii="Times New Roman" w:hAnsi="Times New Roman" w:eastAsia="宋体"/>
                  <w:b w:val="0"/>
                  <w:sz w:val="18"/>
                </w:rPr>
                <w:t>0.00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033" w:author="xh" w:date="2026-10-14T09:08:03Z"/>
              </w:rPr>
            </w:pPr>
            <w:ins w:id="6034" w:author="xh" w:date="2026-10-14T09:08:03Z">
              <w:r>
                <w:rPr>
                  <w:rFonts w:ascii="Times New Roman" w:hAnsi="Times New Roman" w:eastAsia="宋体"/>
                  <w:b w:val="0"/>
                  <w:sz w:val="18"/>
                </w:rPr>
                <w:t>0.06</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035" w:author="xh" w:date="2026-10-14T09:08:03Z"/>
              </w:rPr>
            </w:pPr>
            <w:ins w:id="6036" w:author="xh" w:date="2026-10-14T09:08:03Z">
              <w:r>
                <w:rPr>
                  <w:rFonts w:ascii="Times New Roman" w:hAnsi="Times New Roman" w:eastAsia="宋体"/>
                  <w:b w:val="0"/>
                  <w:sz w:val="18"/>
                </w:rPr>
                <w:t>0.15</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037" w:author="xh" w:date="2026-10-14T09:08:03Z"/>
              </w:rPr>
            </w:pPr>
            <w:ins w:id="6038" w:author="xh" w:date="2026-10-14T09:08:03Z">
              <w:r>
                <w:rPr>
                  <w:rFonts w:ascii="Times New Roman" w:hAnsi="Times New Roman" w:eastAsia="宋体"/>
                  <w:b w:val="0"/>
                  <w:sz w:val="18"/>
                </w:rPr>
                <w:t>0.03</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039" w:author="xh" w:date="2026-10-14T09:08:03Z"/>
              </w:rPr>
            </w:pPr>
            <w:ins w:id="6040" w:author="xh" w:date="2026-10-14T09:08:03Z">
              <w:r>
                <w:rPr>
                  <w:rFonts w:ascii="Times New Roman" w:hAnsi="Times New Roman" w:eastAsia="宋体"/>
                  <w:b w:val="0"/>
                  <w:sz w:val="18"/>
                </w:rPr>
                <w:t>0.15</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041" w:author="xh" w:date="2026-10-14T09:08:03Z"/>
              </w:rPr>
            </w:pPr>
            <w:ins w:id="6042" w:author="xh" w:date="2026-10-14T09:08:03Z">
              <w:r>
                <w:rPr>
                  <w:rFonts w:ascii="Times New Roman" w:hAnsi="Times New Roman" w:eastAsia="宋体"/>
                  <w:b w:val="0"/>
                  <w:sz w:val="18"/>
                </w:rPr>
                <w:t>0.00</w:t>
              </w:r>
            </w:ins>
          </w:p>
        </w:tc>
      </w:tr>
      <w:tr>
        <w:trPr>
          <w:cantSplit/>
          <w:ins w:id="5879" w:author="xh" w:date="2026-10-14T09:08:03Z"/>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043" w:author="xh" w:date="2026-10-14T09:08:03Z"/>
              </w:rPr>
            </w:pPr>
            <w:ins w:id="6044" w:author="xh" w:date="2026-10-14T09:08:03Z">
              <w:r>
                <w:rPr>
                  <w:rFonts w:ascii="Times New Roman" w:hAnsi="Times New Roman" w:eastAsia="宋体"/>
                  <w:b w:val="0"/>
                  <w:sz w:val="18"/>
                </w:rPr>
                <w:t>主变与线路单位功率投资比</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045" w:author="xh" w:date="2026-10-14T09:08:03Z"/>
              </w:rPr>
            </w:pPr>
            <w:ins w:id="6046" w:author="xh" w:date="2026-10-14T09:08:03Z">
              <w:r>
                <w:rPr>
                  <w:rFonts w:ascii="Times New Roman" w:hAnsi="Times New Roman" w:eastAsia="宋体"/>
                  <w:b w:val="0"/>
                  <w:sz w:val="18"/>
                </w:rPr>
                <w:t>0.00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047" w:author="xh" w:date="2026-10-14T09:08:03Z"/>
              </w:rPr>
            </w:pPr>
            <w:ins w:id="6048" w:author="xh" w:date="2026-10-14T09:08:03Z">
              <w:r>
                <w:rPr>
                  <w:rFonts w:ascii="Times New Roman" w:hAnsi="Times New Roman" w:eastAsia="宋体"/>
                  <w:b w:val="0"/>
                  <w:sz w:val="18"/>
                </w:rPr>
                <w:t>0.00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049" w:author="xh" w:date="2026-10-14T09:08:03Z"/>
              </w:rPr>
            </w:pPr>
            <w:ins w:id="6050" w:author="xh" w:date="2026-10-14T09:08:03Z">
              <w:r>
                <w:rPr>
                  <w:rFonts w:ascii="Times New Roman" w:hAnsi="Times New Roman" w:eastAsia="宋体"/>
                  <w:b w:val="0"/>
                  <w:sz w:val="18"/>
                </w:rPr>
                <w:t>-0.02</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051" w:author="xh" w:date="2026-10-14T09:08:03Z"/>
              </w:rPr>
            </w:pPr>
            <w:ins w:id="6052" w:author="xh" w:date="2026-10-14T09:08:03Z">
              <w:r>
                <w:rPr>
                  <w:rFonts w:ascii="Times New Roman" w:hAnsi="Times New Roman" w:eastAsia="宋体"/>
                  <w:b w:val="0"/>
                  <w:sz w:val="18"/>
                </w:rPr>
                <w:t>-0.04</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053" w:author="xh" w:date="2026-10-14T09:08:03Z"/>
              </w:rPr>
            </w:pPr>
            <w:ins w:id="6054" w:author="xh" w:date="2026-10-14T09:08:03Z">
              <w:r>
                <w:rPr>
                  <w:rFonts w:ascii="Times New Roman" w:hAnsi="Times New Roman" w:eastAsia="宋体"/>
                  <w:b w:val="0"/>
                  <w:sz w:val="18"/>
                </w:rPr>
                <w:t>-0.01</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055" w:author="xh" w:date="2026-10-14T09:08:03Z"/>
              </w:rPr>
            </w:pPr>
            <w:ins w:id="6056" w:author="xh" w:date="2026-10-14T09:08:03Z">
              <w:r>
                <w:rPr>
                  <w:rFonts w:ascii="Times New Roman" w:hAnsi="Times New Roman" w:eastAsia="宋体"/>
                  <w:b w:val="0"/>
                  <w:sz w:val="18"/>
                </w:rPr>
                <w:t>-0.04</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057" w:author="xh" w:date="2026-10-14T09:08:03Z"/>
              </w:rPr>
            </w:pPr>
            <w:ins w:id="6058" w:author="xh" w:date="2026-10-14T09:08:03Z">
              <w:r>
                <w:rPr>
                  <w:rFonts w:ascii="Times New Roman" w:hAnsi="Times New Roman" w:eastAsia="宋体"/>
                  <w:b w:val="0"/>
                  <w:sz w:val="18"/>
                </w:rPr>
                <w:t>0.00</w:t>
              </w:r>
            </w:ins>
          </w:p>
        </w:tc>
      </w:tr>
      <w:tr>
        <w:trPr>
          <w:cantSplit/>
          <w:ins w:id="5880" w:author="xh" w:date="2026-10-14T09:08:03Z"/>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059" w:author="xh" w:date="2026-10-14T09:08:03Z"/>
              </w:rPr>
            </w:pPr>
            <w:ins w:id="6060" w:author="xh" w:date="2026-10-14T09:08:03Z">
              <w:r>
                <w:rPr>
                  <w:rFonts w:ascii="Times New Roman" w:hAnsi="Times New Roman" w:eastAsia="宋体"/>
                  <w:b w:val="0"/>
                  <w:sz w:val="18"/>
                </w:rPr>
                <w:t>主变与储能单位功率投资比</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061" w:author="xh" w:date="2026-10-14T09:08:03Z"/>
              </w:rPr>
            </w:pPr>
            <w:ins w:id="6062" w:author="xh" w:date="2026-10-14T09:08:03Z">
              <w:r>
                <w:rPr>
                  <w:rFonts w:ascii="Times New Roman" w:hAnsi="Times New Roman" w:eastAsia="宋体"/>
                  <w:b w:val="0"/>
                  <w:sz w:val="18"/>
                </w:rPr>
                <w:t>-0.01</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063" w:author="xh" w:date="2026-10-14T09:08:03Z"/>
              </w:rPr>
            </w:pPr>
            <w:ins w:id="6064" w:author="xh" w:date="2026-10-14T09:08:03Z">
              <w:r>
                <w:rPr>
                  <w:rFonts w:ascii="Times New Roman" w:hAnsi="Times New Roman" w:eastAsia="宋体"/>
                  <w:b w:val="0"/>
                  <w:sz w:val="18"/>
                </w:rPr>
                <w:t>-0.03</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065" w:author="xh" w:date="2026-10-14T09:08:03Z"/>
              </w:rPr>
            </w:pPr>
            <w:ins w:id="6066" w:author="xh" w:date="2026-10-14T09:08:03Z">
              <w:r>
                <w:rPr>
                  <w:rFonts w:ascii="Times New Roman" w:hAnsi="Times New Roman" w:eastAsia="宋体"/>
                  <w:b w:val="0"/>
                  <w:sz w:val="18"/>
                </w:rPr>
                <w:t>-0.02</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067" w:author="xh" w:date="2026-10-14T09:08:03Z"/>
              </w:rPr>
            </w:pPr>
            <w:ins w:id="6068" w:author="xh" w:date="2026-10-14T09:08:03Z">
              <w:r>
                <w:rPr>
                  <w:rFonts w:ascii="Times New Roman" w:hAnsi="Times New Roman" w:eastAsia="宋体"/>
                  <w:b w:val="0"/>
                  <w:sz w:val="18"/>
                </w:rPr>
                <w:t>0.00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069" w:author="xh" w:date="2026-10-14T09:08:03Z"/>
              </w:rPr>
            </w:pPr>
            <w:ins w:id="6070" w:author="xh" w:date="2026-10-14T09:08:03Z">
              <w:r>
                <w:rPr>
                  <w:rFonts w:ascii="Times New Roman" w:hAnsi="Times New Roman" w:eastAsia="宋体"/>
                  <w:b w:val="0"/>
                  <w:sz w:val="18"/>
                </w:rPr>
                <w:t>-0.03</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071" w:author="xh" w:date="2026-10-14T09:08:03Z"/>
              </w:rPr>
            </w:pPr>
            <w:ins w:id="6072" w:author="xh" w:date="2026-10-14T09:08:03Z">
              <w:r>
                <w:rPr>
                  <w:rFonts w:ascii="Times New Roman" w:hAnsi="Times New Roman" w:eastAsia="宋体"/>
                  <w:b w:val="0"/>
                  <w:sz w:val="18"/>
                </w:rPr>
                <w:t>0.00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073" w:author="xh" w:date="2026-10-14T09:08:03Z"/>
              </w:rPr>
            </w:pPr>
            <w:ins w:id="6074" w:author="xh" w:date="2026-10-14T09:08:03Z">
              <w:r>
                <w:rPr>
                  <w:rFonts w:ascii="Times New Roman" w:hAnsi="Times New Roman" w:eastAsia="宋体"/>
                  <w:b w:val="0"/>
                  <w:sz w:val="18"/>
                </w:rPr>
                <w:t>-0.87</w:t>
              </w:r>
            </w:ins>
          </w:p>
        </w:tc>
      </w:tr>
      <w:tr>
        <w:trPr>
          <w:cantSplit/>
          <w:ins w:id="5881" w:author="xh" w:date="2026-10-14T09:08:03Z"/>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075" w:author="xh" w:date="2026-10-14T09:08:03Z"/>
              </w:rPr>
            </w:pPr>
            <w:ins w:id="6076" w:author="xh" w:date="2026-10-14T09:08:03Z">
              <w:r>
                <w:rPr>
                  <w:rFonts w:ascii="Times New Roman" w:hAnsi="Times New Roman" w:eastAsia="宋体"/>
                  <w:b w:val="0"/>
                  <w:sz w:val="18"/>
                </w:rPr>
                <w:t>电缆长度占比</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077" w:author="xh" w:date="2026-10-14T09:08:03Z"/>
              </w:rPr>
            </w:pPr>
            <w:ins w:id="6078" w:author="xh" w:date="2026-10-14T09:08:03Z">
              <w:r>
                <w:rPr>
                  <w:rFonts w:ascii="Times New Roman" w:hAnsi="Times New Roman" w:eastAsia="宋体"/>
                  <w:b w:val="0"/>
                  <w:sz w:val="18"/>
                </w:rPr>
                <w:t>0.00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079" w:author="xh" w:date="2026-10-14T09:08:03Z"/>
              </w:rPr>
            </w:pPr>
            <w:ins w:id="6080" w:author="xh" w:date="2026-10-14T09:08:03Z">
              <w:r>
                <w:rPr>
                  <w:rFonts w:ascii="Times New Roman" w:hAnsi="Times New Roman" w:eastAsia="宋体"/>
                  <w:b w:val="0"/>
                  <w:sz w:val="18"/>
                </w:rPr>
                <w:t>0.00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081" w:author="xh" w:date="2026-10-14T09:08:03Z"/>
              </w:rPr>
            </w:pPr>
            <w:ins w:id="6082" w:author="xh" w:date="2026-10-14T09:08:03Z">
              <w:r>
                <w:rPr>
                  <w:rFonts w:ascii="Times New Roman" w:hAnsi="Times New Roman" w:eastAsia="宋体"/>
                  <w:b w:val="0"/>
                  <w:sz w:val="18"/>
                </w:rPr>
                <w:t>0.02</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083" w:author="xh" w:date="2026-10-14T09:08:03Z"/>
              </w:rPr>
            </w:pPr>
            <w:ins w:id="6084" w:author="xh" w:date="2026-10-14T09:08:03Z">
              <w:r>
                <w:rPr>
                  <w:rFonts w:ascii="Times New Roman" w:hAnsi="Times New Roman" w:eastAsia="宋体"/>
                  <w:b w:val="0"/>
                  <w:sz w:val="18"/>
                </w:rPr>
                <w:t>0.05</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085" w:author="xh" w:date="2026-10-14T09:08:03Z"/>
              </w:rPr>
            </w:pPr>
            <w:ins w:id="6086" w:author="xh" w:date="2026-10-14T09:08:03Z">
              <w:r>
                <w:rPr>
                  <w:rFonts w:ascii="Times New Roman" w:hAnsi="Times New Roman" w:eastAsia="宋体"/>
                  <w:b w:val="0"/>
                  <w:sz w:val="18"/>
                </w:rPr>
                <w:t>0.01</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087" w:author="xh" w:date="2026-10-14T09:08:03Z"/>
              </w:rPr>
            </w:pPr>
            <w:ins w:id="6088" w:author="xh" w:date="2026-10-14T09:08:03Z">
              <w:r>
                <w:rPr>
                  <w:rFonts w:ascii="Times New Roman" w:hAnsi="Times New Roman" w:eastAsia="宋体"/>
                  <w:b w:val="0"/>
                  <w:sz w:val="18"/>
                </w:rPr>
                <w:t>0.05</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089" w:author="xh" w:date="2026-10-14T09:08:03Z"/>
              </w:rPr>
            </w:pPr>
            <w:ins w:id="6090" w:author="xh" w:date="2026-10-14T09:08:03Z">
              <w:r>
                <w:rPr>
                  <w:rFonts w:ascii="Times New Roman" w:hAnsi="Times New Roman" w:eastAsia="宋体"/>
                  <w:b w:val="0"/>
                  <w:sz w:val="18"/>
                </w:rPr>
                <w:t>0.00</w:t>
              </w:r>
            </w:ins>
          </w:p>
        </w:tc>
      </w:tr>
      <w:tr>
        <w:trPr>
          <w:cantSplit/>
          <w:ins w:id="5882" w:author="xh" w:date="2026-10-14T09:08:03Z"/>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091" w:author="xh" w:date="2026-10-14T09:08:03Z"/>
              </w:rPr>
            </w:pPr>
            <w:ins w:id="6092" w:author="xh" w:date="2026-10-14T09:08:03Z">
              <w:r>
                <w:rPr>
                  <w:rFonts w:ascii="Times New Roman" w:hAnsi="Times New Roman" w:eastAsia="宋体"/>
                  <w:b w:val="0"/>
                  <w:sz w:val="18"/>
                </w:rPr>
                <w:t>储能支撑持续时间</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093" w:author="xh" w:date="2026-10-14T09:08:03Z"/>
              </w:rPr>
            </w:pPr>
            <w:ins w:id="6094" w:author="xh" w:date="2026-10-14T09:08:03Z">
              <w:r>
                <w:rPr>
                  <w:rFonts w:ascii="Times New Roman" w:hAnsi="Times New Roman" w:eastAsia="宋体"/>
                  <w:b w:val="0"/>
                  <w:sz w:val="18"/>
                </w:rPr>
                <w:t>-0.01</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095" w:author="xh" w:date="2026-10-14T09:08:03Z"/>
              </w:rPr>
            </w:pPr>
            <w:ins w:id="6096" w:author="xh" w:date="2026-10-14T09:08:03Z">
              <w:r>
                <w:rPr>
                  <w:rFonts w:ascii="Times New Roman" w:hAnsi="Times New Roman" w:eastAsia="宋体"/>
                  <w:b w:val="0"/>
                  <w:sz w:val="18"/>
                </w:rPr>
                <w:t>-0.03</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097" w:author="xh" w:date="2026-10-14T09:08:03Z"/>
              </w:rPr>
            </w:pPr>
            <w:ins w:id="6098" w:author="xh" w:date="2026-10-14T09:08:03Z">
              <w:r>
                <w:rPr>
                  <w:rFonts w:ascii="Times New Roman" w:hAnsi="Times New Roman" w:eastAsia="宋体"/>
                  <w:b w:val="0"/>
                  <w:sz w:val="18"/>
                </w:rPr>
                <w:t>-0.03</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099" w:author="xh" w:date="2026-10-14T09:08:03Z"/>
              </w:rPr>
            </w:pPr>
            <w:ins w:id="6100" w:author="xh" w:date="2026-10-14T09:08:03Z">
              <w:r>
                <w:rPr>
                  <w:rFonts w:ascii="Times New Roman" w:hAnsi="Times New Roman" w:eastAsia="宋体"/>
                  <w:b w:val="0"/>
                  <w:sz w:val="18"/>
                </w:rPr>
                <w:t>0.00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101" w:author="xh" w:date="2026-10-14T09:08:03Z"/>
              </w:rPr>
            </w:pPr>
            <w:ins w:id="6102" w:author="xh" w:date="2026-10-14T09:08:03Z">
              <w:r>
                <w:rPr>
                  <w:rFonts w:ascii="Times New Roman" w:hAnsi="Times New Roman" w:eastAsia="宋体"/>
                  <w:b w:val="0"/>
                  <w:sz w:val="18"/>
                </w:rPr>
                <w:t>-0.03</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103" w:author="xh" w:date="2026-10-14T09:08:03Z"/>
              </w:rPr>
            </w:pPr>
            <w:ins w:id="6104" w:author="xh" w:date="2026-10-14T09:08:03Z">
              <w:r>
                <w:rPr>
                  <w:rFonts w:ascii="Times New Roman" w:hAnsi="Times New Roman" w:eastAsia="宋体"/>
                  <w:b w:val="0"/>
                  <w:sz w:val="18"/>
                </w:rPr>
                <w:t>0.00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105" w:author="xh" w:date="2026-10-14T09:08:03Z"/>
              </w:rPr>
            </w:pPr>
            <w:ins w:id="6106" w:author="xh" w:date="2026-10-14T09:08:03Z">
              <w:r>
                <w:rPr>
                  <w:rFonts w:ascii="Times New Roman" w:hAnsi="Times New Roman" w:eastAsia="宋体"/>
                  <w:b w:val="0"/>
                  <w:sz w:val="18"/>
                </w:rPr>
                <w:t>1.00</w:t>
              </w:r>
            </w:ins>
          </w:p>
        </w:tc>
      </w:tr>
    </w:tbl>
    <w:p>
      <w:pPr>
        <w:pStyle w:val="Report35_2"/>
        <w:keepNext/>
        <w:spacing w:line="280" w:lineRule="exact" w:before="120" w:after="80"/>
        <w:ind w:firstLine="0"/>
        <w:jc w:val="center"/>
        <w:rPr>
          <w:ins w:id="6107" w:author="xh" w:date="2026-10-14T09:08:03Z"/>
        </w:rPr>
      </w:pPr>
      <w:ins w:id="6108" w:author="xh" w:date="2026-10-14T09:08:03Z">
        <w:r>
          <w:rPr>
            <w:rFonts w:ascii="Times New Roman" w:hAnsi="Times New Roman" w:eastAsia="宋体"/>
            <w:b w:val="0"/>
            <w:sz w:val="21"/>
          </w:rPr>
          <w:t xml:space="preserve">表11 十三项指标的Pearson相关矩阵（2）</w:t>
        </w:r>
      </w:ins>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930"/>
        <w:gridCol w:w="1054"/>
        <w:gridCol w:w="868"/>
        <w:gridCol w:w="1551"/>
        <w:gridCol w:w="1489"/>
        <w:gridCol w:w="992"/>
        <w:gridCol w:w="1427"/>
      </w:tblGrid>
      <w:tr>
        <w:trPr>
          <w:cantSplit/>
          <w:tblHeader/>
          <w:ins w:id="6109" w:author="xh" w:date="2026-10-14T09:08:03Z"/>
        </w:trPr>
        <w:tc>
          <w:tcPr>
            <w:tcW w:type="dxa" w:w="930"/>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6123" w:author="xh" w:date="2026-10-14T09:08:03Z"/>
              </w:rPr>
            </w:pPr>
            <w:ins w:id="6124" w:author="xh" w:date="2026-10-14T09:08:03Z">
              <w:r>
                <w:rPr>
                  <w:rFonts w:ascii="Times New Roman" w:hAnsi="Times New Roman" w:eastAsia="宋体"/>
                  <w:b/>
                  <w:sz w:val="18"/>
                </w:rPr>
                <w:t>指标</w:t>
              </w:r>
            </w:ins>
          </w:p>
        </w:tc>
        <w:tc>
          <w:tcPr>
            <w:tcW w:type="dxa" w:w="1054"/>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6125" w:author="xh" w:date="2026-10-14T09:08:03Z"/>
              </w:rPr>
            </w:pPr>
            <w:ins w:id="6126" w:author="xh" w:date="2026-10-14T09:08:03Z">
              <w:r>
                <w:rPr>
                  <w:rFonts w:ascii="Times New Roman" w:hAnsi="Times New Roman" w:eastAsia="宋体"/>
                  <w:b/>
                  <w:sz w:val="18"/>
                </w:rPr>
                <w:t>负荷分散系数</w:t>
              </w:r>
            </w:ins>
          </w:p>
        </w:tc>
        <w:tc>
          <w:tcPr>
            <w:tcW w:type="dxa" w:w="86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6127" w:author="xh" w:date="2026-10-14T09:08:03Z"/>
              </w:rPr>
            </w:pPr>
            <w:ins w:id="6128" w:author="xh" w:date="2026-10-14T09:08:03Z">
              <w:r>
                <w:rPr>
                  <w:rFonts w:ascii="Times New Roman" w:hAnsi="Times New Roman" w:eastAsia="宋体"/>
                  <w:b/>
                  <w:sz w:val="18"/>
                </w:rPr>
                <w:t>初始转供率</w:t>
              </w:r>
            </w:ins>
          </w:p>
        </w:tc>
        <w:tc>
          <w:tcPr>
            <w:tcW w:type="dxa" w:w="155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6129" w:author="xh" w:date="2026-10-14T09:08:03Z"/>
              </w:rPr>
            </w:pPr>
            <w:ins w:id="6130" w:author="xh" w:date="2026-10-14T09:08:03Z">
              <w:r>
                <w:rPr>
                  <w:rFonts w:ascii="Times New Roman" w:hAnsi="Times New Roman" w:eastAsia="宋体"/>
                  <w:b/>
                  <w:sz w:val="18"/>
                </w:rPr>
                <w:t>主变与线路单位功率投资比</w:t>
              </w:r>
            </w:ins>
          </w:p>
        </w:tc>
        <w:tc>
          <w:tcPr>
            <w:tcW w:type="dxa" w:w="148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6131" w:author="xh" w:date="2026-10-14T09:08:03Z"/>
              </w:rPr>
            </w:pPr>
            <w:ins w:id="6132" w:author="xh" w:date="2026-10-14T09:08:03Z">
              <w:r>
                <w:rPr>
                  <w:rFonts w:ascii="Times New Roman" w:hAnsi="Times New Roman" w:eastAsia="宋体"/>
                  <w:b/>
                  <w:sz w:val="18"/>
                </w:rPr>
                <w:t>主变与储能单位功率投资比</w:t>
              </w:r>
            </w:ins>
          </w:p>
        </w:tc>
        <w:tc>
          <w:tcPr>
            <w:tcW w:type="dxa" w:w="99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6133" w:author="xh" w:date="2026-10-14T09:08:03Z"/>
              </w:rPr>
            </w:pPr>
            <w:ins w:id="6134" w:author="xh" w:date="2026-10-14T09:08:03Z">
              <w:r>
                <w:rPr>
                  <w:rFonts w:ascii="Times New Roman" w:hAnsi="Times New Roman" w:eastAsia="宋体"/>
                  <w:b/>
                  <w:sz w:val="18"/>
                </w:rPr>
                <w:t>电缆长度占比</w:t>
              </w:r>
            </w:ins>
          </w:p>
        </w:tc>
        <w:tc>
          <w:tcPr>
            <w:tcW w:type="dxa" w:w="142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6135" w:author="xh" w:date="2026-10-14T09:08:03Z"/>
              </w:rPr>
            </w:pPr>
            <w:ins w:id="6136" w:author="xh" w:date="2026-10-14T09:08:03Z">
              <w:r>
                <w:rPr>
                  <w:rFonts w:ascii="Times New Roman" w:hAnsi="Times New Roman" w:eastAsia="宋体"/>
                  <w:b/>
                  <w:sz w:val="18"/>
                </w:rPr>
                <w:t>储能支撑持续时间</w:t>
              </w:r>
            </w:ins>
          </w:p>
        </w:tc>
      </w:tr>
      <w:tr>
        <w:trPr>
          <w:cantSplit/>
          <w:ins w:id="6110" w:author="xh" w:date="2026-10-14T09:08:03Z"/>
        </w:trPr>
        <w:tc>
          <w:tcPr>
            <w:tcW w:type="dxa" w:w="930"/>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137" w:author="xh" w:date="2026-10-14T09:08:03Z"/>
              </w:rPr>
            </w:pPr>
            <w:ins w:id="6138" w:author="xh" w:date="2026-10-14T09:08:03Z">
              <w:r>
                <w:rPr>
                  <w:rFonts w:ascii="Times New Roman" w:hAnsi="Times New Roman" w:eastAsia="宋体"/>
                  <w:b w:val="0"/>
                  <w:sz w:val="18"/>
                </w:rPr>
                <w:t>分布式电源装机渗透率</w:t>
              </w:r>
            </w:ins>
          </w:p>
        </w:tc>
        <w:tc>
          <w:tcPr>
            <w:tcW w:type="dxa" w:w="1054"/>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139" w:author="xh" w:date="2026-10-14T09:08:03Z"/>
              </w:rPr>
            </w:pPr>
            <w:ins w:id="6140" w:author="xh" w:date="2026-10-14T09:08:03Z">
              <w:r>
                <w:rPr>
                  <w:rFonts w:ascii="Times New Roman" w:hAnsi="Times New Roman" w:eastAsia="宋体"/>
                  <w:b w:val="0"/>
                  <w:sz w:val="18"/>
                </w:rPr>
                <w:t>0.00</w:t>
              </w:r>
            </w:ins>
          </w:p>
        </w:tc>
        <w:tc>
          <w:tcPr>
            <w:tcW w:type="dxa" w:w="86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141" w:author="xh" w:date="2026-10-14T09:08:03Z"/>
              </w:rPr>
            </w:pPr>
            <w:ins w:id="6142" w:author="xh" w:date="2026-10-14T09:08:03Z">
              <w:r>
                <w:rPr>
                  <w:rFonts w:ascii="Times New Roman" w:hAnsi="Times New Roman" w:eastAsia="宋体"/>
                  <w:b w:val="0"/>
                  <w:sz w:val="18"/>
                </w:rPr>
                <w:t>0.00</w:t>
              </w:r>
            </w:ins>
          </w:p>
        </w:tc>
        <w:tc>
          <w:tcPr>
            <w:tcW w:type="dxa" w:w="155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143" w:author="xh" w:date="2026-10-14T09:08:03Z"/>
              </w:rPr>
            </w:pPr>
            <w:ins w:id="6144" w:author="xh" w:date="2026-10-14T09:08:03Z">
              <w:r>
                <w:rPr>
                  <w:rFonts w:ascii="Times New Roman" w:hAnsi="Times New Roman" w:eastAsia="宋体"/>
                  <w:b w:val="0"/>
                  <w:sz w:val="18"/>
                </w:rPr>
                <w:t>0.00</w:t>
              </w:r>
            </w:ins>
          </w:p>
        </w:tc>
        <w:tc>
          <w:tcPr>
            <w:tcW w:type="dxa" w:w="148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145" w:author="xh" w:date="2026-10-14T09:08:03Z"/>
              </w:rPr>
            </w:pPr>
            <w:ins w:id="6146" w:author="xh" w:date="2026-10-14T09:08:03Z">
              <w:r>
                <w:rPr>
                  <w:rFonts w:ascii="Times New Roman" w:hAnsi="Times New Roman" w:eastAsia="宋体"/>
                  <w:b w:val="0"/>
                  <w:sz w:val="18"/>
                </w:rPr>
                <w:t>-0.01</w:t>
              </w:r>
            </w:ins>
          </w:p>
        </w:tc>
        <w:tc>
          <w:tcPr>
            <w:tcW w:type="dxa" w:w="99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147" w:author="xh" w:date="2026-10-14T09:08:03Z"/>
              </w:rPr>
            </w:pPr>
            <w:ins w:id="6148" w:author="xh" w:date="2026-10-14T09:08:03Z">
              <w:r>
                <w:rPr>
                  <w:rFonts w:ascii="Times New Roman" w:hAnsi="Times New Roman" w:eastAsia="宋体"/>
                  <w:b w:val="0"/>
                  <w:sz w:val="18"/>
                </w:rPr>
                <w:t>0.00</w:t>
              </w:r>
            </w:ins>
          </w:p>
        </w:tc>
        <w:tc>
          <w:tcPr>
            <w:tcW w:type="dxa" w:w="142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149" w:author="xh" w:date="2026-10-14T09:08:03Z"/>
              </w:rPr>
            </w:pPr>
            <w:ins w:id="6150" w:author="xh" w:date="2026-10-14T09:08:03Z">
              <w:r>
                <w:rPr>
                  <w:rFonts w:ascii="Times New Roman" w:hAnsi="Times New Roman" w:eastAsia="宋体"/>
                  <w:b w:val="0"/>
                  <w:sz w:val="18"/>
                </w:rPr>
                <w:t>-0.01</w:t>
              </w:r>
            </w:ins>
          </w:p>
        </w:tc>
      </w:tr>
      <w:tr>
        <w:trPr>
          <w:cantSplit/>
          <w:ins w:id="6111" w:author="xh" w:date="2026-10-14T09:08:03Z"/>
        </w:trPr>
        <w:tc>
          <w:tcPr>
            <w:tcW w:type="dxa" w:w="930"/>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151" w:author="xh" w:date="2026-10-14T09:08:03Z"/>
              </w:rPr>
            </w:pPr>
            <w:ins w:id="6152" w:author="xh" w:date="2026-10-14T09:08:03Z">
              <w:r>
                <w:rPr>
                  <w:rFonts w:ascii="Times New Roman" w:hAnsi="Times New Roman" w:eastAsia="宋体"/>
                  <w:b w:val="0"/>
                  <w:sz w:val="18"/>
                </w:rPr>
                <w:t>分布式电源电量渗透率</w:t>
              </w:r>
            </w:ins>
          </w:p>
        </w:tc>
        <w:tc>
          <w:tcPr>
            <w:tcW w:type="dxa" w:w="1054"/>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153" w:author="xh" w:date="2026-10-14T09:08:03Z"/>
              </w:rPr>
            </w:pPr>
            <w:ins w:id="6154" w:author="xh" w:date="2026-10-14T09:08:03Z">
              <w:r>
                <w:rPr>
                  <w:rFonts w:ascii="Times New Roman" w:hAnsi="Times New Roman" w:eastAsia="宋体"/>
                  <w:b w:val="0"/>
                  <w:sz w:val="18"/>
                </w:rPr>
                <w:t>0.00</w:t>
              </w:r>
            </w:ins>
          </w:p>
        </w:tc>
        <w:tc>
          <w:tcPr>
            <w:tcW w:type="dxa" w:w="86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155" w:author="xh" w:date="2026-10-14T09:08:03Z"/>
              </w:rPr>
            </w:pPr>
            <w:ins w:id="6156" w:author="xh" w:date="2026-10-14T09:08:03Z">
              <w:r>
                <w:rPr>
                  <w:rFonts w:ascii="Times New Roman" w:hAnsi="Times New Roman" w:eastAsia="宋体"/>
                  <w:b w:val="0"/>
                  <w:sz w:val="18"/>
                </w:rPr>
                <w:t>0.00</w:t>
              </w:r>
            </w:ins>
          </w:p>
        </w:tc>
        <w:tc>
          <w:tcPr>
            <w:tcW w:type="dxa" w:w="155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157" w:author="xh" w:date="2026-10-14T09:08:03Z"/>
              </w:rPr>
            </w:pPr>
            <w:ins w:id="6158" w:author="xh" w:date="2026-10-14T09:08:03Z">
              <w:r>
                <w:rPr>
                  <w:rFonts w:ascii="Times New Roman" w:hAnsi="Times New Roman" w:eastAsia="宋体"/>
                  <w:b w:val="0"/>
                  <w:sz w:val="18"/>
                </w:rPr>
                <w:t>0.00</w:t>
              </w:r>
            </w:ins>
          </w:p>
        </w:tc>
        <w:tc>
          <w:tcPr>
            <w:tcW w:type="dxa" w:w="148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159" w:author="xh" w:date="2026-10-14T09:08:03Z"/>
              </w:rPr>
            </w:pPr>
            <w:ins w:id="6160" w:author="xh" w:date="2026-10-14T09:08:03Z">
              <w:r>
                <w:rPr>
                  <w:rFonts w:ascii="Times New Roman" w:hAnsi="Times New Roman" w:eastAsia="宋体"/>
                  <w:b w:val="0"/>
                  <w:sz w:val="18"/>
                </w:rPr>
                <w:t>-0.03</w:t>
              </w:r>
            </w:ins>
          </w:p>
        </w:tc>
        <w:tc>
          <w:tcPr>
            <w:tcW w:type="dxa" w:w="99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161" w:author="xh" w:date="2026-10-14T09:08:03Z"/>
              </w:rPr>
            </w:pPr>
            <w:ins w:id="6162" w:author="xh" w:date="2026-10-14T09:08:03Z">
              <w:r>
                <w:rPr>
                  <w:rFonts w:ascii="Times New Roman" w:hAnsi="Times New Roman" w:eastAsia="宋体"/>
                  <w:b w:val="0"/>
                  <w:sz w:val="18"/>
                </w:rPr>
                <w:t>0.00</w:t>
              </w:r>
            </w:ins>
          </w:p>
        </w:tc>
        <w:tc>
          <w:tcPr>
            <w:tcW w:type="dxa" w:w="142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163" w:author="xh" w:date="2026-10-14T09:08:03Z"/>
              </w:rPr>
            </w:pPr>
            <w:ins w:id="6164" w:author="xh" w:date="2026-10-14T09:08:03Z">
              <w:r>
                <w:rPr>
                  <w:rFonts w:ascii="Times New Roman" w:hAnsi="Times New Roman" w:eastAsia="宋体"/>
                  <w:b w:val="0"/>
                  <w:sz w:val="18"/>
                </w:rPr>
                <w:t>-0.03</w:t>
              </w:r>
            </w:ins>
          </w:p>
        </w:tc>
      </w:tr>
      <w:tr>
        <w:trPr>
          <w:cantSplit/>
          <w:ins w:id="6112" w:author="xh" w:date="2026-10-14T09:08:03Z"/>
        </w:trPr>
        <w:tc>
          <w:tcPr>
            <w:tcW w:type="dxa" w:w="930"/>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165" w:author="xh" w:date="2026-10-14T09:08:03Z"/>
              </w:rPr>
            </w:pPr>
            <w:ins w:id="6166" w:author="xh" w:date="2026-10-14T09:08:03Z">
              <w:r>
                <w:rPr>
                  <w:rFonts w:ascii="Times New Roman" w:hAnsi="Times New Roman" w:eastAsia="宋体"/>
                  <w:b w:val="0"/>
                  <w:sz w:val="18"/>
                </w:rPr>
                <w:t>站级负载率最大值</w:t>
              </w:r>
            </w:ins>
          </w:p>
        </w:tc>
        <w:tc>
          <w:tcPr>
            <w:tcW w:type="dxa" w:w="1054"/>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167" w:author="xh" w:date="2026-10-14T09:08:03Z"/>
              </w:rPr>
            </w:pPr>
            <w:ins w:id="6168" w:author="xh" w:date="2026-10-14T09:08:03Z">
              <w:r>
                <w:rPr>
                  <w:rFonts w:ascii="Times New Roman" w:hAnsi="Times New Roman" w:eastAsia="宋体"/>
                  <w:b w:val="0"/>
                  <w:sz w:val="18"/>
                </w:rPr>
                <w:t>0.04</w:t>
              </w:r>
            </w:ins>
          </w:p>
        </w:tc>
        <w:tc>
          <w:tcPr>
            <w:tcW w:type="dxa" w:w="86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169" w:author="xh" w:date="2026-10-14T09:08:03Z"/>
              </w:rPr>
            </w:pPr>
            <w:ins w:id="6170" w:author="xh" w:date="2026-10-14T09:08:03Z">
              <w:r>
                <w:rPr>
                  <w:rFonts w:ascii="Times New Roman" w:hAnsi="Times New Roman" w:eastAsia="宋体"/>
                  <w:b w:val="0"/>
                  <w:sz w:val="18"/>
                </w:rPr>
                <w:t>0.06</w:t>
              </w:r>
            </w:ins>
          </w:p>
        </w:tc>
        <w:tc>
          <w:tcPr>
            <w:tcW w:type="dxa" w:w="155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171" w:author="xh" w:date="2026-10-14T09:08:03Z"/>
              </w:rPr>
            </w:pPr>
            <w:ins w:id="6172" w:author="xh" w:date="2026-10-14T09:08:03Z">
              <w:r>
                <w:rPr>
                  <w:rFonts w:ascii="Times New Roman" w:hAnsi="Times New Roman" w:eastAsia="宋体"/>
                  <w:b w:val="0"/>
                  <w:sz w:val="18"/>
                </w:rPr>
                <w:t>-0.02</w:t>
              </w:r>
            </w:ins>
          </w:p>
        </w:tc>
        <w:tc>
          <w:tcPr>
            <w:tcW w:type="dxa" w:w="148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173" w:author="xh" w:date="2026-10-14T09:08:03Z"/>
              </w:rPr>
            </w:pPr>
            <w:ins w:id="6174" w:author="xh" w:date="2026-10-14T09:08:03Z">
              <w:r>
                <w:rPr>
                  <w:rFonts w:ascii="Times New Roman" w:hAnsi="Times New Roman" w:eastAsia="宋体"/>
                  <w:b w:val="0"/>
                  <w:sz w:val="18"/>
                </w:rPr>
                <w:t>-0.02</w:t>
              </w:r>
            </w:ins>
          </w:p>
        </w:tc>
        <w:tc>
          <w:tcPr>
            <w:tcW w:type="dxa" w:w="99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175" w:author="xh" w:date="2026-10-14T09:08:03Z"/>
              </w:rPr>
            </w:pPr>
            <w:ins w:id="6176" w:author="xh" w:date="2026-10-14T09:08:03Z">
              <w:r>
                <w:rPr>
                  <w:rFonts w:ascii="Times New Roman" w:hAnsi="Times New Roman" w:eastAsia="宋体"/>
                  <w:b w:val="0"/>
                  <w:sz w:val="18"/>
                </w:rPr>
                <w:t>0.02</w:t>
              </w:r>
            </w:ins>
          </w:p>
        </w:tc>
        <w:tc>
          <w:tcPr>
            <w:tcW w:type="dxa" w:w="142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177" w:author="xh" w:date="2026-10-14T09:08:03Z"/>
              </w:rPr>
            </w:pPr>
            <w:ins w:id="6178" w:author="xh" w:date="2026-10-14T09:08:03Z">
              <w:r>
                <w:rPr>
                  <w:rFonts w:ascii="Times New Roman" w:hAnsi="Times New Roman" w:eastAsia="宋体"/>
                  <w:b w:val="0"/>
                  <w:sz w:val="18"/>
                </w:rPr>
                <w:t>-0.03</w:t>
              </w:r>
            </w:ins>
          </w:p>
        </w:tc>
      </w:tr>
      <w:tr>
        <w:trPr>
          <w:cantSplit/>
          <w:ins w:id="6113" w:author="xh" w:date="2026-10-14T09:08:03Z"/>
        </w:trPr>
        <w:tc>
          <w:tcPr>
            <w:tcW w:type="dxa" w:w="930"/>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179" w:author="xh" w:date="2026-10-14T09:08:03Z"/>
              </w:rPr>
            </w:pPr>
            <w:ins w:id="6180" w:author="xh" w:date="2026-10-14T09:08:03Z">
              <w:r>
                <w:rPr>
                  <w:rFonts w:ascii="Times New Roman" w:hAnsi="Times New Roman" w:eastAsia="宋体"/>
                  <w:b w:val="0"/>
                  <w:sz w:val="18"/>
                </w:rPr>
                <w:t>最大正向净负荷</w:t>
              </w:r>
            </w:ins>
          </w:p>
        </w:tc>
        <w:tc>
          <w:tcPr>
            <w:tcW w:type="dxa" w:w="1054"/>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181" w:author="xh" w:date="2026-10-14T09:08:03Z"/>
              </w:rPr>
            </w:pPr>
            <w:ins w:id="6182" w:author="xh" w:date="2026-10-14T09:08:03Z">
              <w:r>
                <w:rPr>
                  <w:rFonts w:ascii="Times New Roman" w:hAnsi="Times New Roman" w:eastAsia="宋体"/>
                  <w:b w:val="0"/>
                  <w:sz w:val="18"/>
                </w:rPr>
                <w:t>-0.03</w:t>
              </w:r>
            </w:ins>
          </w:p>
        </w:tc>
        <w:tc>
          <w:tcPr>
            <w:tcW w:type="dxa" w:w="86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183" w:author="xh" w:date="2026-10-14T09:08:03Z"/>
              </w:rPr>
            </w:pPr>
            <w:ins w:id="6184" w:author="xh" w:date="2026-10-14T09:08:03Z">
              <w:r>
                <w:rPr>
                  <w:rFonts w:ascii="Times New Roman" w:hAnsi="Times New Roman" w:eastAsia="宋体"/>
                  <w:b w:val="0"/>
                  <w:sz w:val="18"/>
                </w:rPr>
                <w:t>0.15</w:t>
              </w:r>
            </w:ins>
          </w:p>
        </w:tc>
        <w:tc>
          <w:tcPr>
            <w:tcW w:type="dxa" w:w="155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185" w:author="xh" w:date="2026-10-14T09:08:03Z"/>
              </w:rPr>
            </w:pPr>
            <w:ins w:id="6186" w:author="xh" w:date="2026-10-14T09:08:03Z">
              <w:r>
                <w:rPr>
                  <w:rFonts w:ascii="Times New Roman" w:hAnsi="Times New Roman" w:eastAsia="宋体"/>
                  <w:b w:val="0"/>
                  <w:sz w:val="18"/>
                </w:rPr>
                <w:t>-0.04</w:t>
              </w:r>
            </w:ins>
          </w:p>
        </w:tc>
        <w:tc>
          <w:tcPr>
            <w:tcW w:type="dxa" w:w="148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187" w:author="xh" w:date="2026-10-14T09:08:03Z"/>
              </w:rPr>
            </w:pPr>
            <w:ins w:id="6188" w:author="xh" w:date="2026-10-14T09:08:03Z">
              <w:r>
                <w:rPr>
                  <w:rFonts w:ascii="Times New Roman" w:hAnsi="Times New Roman" w:eastAsia="宋体"/>
                  <w:b w:val="0"/>
                  <w:sz w:val="18"/>
                </w:rPr>
                <w:t>0.00</w:t>
              </w:r>
            </w:ins>
          </w:p>
        </w:tc>
        <w:tc>
          <w:tcPr>
            <w:tcW w:type="dxa" w:w="99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189" w:author="xh" w:date="2026-10-14T09:08:03Z"/>
              </w:rPr>
            </w:pPr>
            <w:ins w:id="6190" w:author="xh" w:date="2026-10-14T09:08:03Z">
              <w:r>
                <w:rPr>
                  <w:rFonts w:ascii="Times New Roman" w:hAnsi="Times New Roman" w:eastAsia="宋体"/>
                  <w:b w:val="0"/>
                  <w:sz w:val="18"/>
                </w:rPr>
                <w:t>0.05</w:t>
              </w:r>
            </w:ins>
          </w:p>
        </w:tc>
        <w:tc>
          <w:tcPr>
            <w:tcW w:type="dxa" w:w="142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191" w:author="xh" w:date="2026-10-14T09:08:03Z"/>
              </w:rPr>
            </w:pPr>
            <w:ins w:id="6192" w:author="xh" w:date="2026-10-14T09:08:03Z">
              <w:r>
                <w:rPr>
                  <w:rFonts w:ascii="Times New Roman" w:hAnsi="Times New Roman" w:eastAsia="宋体"/>
                  <w:b w:val="0"/>
                  <w:sz w:val="18"/>
                </w:rPr>
                <w:t>0.00</w:t>
              </w:r>
            </w:ins>
          </w:p>
        </w:tc>
      </w:tr>
      <w:tr>
        <w:trPr>
          <w:cantSplit/>
          <w:ins w:id="6114" w:author="xh" w:date="2026-10-14T09:08:03Z"/>
        </w:trPr>
        <w:tc>
          <w:tcPr>
            <w:tcW w:type="dxa" w:w="930"/>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193" w:author="xh" w:date="2026-10-14T09:08:03Z"/>
              </w:rPr>
            </w:pPr>
            <w:ins w:id="6194" w:author="xh" w:date="2026-10-14T09:08:03Z">
              <w:r>
                <w:rPr>
                  <w:rFonts w:ascii="Times New Roman" w:hAnsi="Times New Roman" w:eastAsia="宋体"/>
                  <w:b w:val="0"/>
                  <w:sz w:val="18"/>
                </w:rPr>
                <w:t>最大反向净负荷</w:t>
              </w:r>
            </w:ins>
          </w:p>
        </w:tc>
        <w:tc>
          <w:tcPr>
            <w:tcW w:type="dxa" w:w="1054"/>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195" w:author="xh" w:date="2026-10-14T09:08:03Z"/>
              </w:rPr>
            </w:pPr>
            <w:ins w:id="6196" w:author="xh" w:date="2026-10-14T09:08:03Z">
              <w:r>
                <w:rPr>
                  <w:rFonts w:ascii="Times New Roman" w:hAnsi="Times New Roman" w:eastAsia="宋体"/>
                  <w:b w:val="0"/>
                  <w:sz w:val="18"/>
                </w:rPr>
                <w:t>-0.01</w:t>
              </w:r>
            </w:ins>
          </w:p>
        </w:tc>
        <w:tc>
          <w:tcPr>
            <w:tcW w:type="dxa" w:w="86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197" w:author="xh" w:date="2026-10-14T09:08:03Z"/>
              </w:rPr>
            </w:pPr>
            <w:ins w:id="6198" w:author="xh" w:date="2026-10-14T09:08:03Z">
              <w:r>
                <w:rPr>
                  <w:rFonts w:ascii="Times New Roman" w:hAnsi="Times New Roman" w:eastAsia="宋体"/>
                  <w:b w:val="0"/>
                  <w:sz w:val="18"/>
                </w:rPr>
                <w:t>0.03</w:t>
              </w:r>
            </w:ins>
          </w:p>
        </w:tc>
        <w:tc>
          <w:tcPr>
            <w:tcW w:type="dxa" w:w="155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199" w:author="xh" w:date="2026-10-14T09:08:03Z"/>
              </w:rPr>
            </w:pPr>
            <w:ins w:id="6200" w:author="xh" w:date="2026-10-14T09:08:03Z">
              <w:r>
                <w:rPr>
                  <w:rFonts w:ascii="Times New Roman" w:hAnsi="Times New Roman" w:eastAsia="宋体"/>
                  <w:b w:val="0"/>
                  <w:sz w:val="18"/>
                </w:rPr>
                <w:t>-0.01</w:t>
              </w:r>
            </w:ins>
          </w:p>
        </w:tc>
        <w:tc>
          <w:tcPr>
            <w:tcW w:type="dxa" w:w="148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201" w:author="xh" w:date="2026-10-14T09:08:03Z"/>
              </w:rPr>
            </w:pPr>
            <w:ins w:id="6202" w:author="xh" w:date="2026-10-14T09:08:03Z">
              <w:r>
                <w:rPr>
                  <w:rFonts w:ascii="Times New Roman" w:hAnsi="Times New Roman" w:eastAsia="宋体"/>
                  <w:b w:val="0"/>
                  <w:sz w:val="18"/>
                </w:rPr>
                <w:t>-0.03</w:t>
              </w:r>
            </w:ins>
          </w:p>
        </w:tc>
        <w:tc>
          <w:tcPr>
            <w:tcW w:type="dxa" w:w="99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203" w:author="xh" w:date="2026-10-14T09:08:03Z"/>
              </w:rPr>
            </w:pPr>
            <w:ins w:id="6204" w:author="xh" w:date="2026-10-14T09:08:03Z">
              <w:r>
                <w:rPr>
                  <w:rFonts w:ascii="Times New Roman" w:hAnsi="Times New Roman" w:eastAsia="宋体"/>
                  <w:b w:val="0"/>
                  <w:sz w:val="18"/>
                </w:rPr>
                <w:t>0.01</w:t>
              </w:r>
            </w:ins>
          </w:p>
        </w:tc>
        <w:tc>
          <w:tcPr>
            <w:tcW w:type="dxa" w:w="142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205" w:author="xh" w:date="2026-10-14T09:08:03Z"/>
              </w:rPr>
            </w:pPr>
            <w:ins w:id="6206" w:author="xh" w:date="2026-10-14T09:08:03Z">
              <w:r>
                <w:rPr>
                  <w:rFonts w:ascii="Times New Roman" w:hAnsi="Times New Roman" w:eastAsia="宋体"/>
                  <w:b w:val="0"/>
                  <w:sz w:val="18"/>
                </w:rPr>
                <w:t>-0.03</w:t>
              </w:r>
            </w:ins>
          </w:p>
        </w:tc>
      </w:tr>
      <w:tr>
        <w:trPr>
          <w:cantSplit/>
          <w:ins w:id="6115" w:author="xh" w:date="2026-10-14T09:08:03Z"/>
        </w:trPr>
        <w:tc>
          <w:tcPr>
            <w:tcW w:type="dxa" w:w="930"/>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207" w:author="xh" w:date="2026-10-14T09:08:03Z"/>
              </w:rPr>
            </w:pPr>
            <w:ins w:id="6208" w:author="xh" w:date="2026-10-14T09:08:03Z">
              <w:r>
                <w:rPr>
                  <w:rFonts w:ascii="Times New Roman" w:hAnsi="Times New Roman" w:eastAsia="宋体"/>
                  <w:b w:val="0"/>
                  <w:sz w:val="18"/>
                </w:rPr>
                <w:t>年最大净负荷平均增长率</w:t>
              </w:r>
            </w:ins>
          </w:p>
        </w:tc>
        <w:tc>
          <w:tcPr>
            <w:tcW w:type="dxa" w:w="1054"/>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209" w:author="xh" w:date="2026-10-14T09:08:03Z"/>
              </w:rPr>
            </w:pPr>
            <w:ins w:id="6210" w:author="xh" w:date="2026-10-14T09:08:03Z">
              <w:r>
                <w:rPr>
                  <w:rFonts w:ascii="Times New Roman" w:hAnsi="Times New Roman" w:eastAsia="宋体"/>
                  <w:b w:val="0"/>
                  <w:sz w:val="18"/>
                </w:rPr>
                <w:t>-0.03</w:t>
              </w:r>
            </w:ins>
          </w:p>
        </w:tc>
        <w:tc>
          <w:tcPr>
            <w:tcW w:type="dxa" w:w="86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211" w:author="xh" w:date="2026-10-14T09:08:03Z"/>
              </w:rPr>
            </w:pPr>
            <w:ins w:id="6212" w:author="xh" w:date="2026-10-14T09:08:03Z">
              <w:r>
                <w:rPr>
                  <w:rFonts w:ascii="Times New Roman" w:hAnsi="Times New Roman" w:eastAsia="宋体"/>
                  <w:b w:val="0"/>
                  <w:sz w:val="18"/>
                </w:rPr>
                <w:t>0.15</w:t>
              </w:r>
            </w:ins>
          </w:p>
        </w:tc>
        <w:tc>
          <w:tcPr>
            <w:tcW w:type="dxa" w:w="155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213" w:author="xh" w:date="2026-10-14T09:08:03Z"/>
              </w:rPr>
            </w:pPr>
            <w:ins w:id="6214" w:author="xh" w:date="2026-10-14T09:08:03Z">
              <w:r>
                <w:rPr>
                  <w:rFonts w:ascii="Times New Roman" w:hAnsi="Times New Roman" w:eastAsia="宋体"/>
                  <w:b w:val="0"/>
                  <w:sz w:val="18"/>
                </w:rPr>
                <w:t>-0.04</w:t>
              </w:r>
            </w:ins>
          </w:p>
        </w:tc>
        <w:tc>
          <w:tcPr>
            <w:tcW w:type="dxa" w:w="148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215" w:author="xh" w:date="2026-10-14T09:08:03Z"/>
              </w:rPr>
            </w:pPr>
            <w:ins w:id="6216" w:author="xh" w:date="2026-10-14T09:08:03Z">
              <w:r>
                <w:rPr>
                  <w:rFonts w:ascii="Times New Roman" w:hAnsi="Times New Roman" w:eastAsia="宋体"/>
                  <w:b w:val="0"/>
                  <w:sz w:val="18"/>
                </w:rPr>
                <w:t>0.00</w:t>
              </w:r>
            </w:ins>
          </w:p>
        </w:tc>
        <w:tc>
          <w:tcPr>
            <w:tcW w:type="dxa" w:w="99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217" w:author="xh" w:date="2026-10-14T09:08:03Z"/>
              </w:rPr>
            </w:pPr>
            <w:ins w:id="6218" w:author="xh" w:date="2026-10-14T09:08:03Z">
              <w:r>
                <w:rPr>
                  <w:rFonts w:ascii="Times New Roman" w:hAnsi="Times New Roman" w:eastAsia="宋体"/>
                  <w:b w:val="0"/>
                  <w:sz w:val="18"/>
                </w:rPr>
                <w:t>0.05</w:t>
              </w:r>
            </w:ins>
          </w:p>
        </w:tc>
        <w:tc>
          <w:tcPr>
            <w:tcW w:type="dxa" w:w="142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219" w:author="xh" w:date="2026-10-14T09:08:03Z"/>
              </w:rPr>
            </w:pPr>
            <w:ins w:id="6220" w:author="xh" w:date="2026-10-14T09:08:03Z">
              <w:r>
                <w:rPr>
                  <w:rFonts w:ascii="Times New Roman" w:hAnsi="Times New Roman" w:eastAsia="宋体"/>
                  <w:b w:val="0"/>
                  <w:sz w:val="18"/>
                </w:rPr>
                <w:t>0.00</w:t>
              </w:r>
            </w:ins>
          </w:p>
        </w:tc>
      </w:tr>
      <w:tr>
        <w:trPr>
          <w:cantSplit/>
          <w:ins w:id="6116" w:author="xh" w:date="2026-10-14T09:08:03Z"/>
        </w:trPr>
        <w:tc>
          <w:tcPr>
            <w:tcW w:type="dxa" w:w="930"/>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221" w:author="xh" w:date="2026-10-14T09:08:03Z"/>
              </w:rPr>
            </w:pPr>
            <w:ins w:id="6222" w:author="xh" w:date="2026-10-14T09:08:03Z">
              <w:r>
                <w:rPr>
                  <w:rFonts w:ascii="Times New Roman" w:hAnsi="Times New Roman" w:eastAsia="宋体"/>
                  <w:b w:val="0"/>
                  <w:sz w:val="18"/>
                </w:rPr>
                <w:t>95%峰值持续时间</w:t>
              </w:r>
            </w:ins>
          </w:p>
        </w:tc>
        <w:tc>
          <w:tcPr>
            <w:tcW w:type="dxa" w:w="1054"/>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223" w:author="xh" w:date="2026-10-14T09:08:03Z"/>
              </w:rPr>
            </w:pPr>
            <w:ins w:id="6224" w:author="xh" w:date="2026-10-14T09:08:03Z">
              <w:r>
                <w:rPr>
                  <w:rFonts w:ascii="Times New Roman" w:hAnsi="Times New Roman" w:eastAsia="宋体"/>
                  <w:b w:val="0"/>
                  <w:sz w:val="18"/>
                </w:rPr>
                <w:t>0.00</w:t>
              </w:r>
            </w:ins>
          </w:p>
        </w:tc>
        <w:tc>
          <w:tcPr>
            <w:tcW w:type="dxa" w:w="86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225" w:author="xh" w:date="2026-10-14T09:08:03Z"/>
              </w:rPr>
            </w:pPr>
            <w:ins w:id="6226" w:author="xh" w:date="2026-10-14T09:08:03Z">
              <w:r>
                <w:rPr>
                  <w:rFonts w:ascii="Times New Roman" w:hAnsi="Times New Roman" w:eastAsia="宋体"/>
                  <w:b w:val="0"/>
                  <w:sz w:val="18"/>
                </w:rPr>
                <w:t>0.00</w:t>
              </w:r>
            </w:ins>
          </w:p>
        </w:tc>
        <w:tc>
          <w:tcPr>
            <w:tcW w:type="dxa" w:w="155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227" w:author="xh" w:date="2026-10-14T09:08:03Z"/>
              </w:rPr>
            </w:pPr>
            <w:ins w:id="6228" w:author="xh" w:date="2026-10-14T09:08:03Z">
              <w:r>
                <w:rPr>
                  <w:rFonts w:ascii="Times New Roman" w:hAnsi="Times New Roman" w:eastAsia="宋体"/>
                  <w:b w:val="0"/>
                  <w:sz w:val="18"/>
                </w:rPr>
                <w:t>0.00</w:t>
              </w:r>
            </w:ins>
          </w:p>
        </w:tc>
        <w:tc>
          <w:tcPr>
            <w:tcW w:type="dxa" w:w="148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229" w:author="xh" w:date="2026-10-14T09:08:03Z"/>
              </w:rPr>
            </w:pPr>
            <w:ins w:id="6230" w:author="xh" w:date="2026-10-14T09:08:03Z">
              <w:r>
                <w:rPr>
                  <w:rFonts w:ascii="Times New Roman" w:hAnsi="Times New Roman" w:eastAsia="宋体"/>
                  <w:b w:val="0"/>
                  <w:sz w:val="18"/>
                </w:rPr>
                <w:t>-0.87</w:t>
              </w:r>
            </w:ins>
          </w:p>
        </w:tc>
        <w:tc>
          <w:tcPr>
            <w:tcW w:type="dxa" w:w="99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231" w:author="xh" w:date="2026-10-14T09:08:03Z"/>
              </w:rPr>
            </w:pPr>
            <w:ins w:id="6232" w:author="xh" w:date="2026-10-14T09:08:03Z">
              <w:r>
                <w:rPr>
                  <w:rFonts w:ascii="Times New Roman" w:hAnsi="Times New Roman" w:eastAsia="宋体"/>
                  <w:b w:val="0"/>
                  <w:sz w:val="18"/>
                </w:rPr>
                <w:t>0.00</w:t>
              </w:r>
            </w:ins>
          </w:p>
        </w:tc>
        <w:tc>
          <w:tcPr>
            <w:tcW w:type="dxa" w:w="142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233" w:author="xh" w:date="2026-10-14T09:08:03Z"/>
              </w:rPr>
            </w:pPr>
            <w:ins w:id="6234" w:author="xh" w:date="2026-10-14T09:08:03Z">
              <w:r>
                <w:rPr>
                  <w:rFonts w:ascii="Times New Roman" w:hAnsi="Times New Roman" w:eastAsia="宋体"/>
                  <w:b w:val="0"/>
                  <w:sz w:val="18"/>
                </w:rPr>
                <w:t>1.00</w:t>
              </w:r>
            </w:ins>
          </w:p>
        </w:tc>
      </w:tr>
      <w:tr>
        <w:trPr>
          <w:cantSplit/>
          <w:ins w:id="6117" w:author="xh" w:date="2026-10-14T09:08:03Z"/>
        </w:trPr>
        <w:tc>
          <w:tcPr>
            <w:tcW w:type="dxa" w:w="930"/>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235" w:author="xh" w:date="2026-10-14T09:08:03Z"/>
              </w:rPr>
            </w:pPr>
            <w:ins w:id="6236" w:author="xh" w:date="2026-10-14T09:08:03Z">
              <w:r>
                <w:rPr>
                  <w:rFonts w:ascii="Times New Roman" w:hAnsi="Times New Roman" w:eastAsia="宋体"/>
                  <w:b w:val="0"/>
                  <w:sz w:val="18"/>
                </w:rPr>
                <w:t>负荷分散系数</w:t>
              </w:r>
            </w:ins>
          </w:p>
        </w:tc>
        <w:tc>
          <w:tcPr>
            <w:tcW w:type="dxa" w:w="1054"/>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237" w:author="xh" w:date="2026-10-14T09:08:03Z"/>
              </w:rPr>
            </w:pPr>
            <w:ins w:id="6238" w:author="xh" w:date="2026-10-14T09:08:03Z">
              <w:r>
                <w:rPr>
                  <w:rFonts w:ascii="Times New Roman" w:hAnsi="Times New Roman" w:eastAsia="宋体"/>
                  <w:b w:val="0"/>
                  <w:sz w:val="18"/>
                </w:rPr>
                <w:t>1.00</w:t>
              </w:r>
            </w:ins>
          </w:p>
        </w:tc>
        <w:tc>
          <w:tcPr>
            <w:tcW w:type="dxa" w:w="86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239" w:author="xh" w:date="2026-10-14T09:08:03Z"/>
              </w:rPr>
            </w:pPr>
            <w:ins w:id="6240" w:author="xh" w:date="2026-10-14T09:08:03Z">
              <w:r>
                <w:rPr>
                  <w:rFonts w:ascii="Times New Roman" w:hAnsi="Times New Roman" w:eastAsia="宋体"/>
                  <w:b w:val="0"/>
                  <w:sz w:val="18"/>
                </w:rPr>
                <w:t>0.05</w:t>
              </w:r>
            </w:ins>
          </w:p>
        </w:tc>
        <w:tc>
          <w:tcPr>
            <w:tcW w:type="dxa" w:w="155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241" w:author="xh" w:date="2026-10-14T09:08:03Z"/>
              </w:rPr>
            </w:pPr>
            <w:ins w:id="6242" w:author="xh" w:date="2026-10-14T09:08:03Z">
              <w:r>
                <w:rPr>
                  <w:rFonts w:ascii="Times New Roman" w:hAnsi="Times New Roman" w:eastAsia="宋体"/>
                  <w:b w:val="0"/>
                  <w:sz w:val="18"/>
                </w:rPr>
                <w:t>-0.01</w:t>
              </w:r>
            </w:ins>
          </w:p>
        </w:tc>
        <w:tc>
          <w:tcPr>
            <w:tcW w:type="dxa" w:w="148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243" w:author="xh" w:date="2026-10-14T09:08:03Z"/>
              </w:rPr>
            </w:pPr>
            <w:ins w:id="6244" w:author="xh" w:date="2026-10-14T09:08:03Z">
              <w:r>
                <w:rPr>
                  <w:rFonts w:ascii="Times New Roman" w:hAnsi="Times New Roman" w:eastAsia="宋体"/>
                  <w:b w:val="0"/>
                  <w:sz w:val="18"/>
                </w:rPr>
                <w:t>0.00</w:t>
              </w:r>
            </w:ins>
          </w:p>
        </w:tc>
        <w:tc>
          <w:tcPr>
            <w:tcW w:type="dxa" w:w="99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245" w:author="xh" w:date="2026-10-14T09:08:03Z"/>
              </w:rPr>
            </w:pPr>
            <w:ins w:id="6246" w:author="xh" w:date="2026-10-14T09:08:03Z">
              <w:r>
                <w:rPr>
                  <w:rFonts w:ascii="Times New Roman" w:hAnsi="Times New Roman" w:eastAsia="宋体"/>
                  <w:b w:val="0"/>
                  <w:sz w:val="18"/>
                </w:rPr>
                <w:t>0.01</w:t>
              </w:r>
            </w:ins>
          </w:p>
        </w:tc>
        <w:tc>
          <w:tcPr>
            <w:tcW w:type="dxa" w:w="142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247" w:author="xh" w:date="2026-10-14T09:08:03Z"/>
              </w:rPr>
            </w:pPr>
            <w:ins w:id="6248" w:author="xh" w:date="2026-10-14T09:08:03Z">
              <w:r>
                <w:rPr>
                  <w:rFonts w:ascii="Times New Roman" w:hAnsi="Times New Roman" w:eastAsia="宋体"/>
                  <w:b w:val="0"/>
                  <w:sz w:val="18"/>
                </w:rPr>
                <w:t>0.00</w:t>
              </w:r>
            </w:ins>
          </w:p>
        </w:tc>
      </w:tr>
      <w:tr>
        <w:trPr>
          <w:cantSplit/>
          <w:ins w:id="6118" w:author="xh" w:date="2026-10-14T09:08:03Z"/>
        </w:trPr>
        <w:tc>
          <w:tcPr>
            <w:tcW w:type="dxa" w:w="930"/>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249" w:author="xh" w:date="2026-10-14T09:08:03Z"/>
              </w:rPr>
            </w:pPr>
            <w:ins w:id="6250" w:author="xh" w:date="2026-10-14T09:08:03Z">
              <w:r>
                <w:rPr>
                  <w:rFonts w:ascii="Times New Roman" w:hAnsi="Times New Roman" w:eastAsia="宋体"/>
                  <w:b w:val="0"/>
                  <w:sz w:val="18"/>
                </w:rPr>
                <w:t>初始转供率</w:t>
              </w:r>
            </w:ins>
          </w:p>
        </w:tc>
        <w:tc>
          <w:tcPr>
            <w:tcW w:type="dxa" w:w="1054"/>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251" w:author="xh" w:date="2026-10-14T09:08:03Z"/>
              </w:rPr>
            </w:pPr>
            <w:ins w:id="6252" w:author="xh" w:date="2026-10-14T09:08:03Z">
              <w:r>
                <w:rPr>
                  <w:rFonts w:ascii="Times New Roman" w:hAnsi="Times New Roman" w:eastAsia="宋体"/>
                  <w:b w:val="0"/>
                  <w:sz w:val="18"/>
                </w:rPr>
                <w:t>0.05</w:t>
              </w:r>
            </w:ins>
          </w:p>
        </w:tc>
        <w:tc>
          <w:tcPr>
            <w:tcW w:type="dxa" w:w="86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253" w:author="xh" w:date="2026-10-14T09:08:03Z"/>
              </w:rPr>
            </w:pPr>
            <w:ins w:id="6254" w:author="xh" w:date="2026-10-14T09:08:03Z">
              <w:r>
                <w:rPr>
                  <w:rFonts w:ascii="Times New Roman" w:hAnsi="Times New Roman" w:eastAsia="宋体"/>
                  <w:b w:val="0"/>
                  <w:sz w:val="18"/>
                </w:rPr>
                <w:t>1.00</w:t>
              </w:r>
            </w:ins>
          </w:p>
        </w:tc>
        <w:tc>
          <w:tcPr>
            <w:tcW w:type="dxa" w:w="155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255" w:author="xh" w:date="2026-10-14T09:08:03Z"/>
              </w:rPr>
            </w:pPr>
            <w:ins w:id="6256" w:author="xh" w:date="2026-10-14T09:08:03Z">
              <w:r>
                <w:rPr>
                  <w:rFonts w:ascii="Times New Roman" w:hAnsi="Times New Roman" w:eastAsia="宋体"/>
                  <w:b w:val="0"/>
                  <w:sz w:val="18"/>
                </w:rPr>
                <w:t>-0.22</w:t>
              </w:r>
            </w:ins>
          </w:p>
        </w:tc>
        <w:tc>
          <w:tcPr>
            <w:tcW w:type="dxa" w:w="148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257" w:author="xh" w:date="2026-10-14T09:08:03Z"/>
              </w:rPr>
            </w:pPr>
            <w:ins w:id="6258" w:author="xh" w:date="2026-10-14T09:08:03Z">
              <w:r>
                <w:rPr>
                  <w:rFonts w:ascii="Times New Roman" w:hAnsi="Times New Roman" w:eastAsia="宋体"/>
                  <w:b w:val="0"/>
                  <w:sz w:val="18"/>
                </w:rPr>
                <w:t>0.00</w:t>
              </w:r>
            </w:ins>
          </w:p>
        </w:tc>
        <w:tc>
          <w:tcPr>
            <w:tcW w:type="dxa" w:w="99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259" w:author="xh" w:date="2026-10-14T09:08:03Z"/>
              </w:rPr>
            </w:pPr>
            <w:ins w:id="6260" w:author="xh" w:date="2026-10-14T09:08:03Z">
              <w:r>
                <w:rPr>
                  <w:rFonts w:ascii="Times New Roman" w:hAnsi="Times New Roman" w:eastAsia="宋体"/>
                  <w:b w:val="0"/>
                  <w:sz w:val="18"/>
                </w:rPr>
                <w:t>0.29</w:t>
              </w:r>
            </w:ins>
          </w:p>
        </w:tc>
        <w:tc>
          <w:tcPr>
            <w:tcW w:type="dxa" w:w="142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261" w:author="xh" w:date="2026-10-14T09:08:03Z"/>
              </w:rPr>
            </w:pPr>
            <w:ins w:id="6262" w:author="xh" w:date="2026-10-14T09:08:03Z">
              <w:r>
                <w:rPr>
                  <w:rFonts w:ascii="Times New Roman" w:hAnsi="Times New Roman" w:eastAsia="宋体"/>
                  <w:b w:val="0"/>
                  <w:sz w:val="18"/>
                </w:rPr>
                <w:t>0.00</w:t>
              </w:r>
            </w:ins>
          </w:p>
        </w:tc>
      </w:tr>
      <w:tr>
        <w:trPr>
          <w:cantSplit/>
          <w:ins w:id="6119" w:author="xh" w:date="2026-10-14T09:08:03Z"/>
        </w:trPr>
        <w:tc>
          <w:tcPr>
            <w:tcW w:type="dxa" w:w="930"/>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263" w:author="xh" w:date="2026-10-14T09:08:03Z"/>
              </w:rPr>
            </w:pPr>
            <w:ins w:id="6264" w:author="xh" w:date="2026-10-14T09:08:03Z">
              <w:r>
                <w:rPr>
                  <w:rFonts w:ascii="Times New Roman" w:hAnsi="Times New Roman" w:eastAsia="宋体"/>
                  <w:b w:val="0"/>
                  <w:sz w:val="18"/>
                </w:rPr>
                <w:t>主变与线路单位功率投资比</w:t>
              </w:r>
            </w:ins>
          </w:p>
        </w:tc>
        <w:tc>
          <w:tcPr>
            <w:tcW w:type="dxa" w:w="1054"/>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265" w:author="xh" w:date="2026-10-14T09:08:03Z"/>
              </w:rPr>
            </w:pPr>
            <w:ins w:id="6266" w:author="xh" w:date="2026-10-14T09:08:03Z">
              <w:r>
                <w:rPr>
                  <w:rFonts w:ascii="Times New Roman" w:hAnsi="Times New Roman" w:eastAsia="宋体"/>
                  <w:b w:val="0"/>
                  <w:sz w:val="18"/>
                </w:rPr>
                <w:t>-0.01</w:t>
              </w:r>
            </w:ins>
          </w:p>
        </w:tc>
        <w:tc>
          <w:tcPr>
            <w:tcW w:type="dxa" w:w="86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267" w:author="xh" w:date="2026-10-14T09:08:03Z"/>
              </w:rPr>
            </w:pPr>
            <w:ins w:id="6268" w:author="xh" w:date="2026-10-14T09:08:03Z">
              <w:r>
                <w:rPr>
                  <w:rFonts w:ascii="Times New Roman" w:hAnsi="Times New Roman" w:eastAsia="宋体"/>
                  <w:b w:val="0"/>
                  <w:sz w:val="18"/>
                </w:rPr>
                <w:t>-0.22</w:t>
              </w:r>
            </w:ins>
          </w:p>
        </w:tc>
        <w:tc>
          <w:tcPr>
            <w:tcW w:type="dxa" w:w="155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269" w:author="xh" w:date="2026-10-14T09:08:03Z"/>
              </w:rPr>
            </w:pPr>
            <w:ins w:id="6270" w:author="xh" w:date="2026-10-14T09:08:03Z">
              <w:r>
                <w:rPr>
                  <w:rFonts w:ascii="Times New Roman" w:hAnsi="Times New Roman" w:eastAsia="宋体"/>
                  <w:b w:val="0"/>
                  <w:sz w:val="18"/>
                </w:rPr>
                <w:t>1.00</w:t>
              </w:r>
            </w:ins>
          </w:p>
        </w:tc>
        <w:tc>
          <w:tcPr>
            <w:tcW w:type="dxa" w:w="148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271" w:author="xh" w:date="2026-10-14T09:08:03Z"/>
              </w:rPr>
            </w:pPr>
            <w:ins w:id="6272" w:author="xh" w:date="2026-10-14T09:08:03Z">
              <w:r>
                <w:rPr>
                  <w:rFonts w:ascii="Times New Roman" w:hAnsi="Times New Roman" w:eastAsia="宋体"/>
                  <w:b w:val="0"/>
                  <w:sz w:val="18"/>
                </w:rPr>
                <w:t>0.00</w:t>
              </w:r>
            </w:ins>
          </w:p>
        </w:tc>
        <w:tc>
          <w:tcPr>
            <w:tcW w:type="dxa" w:w="99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273" w:author="xh" w:date="2026-10-14T09:08:03Z"/>
              </w:rPr>
            </w:pPr>
            <w:ins w:id="6274" w:author="xh" w:date="2026-10-14T09:08:03Z">
              <w:r>
                <w:rPr>
                  <w:rFonts w:ascii="Times New Roman" w:hAnsi="Times New Roman" w:eastAsia="宋体"/>
                  <w:b w:val="0"/>
                  <w:sz w:val="18"/>
                </w:rPr>
                <w:t>-0.90</w:t>
              </w:r>
            </w:ins>
          </w:p>
        </w:tc>
        <w:tc>
          <w:tcPr>
            <w:tcW w:type="dxa" w:w="142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275" w:author="xh" w:date="2026-10-14T09:08:03Z"/>
              </w:rPr>
            </w:pPr>
            <w:ins w:id="6276" w:author="xh" w:date="2026-10-14T09:08:03Z">
              <w:r>
                <w:rPr>
                  <w:rFonts w:ascii="Times New Roman" w:hAnsi="Times New Roman" w:eastAsia="宋体"/>
                  <w:b w:val="0"/>
                  <w:sz w:val="18"/>
                </w:rPr>
                <w:t>0.00</w:t>
              </w:r>
            </w:ins>
          </w:p>
        </w:tc>
      </w:tr>
      <w:tr>
        <w:trPr>
          <w:cantSplit/>
          <w:ins w:id="6120" w:author="xh" w:date="2026-10-14T09:08:03Z"/>
        </w:trPr>
        <w:tc>
          <w:tcPr>
            <w:tcW w:type="dxa" w:w="930"/>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277" w:author="xh" w:date="2026-10-14T09:08:03Z"/>
              </w:rPr>
            </w:pPr>
            <w:ins w:id="6278" w:author="xh" w:date="2026-10-14T09:08:03Z">
              <w:r>
                <w:rPr>
                  <w:rFonts w:ascii="Times New Roman" w:hAnsi="Times New Roman" w:eastAsia="宋体"/>
                  <w:b w:val="0"/>
                  <w:sz w:val="18"/>
                </w:rPr>
                <w:t>主变与储能单位功率投资比</w:t>
              </w:r>
            </w:ins>
          </w:p>
        </w:tc>
        <w:tc>
          <w:tcPr>
            <w:tcW w:type="dxa" w:w="1054"/>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279" w:author="xh" w:date="2026-10-14T09:08:03Z"/>
              </w:rPr>
            </w:pPr>
            <w:ins w:id="6280" w:author="xh" w:date="2026-10-14T09:08:03Z">
              <w:r>
                <w:rPr>
                  <w:rFonts w:ascii="Times New Roman" w:hAnsi="Times New Roman" w:eastAsia="宋体"/>
                  <w:b w:val="0"/>
                  <w:sz w:val="18"/>
                </w:rPr>
                <w:t>0.00</w:t>
              </w:r>
            </w:ins>
          </w:p>
        </w:tc>
        <w:tc>
          <w:tcPr>
            <w:tcW w:type="dxa" w:w="86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281" w:author="xh" w:date="2026-10-14T09:08:03Z"/>
              </w:rPr>
            </w:pPr>
            <w:ins w:id="6282" w:author="xh" w:date="2026-10-14T09:08:03Z">
              <w:r>
                <w:rPr>
                  <w:rFonts w:ascii="Times New Roman" w:hAnsi="Times New Roman" w:eastAsia="宋体"/>
                  <w:b w:val="0"/>
                  <w:sz w:val="18"/>
                </w:rPr>
                <w:t>0.00</w:t>
              </w:r>
            </w:ins>
          </w:p>
        </w:tc>
        <w:tc>
          <w:tcPr>
            <w:tcW w:type="dxa" w:w="155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283" w:author="xh" w:date="2026-10-14T09:08:03Z"/>
              </w:rPr>
            </w:pPr>
            <w:ins w:id="6284" w:author="xh" w:date="2026-10-14T09:08:03Z">
              <w:r>
                <w:rPr>
                  <w:rFonts w:ascii="Times New Roman" w:hAnsi="Times New Roman" w:eastAsia="宋体"/>
                  <w:b w:val="0"/>
                  <w:sz w:val="18"/>
                </w:rPr>
                <w:t>0.00</w:t>
              </w:r>
            </w:ins>
          </w:p>
        </w:tc>
        <w:tc>
          <w:tcPr>
            <w:tcW w:type="dxa" w:w="148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285" w:author="xh" w:date="2026-10-14T09:08:03Z"/>
              </w:rPr>
            </w:pPr>
            <w:ins w:id="6286" w:author="xh" w:date="2026-10-14T09:08:03Z">
              <w:r>
                <w:rPr>
                  <w:rFonts w:ascii="Times New Roman" w:hAnsi="Times New Roman" w:eastAsia="宋体"/>
                  <w:b w:val="0"/>
                  <w:sz w:val="18"/>
                </w:rPr>
                <w:t>1.00</w:t>
              </w:r>
            </w:ins>
          </w:p>
        </w:tc>
        <w:tc>
          <w:tcPr>
            <w:tcW w:type="dxa" w:w="99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287" w:author="xh" w:date="2026-10-14T09:08:03Z"/>
              </w:rPr>
            </w:pPr>
            <w:ins w:id="6288" w:author="xh" w:date="2026-10-14T09:08:03Z">
              <w:r>
                <w:rPr>
                  <w:rFonts w:ascii="Times New Roman" w:hAnsi="Times New Roman" w:eastAsia="宋体"/>
                  <w:b w:val="0"/>
                  <w:sz w:val="18"/>
                </w:rPr>
                <w:t>0.00</w:t>
              </w:r>
            </w:ins>
          </w:p>
        </w:tc>
        <w:tc>
          <w:tcPr>
            <w:tcW w:type="dxa" w:w="142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289" w:author="xh" w:date="2026-10-14T09:08:03Z"/>
              </w:rPr>
            </w:pPr>
            <w:ins w:id="6290" w:author="xh" w:date="2026-10-14T09:08:03Z">
              <w:r>
                <w:rPr>
                  <w:rFonts w:ascii="Times New Roman" w:hAnsi="Times New Roman" w:eastAsia="宋体"/>
                  <w:b w:val="0"/>
                  <w:sz w:val="18"/>
                </w:rPr>
                <w:t>-0.87</w:t>
              </w:r>
            </w:ins>
          </w:p>
        </w:tc>
      </w:tr>
      <w:tr>
        <w:trPr>
          <w:cantSplit/>
          <w:ins w:id="6121" w:author="xh" w:date="2026-10-14T09:08:03Z"/>
        </w:trPr>
        <w:tc>
          <w:tcPr>
            <w:tcW w:type="dxa" w:w="930"/>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291" w:author="xh" w:date="2026-10-14T09:08:03Z"/>
              </w:rPr>
            </w:pPr>
            <w:ins w:id="6292" w:author="xh" w:date="2026-10-14T09:08:03Z">
              <w:r>
                <w:rPr>
                  <w:rFonts w:ascii="Times New Roman" w:hAnsi="Times New Roman" w:eastAsia="宋体"/>
                  <w:b w:val="0"/>
                  <w:sz w:val="18"/>
                </w:rPr>
                <w:t>电缆长度占比</w:t>
              </w:r>
            </w:ins>
          </w:p>
        </w:tc>
        <w:tc>
          <w:tcPr>
            <w:tcW w:type="dxa" w:w="1054"/>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293" w:author="xh" w:date="2026-10-14T09:08:03Z"/>
              </w:rPr>
            </w:pPr>
            <w:ins w:id="6294" w:author="xh" w:date="2026-10-14T09:08:03Z">
              <w:r>
                <w:rPr>
                  <w:rFonts w:ascii="Times New Roman" w:hAnsi="Times New Roman" w:eastAsia="宋体"/>
                  <w:b w:val="0"/>
                  <w:sz w:val="18"/>
                </w:rPr>
                <w:t>0.01</w:t>
              </w:r>
            </w:ins>
          </w:p>
        </w:tc>
        <w:tc>
          <w:tcPr>
            <w:tcW w:type="dxa" w:w="86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295" w:author="xh" w:date="2026-10-14T09:08:03Z"/>
              </w:rPr>
            </w:pPr>
            <w:ins w:id="6296" w:author="xh" w:date="2026-10-14T09:08:03Z">
              <w:r>
                <w:rPr>
                  <w:rFonts w:ascii="Times New Roman" w:hAnsi="Times New Roman" w:eastAsia="宋体"/>
                  <w:b w:val="0"/>
                  <w:sz w:val="18"/>
                </w:rPr>
                <w:t>0.29</w:t>
              </w:r>
            </w:ins>
          </w:p>
        </w:tc>
        <w:tc>
          <w:tcPr>
            <w:tcW w:type="dxa" w:w="155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297" w:author="xh" w:date="2026-10-14T09:08:03Z"/>
              </w:rPr>
            </w:pPr>
            <w:ins w:id="6298" w:author="xh" w:date="2026-10-14T09:08:03Z">
              <w:r>
                <w:rPr>
                  <w:rFonts w:ascii="Times New Roman" w:hAnsi="Times New Roman" w:eastAsia="宋体"/>
                  <w:b w:val="0"/>
                  <w:sz w:val="18"/>
                </w:rPr>
                <w:t>-0.90</w:t>
              </w:r>
            </w:ins>
          </w:p>
        </w:tc>
        <w:tc>
          <w:tcPr>
            <w:tcW w:type="dxa" w:w="148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299" w:author="xh" w:date="2026-10-14T09:08:03Z"/>
              </w:rPr>
            </w:pPr>
            <w:ins w:id="6300" w:author="xh" w:date="2026-10-14T09:08:03Z">
              <w:r>
                <w:rPr>
                  <w:rFonts w:ascii="Times New Roman" w:hAnsi="Times New Roman" w:eastAsia="宋体"/>
                  <w:b w:val="0"/>
                  <w:sz w:val="18"/>
                </w:rPr>
                <w:t>0.00</w:t>
              </w:r>
            </w:ins>
          </w:p>
        </w:tc>
        <w:tc>
          <w:tcPr>
            <w:tcW w:type="dxa" w:w="99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301" w:author="xh" w:date="2026-10-14T09:08:03Z"/>
              </w:rPr>
            </w:pPr>
            <w:ins w:id="6302" w:author="xh" w:date="2026-10-14T09:08:03Z">
              <w:r>
                <w:rPr>
                  <w:rFonts w:ascii="Times New Roman" w:hAnsi="Times New Roman" w:eastAsia="宋体"/>
                  <w:b w:val="0"/>
                  <w:sz w:val="18"/>
                </w:rPr>
                <w:t>1.00</w:t>
              </w:r>
            </w:ins>
          </w:p>
        </w:tc>
        <w:tc>
          <w:tcPr>
            <w:tcW w:type="dxa" w:w="142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303" w:author="xh" w:date="2026-10-14T09:08:03Z"/>
              </w:rPr>
            </w:pPr>
            <w:ins w:id="6304" w:author="xh" w:date="2026-10-14T09:08:03Z">
              <w:r>
                <w:rPr>
                  <w:rFonts w:ascii="Times New Roman" w:hAnsi="Times New Roman" w:eastAsia="宋体"/>
                  <w:b w:val="0"/>
                  <w:sz w:val="18"/>
                </w:rPr>
                <w:t>0.00</w:t>
              </w:r>
            </w:ins>
          </w:p>
        </w:tc>
      </w:tr>
      <w:tr>
        <w:trPr>
          <w:cantSplit/>
          <w:ins w:id="6122" w:author="xh" w:date="2026-10-14T09:08:03Z"/>
        </w:trPr>
        <w:tc>
          <w:tcPr>
            <w:tcW w:type="dxa" w:w="930"/>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305" w:author="xh" w:date="2026-10-14T09:08:03Z"/>
              </w:rPr>
            </w:pPr>
            <w:ins w:id="6306" w:author="xh" w:date="2026-10-14T09:08:03Z">
              <w:r>
                <w:rPr>
                  <w:rFonts w:ascii="Times New Roman" w:hAnsi="Times New Roman" w:eastAsia="宋体"/>
                  <w:b w:val="0"/>
                  <w:sz w:val="18"/>
                </w:rPr>
                <w:t>储能支撑持续时间</w:t>
              </w:r>
            </w:ins>
          </w:p>
        </w:tc>
        <w:tc>
          <w:tcPr>
            <w:tcW w:type="dxa" w:w="1054"/>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307" w:author="xh" w:date="2026-10-14T09:08:03Z"/>
              </w:rPr>
            </w:pPr>
            <w:ins w:id="6308" w:author="xh" w:date="2026-10-14T09:08:03Z">
              <w:r>
                <w:rPr>
                  <w:rFonts w:ascii="Times New Roman" w:hAnsi="Times New Roman" w:eastAsia="宋体"/>
                  <w:b w:val="0"/>
                  <w:sz w:val="18"/>
                </w:rPr>
                <w:t>0.00</w:t>
              </w:r>
            </w:ins>
          </w:p>
        </w:tc>
        <w:tc>
          <w:tcPr>
            <w:tcW w:type="dxa" w:w="86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309" w:author="xh" w:date="2026-10-14T09:08:03Z"/>
              </w:rPr>
            </w:pPr>
            <w:ins w:id="6310" w:author="xh" w:date="2026-10-14T09:08:03Z">
              <w:r>
                <w:rPr>
                  <w:rFonts w:ascii="Times New Roman" w:hAnsi="Times New Roman" w:eastAsia="宋体"/>
                  <w:b w:val="0"/>
                  <w:sz w:val="18"/>
                </w:rPr>
                <w:t>0.00</w:t>
              </w:r>
            </w:ins>
          </w:p>
        </w:tc>
        <w:tc>
          <w:tcPr>
            <w:tcW w:type="dxa" w:w="155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311" w:author="xh" w:date="2026-10-14T09:08:03Z"/>
              </w:rPr>
            </w:pPr>
            <w:ins w:id="6312" w:author="xh" w:date="2026-10-14T09:08:03Z">
              <w:r>
                <w:rPr>
                  <w:rFonts w:ascii="Times New Roman" w:hAnsi="Times New Roman" w:eastAsia="宋体"/>
                  <w:b w:val="0"/>
                  <w:sz w:val="18"/>
                </w:rPr>
                <w:t>0.00</w:t>
              </w:r>
            </w:ins>
          </w:p>
        </w:tc>
        <w:tc>
          <w:tcPr>
            <w:tcW w:type="dxa" w:w="148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313" w:author="xh" w:date="2026-10-14T09:08:03Z"/>
              </w:rPr>
            </w:pPr>
            <w:ins w:id="6314" w:author="xh" w:date="2026-10-14T09:08:03Z">
              <w:r>
                <w:rPr>
                  <w:rFonts w:ascii="Times New Roman" w:hAnsi="Times New Roman" w:eastAsia="宋体"/>
                  <w:b w:val="0"/>
                  <w:sz w:val="18"/>
                </w:rPr>
                <w:t>-0.87</w:t>
              </w:r>
            </w:ins>
          </w:p>
        </w:tc>
        <w:tc>
          <w:tcPr>
            <w:tcW w:type="dxa" w:w="99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315" w:author="xh" w:date="2026-10-14T09:08:03Z"/>
              </w:rPr>
            </w:pPr>
            <w:ins w:id="6316" w:author="xh" w:date="2026-10-14T09:08:03Z">
              <w:r>
                <w:rPr>
                  <w:rFonts w:ascii="Times New Roman" w:hAnsi="Times New Roman" w:eastAsia="宋体"/>
                  <w:b w:val="0"/>
                  <w:sz w:val="18"/>
                </w:rPr>
                <w:t>0.00</w:t>
              </w:r>
            </w:ins>
          </w:p>
        </w:tc>
        <w:tc>
          <w:tcPr>
            <w:tcW w:type="dxa" w:w="142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317" w:author="xh" w:date="2026-10-14T09:08:03Z"/>
              </w:rPr>
            </w:pPr>
            <w:ins w:id="6318" w:author="xh" w:date="2026-10-14T09:08:03Z">
              <w:r>
                <w:rPr>
                  <w:rFonts w:ascii="Times New Roman" w:hAnsi="Times New Roman" w:eastAsia="宋体"/>
                  <w:b w:val="0"/>
                  <w:sz w:val="18"/>
                </w:rPr>
                <w:t>1.00</w:t>
              </w:r>
            </w:ins>
          </w:p>
        </w:tc>
      </w:tr>
    </w:tbl>
    <w:p>
      <w:pPr>
        <w:pStyle w:val="Report35_2"/>
        <w:keepNext/>
        <w:spacing w:line="280" w:lineRule="exact" w:before="120" w:after="80"/>
        <w:ind w:firstLine="0"/>
        <w:jc w:val="center"/>
        <w:rPr>
          <w:ins w:id="6319" w:author="xh" w:date="2026-10-14T09:08:03Z"/>
        </w:rPr>
      </w:pPr>
      <w:ins w:id="6320" w:author="xh" w:date="2026-10-14T09:08:03Z">
        <w:r>
          <w:rPr>
            <w:rFonts w:ascii="Times New Roman" w:hAnsi="Times New Roman" w:eastAsia="宋体"/>
            <w:b w:val="0"/>
            <w:sz w:val="21"/>
          </w:rPr>
          <w:t xml:space="preserve">表12 高相关指标归并及代表参数</w:t>
        </w:r>
      </w:ins>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078"/>
        <w:gridCol w:w="2078"/>
        <w:gridCol w:w="2078"/>
        <w:gridCol w:w="2078"/>
      </w:tblGrid>
      <w:tr>
        <w:trPr>
          <w:cantSplit/>
          <w:tblHeader/>
          <w:ins w:id="6321" w:author="xh" w:date="2026-10-14T09:08:03Z"/>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6326" w:author="xh" w:date="2026-10-14T09:08:03Z"/>
              </w:rPr>
            </w:pPr>
            <w:ins w:id="6327" w:author="xh" w:date="2026-10-14T09:08:03Z">
              <w:r>
                <w:rPr>
                  <w:rFonts w:ascii="Times New Roman" w:hAnsi="Times New Roman" w:eastAsia="宋体"/>
                  <w:b/>
                  <w:sz w:val="18"/>
                </w:rPr>
                <w:t>候选指标</w:t>
              </w:r>
            </w:ins>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6328" w:author="xh" w:date="2026-10-14T09:08:03Z"/>
              </w:rPr>
            </w:pPr>
            <w:ins w:id="6329" w:author="xh" w:date="2026-10-14T09:08:03Z">
              <w:r>
                <w:rPr>
                  <w:rFonts w:ascii="Times New Roman" w:hAnsi="Times New Roman" w:eastAsia="宋体"/>
                  <w:b/>
                  <w:sz w:val="18"/>
                </w:rPr>
                <w:t>对应基础参数</w:t>
              </w:r>
            </w:ins>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6330" w:author="xh" w:date="2026-10-14T09:08:03Z"/>
              </w:rPr>
            </w:pPr>
            <w:ins w:id="6331" w:author="xh" w:date="2026-10-14T09:08:03Z">
              <w:r>
                <w:rPr>
                  <w:rFonts w:ascii="Times New Roman" w:hAnsi="Times New Roman" w:eastAsia="宋体"/>
                  <w:b/>
                  <w:sz w:val="18"/>
                </w:rPr>
                <w:t>Pearson</w:t>
              </w:r>
            </w:ins>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6332" w:author="xh" w:date="2026-10-14T09:08:03Z"/>
              </w:rPr>
            </w:pPr>
            <w:ins w:id="6333" w:author="xh" w:date="2026-10-14T09:08:03Z">
              <w:r>
                <w:rPr>
                  <w:rFonts w:ascii="Times New Roman" w:hAnsi="Times New Roman" w:eastAsia="宋体"/>
                  <w:b/>
                  <w:sz w:val="18"/>
                </w:rPr>
                <w:t>代表参数</w:t>
              </w:r>
            </w:ins>
          </w:p>
        </w:tc>
      </w:tr>
      <w:tr>
        <w:trPr>
          <w:cantSplit/>
          <w:ins w:id="6322" w:author="xh" w:date="2026-10-14T09:08:03Z"/>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6334" w:author="xh" w:date="2026-10-14T09:08:03Z"/>
              </w:rPr>
            </w:pPr>
            <w:ins w:id="6335" w:author="xh" w:date="2026-10-14T09:08:03Z">
              <w:r>
                <w:rPr>
                  <w:rFonts w:ascii="Times New Roman" w:hAnsi="Times New Roman" w:eastAsia="宋体"/>
                  <w:b w:val="0"/>
                  <w:sz w:val="18"/>
                </w:rPr>
                <w:t>分布式电源电量渗透率</w:t>
              </w:r>
            </w:ins>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6336" w:author="xh" w:date="2026-10-14T09:08:03Z"/>
              </w:rPr>
            </w:pPr>
            <w:ins w:id="6337" w:author="xh" w:date="2026-10-14T09:08:03Z">
              <w:r>
                <w:rPr>
                  <w:rFonts w:ascii="Times New Roman" w:hAnsi="Times New Roman" w:eastAsia="宋体"/>
                  <w:b w:val="0"/>
                  <w:sz w:val="18"/>
                </w:rPr>
                <w:t>分布式电源装机渗透率</w:t>
              </w:r>
            </w:ins>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6338" w:author="xh" w:date="2026-10-14T09:08:03Z"/>
              </w:rPr>
            </w:pPr>
            <w:ins w:id="6339" w:author="xh" w:date="2026-10-14T09:08:03Z">
              <w:r>
                <w:rPr>
                  <w:rFonts w:ascii="Times New Roman" w:hAnsi="Times New Roman" w:eastAsia="宋体"/>
                  <w:b w:val="0"/>
                  <w:sz w:val="18"/>
                </w:rPr>
                <w:t>0.92</w:t>
              </w:r>
            </w:ins>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6340" w:author="xh" w:date="2026-10-14T09:08:03Z"/>
              </w:rPr>
            </w:pPr>
            <w:ins w:id="6341" w:author="xh" w:date="2026-10-14T09:08:03Z">
              <w:r>
                <w:rPr>
                  <w:rFonts w:ascii="Times New Roman" w:hAnsi="Times New Roman" w:eastAsia="宋体"/>
                  <w:b w:val="0"/>
                  <w:sz w:val="18"/>
                </w:rPr>
                <w:t>分布式电源装机渗透率</w:t>
              </w:r>
            </w:ins>
          </w:p>
        </w:tc>
      </w:tr>
      <w:tr>
        <w:trPr>
          <w:cantSplit/>
          <w:ins w:id="6323" w:author="xh" w:date="2026-10-14T09:08:03Z"/>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6342" w:author="xh" w:date="2026-10-14T09:08:03Z"/>
              </w:rPr>
            </w:pPr>
            <w:ins w:id="6343" w:author="xh" w:date="2026-10-14T09:08:03Z">
              <w:r>
                <w:rPr>
                  <w:rFonts w:ascii="Times New Roman" w:hAnsi="Times New Roman" w:eastAsia="宋体"/>
                  <w:b w:val="0"/>
                  <w:sz w:val="18"/>
                </w:rPr>
                <w:t>最大反向净负荷</w:t>
              </w:r>
            </w:ins>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6344" w:author="xh" w:date="2026-10-14T09:08:03Z"/>
              </w:rPr>
            </w:pPr>
            <w:ins w:id="6345" w:author="xh" w:date="2026-10-14T09:08:03Z">
              <w:r>
                <w:rPr>
                  <w:rFonts w:ascii="Times New Roman" w:hAnsi="Times New Roman" w:eastAsia="宋体"/>
                  <w:b w:val="0"/>
                  <w:sz w:val="18"/>
                </w:rPr>
                <w:t>分布式电源装机渗透率</w:t>
              </w:r>
            </w:ins>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6346" w:author="xh" w:date="2026-10-14T09:08:03Z"/>
              </w:rPr>
            </w:pPr>
            <w:ins w:id="6347" w:author="xh" w:date="2026-10-14T09:08:03Z">
              <w:r>
                <w:rPr>
                  <w:rFonts w:ascii="Times New Roman" w:hAnsi="Times New Roman" w:eastAsia="宋体"/>
                  <w:b w:val="0"/>
                  <w:sz w:val="18"/>
                </w:rPr>
                <w:t>0.89</w:t>
              </w:r>
            </w:ins>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6348" w:author="xh" w:date="2026-10-14T09:08:03Z"/>
              </w:rPr>
            </w:pPr>
            <w:ins w:id="6349" w:author="xh" w:date="2026-10-14T09:08:03Z">
              <w:r>
                <w:rPr>
                  <w:rFonts w:ascii="Times New Roman" w:hAnsi="Times New Roman" w:eastAsia="宋体"/>
                  <w:b w:val="0"/>
                  <w:sz w:val="18"/>
                </w:rPr>
                <w:t>分布式电源装机渗透率</w:t>
              </w:r>
            </w:ins>
          </w:p>
        </w:tc>
      </w:tr>
      <w:tr>
        <w:trPr>
          <w:cantSplit/>
          <w:ins w:id="6324" w:author="xh" w:date="2026-10-14T09:08:03Z"/>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6350" w:author="xh" w:date="2026-10-14T09:08:03Z"/>
              </w:rPr>
            </w:pPr>
            <w:ins w:id="6351" w:author="xh" w:date="2026-10-14T09:08:03Z">
              <w:r>
                <w:rPr>
                  <w:rFonts w:ascii="Times New Roman" w:hAnsi="Times New Roman" w:eastAsia="宋体"/>
                  <w:b w:val="0"/>
                  <w:sz w:val="18"/>
                </w:rPr>
                <w:t>站级负载率最大值</w:t>
              </w:r>
            </w:ins>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6352" w:author="xh" w:date="2026-10-14T09:08:03Z"/>
              </w:rPr>
            </w:pPr>
            <w:ins w:id="6353" w:author="xh" w:date="2026-10-14T09:08:03Z">
              <w:r>
                <w:rPr>
                  <w:rFonts w:ascii="Times New Roman" w:hAnsi="Times New Roman" w:eastAsia="宋体"/>
                  <w:b w:val="0"/>
                  <w:sz w:val="18"/>
                </w:rPr>
                <w:t>分布式电源装机渗透率</w:t>
              </w:r>
            </w:ins>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6354" w:author="xh" w:date="2026-10-14T09:08:03Z"/>
              </w:rPr>
            </w:pPr>
            <w:ins w:id="6355" w:author="xh" w:date="2026-10-14T09:08:03Z">
              <w:r>
                <w:rPr>
                  <w:rFonts w:ascii="Times New Roman" w:hAnsi="Times New Roman" w:eastAsia="宋体"/>
                  <w:b w:val="0"/>
                  <w:sz w:val="18"/>
                </w:rPr>
                <w:t>0.78</w:t>
              </w:r>
            </w:ins>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6356" w:author="xh" w:date="2026-10-14T09:08:03Z"/>
              </w:rPr>
            </w:pPr>
            <w:ins w:id="6357" w:author="xh" w:date="2026-10-14T09:08:03Z">
              <w:r>
                <w:rPr>
                  <w:rFonts w:ascii="Times New Roman" w:hAnsi="Times New Roman" w:eastAsia="宋体"/>
                  <w:b w:val="0"/>
                  <w:sz w:val="18"/>
                </w:rPr>
                <w:t>分布式电源装机渗透率</w:t>
              </w:r>
            </w:ins>
          </w:p>
        </w:tc>
      </w:tr>
      <w:tr>
        <w:trPr>
          <w:cantSplit/>
          <w:ins w:id="6325" w:author="xh" w:date="2026-10-14T09:08:03Z"/>
        </w:trPr>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358" w:author="xh" w:date="2026-10-14T09:08:03Z"/>
              </w:rPr>
            </w:pPr>
            <w:ins w:id="6359" w:author="xh" w:date="2026-10-14T09:08:03Z">
              <w:r>
                <w:rPr>
                  <w:rFonts w:ascii="Times New Roman" w:hAnsi="Times New Roman" w:eastAsia="宋体"/>
                  <w:b w:val="0"/>
                  <w:sz w:val="18"/>
                </w:rPr>
                <w:t>最大正向净负荷</w:t>
              </w:r>
            </w:ins>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360" w:author="xh" w:date="2026-10-14T09:08:03Z"/>
              </w:rPr>
            </w:pPr>
            <w:ins w:id="6361" w:author="xh" w:date="2026-10-14T09:08:03Z">
              <w:r>
                <w:rPr>
                  <w:rFonts w:ascii="Times New Roman" w:hAnsi="Times New Roman" w:eastAsia="宋体"/>
                  <w:b w:val="0"/>
                  <w:sz w:val="18"/>
                </w:rPr>
                <w:t>年最大净负荷平均增长率</w:t>
              </w:r>
            </w:ins>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362" w:author="xh" w:date="2026-10-14T09:08:03Z"/>
              </w:rPr>
            </w:pPr>
            <w:ins w:id="6363" w:author="xh" w:date="2026-10-14T09:08:03Z">
              <w:r>
                <w:rPr>
                  <w:rFonts w:ascii="Times New Roman" w:hAnsi="Times New Roman" w:eastAsia="宋体"/>
                  <w:b w:val="0"/>
                  <w:sz w:val="18"/>
                </w:rPr>
                <w:t>1.00</w:t>
              </w:r>
            </w:ins>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364" w:author="xh" w:date="2026-10-14T09:08:03Z"/>
              </w:rPr>
            </w:pPr>
            <w:ins w:id="6365" w:author="xh" w:date="2026-10-14T09:08:03Z">
              <w:r>
                <w:rPr>
                  <w:rFonts w:ascii="Times New Roman" w:hAnsi="Times New Roman" w:eastAsia="宋体"/>
                  <w:b w:val="0"/>
                  <w:sz w:val="18"/>
                </w:rPr>
                <w:t>年最大净负荷平均增长率</w:t>
              </w:r>
            </w:ins>
          </w:p>
        </w:tc>
      </w:tr>
    </w:tbl>
    <w:p>
      <w:pPr>
        <w:pStyle w:val="Report35_2"/>
        <w:widowControl/>
        <w:spacing w:line="348" w:lineRule="exact" w:before="0" w:after="0"/>
        <w:ind w:firstLine="480"/>
        <w:jc w:val="both"/>
        <w:rPr>
          <w:ins w:id="6366" w:author="xh" w:date="2026-10-14T09:08:03Z"/>
        </w:rPr>
      </w:pPr>
      <w:ins w:id="6367" w:author="xh" w:date="2026-10-14T09:08:03Z">
        <w:r>
          <w:rPr>
            <w:rFonts w:ascii="Times New Roman" w:hAnsi="Times New Roman" w:eastAsia="方正仿宋_GBK"/>
            <w:b w:val="0"/>
            <w:sz w:val="24"/>
          </w:rPr>
          <w:t xml:space="preserve">电量渗透率、最大反向净负荷和站级负载率与装机渗透率的Pearson系数分别为0.92、0.89、0.78。三项指标依次描述年度供能、反向功率任务及局部容量压力，在所设典型出力形状、利用水平和初始设备条件下共享较多源荷信息。装机渗透率直接联系电源接入规模及用户最大负荷，具有明确的规划输入含义和统计依据，采用其作为这一指标组的代表。电量与功率信息继续用于典型场景构造和站级承载校核。</w:t>
        </w:r>
      </w:ins>
    </w:p>
    <w:p>
      <w:pPr>
        <w:pStyle w:val="Report35_2"/>
        <w:widowControl/>
        <w:spacing w:line="348" w:lineRule="exact" w:before="0" w:after="0"/>
        <w:ind w:firstLine="480"/>
        <w:jc w:val="both"/>
        <w:rPr>
          <w:ins w:id="6368" w:author="xh" w:date="2026-10-14T09:08:03Z"/>
        </w:rPr>
      </w:pPr>
      <w:ins w:id="6369" w:author="xh" w:date="2026-10-14T09:08:03Z">
        <w:r>
          <w:rPr>
            <w:rFonts w:ascii="Times New Roman" w:hAnsi="Times New Roman" w:eastAsia="方正仿宋_GBK"/>
            <w:b w:val="0"/>
            <w:sz w:val="24"/>
          </w:rPr>
          <w:t xml:space="preserve">最大正向净负荷与平均增长率的Pearson系数接近1.00。在基期峰值250 MW、目标时点为基期后第4年的模板中，区域正向峰值按年最大净负荷平均增长率作四年复合增长计算，两项形成确定的单调关系。平均增长率能够同时描述发展阶段并与导则分档对应，采用其作为代表参数。</w:t>
        </w:r>
      </w:ins>
    </w:p>
    <w:p>
      <w:pPr>
        <w:pStyle w:val="Report35_2"/>
        <w:widowControl/>
        <w:spacing w:line="348" w:lineRule="exact" w:before="0" w:after="0"/>
        <w:ind w:firstLine="480"/>
        <w:jc w:val="both"/>
        <w:rPr>
          <w:ins w:id="6370" w:author="xh" w:date="2026-10-14T09:08:03Z"/>
        </w:rPr>
      </w:pPr>
      <w:ins w:id="6371" w:author="xh" w:date="2026-10-14T09:08:03Z">
        <w:r>
          <w:rPr>
            <w:rFonts w:ascii="Times New Roman" w:hAnsi="Times New Roman" w:eastAsia="方正仿宋_GBK"/>
            <w:b w:val="0"/>
            <w:sz w:val="24"/>
          </w:rPr>
          <w:t xml:space="preserve">时间及投资指标之间也存在计算关联。95%峰值持续时间与储能支撑持续时间在相应情景中取相同值，相关系数为1.00，储能单位有效功率投资则随支撑时长变化。电缆长度占比与主变与线路单位功率投资比的相关为－0.90，原因是电缆形式进入联络造价。第一层相关分析已将时间及投资比作为设备条件处理，第二层进一步说明其与已有输入的计算联系。</w:t>
        </w:r>
      </w:ins>
    </w:p>
    <w:p>
      <w:pPr>
        <w:pStyle w:val="Report35_5"/>
        <w:keepNext/>
        <w:numPr>
          <w:numId w:val="0"/>
        </w:numPr>
        <w:spacing w:line="390" w:lineRule="exact" w:before="160" w:after="120"/>
        <w:ind w:firstLine="0"/>
        <w:rPr>
          <w:ins w:id="6372" w:author="xh" w:date="2026-10-14T09:08:03Z"/>
        </w:rPr>
      </w:pPr>
      <w:ins w:id="6373" w:author="xh" w:date="2026-10-14T09:08:03Z">
        <w:r>
          <w:rPr>
            <w:rFonts w:ascii="Times New Roman" w:hAnsi="Times New Roman" w:eastAsia="方正仿宋_GBK"/>
            <w:b/>
            <w:sz w:val="26"/>
          </w:rPr>
          <w:t xml:space="preserve">5.1.5 五项参数的相关关系与矩阵组织</w:t>
        </w:r>
      </w:ins>
    </w:p>
    <w:p>
      <w:pPr>
        <w:pStyle w:val="Report35_FirstParagraph"/>
        <w:keepNext/>
        <w:spacing w:line="280" w:lineRule="exact" w:before="120" w:after="80"/>
        <w:ind w:firstLine="0"/>
        <w:jc w:val="center"/>
        <w:rPr>
          <w:ins w:id="6374" w:author="xh" w:date="2026-10-14T09:08:03Z"/>
        </w:rPr>
      </w:pPr>
      <w:ins w:id="6375" w:author="xh" w:date="2026-10-14T09:08:03Z">
        <w:r>
          <w:rPr>
            <w:rFonts w:ascii="Times New Roman" w:hAnsi="Times New Roman" w:eastAsia="宋体"/>
            <w:b w:val="0"/>
            <w:sz w:val="21"/>
          </w:rPr>
          <w:t xml:space="preserve">表13 五项推广参数的Pearson相关矩阵</w:t>
        </w:r>
      </w:ins>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ins w:id="6376" w:author="xh" w:date="2026-10-14T09:08:03Z"/>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6382" w:author="xh" w:date="2026-10-14T09:08:03Z"/>
              </w:rPr>
            </w:pPr>
            <w:ins w:id="6383" w:author="xh" w:date="2026-10-14T09:08:03Z">
              <w:r>
                <w:rPr>
                  <w:rFonts w:ascii="Times New Roman" w:hAnsi="Times New Roman" w:eastAsia="宋体"/>
                  <w:b/>
                  <w:sz w:val="18"/>
                </w:rPr>
                <w:t>参数</w:t>
              </w:r>
            </w:ins>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6384" w:author="xh" w:date="2026-10-14T09:08:03Z"/>
              </w:rPr>
            </w:pPr>
            <w:ins w:id="6385" w:author="xh" w:date="2026-10-14T09:08:03Z">
              <w:r>
                <w:rPr>
                  <w:rFonts w:ascii="Times New Roman" w:hAnsi="Times New Roman" w:eastAsia="宋体"/>
                  <w:b/>
                  <w:sz w:val="18"/>
                </w:rPr>
                <w:t>分布式电源装机渗透率</w:t>
              </w:r>
            </w:ins>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6386" w:author="xh" w:date="2026-10-14T09:08:03Z"/>
              </w:rPr>
            </w:pPr>
            <w:ins w:id="6387" w:author="xh" w:date="2026-10-14T09:08:03Z">
              <w:r>
                <w:rPr>
                  <w:rFonts w:ascii="Times New Roman" w:hAnsi="Times New Roman" w:eastAsia="宋体"/>
                  <w:b/>
                  <w:sz w:val="18"/>
                </w:rPr>
                <w:t>年最大净负荷平均增长率</w:t>
              </w:r>
            </w:ins>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6388" w:author="xh" w:date="2026-10-14T09:08:03Z"/>
              </w:rPr>
            </w:pPr>
            <w:ins w:id="6389" w:author="xh" w:date="2026-10-14T09:08:03Z">
              <w:r>
                <w:rPr>
                  <w:rFonts w:ascii="Times New Roman" w:hAnsi="Times New Roman" w:eastAsia="宋体"/>
                  <w:b/>
                  <w:sz w:val="18"/>
                </w:rPr>
                <w:t>电缆长度占比</w:t>
              </w:r>
            </w:ins>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6390" w:author="xh" w:date="2026-10-14T09:08:03Z"/>
              </w:rPr>
            </w:pPr>
            <w:ins w:id="6391" w:author="xh" w:date="2026-10-14T09:08:03Z">
              <w:r>
                <w:rPr>
                  <w:rFonts w:ascii="Times New Roman" w:hAnsi="Times New Roman" w:eastAsia="宋体"/>
                  <w:b/>
                  <w:sz w:val="18"/>
                </w:rPr>
                <w:t>初始转供率</w:t>
              </w:r>
            </w:ins>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6392" w:author="xh" w:date="2026-10-14T09:08:03Z"/>
              </w:rPr>
            </w:pPr>
            <w:ins w:id="6393" w:author="xh" w:date="2026-10-14T09:08:03Z">
              <w:r>
                <w:rPr>
                  <w:rFonts w:ascii="Times New Roman" w:hAnsi="Times New Roman" w:eastAsia="宋体"/>
                  <w:b/>
                  <w:sz w:val="18"/>
                </w:rPr>
                <w:t>负荷分散系数</w:t>
              </w:r>
            </w:ins>
          </w:p>
        </w:tc>
      </w:tr>
      <w:tr>
        <w:trPr>
          <w:cantSplit/>
          <w:ins w:id="6377" w:author="xh" w:date="2026-10-14T09:08:03Z"/>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6394" w:author="xh" w:date="2026-10-14T09:08:03Z"/>
              </w:rPr>
            </w:pPr>
            <w:ins w:id="6395" w:author="xh" w:date="2026-10-14T09:08:03Z">
              <w:r>
                <w:rPr>
                  <w:rFonts w:ascii="Times New Roman" w:hAnsi="Times New Roman" w:eastAsia="宋体"/>
                  <w:b w:val="0"/>
                  <w:sz w:val="18"/>
                </w:rPr>
                <w:t>分布式电源装机渗透率</w:t>
              </w:r>
            </w:ins>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6396" w:author="xh" w:date="2026-10-14T09:08:03Z"/>
              </w:rPr>
            </w:pPr>
            <w:ins w:id="6397" w:author="xh" w:date="2026-10-14T09:08:03Z">
              <w:r>
                <w:rPr>
                  <w:rFonts w:ascii="Times New Roman" w:hAnsi="Times New Roman" w:eastAsia="宋体"/>
                  <w:b w:val="0"/>
                  <w:sz w:val="18"/>
                </w:rPr>
                <w:t>1.00</w:t>
              </w:r>
            </w:ins>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6398" w:author="xh" w:date="2026-10-14T09:08:03Z"/>
              </w:rPr>
            </w:pPr>
            <w:ins w:id="6399" w:author="xh" w:date="2026-10-14T09:08:03Z">
              <w:r>
                <w:rPr>
                  <w:rFonts w:ascii="Times New Roman" w:hAnsi="Times New Roman" w:eastAsia="宋体"/>
                  <w:b w:val="0"/>
                  <w:sz w:val="18"/>
                </w:rPr>
                <w:t>0.00</w:t>
              </w:r>
            </w:ins>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6400" w:author="xh" w:date="2026-10-14T09:08:03Z"/>
              </w:rPr>
            </w:pPr>
            <w:ins w:id="6401" w:author="xh" w:date="2026-10-14T09:08:03Z">
              <w:r>
                <w:rPr>
                  <w:rFonts w:ascii="Times New Roman" w:hAnsi="Times New Roman" w:eastAsia="宋体"/>
                  <w:b w:val="0"/>
                  <w:sz w:val="18"/>
                </w:rPr>
                <w:t>0.00</w:t>
              </w:r>
            </w:ins>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6402" w:author="xh" w:date="2026-10-14T09:08:03Z"/>
              </w:rPr>
            </w:pPr>
            <w:ins w:id="6403" w:author="xh" w:date="2026-10-14T09:08:03Z">
              <w:r>
                <w:rPr>
                  <w:rFonts w:ascii="Times New Roman" w:hAnsi="Times New Roman" w:eastAsia="宋体"/>
                  <w:b w:val="0"/>
                  <w:sz w:val="18"/>
                </w:rPr>
                <w:t>0.00</w:t>
              </w:r>
            </w:ins>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6404" w:author="xh" w:date="2026-10-14T09:08:03Z"/>
              </w:rPr>
            </w:pPr>
            <w:ins w:id="6405" w:author="xh" w:date="2026-10-14T09:08:03Z">
              <w:r>
                <w:rPr>
                  <w:rFonts w:ascii="Times New Roman" w:hAnsi="Times New Roman" w:eastAsia="宋体"/>
                  <w:b w:val="0"/>
                  <w:sz w:val="18"/>
                </w:rPr>
                <w:t>0.00</w:t>
              </w:r>
            </w:ins>
          </w:p>
        </w:tc>
      </w:tr>
      <w:tr>
        <w:trPr>
          <w:cantSplit/>
          <w:ins w:id="6378" w:author="xh" w:date="2026-10-14T09:08:03Z"/>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6406" w:author="xh" w:date="2026-10-14T09:08:03Z"/>
              </w:rPr>
            </w:pPr>
            <w:ins w:id="6407" w:author="xh" w:date="2026-10-14T09:08:03Z">
              <w:r>
                <w:rPr>
                  <w:rFonts w:ascii="Times New Roman" w:hAnsi="Times New Roman" w:eastAsia="宋体"/>
                  <w:b w:val="0"/>
                  <w:sz w:val="18"/>
                </w:rPr>
                <w:t>年最大净负荷平均增长率</w:t>
              </w:r>
            </w:ins>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6408" w:author="xh" w:date="2026-10-14T09:08:03Z"/>
              </w:rPr>
            </w:pPr>
            <w:ins w:id="6409" w:author="xh" w:date="2026-10-14T09:08:03Z">
              <w:r>
                <w:rPr>
                  <w:rFonts w:ascii="Times New Roman" w:hAnsi="Times New Roman" w:eastAsia="宋体"/>
                  <w:b w:val="0"/>
                  <w:sz w:val="18"/>
                </w:rPr>
                <w:t>0.00</w:t>
              </w:r>
            </w:ins>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6410" w:author="xh" w:date="2026-10-14T09:08:03Z"/>
              </w:rPr>
            </w:pPr>
            <w:ins w:id="6411" w:author="xh" w:date="2026-10-14T09:08:03Z">
              <w:r>
                <w:rPr>
                  <w:rFonts w:ascii="Times New Roman" w:hAnsi="Times New Roman" w:eastAsia="宋体"/>
                  <w:b w:val="0"/>
                  <w:sz w:val="18"/>
                </w:rPr>
                <w:t>1.00</w:t>
              </w:r>
            </w:ins>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6412" w:author="xh" w:date="2026-10-14T09:08:03Z"/>
              </w:rPr>
            </w:pPr>
            <w:ins w:id="6413" w:author="xh" w:date="2026-10-14T09:08:03Z">
              <w:r>
                <w:rPr>
                  <w:rFonts w:ascii="Times New Roman" w:hAnsi="Times New Roman" w:eastAsia="宋体"/>
                  <w:b w:val="0"/>
                  <w:sz w:val="18"/>
                </w:rPr>
                <w:t>0.05</w:t>
              </w:r>
            </w:ins>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6414" w:author="xh" w:date="2026-10-14T09:08:03Z"/>
              </w:rPr>
            </w:pPr>
            <w:ins w:id="6415" w:author="xh" w:date="2026-10-14T09:08:03Z">
              <w:r>
                <w:rPr>
                  <w:rFonts w:ascii="Times New Roman" w:hAnsi="Times New Roman" w:eastAsia="宋体"/>
                  <w:b w:val="0"/>
                  <w:sz w:val="18"/>
                </w:rPr>
                <w:t>0.15</w:t>
              </w:r>
            </w:ins>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6416" w:author="xh" w:date="2026-10-14T09:08:03Z"/>
              </w:rPr>
            </w:pPr>
            <w:ins w:id="6417" w:author="xh" w:date="2026-10-14T09:08:03Z">
              <w:r>
                <w:rPr>
                  <w:rFonts w:ascii="Times New Roman" w:hAnsi="Times New Roman" w:eastAsia="宋体"/>
                  <w:b w:val="0"/>
                  <w:sz w:val="18"/>
                </w:rPr>
                <w:t>-0.03</w:t>
              </w:r>
            </w:ins>
          </w:p>
        </w:tc>
      </w:tr>
      <w:tr>
        <w:trPr>
          <w:cantSplit/>
          <w:ins w:id="6379" w:author="xh" w:date="2026-10-14T09:08:03Z"/>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6418" w:author="xh" w:date="2026-10-14T09:08:03Z"/>
              </w:rPr>
            </w:pPr>
            <w:ins w:id="6419" w:author="xh" w:date="2026-10-14T09:08:03Z">
              <w:r>
                <w:rPr>
                  <w:rFonts w:ascii="Times New Roman" w:hAnsi="Times New Roman" w:eastAsia="宋体"/>
                  <w:b w:val="0"/>
                  <w:sz w:val="18"/>
                </w:rPr>
                <w:t>电缆长度占比</w:t>
              </w:r>
            </w:ins>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6420" w:author="xh" w:date="2026-10-14T09:08:03Z"/>
              </w:rPr>
            </w:pPr>
            <w:ins w:id="6421" w:author="xh" w:date="2026-10-14T09:08:03Z">
              <w:r>
                <w:rPr>
                  <w:rFonts w:ascii="Times New Roman" w:hAnsi="Times New Roman" w:eastAsia="宋体"/>
                  <w:b w:val="0"/>
                  <w:sz w:val="18"/>
                </w:rPr>
                <w:t>0.00</w:t>
              </w:r>
            </w:ins>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6422" w:author="xh" w:date="2026-10-14T09:08:03Z"/>
              </w:rPr>
            </w:pPr>
            <w:ins w:id="6423" w:author="xh" w:date="2026-10-14T09:08:03Z">
              <w:r>
                <w:rPr>
                  <w:rFonts w:ascii="Times New Roman" w:hAnsi="Times New Roman" w:eastAsia="宋体"/>
                  <w:b w:val="0"/>
                  <w:sz w:val="18"/>
                </w:rPr>
                <w:t>0.05</w:t>
              </w:r>
            </w:ins>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6424" w:author="xh" w:date="2026-10-14T09:08:03Z"/>
              </w:rPr>
            </w:pPr>
            <w:ins w:id="6425" w:author="xh" w:date="2026-10-14T09:08:03Z">
              <w:r>
                <w:rPr>
                  <w:rFonts w:ascii="Times New Roman" w:hAnsi="Times New Roman" w:eastAsia="宋体"/>
                  <w:b w:val="0"/>
                  <w:sz w:val="18"/>
                </w:rPr>
                <w:t>1.00</w:t>
              </w:r>
            </w:ins>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6426" w:author="xh" w:date="2026-10-14T09:08:03Z"/>
              </w:rPr>
            </w:pPr>
            <w:ins w:id="6427" w:author="xh" w:date="2026-10-14T09:08:03Z">
              <w:r>
                <w:rPr>
                  <w:rFonts w:ascii="Times New Roman" w:hAnsi="Times New Roman" w:eastAsia="宋体"/>
                  <w:b w:val="0"/>
                  <w:sz w:val="18"/>
                </w:rPr>
                <w:t>0.29</w:t>
              </w:r>
            </w:ins>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6428" w:author="xh" w:date="2026-10-14T09:08:03Z"/>
              </w:rPr>
            </w:pPr>
            <w:ins w:id="6429" w:author="xh" w:date="2026-10-14T09:08:03Z">
              <w:r>
                <w:rPr>
                  <w:rFonts w:ascii="Times New Roman" w:hAnsi="Times New Roman" w:eastAsia="宋体"/>
                  <w:b w:val="0"/>
                  <w:sz w:val="18"/>
                </w:rPr>
                <w:t>0.01</w:t>
              </w:r>
            </w:ins>
          </w:p>
        </w:tc>
      </w:tr>
      <w:tr>
        <w:trPr>
          <w:cantSplit/>
          <w:ins w:id="6380" w:author="xh" w:date="2026-10-14T09:08:03Z"/>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6430" w:author="xh" w:date="2026-10-14T09:08:03Z"/>
              </w:rPr>
            </w:pPr>
            <w:ins w:id="6431" w:author="xh" w:date="2026-10-14T09:08:03Z">
              <w:r>
                <w:rPr>
                  <w:rFonts w:ascii="Times New Roman" w:hAnsi="Times New Roman" w:eastAsia="宋体"/>
                  <w:b w:val="0"/>
                  <w:sz w:val="18"/>
                </w:rPr>
                <w:t>初始转供率</w:t>
              </w:r>
            </w:ins>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6432" w:author="xh" w:date="2026-10-14T09:08:03Z"/>
              </w:rPr>
            </w:pPr>
            <w:ins w:id="6433" w:author="xh" w:date="2026-10-14T09:08:03Z">
              <w:r>
                <w:rPr>
                  <w:rFonts w:ascii="Times New Roman" w:hAnsi="Times New Roman" w:eastAsia="宋体"/>
                  <w:b w:val="0"/>
                  <w:sz w:val="18"/>
                </w:rPr>
                <w:t>0.00</w:t>
              </w:r>
            </w:ins>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6434" w:author="xh" w:date="2026-10-14T09:08:03Z"/>
              </w:rPr>
            </w:pPr>
            <w:ins w:id="6435" w:author="xh" w:date="2026-10-14T09:08:03Z">
              <w:r>
                <w:rPr>
                  <w:rFonts w:ascii="Times New Roman" w:hAnsi="Times New Roman" w:eastAsia="宋体"/>
                  <w:b w:val="0"/>
                  <w:sz w:val="18"/>
                </w:rPr>
                <w:t>0.15</w:t>
              </w:r>
            </w:ins>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6436" w:author="xh" w:date="2026-10-14T09:08:03Z"/>
              </w:rPr>
            </w:pPr>
            <w:ins w:id="6437" w:author="xh" w:date="2026-10-14T09:08:03Z">
              <w:r>
                <w:rPr>
                  <w:rFonts w:ascii="Times New Roman" w:hAnsi="Times New Roman" w:eastAsia="宋体"/>
                  <w:b w:val="0"/>
                  <w:sz w:val="18"/>
                </w:rPr>
                <w:t>0.29</w:t>
              </w:r>
            </w:ins>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6438" w:author="xh" w:date="2026-10-14T09:08:03Z"/>
              </w:rPr>
            </w:pPr>
            <w:ins w:id="6439" w:author="xh" w:date="2026-10-14T09:08:03Z">
              <w:r>
                <w:rPr>
                  <w:rFonts w:ascii="Times New Roman" w:hAnsi="Times New Roman" w:eastAsia="宋体"/>
                  <w:b w:val="0"/>
                  <w:sz w:val="18"/>
                </w:rPr>
                <w:t>1.00</w:t>
              </w:r>
            </w:ins>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6440" w:author="xh" w:date="2026-10-14T09:08:03Z"/>
              </w:rPr>
            </w:pPr>
            <w:ins w:id="6441" w:author="xh" w:date="2026-10-14T09:08:03Z">
              <w:r>
                <w:rPr>
                  <w:rFonts w:ascii="Times New Roman" w:hAnsi="Times New Roman" w:eastAsia="宋体"/>
                  <w:b w:val="0"/>
                  <w:sz w:val="18"/>
                </w:rPr>
                <w:t>0.05</w:t>
              </w:r>
            </w:ins>
          </w:p>
        </w:tc>
      </w:tr>
      <w:tr>
        <w:trPr>
          <w:cantSplit/>
          <w:ins w:id="6381" w:author="xh" w:date="2026-10-14T09:08:03Z"/>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442" w:author="xh" w:date="2026-10-14T09:08:03Z"/>
              </w:rPr>
            </w:pPr>
            <w:ins w:id="6443" w:author="xh" w:date="2026-10-14T09:08:03Z">
              <w:r>
                <w:rPr>
                  <w:rFonts w:ascii="Times New Roman" w:hAnsi="Times New Roman" w:eastAsia="宋体"/>
                  <w:b w:val="0"/>
                  <w:sz w:val="18"/>
                </w:rPr>
                <w:t>负荷分散系数</w:t>
              </w:r>
            </w:ins>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444" w:author="xh" w:date="2026-10-14T09:08:03Z"/>
              </w:rPr>
            </w:pPr>
            <w:ins w:id="6445" w:author="xh" w:date="2026-10-14T09:08:03Z">
              <w:r>
                <w:rPr>
                  <w:rFonts w:ascii="Times New Roman" w:hAnsi="Times New Roman" w:eastAsia="宋体"/>
                  <w:b w:val="0"/>
                  <w:sz w:val="18"/>
                </w:rPr>
                <w:t>0.00</w:t>
              </w:r>
            </w:ins>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446" w:author="xh" w:date="2026-10-14T09:08:03Z"/>
              </w:rPr>
            </w:pPr>
            <w:ins w:id="6447" w:author="xh" w:date="2026-10-14T09:08:03Z">
              <w:r>
                <w:rPr>
                  <w:rFonts w:ascii="Times New Roman" w:hAnsi="Times New Roman" w:eastAsia="宋体"/>
                  <w:b w:val="0"/>
                  <w:sz w:val="18"/>
                </w:rPr>
                <w:t>-0.03</w:t>
              </w:r>
            </w:ins>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448" w:author="xh" w:date="2026-10-14T09:08:03Z"/>
              </w:rPr>
            </w:pPr>
            <w:ins w:id="6449" w:author="xh" w:date="2026-10-14T09:08:03Z">
              <w:r>
                <w:rPr>
                  <w:rFonts w:ascii="Times New Roman" w:hAnsi="Times New Roman" w:eastAsia="宋体"/>
                  <w:b w:val="0"/>
                  <w:sz w:val="18"/>
                </w:rPr>
                <w:t>0.01</w:t>
              </w:r>
            </w:ins>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450" w:author="xh" w:date="2026-10-14T09:08:03Z"/>
              </w:rPr>
            </w:pPr>
            <w:ins w:id="6451" w:author="xh" w:date="2026-10-14T09:08:03Z">
              <w:r>
                <w:rPr>
                  <w:rFonts w:ascii="Times New Roman" w:hAnsi="Times New Roman" w:eastAsia="宋体"/>
                  <w:b w:val="0"/>
                  <w:sz w:val="18"/>
                </w:rPr>
                <w:t>0.05</w:t>
              </w:r>
            </w:ins>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452" w:author="xh" w:date="2026-10-14T09:08:03Z"/>
              </w:rPr>
            </w:pPr>
            <w:ins w:id="6453" w:author="xh" w:date="2026-10-14T09:08:03Z">
              <w:r>
                <w:rPr>
                  <w:rFonts w:ascii="Times New Roman" w:hAnsi="Times New Roman" w:eastAsia="宋体"/>
                  <w:b w:val="0"/>
                  <w:sz w:val="18"/>
                </w:rPr>
                <w:t>1.00</w:t>
              </w:r>
            </w:ins>
          </w:p>
        </w:tc>
      </w:tr>
    </w:tbl>
    <w:p>
      <w:pPr>
        <w:pStyle w:val="Report35_2"/>
        <w:widowControl/>
        <w:spacing w:line="348" w:lineRule="exact" w:before="0" w:after="0"/>
        <w:ind w:firstLine="480"/>
        <w:jc w:val="both"/>
        <w:rPr>
          <w:ins w:id="6454" w:author="xh" w:date="2026-10-14T09:08:03Z"/>
        </w:rPr>
      </w:pPr>
      <w:ins w:id="6455" w:author="xh" w:date="2026-10-14T09:08:03Z">
        <w:r>
          <w:rPr>
            <w:rFonts w:ascii="Times New Roman" w:hAnsi="Times New Roman" w:eastAsia="方正仿宋_GBK"/>
            <w:b w:val="0"/>
            <w:sz w:val="24"/>
          </w:rPr>
          <w:t xml:space="preserve">五项参数中，电缆长度占比与初始转供率的Pearson系数为0.29，其余配对绝对值均不超过0.15。二者在联合取值中具有一定地区网络背景联系，但分别通过线路造价和既有支援能力作用于设备选择。</w:t>
        </w:r>
        <w:del w:id="6580" w:author="xh" w:date="2026-10-14T09:30:10Z">
          <w:r>
            <w:rPr>
              <w:rFonts w:ascii="Times New Roman" w:hAnsi="Times New Roman" w:eastAsia="方正仿宋_GBK"/>
              <w:b w:val="0"/>
              <w:sz w:val="24"/>
            </w:rPr>
            <w:delText xml:space="preserve">Spearman最大绝对值为0.26，说明排序关联也较弱。</w:delText>
          </w:r>
        </w:del>
      </w:ins>
    </w:p>
    <w:p>
      <w:pPr>
        <w:pStyle w:val="Report35_2"/>
        <w:widowControl/>
        <w:spacing w:line="348" w:lineRule="exact" w:before="0" w:after="0"/>
        <w:ind w:firstLine="480"/>
        <w:jc w:val="both"/>
        <w:rPr>
          <w:ins w:id="6456" w:author="xh" w:date="2026-10-14T09:08:03Z"/>
        </w:rPr>
      </w:pPr>
      <w:ins w:id="6457" w:author="xh" w:date="2026-10-14T09:08:03Z">
        <w:r>
          <w:rPr>
            <w:rFonts w:ascii="Times New Roman" w:hAnsi="Times New Roman" w:eastAsia="方正仿宋_GBK"/>
            <w:b w:val="0"/>
            <w:sz w:val="24"/>
          </w:rPr>
          <w:t xml:space="preserve">五项参数之间的相关绝对值均低于本研究的信息归并阈值，分别保留电源规模、负荷发展、线路经济条件、既有网络支援及局部峰值分布的信息，能够从不同规划条件解释容载比差异。</w:t>
        </w:r>
      </w:ins>
    </w:p>
    <w:p>
      <w:pPr>
        <w:pStyle w:val="Report35_2"/>
        <w:keepNext/>
        <w:spacing w:line="280" w:lineRule="exact" w:before="120" w:after="80"/>
        <w:ind w:firstLine="0"/>
        <w:jc w:val="center"/>
        <w:rPr>
          <w:ins w:id="6458" w:author="xh" w:date="2026-10-14T09:08:03Z"/>
        </w:rPr>
      </w:pPr>
      <w:ins w:id="6459" w:author="xh" w:date="2026-10-14T09:08:03Z">
        <w:r>
          <w:rPr>
            <w:rFonts w:ascii="Times New Roman" w:hAnsi="Times New Roman" w:eastAsia="宋体"/>
            <w:b w:val="0"/>
            <w:sz w:val="21"/>
          </w:rPr>
          <w:t xml:space="preserve">表14 十三项指标至五项推广参数的筛选结果</w:t>
        </w:r>
      </w:ins>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771"/>
        <w:gridCol w:w="2771"/>
        <w:gridCol w:w="2771"/>
      </w:tblGrid>
      <w:tr>
        <w:trPr>
          <w:cantSplit/>
          <w:tblHeader/>
          <w:ins w:id="6460" w:author="xh" w:date="2026-10-14T09:08:03Z"/>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6465" w:author="xh" w:date="2026-10-14T09:08:03Z"/>
              </w:rPr>
            </w:pPr>
            <w:ins w:id="6466" w:author="xh" w:date="2026-10-14T09:08:03Z">
              <w:r>
                <w:rPr>
                  <w:rFonts w:ascii="Times New Roman" w:hAnsi="Times New Roman" w:eastAsia="宋体"/>
                  <w:b/>
                  <w:sz w:val="18"/>
                </w:rPr>
                <w:t>环节</w:t>
              </w:r>
            </w:ins>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6467" w:author="xh" w:date="2026-10-14T09:08:03Z"/>
              </w:rPr>
            </w:pPr>
            <w:ins w:id="6468" w:author="xh" w:date="2026-10-14T09:08:03Z">
              <w:r>
                <w:rPr>
                  <w:rFonts w:ascii="Times New Roman" w:hAnsi="Times New Roman" w:eastAsia="宋体"/>
                  <w:b/>
                  <w:sz w:val="18"/>
                </w:rPr>
                <w:t>指标数</w:t>
              </w:r>
            </w:ins>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6469" w:author="xh" w:date="2026-10-14T09:08:03Z"/>
              </w:rPr>
            </w:pPr>
            <w:ins w:id="6470" w:author="xh" w:date="2026-10-14T09:08:03Z">
              <w:r>
                <w:rPr>
                  <w:rFonts w:ascii="Times New Roman" w:hAnsi="Times New Roman" w:eastAsia="宋体"/>
                  <w:b/>
                  <w:sz w:val="18"/>
                </w:rPr>
                <w:t>处理结果</w:t>
              </w:r>
            </w:ins>
          </w:p>
        </w:tc>
      </w:tr>
      <w:tr>
        <w:trPr>
          <w:cantSplit/>
          <w:ins w:id="6461" w:author="xh" w:date="2026-10-14T09:08:03Z"/>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6471" w:author="xh" w:date="2026-10-14T09:08:03Z"/>
              </w:rPr>
            </w:pPr>
            <w:ins w:id="6472" w:author="xh" w:date="2026-10-14T09:08:03Z">
              <w:r>
                <w:rPr>
                  <w:rFonts w:ascii="Times New Roman" w:hAnsi="Times New Roman" w:eastAsia="宋体"/>
                  <w:b w:val="0"/>
                  <w:sz w:val="18"/>
                </w:rPr>
                <w:t>候选指标</w:t>
              </w:r>
            </w:ins>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6473" w:author="xh" w:date="2026-10-14T09:08:03Z"/>
              </w:rPr>
            </w:pPr>
            <w:ins w:id="6474" w:author="xh" w:date="2026-10-14T09:08:03Z">
              <w:r>
                <w:rPr>
                  <w:rFonts w:ascii="Times New Roman" w:hAnsi="Times New Roman" w:eastAsia="宋体"/>
                  <w:b w:val="0"/>
                  <w:sz w:val="18"/>
                </w:rPr>
                <w:t>13</w:t>
              </w:r>
            </w:ins>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6475" w:author="xh" w:date="2026-10-14T09:08:03Z"/>
              </w:rPr>
            </w:pPr>
            <w:ins w:id="6476" w:author="xh" w:date="2026-10-14T09:08:03Z">
              <w:r>
                <w:rPr>
                  <w:rFonts w:ascii="Times New Roman" w:hAnsi="Times New Roman" w:eastAsia="宋体"/>
                  <w:b w:val="0"/>
                  <w:sz w:val="18"/>
                </w:rPr>
                <w:t>涵盖源荷规模、运行压力、网络支援、时间及相对投资</w:t>
              </w:r>
            </w:ins>
          </w:p>
        </w:tc>
      </w:tr>
      <w:tr>
        <w:trPr>
          <w:cantSplit/>
          <w:ins w:id="6462" w:author="xh" w:date="2026-10-14T09:08:03Z"/>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6477" w:author="xh" w:date="2026-10-14T09:08:03Z"/>
              </w:rPr>
            </w:pPr>
            <w:ins w:id="6478" w:author="xh" w:date="2026-10-14T09:08:03Z">
              <w:r>
                <w:rPr>
                  <w:rFonts w:ascii="Times New Roman" w:hAnsi="Times New Roman" w:eastAsia="宋体"/>
                  <w:b w:val="0"/>
                  <w:sz w:val="18"/>
                </w:rPr>
                <w:t>容载比相关性筛选</w:t>
              </w:r>
            </w:ins>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6479" w:author="xh" w:date="2026-10-14T09:08:03Z"/>
              </w:rPr>
            </w:pPr>
            <w:ins w:id="6480" w:author="xh" w:date="2026-10-14T09:08:03Z">
              <w:r>
                <w:rPr>
                  <w:rFonts w:ascii="Times New Roman" w:hAnsi="Times New Roman" w:eastAsia="宋体"/>
                  <w:b w:val="0"/>
                  <w:sz w:val="18"/>
                </w:rPr>
                <w:t>9</w:t>
              </w:r>
            </w:ins>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6481" w:author="xh" w:date="2026-10-14T09:08:03Z"/>
              </w:rPr>
            </w:pPr>
            <w:ins w:id="6482" w:author="xh" w:date="2026-10-14T09:08:03Z">
              <w:r>
                <w:rPr>
                  <w:rFonts w:ascii="Times New Roman" w:hAnsi="Times New Roman" w:eastAsia="宋体"/>
                  <w:b w:val="0"/>
                  <w:sz w:val="18"/>
                </w:rPr>
                <w:t>95%峰值持续时间、储能支撑持续时间及两项投资比的相关强度较低</w:t>
              </w:r>
            </w:ins>
          </w:p>
        </w:tc>
      </w:tr>
      <w:tr>
        <w:trPr>
          <w:cantSplit/>
          <w:ins w:id="6463" w:author="xh" w:date="2026-10-14T09:08:03Z"/>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6483" w:author="xh" w:date="2026-10-14T09:08:03Z"/>
              </w:rPr>
            </w:pPr>
            <w:ins w:id="6484" w:author="xh" w:date="2026-10-14T09:08:03Z">
              <w:r>
                <w:rPr>
                  <w:rFonts w:ascii="Times New Roman" w:hAnsi="Times New Roman" w:eastAsia="宋体"/>
                  <w:b w:val="0"/>
                  <w:sz w:val="18"/>
                </w:rPr>
                <w:t>高相关指标归并</w:t>
              </w:r>
            </w:ins>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6485" w:author="xh" w:date="2026-10-14T09:08:03Z"/>
              </w:rPr>
            </w:pPr>
            <w:ins w:id="6486" w:author="xh" w:date="2026-10-14T09:08:03Z">
              <w:r>
                <w:rPr>
                  <w:rFonts w:ascii="Times New Roman" w:hAnsi="Times New Roman" w:eastAsia="宋体"/>
                  <w:b w:val="0"/>
                  <w:sz w:val="18"/>
                </w:rPr>
                <w:t>5</w:t>
              </w:r>
            </w:ins>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6487" w:author="xh" w:date="2026-10-14T09:08:03Z"/>
              </w:rPr>
            </w:pPr>
            <w:ins w:id="6488" w:author="xh" w:date="2026-10-14T09:08:03Z">
              <w:r>
                <w:rPr>
                  <w:rFonts w:ascii="Times New Roman" w:hAnsi="Times New Roman" w:eastAsia="宋体"/>
                  <w:b w:val="0"/>
                  <w:sz w:val="18"/>
                </w:rPr>
                <w:t>电量、反向净负荷和站级负载率归入装机指标组，正向净负荷归入增长指标组</w:t>
              </w:r>
            </w:ins>
          </w:p>
        </w:tc>
      </w:tr>
      <w:tr>
        <w:trPr>
          <w:cantSplit/>
          <w:ins w:id="6464" w:author="xh" w:date="2026-10-14T09:08:03Z"/>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489" w:author="xh" w:date="2026-10-14T09:08:03Z"/>
              </w:rPr>
            </w:pPr>
            <w:ins w:id="6490" w:author="xh" w:date="2026-10-14T09:08:03Z">
              <w:r>
                <w:rPr>
                  <w:rFonts w:ascii="Times New Roman" w:hAnsi="Times New Roman" w:eastAsia="宋体"/>
                  <w:b w:val="0"/>
                  <w:sz w:val="18"/>
                </w:rPr>
                <w:t>参数间相关核验</w:t>
              </w:r>
            </w:ins>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491" w:author="xh" w:date="2026-10-14T09:08:03Z"/>
              </w:rPr>
            </w:pPr>
            <w:ins w:id="6492" w:author="xh" w:date="2026-10-14T09:08:03Z">
              <w:r>
                <w:rPr>
                  <w:rFonts w:ascii="Times New Roman" w:hAnsi="Times New Roman" w:eastAsia="宋体"/>
                  <w:b w:val="0"/>
                  <w:sz w:val="18"/>
                </w:rPr>
                <w:t>5</w:t>
              </w:r>
            </w:ins>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493" w:author="xh" w:date="2026-10-14T09:08:03Z"/>
              </w:rPr>
            </w:pPr>
            <w:ins w:id="6494" w:author="xh" w:date="2026-10-14T09:08:03Z">
              <w:r>
                <w:rPr>
                  <w:rFonts w:ascii="Times New Roman" w:hAnsi="Times New Roman" w:eastAsia="宋体"/>
                  <w:b w:val="0"/>
                  <w:sz w:val="18"/>
                </w:rPr>
                <w:t>最大Pearson绝对值为0.29，五项间信息重叠较少</w:t>
              </w:r>
            </w:ins>
          </w:p>
        </w:tc>
      </w:tr>
    </w:tbl>
    <w:p>
      <w:pPr>
        <w:pStyle w:val="Report35_2"/>
        <w:widowControl/>
        <w:spacing w:line="348" w:lineRule="exact" w:before="0" w:after="0"/>
        <w:ind w:firstLine="480"/>
        <w:jc w:val="both"/>
        <w:rPr>
          <w:ins w:id="6495" w:author="xh" w:date="2026-10-14T09:08:03Z"/>
        </w:rPr>
      </w:pPr>
      <w:ins w:id="6496" w:author="xh" w:date="2026-10-14T09:08:03Z">
        <w:r>
          <w:rPr>
            <w:rFonts w:ascii="Times New Roman" w:hAnsi="Times New Roman" w:eastAsia="方正仿宋_GBK"/>
            <w:b w:val="0"/>
            <w:sz w:val="24"/>
          </w:rPr>
          <w:t xml:space="preserve">两层分析由十三项候选指标得到五项推广参数：分布式电源装机渗透率、年最大净负荷平均增长率、电缆长度占比、初始转供率和负荷分散系数。其对应的矩阵分类如下。</w:t>
        </w:r>
      </w:ins>
    </w:p>
    <w:p>
      <w:pPr>
        <w:pStyle w:val="Report35_2"/>
        <w:keepNext/>
        <w:spacing w:line="280" w:lineRule="exact" w:before="120" w:after="80"/>
        <w:ind w:firstLine="0"/>
        <w:jc w:val="center"/>
        <w:rPr>
          <w:ins w:id="6497" w:author="xh" w:date="2026-10-14T09:08:03Z"/>
        </w:rPr>
      </w:pPr>
      <w:ins w:id="6498" w:author="xh" w:date="2026-10-14T09:08:03Z">
        <w:r>
          <w:rPr>
            <w:rFonts w:ascii="Times New Roman" w:hAnsi="Times New Roman" w:eastAsia="宋体"/>
            <w:b w:val="0"/>
            <w:sz w:val="21"/>
          </w:rPr>
          <w:t xml:space="preserve">表15 采用指标与推广矩阵分类</w:t>
        </w:r>
      </w:ins>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4156"/>
        <w:gridCol w:w="4156"/>
      </w:tblGrid>
      <w:tr>
        <w:trPr>
          <w:cantSplit/>
          <w:tblHeader/>
          <w:ins w:id="6499" w:author="xh" w:date="2026-10-14T09:08:03Z"/>
        </w:trPr>
        <w:tc>
          <w:tcPr>
            <w:tcW w:type="dxa" w:w="4156"/>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6505" w:author="xh" w:date="2026-10-14T09:08:03Z"/>
              </w:rPr>
            </w:pPr>
            <w:ins w:id="6506" w:author="xh" w:date="2026-10-14T09:08:03Z">
              <w:r>
                <w:rPr>
                  <w:rFonts w:ascii="Times New Roman" w:hAnsi="Times New Roman" w:eastAsia="宋体"/>
                  <w:b/>
                  <w:sz w:val="18"/>
                </w:rPr>
                <w:t>采用指标</w:t>
              </w:r>
            </w:ins>
          </w:p>
        </w:tc>
        <w:tc>
          <w:tcPr>
            <w:tcW w:type="dxa" w:w="4156"/>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6507" w:author="xh" w:date="2026-10-14T09:08:03Z"/>
              </w:rPr>
            </w:pPr>
            <w:ins w:id="6508" w:author="xh" w:date="2026-10-14T09:08:03Z">
              <w:r>
                <w:rPr>
                  <w:rFonts w:ascii="Times New Roman" w:hAnsi="Times New Roman" w:eastAsia="宋体"/>
                  <w:b/>
                  <w:sz w:val="18"/>
                </w:rPr>
                <w:t>矩阵分类</w:t>
              </w:r>
            </w:ins>
          </w:p>
        </w:tc>
      </w:tr>
      <w:tr>
        <w:trPr>
          <w:cantSplit/>
          <w:ins w:id="6500" w:author="xh" w:date="2026-10-14T09:08:03Z"/>
        </w:trPr>
        <w:tc>
          <w:tcPr>
            <w:tcW w:type="dxa" w:w="4156"/>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6509" w:author="xh" w:date="2026-10-14T09:08:03Z"/>
              </w:rPr>
            </w:pPr>
            <w:ins w:id="6510" w:author="xh" w:date="2026-10-14T09:08:03Z">
              <w:r>
                <w:rPr>
                  <w:rFonts w:ascii="Times New Roman" w:hAnsi="Times New Roman" w:eastAsia="宋体"/>
                  <w:b w:val="0"/>
                  <w:sz w:val="18"/>
                </w:rPr>
                <w:t>分布式电源装机渗透率</w:t>
              </w:r>
            </w:ins>
          </w:p>
        </w:tc>
        <w:tc>
          <w:tcPr>
            <w:tcW w:type="dxa" w:w="4156"/>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6511" w:author="xh" w:date="2026-10-14T09:08:03Z"/>
              </w:rPr>
            </w:pPr>
            <w:ins w:id="6512" w:author="xh" w:date="2026-10-14T09:08:03Z">
              <w:r>
                <w:rPr>
                  <w:rFonts w:ascii="Times New Roman" w:hAnsi="Times New Roman" w:eastAsia="宋体"/>
                  <w:b w:val="0"/>
                  <w:sz w:val="18"/>
                </w:rPr>
                <w:t>≤1；(1,2]；&gt;2</w:t>
              </w:r>
            </w:ins>
          </w:p>
        </w:tc>
      </w:tr>
      <w:tr>
        <w:trPr>
          <w:cantSplit/>
          <w:ins w:id="6501" w:author="xh" w:date="2026-10-14T09:08:03Z"/>
        </w:trPr>
        <w:tc>
          <w:tcPr>
            <w:tcW w:type="dxa" w:w="4156"/>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6513" w:author="xh" w:date="2026-10-14T09:08:03Z"/>
              </w:rPr>
            </w:pPr>
            <w:ins w:id="6514" w:author="xh" w:date="2026-10-14T09:08:03Z">
              <w:r>
                <w:rPr>
                  <w:rFonts w:ascii="Times New Roman" w:hAnsi="Times New Roman" w:eastAsia="宋体"/>
                  <w:b w:val="0"/>
                  <w:sz w:val="18"/>
                </w:rPr>
                <w:t>年最大净负荷平均增长率</w:t>
              </w:r>
            </w:ins>
          </w:p>
        </w:tc>
        <w:tc>
          <w:tcPr>
            <w:tcW w:type="dxa" w:w="4156"/>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6515" w:author="xh" w:date="2026-10-14T09:08:03Z"/>
              </w:rPr>
            </w:pPr>
            <w:ins w:id="6516" w:author="xh" w:date="2026-10-14T09:08:03Z">
              <w:r>
                <w:rPr>
                  <w:rFonts w:ascii="Times New Roman" w:hAnsi="Times New Roman" w:eastAsia="宋体"/>
                  <w:b w:val="0"/>
                  <w:sz w:val="18"/>
                </w:rPr>
                <w:t>≤2%；(2%,4%]；(4%,7%]；&gt;7%</w:t>
              </w:r>
            </w:ins>
          </w:p>
        </w:tc>
      </w:tr>
      <w:tr>
        <w:trPr>
          <w:cantSplit/>
          <w:ins w:id="6502" w:author="xh" w:date="2026-10-14T09:08:03Z"/>
        </w:trPr>
        <w:tc>
          <w:tcPr>
            <w:tcW w:type="dxa" w:w="4156"/>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6517" w:author="xh" w:date="2026-10-14T09:08:03Z"/>
              </w:rPr>
            </w:pPr>
            <w:ins w:id="6518" w:author="xh" w:date="2026-10-14T09:08:03Z">
              <w:r>
                <w:rPr>
                  <w:rFonts w:ascii="Times New Roman" w:hAnsi="Times New Roman" w:eastAsia="宋体"/>
                  <w:b w:val="0"/>
                  <w:sz w:val="18"/>
                </w:rPr>
                <w:t>电缆长度占比</w:t>
              </w:r>
            </w:ins>
          </w:p>
        </w:tc>
        <w:tc>
          <w:tcPr>
            <w:tcW w:type="dxa" w:w="4156"/>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6519" w:author="xh" w:date="2026-10-14T09:08:03Z"/>
              </w:rPr>
            </w:pPr>
            <w:ins w:id="6520" w:author="xh" w:date="2026-10-14T09:08:03Z">
              <w:r>
                <w:rPr>
                  <w:rFonts w:ascii="Times New Roman" w:hAnsi="Times New Roman" w:eastAsia="宋体"/>
                  <w:b w:val="0"/>
                  <w:sz w:val="18"/>
                </w:rPr>
                <w:t>≤10%；(10%,30%]；&gt;30%</w:t>
              </w:r>
            </w:ins>
          </w:p>
        </w:tc>
      </w:tr>
      <w:tr>
        <w:trPr>
          <w:cantSplit/>
          <w:ins w:id="6503" w:author="xh" w:date="2026-10-14T09:08:03Z"/>
        </w:trPr>
        <w:tc>
          <w:tcPr>
            <w:tcW w:type="dxa" w:w="4156"/>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6521" w:author="xh" w:date="2026-10-14T09:08:03Z"/>
              </w:rPr>
            </w:pPr>
            <w:ins w:id="6522" w:author="xh" w:date="2026-10-14T09:08:03Z">
              <w:r>
                <w:rPr>
                  <w:rFonts w:ascii="Times New Roman" w:hAnsi="Times New Roman" w:eastAsia="宋体"/>
                  <w:b w:val="0"/>
                  <w:sz w:val="18"/>
                </w:rPr>
                <w:t>初始转供率</w:t>
              </w:r>
            </w:ins>
          </w:p>
        </w:tc>
        <w:tc>
          <w:tcPr>
            <w:tcW w:type="dxa" w:w="4156"/>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6523" w:author="xh" w:date="2026-10-14T09:08:03Z"/>
              </w:rPr>
            </w:pPr>
            <w:ins w:id="6524" w:author="xh" w:date="2026-10-14T09:08:03Z">
              <w:r>
                <w:rPr>
                  <w:rFonts w:ascii="Times New Roman" w:hAnsi="Times New Roman" w:eastAsia="宋体"/>
                  <w:b w:val="0"/>
                  <w:sz w:val="18"/>
                </w:rPr>
                <w:t>≤30%；(30%,50%]；(50%,70%]；&gt;70%</w:t>
              </w:r>
            </w:ins>
          </w:p>
        </w:tc>
      </w:tr>
      <w:tr>
        <w:trPr>
          <w:cantSplit/>
          <w:ins w:id="6504" w:author="xh" w:date="2026-10-14T09:08:03Z"/>
        </w:trPr>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525" w:author="xh" w:date="2026-10-14T09:08:03Z"/>
              </w:rPr>
            </w:pPr>
            <w:ins w:id="6526" w:author="xh" w:date="2026-10-14T09:08:03Z">
              <w:r>
                <w:rPr>
                  <w:rFonts w:ascii="Times New Roman" w:hAnsi="Times New Roman" w:eastAsia="宋体"/>
                  <w:b w:val="0"/>
                  <w:sz w:val="18"/>
                </w:rPr>
                <w:t>负荷分散系数</w:t>
              </w:r>
            </w:ins>
          </w:p>
        </w:tc>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527" w:author="xh" w:date="2026-10-14T09:08:03Z"/>
              </w:rPr>
            </w:pPr>
            <w:ins w:id="6528" w:author="xh" w:date="2026-10-14T09:08:03Z">
              <w:r>
                <w:rPr>
                  <w:rFonts w:ascii="Times New Roman" w:hAnsi="Times New Roman" w:eastAsia="宋体"/>
                  <w:b w:val="0"/>
                  <w:sz w:val="18"/>
                </w:rPr>
                <w:t>1.00；1.10；1.15</w:t>
              </w:r>
            </w:ins>
          </w:p>
        </w:tc>
      </w:tr>
    </w:tbl>
    <w:p>
      <w:pPr>
        <w:pStyle w:val="Report35_2"/>
        <w:widowControl/>
        <w:spacing w:line="348" w:lineRule="exact" w:before="0" w:after="0"/>
        <w:ind w:firstLine="480"/>
        <w:jc w:val="both"/>
        <w:rPr>
          <w:ins w:id="6529" w:author="xh" w:date="2026-10-14T09:08:03Z"/>
        </w:rPr>
      </w:pPr>
      <w:ins w:id="6530" w:author="xh" w:date="2026-10-14T09:08:03Z">
        <w:r>
          <w:rPr>
            <w:rFonts w:ascii="Times New Roman" w:hAnsi="Times New Roman" w:eastAsia="方正仿宋_GBK"/>
            <w:b w:val="0"/>
            <w:sz w:val="24"/>
          </w:rPr>
          <w:t xml:space="preserve">增长率采用2%、4%、7%的分界[1]，装机、电缆和转供参数按表列区间组织，首尾档开口，负荷分散系数按三个定值分别列示。第五章据此归纳同一五参数分类中的容载比范围，储能支撑条件和统一工程价格进入对应设备方案的比选。</w:t>
        </w:r>
      </w:ins>
    </w:p>
    <w:p w14:paraId="3B18EF70">
      <w:pPr>
        <w:pStyle w:val="4"/>
        <w:keepNext/>
        <w:pageBreakBefore w:val="0"/>
        <w:widowControl/>
        <w:snapToGrid w:val="0"/>
        <w:spacing w:before="80" w:after="80" w:line="320" w:lineRule="exact"/>
        <w:ind w:left="0" w:leftChars="0" w:right="0" w:rightChars="0" w:firstLine="0" w:firstLineChars="0"/>
        <w:jc w:val="both"/>
        <w:pPrChange w:id="1195" w:author="xh" w:date="2026-10-13T09:18:32Z">
          <w:pPr>
            <w:pStyle w:val="4"/>
            <w:keepNext/>
            <w:pageBreakBefore/>
            <w:widowControl/>
            <w:snapToGrid w:val="0"/>
            <w:spacing w:before="80" w:after="80" w:line="320" w:lineRule="exact"/>
            <w:ind w:left="0" w:leftChars="0" w:right="0" w:rightChars="0" w:firstLine="0" w:firstLineChars="0"/>
            <w:jc w:val="both"/>
          </w:pPr>
        </w:pPrChange>
      </w:pPr>
      <w:r>
        <w:rPr>
          <w:rFonts w:ascii="Times New Roman" w:hAnsi="Times New Roman" w:eastAsia="方正仿宋_GBK"/>
          <w:b/>
          <w:color w:val="000000"/>
          <w:sz w:val="23"/>
        </w:rPr>
        <w:t xml:space="preserve">5.2 </w:t>
      </w:r>
      <w:ins w:id="1196" w:author="xh" w:date="2026-10-13T09:18:32Z">
        <w:r>
          <w:rPr>
            <w:rFonts w:ascii="Times New Roman" w:hAnsi="Times New Roman" w:eastAsia="方正仿宋_GBK"/>
            <w:b/>
            <w:color w:val="000000"/>
            <w:sz w:val="23"/>
          </w:rPr>
          <w:t>推广</w:t>
        </w:r>
      </w:ins>
      <w:r>
        <w:rPr>
          <w:rFonts w:ascii="Times New Roman" w:hAnsi="Times New Roman" w:eastAsia="方正仿宋_GBK"/>
          <w:b/>
          <w:color w:val="000000"/>
          <w:sz w:val="23"/>
        </w:rPr>
        <w:t>矩阵</w:t>
      </w:r>
      <w:ins w:id="1197" w:author="xh" w:date="2026-10-13T09:18:32Z">
        <w:r>
          <w:rPr>
            <w:rFonts w:ascii="Times New Roman" w:hAnsi="Times New Roman" w:eastAsia="方正仿宋_GBK"/>
            <w:b/>
            <w:color w:val="000000"/>
            <w:sz w:val="23"/>
          </w:rPr>
          <w:t>与查表</w:t>
        </w:r>
      </w:ins>
      <w:del w:id="1198" w:author="xh" w:date="2026-10-13T09:18:32Z">
        <w:r>
          <w:rPr>
            <w:rFonts w:ascii="Times New Roman" w:hAnsi="Times New Roman" w:eastAsia="方正仿宋_GBK"/>
            <w:b/>
            <w:color w:val="000000"/>
            <w:sz w:val="23"/>
          </w:rPr>
          <w:delText>规模及本次展示</w:delText>
        </w:r>
      </w:del>
      <w:r>
        <w:rPr>
          <w:rFonts w:ascii="Times New Roman" w:hAnsi="Times New Roman" w:eastAsia="方正仿宋_GBK"/>
          <w:b/>
          <w:color w:val="000000"/>
          <w:sz w:val="23"/>
        </w:rPr>
        <w:t>条件</w:t>
      </w:r>
    </w:p>
    <w:p w14:paraId="28158A79">
      <w:pPr>
        <w:widowControl/>
        <w:snapToGrid w:val="0"/>
        <w:spacing w:before="0" w:after="100" w:line="320" w:lineRule="exact"/>
        <w:ind w:left="0" w:leftChars="0" w:right="0" w:rightChars="0" w:firstLine="460" w:firstLineChars="0"/>
        <w:jc w:val="both"/>
      </w:pPr>
      <w:r>
        <w:rPr>
          <w:rFonts w:ascii="Times New Roman" w:hAnsi="Times New Roman" w:eastAsia="方正仿宋_GBK"/>
          <w:b w:val="0"/>
          <w:color w:val="000000"/>
          <w:sz w:val="23"/>
        </w:rPr>
        <w:t xml:space="preserve">五站模板</w:t>
      </w:r>
      <w:del w:id="2360" w:author="xh" w:date="2026-10-14T08:38:28Z">
        <w:r>
          <w:rPr>
            <w:rFonts w:ascii="Times New Roman" w:hAnsi="Times New Roman" w:eastAsia="方正仿宋_GBK"/>
            <w:b w:val="0"/>
            <w:color w:val="000000"/>
            <w:sz w:val="23"/>
          </w:rPr>
          <w:delText xml:space="preserve">以</w:delText>
        </w:r>
      </w:del>
      <w:r>
        <w:rPr>
          <w:rFonts w:ascii="Times New Roman" w:hAnsi="Times New Roman" w:eastAsia="方正仿宋_GBK"/>
          <w:b w:val="0"/>
          <w:color w:val="000000"/>
          <w:sz w:val="23"/>
        </w:rPr>
        <w:t xml:space="preserve">每站</w:t>
      </w:r>
      <w:ins w:id="2361" w:author="xh" w:date="2026-10-14T08:38:28Z">
        <w:r>
          <w:rPr>
            <w:rFonts w:ascii="Times New Roman" w:hAnsi="Times New Roman" w:eastAsia="方正仿宋_GBK"/>
            <w:b w:val="0"/>
            <w:color w:val="000000"/>
            <w:sz w:val="23"/>
          </w:rPr>
          <w:t xml:space="preserve">初始</w:t>
        </w:r>
      </w:ins>
      <w:r>
        <w:rPr>
          <w:rFonts w:ascii="Times New Roman" w:hAnsi="Times New Roman" w:eastAsia="方正仿宋_GBK"/>
          <w:b w:val="0"/>
          <w:color w:val="000000"/>
          <w:sz w:val="23"/>
        </w:rPr>
        <w:t xml:space="preserve">两台50 MVA主变</w:t>
      </w:r>
      <w:ins w:id="2362" w:author="xh" w:date="2026-10-14T08:38:28Z">
        <w:r>
          <w:rPr>
            <w:rFonts w:ascii="Times New Roman" w:hAnsi="Times New Roman" w:eastAsia="方正仿宋_GBK"/>
            <w:b w:val="0"/>
            <w:color w:val="000000"/>
            <w:sz w:val="23"/>
          </w:rPr>
          <w:t xml:space="preserve">，</w:t>
        </w:r>
      </w:ins>
      <w:del w:id="2363" w:author="xh" w:date="2026-10-14T08:38:28Z">
        <w:r>
          <w:rPr>
            <w:rFonts w:ascii="Times New Roman" w:hAnsi="Times New Roman" w:eastAsia="方正仿宋_GBK"/>
            <w:b w:val="0"/>
            <w:color w:val="000000"/>
            <w:sz w:val="23"/>
          </w:rPr>
          <w:delText xml:space="preserve">、</w:delText>
        </w:r>
      </w:del>
      <w:r>
        <w:rPr>
          <w:rFonts w:ascii="Times New Roman" w:hAnsi="Times New Roman" w:eastAsia="方正仿宋_GBK"/>
          <w:b w:val="0"/>
          <w:color w:val="000000"/>
          <w:sz w:val="23"/>
        </w:rPr>
        <w:t xml:space="preserve">区域基期网供峰值250 MW</w:t>
      </w:r>
      <w:del w:id="2364" w:author="xh" w:date="2026-10-14T08:38:28Z">
        <w:r>
          <w:rPr>
            <w:rFonts w:ascii="Times New Roman" w:hAnsi="Times New Roman" w:eastAsia="方正仿宋_GBK"/>
            <w:b w:val="0"/>
            <w:color w:val="000000"/>
            <w:sz w:val="23"/>
          </w:rPr>
          <w:delText xml:space="preserve">为初态</w:delText>
        </w:r>
      </w:del>
      <w:r>
        <w:rPr>
          <w:rFonts w:ascii="Times New Roman" w:hAnsi="Times New Roman" w:eastAsia="方正仿宋_GBK"/>
          <w:b w:val="0"/>
          <w:color w:val="000000"/>
          <w:sz w:val="23"/>
        </w:rPr>
        <w:t xml:space="preserve">，</w:t>
      </w:r>
      <w:del w:id="2365" w:author="xh" w:date="2026-10-14T08:38:28Z">
        <w:r>
          <w:rPr>
            <w:rFonts w:ascii="Times New Roman" w:hAnsi="Times New Roman" w:eastAsia="方正仿宋_GBK"/>
            <w:b w:val="0"/>
            <w:color w:val="000000"/>
            <w:sz w:val="23"/>
          </w:rPr>
          <w:delText xml:space="preserve">在</w:delText>
        </w:r>
      </w:del>
      <w:ins w:id="1199" w:author="xh" w:date="2026-10-13T09:19:04Z">
        <w:del w:id="2366" w:author="xh" w:date="2026-10-14T08:38:28Z">
          <w:r>
            <w:rPr>
              <w:rFonts w:ascii="Times New Roman" w:hAnsi="Times New Roman" w:eastAsia="方正仿宋_GBK"/>
              <w:b w:val="0"/>
              <w:color w:val="000000"/>
              <w:sz w:val="23"/>
            </w:rPr>
            <w:delText xml:space="preserve">给定</w:delText>
          </w:r>
        </w:del>
      </w:ins>
      <w:del w:id="1200" w:author="xh" w:date="2026-10-13T09:19:04Z">
        <w:r>
          <w:rPr>
            <w:rFonts w:ascii="Times New Roman" w:hAnsi="Times New Roman" w:eastAsia="方正仿宋_GBK"/>
            <w:b w:val="0"/>
            <w:color w:val="000000"/>
            <w:sz w:val="23"/>
          </w:rPr>
          <w:delText>所设</w:delText>
        </w:r>
      </w:del>
      <w:del w:id="2367" w:author="xh" w:date="2026-10-14T08:38:28Z">
        <w:r>
          <w:rPr>
            <w:rFonts w:ascii="Times New Roman" w:hAnsi="Times New Roman" w:eastAsia="方正仿宋_GBK"/>
            <w:b w:val="0"/>
            <w:color w:val="000000"/>
            <w:sz w:val="23"/>
          </w:rPr>
          <w:delText xml:space="preserve">源荷分布</w:delText>
        </w:r>
      </w:del>
      <w:ins w:id="1201" w:author="xh" w:date="2026-10-13T09:19:04Z">
        <w:del w:id="2368" w:author="xh" w:date="2026-10-14T08:38:28Z">
          <w:r>
            <w:rPr>
              <w:rFonts w:ascii="Times New Roman" w:hAnsi="Times New Roman" w:eastAsia="方正仿宋_GBK"/>
              <w:b w:val="0"/>
              <w:color w:val="000000"/>
              <w:sz w:val="23"/>
            </w:rPr>
            <w:delText xml:space="preserve">与</w:delText>
          </w:r>
        </w:del>
      </w:ins>
      <w:del w:id="1202" w:author="xh" w:date="2026-10-13T09:19:04Z">
        <w:r>
          <w:rPr>
            <w:rFonts w:ascii="Times New Roman" w:hAnsi="Times New Roman" w:eastAsia="方正仿宋_GBK"/>
            <w:b w:val="0"/>
            <w:color w:val="000000"/>
            <w:sz w:val="23"/>
          </w:rPr>
          <w:delText>和</w:delText>
        </w:r>
      </w:del>
      <w:del w:id="2369" w:author="xh" w:date="2026-10-14T08:38:28Z">
        <w:r>
          <w:rPr>
            <w:rFonts w:ascii="Times New Roman" w:hAnsi="Times New Roman" w:eastAsia="方正仿宋_GBK"/>
            <w:b w:val="0"/>
            <w:color w:val="000000"/>
            <w:sz w:val="23"/>
          </w:rPr>
          <w:delText xml:space="preserve">候选网络下</w:delText>
        </w:r>
      </w:del>
      <w:r>
        <w:rPr>
          <w:rFonts w:ascii="Times New Roman" w:hAnsi="Times New Roman" w:eastAsia="方正仿宋_GBK"/>
          <w:b w:val="0"/>
          <w:color w:val="000000"/>
          <w:sz w:val="23"/>
        </w:rPr>
        <w:t xml:space="preserve">开展</w:t>
      </w:r>
      <w:ins w:id="1203" w:author="xh" w:date="2026-10-13T09:19:04Z">
        <w:r>
          <w:rPr>
            <w:rFonts w:ascii="Times New Roman" w:hAnsi="Times New Roman" w:eastAsia="方正仿宋_GBK"/>
            <w:b w:val="0"/>
            <w:color w:val="000000"/>
            <w:sz w:val="23"/>
          </w:rPr>
          <w:t xml:space="preserve">基期后第4</w:t>
        </w:r>
      </w:ins>
      <w:del w:id="1204" w:author="xh" w:date="2026-10-13T09:19:04Z">
        <w:r>
          <w:rPr>
            <w:rFonts w:ascii="Times New Roman" w:hAnsi="Times New Roman" w:eastAsia="方正仿宋_GBK"/>
            <w:b w:val="0"/>
            <w:color w:val="000000"/>
            <w:sz w:val="23"/>
          </w:rPr>
          <w:delText>目标</w:delText>
        </w:r>
      </w:del>
      <w:r>
        <w:rPr>
          <w:rFonts w:ascii="Times New Roman" w:hAnsi="Times New Roman" w:eastAsia="方正仿宋_GBK"/>
          <w:b w:val="0"/>
          <w:color w:val="000000"/>
          <w:sz w:val="23"/>
        </w:rPr>
        <w:t xml:space="preserve">年</w:t>
      </w:r>
      <w:ins w:id="1205" w:author="xh" w:date="2026-10-13T09:19:04Z">
        <w:r>
          <w:rPr>
            <w:rFonts w:ascii="Times New Roman" w:hAnsi="Times New Roman" w:eastAsia="方正仿宋_GBK"/>
            <w:b w:val="0"/>
            <w:color w:val="000000"/>
            <w:sz w:val="23"/>
          </w:rPr>
          <w:t xml:space="preserve">的</w:t>
        </w:r>
      </w:ins>
      <w:r>
        <w:rPr>
          <w:rFonts w:ascii="Times New Roman" w:hAnsi="Times New Roman" w:eastAsia="方正仿宋_GBK"/>
          <w:b w:val="0"/>
          <w:color w:val="000000"/>
          <w:sz w:val="23"/>
        </w:rPr>
        <w:t xml:space="preserve">静态比选。</w:t>
      </w:r>
      <w:ins w:id="1206" w:author="xh" w:date="2026-10-13T09:19:04Z">
        <w:r>
          <w:rPr>
            <w:rFonts w:ascii="Times New Roman" w:hAnsi="Times New Roman" w:eastAsia="方正仿宋_GBK"/>
            <w:b w:val="0"/>
            <w:color w:val="000000"/>
            <w:sz w:val="23"/>
          </w:rPr>
          <w:t xml:space="preserve">3</w:t>
        </w:r>
        <w:del w:id="2370" w:author="xh" w:date="2026-10-14T08:38:28Z">
          <w:r>
            <w:rPr>
              <w:rFonts w:ascii="Times New Roman" w:hAnsi="Times New Roman" w:eastAsia="方正仿宋_GBK"/>
              <w:b w:val="0"/>
              <w:color w:val="000000"/>
              <w:sz w:val="23"/>
            </w:rPr>
            <w:delText xml:space="preserve">4686个联合组合中有3</w:delText>
          </w:r>
        </w:del>
        <w:r>
          <w:rPr>
            <w:rFonts w:ascii="Times New Roman" w:hAnsi="Times New Roman" w:eastAsia="方正仿宋_GBK"/>
            <w:b w:val="0"/>
            <w:color w:val="000000"/>
            <w:sz w:val="23"/>
          </w:rPr>
          <w:t xml:space="preserve">21</w:t>
        </w:r>
      </w:ins>
      <w:r>
        <w:rPr>
          <w:rFonts w:ascii="Times New Roman" w:hAnsi="Times New Roman" w:eastAsia="方正仿宋_GBK"/>
          <w:b w:val="0"/>
          <w:color w:val="000000"/>
          <w:sz w:val="23"/>
        </w:rPr>
        <w:t xml:space="preserve">12</w:t>
      </w:r>
      <w:ins w:id="1207" w:author="xh" w:date="2026-10-13T09:19:04Z">
        <w:r>
          <w:rPr>
            <w:rFonts w:ascii="Times New Roman" w:hAnsi="Times New Roman" w:eastAsia="方正仿宋_GBK"/>
            <w:b w:val="0"/>
            <w:color w:val="000000"/>
            <w:sz w:val="23"/>
          </w:rPr>
          <w:t xml:space="preserve">个有效</w:t>
        </w:r>
        <w:ins w:id="2371" w:author="xh" w:date="2026-10-14T08:38:28Z">
          <w:r>
            <w:rPr>
              <w:rFonts w:ascii="Times New Roman" w:hAnsi="Times New Roman" w:eastAsia="方正仿宋_GBK"/>
              <w:b w:val="0"/>
              <w:color w:val="000000"/>
              <w:sz w:val="23"/>
            </w:rPr>
            <w:t xml:space="preserve">设备配置</w:t>
          </w:r>
        </w:ins>
        <w:del w:id="2372" w:author="xh" w:date="2026-10-14T08:38:28Z">
          <w:r>
            <w:rPr>
              <w:rFonts w:ascii="Times New Roman" w:hAnsi="Times New Roman" w:eastAsia="方正仿宋_GBK"/>
              <w:b w:val="0"/>
              <w:color w:val="000000"/>
              <w:sz w:val="23"/>
            </w:rPr>
            <w:delText xml:space="preserve">组合，</w:delText>
          </w:r>
        </w:del>
        <w:r>
          <w:rPr>
            <w:rFonts w:ascii="Times New Roman" w:hAnsi="Times New Roman" w:eastAsia="方正仿宋_GBK"/>
            <w:b w:val="0"/>
            <w:color w:val="000000"/>
            <w:sz w:val="23"/>
          </w:rPr>
          <w:t xml:space="preserve">按电缆</w:t>
        </w:r>
        <w:del w:id="2373" w:author="xh" w:date="2026-10-14T08:38:28Z">
          <w:r>
            <w:rPr>
              <w:rFonts w:ascii="Times New Roman" w:hAnsi="Times New Roman" w:eastAsia="方正仿宋_GBK"/>
              <w:b w:val="0"/>
              <w:color w:val="000000"/>
              <w:sz w:val="23"/>
            </w:rPr>
            <w:delText xml:space="preserve">长度占比</w:delText>
          </w:r>
        </w:del>
        <w:r>
          <w:rPr>
            <w:rFonts w:ascii="Times New Roman" w:hAnsi="Times New Roman" w:eastAsia="方正仿宋_GBK"/>
            <w:b w:val="0"/>
            <w:color w:val="000000"/>
            <w:sz w:val="23"/>
          </w:rPr>
          <w:t xml:space="preserve">三档</w:t>
        </w:r>
        <w:ins w:id="2374" w:author="xh" w:date="2026-10-14T08:38:28Z">
          <w:r>
            <w:rPr>
              <w:rFonts w:ascii="Times New Roman" w:hAnsi="Times New Roman" w:eastAsia="方正仿宋_GBK"/>
              <w:b w:val="0"/>
              <w:color w:val="000000"/>
              <w:sz w:val="23"/>
            </w:rPr>
            <w:t xml:space="preserve">和</w:t>
          </w:r>
        </w:ins>
        <w:del w:id="2375" w:author="xh" w:date="2026-10-14T08:38:28Z">
          <w:r>
            <w:rPr>
              <w:rFonts w:ascii="Times New Roman" w:hAnsi="Times New Roman" w:eastAsia="方正仿宋_GBK"/>
              <w:b w:val="0"/>
              <w:color w:val="000000"/>
              <w:sz w:val="23"/>
            </w:rPr>
            <w:delText xml:space="preserve">、储能支撑持续时间2/4/</w:delText>
          </w:r>
        </w:del>
      </w:ins>
      <w:del w:id="2376" w:author="xh" w:date="2026-10-14T08:38:28Z">
        <w:r>
          <w:rPr>
            <w:rFonts w:ascii="Times New Roman" w:hAnsi="Times New Roman" w:eastAsia="方正仿宋_GBK"/>
            <w:b w:val="0"/>
            <w:color w:val="000000"/>
            <w:sz w:val="23"/>
          </w:rPr>
          <w:delText xml:space="preserve">6</w:delText>
        </w:r>
      </w:del>
      <w:ins w:id="1208" w:author="xh" w:date="2026-10-13T09:19:04Z">
        <w:del w:id="2377" w:author="xh" w:date="2026-10-14T08:38:28Z">
          <w:r>
            <w:rPr>
              <w:rFonts w:ascii="Times New Roman" w:hAnsi="Times New Roman" w:eastAsia="方正仿宋_GBK"/>
              <w:b w:val="0"/>
              <w:color w:val="000000"/>
              <w:sz w:val="23"/>
            </w:rPr>
            <w:delText xml:space="preserve"> h及负荷</w:delText>
          </w:r>
        </w:del>
        <w:r>
          <w:rPr>
            <w:rFonts w:ascii="Times New Roman" w:hAnsi="Times New Roman" w:eastAsia="方正仿宋_GBK"/>
            <w:b w:val="0"/>
            <w:color w:val="000000"/>
            <w:sz w:val="23"/>
          </w:rPr>
          <w:t xml:space="preserve">分散系数1.</w:t>
        </w:r>
      </w:ins>
      <w:r>
        <w:rPr>
          <w:rFonts w:ascii="Times New Roman" w:hAnsi="Times New Roman" w:eastAsia="方正仿宋_GBK"/>
          <w:b w:val="0"/>
          <w:color w:val="000000"/>
          <w:sz w:val="23"/>
        </w:rPr>
        <w:t xml:space="preserve">00</w:t>
      </w:r>
      <w:ins w:id="1209" w:author="xh" w:date="2026-10-13T09:19:04Z">
        <w:ins w:id="2378" w:author="xh" w:date="2026-10-14T08:38:28Z">
          <w:r>
            <w:rPr>
              <w:rFonts w:ascii="Times New Roman" w:hAnsi="Times New Roman" w:eastAsia="方正仿宋_GBK"/>
              <w:b w:val="0"/>
              <w:color w:val="000000"/>
              <w:sz w:val="23"/>
            </w:rPr>
            <w:t xml:space="preserve">、</w:t>
          </w:r>
        </w:ins>
        <w:del w:id="2379" w:author="xh" w:date="2026-10-14T08:38:28Z">
          <w:r>
            <w:rPr>
              <w:rFonts w:ascii="Times New Roman" w:hAnsi="Times New Roman" w:eastAsia="方正仿宋_GBK"/>
              <w:b w:val="0"/>
              <w:color w:val="000000"/>
              <w:sz w:val="23"/>
            </w:rPr>
            <w:delText xml:space="preserve">/</w:delText>
          </w:r>
        </w:del>
        <w:r>
          <w:rPr>
            <w:rFonts w:ascii="Times New Roman" w:hAnsi="Times New Roman" w:eastAsia="方正仿宋_GBK"/>
            <w:b w:val="0"/>
            <w:color w:val="000000"/>
            <w:sz w:val="23"/>
          </w:rPr>
          <w:t xml:space="preserve">1.10</w:t>
        </w:r>
        <w:ins w:id="2380" w:author="xh" w:date="2026-10-14T08:38:28Z">
          <w:r>
            <w:rPr>
              <w:rFonts w:ascii="Times New Roman" w:hAnsi="Times New Roman" w:eastAsia="方正仿宋_GBK"/>
              <w:b w:val="0"/>
              <w:color w:val="000000"/>
              <w:sz w:val="23"/>
            </w:rPr>
            <w:t xml:space="preserve">、</w:t>
          </w:r>
        </w:ins>
        <w:del w:id="2381" w:author="xh" w:date="2026-10-14T08:38:28Z">
          <w:r>
            <w:rPr>
              <w:rFonts w:ascii="Times New Roman" w:hAnsi="Times New Roman" w:eastAsia="方正仿宋_GBK"/>
              <w:b w:val="0"/>
              <w:color w:val="000000"/>
              <w:sz w:val="23"/>
            </w:rPr>
            <w:delText xml:space="preserve">/</w:delText>
          </w:r>
        </w:del>
        <w:r>
          <w:rPr>
            <w:rFonts w:ascii="Times New Roman" w:hAnsi="Times New Roman" w:eastAsia="方正仿宋_GBK"/>
            <w:b w:val="0"/>
            <w:color w:val="000000"/>
            <w:sz w:val="23"/>
          </w:rPr>
          <w:t xml:space="preserve">1.15</w:t>
        </w:r>
        <w:ins w:id="2382" w:author="xh" w:date="2026-10-14T08:38:28Z">
          <w:r>
            <w:rPr>
              <w:rFonts w:ascii="Times New Roman" w:hAnsi="Times New Roman" w:eastAsia="方正仿宋_GBK"/>
              <w:b w:val="0"/>
              <w:color w:val="000000"/>
              <w:sz w:val="23"/>
            </w:rPr>
            <w:t xml:space="preserve">组织</w:t>
          </w:r>
        </w:ins>
        <w:del w:id="2383" w:author="xh" w:date="2026-10-14T08:38:28Z">
          <w:r>
            <w:rPr>
              <w:rFonts w:ascii="Times New Roman" w:hAnsi="Times New Roman" w:eastAsia="方正仿宋_GBK"/>
              <w:b w:val="0"/>
              <w:color w:val="000000"/>
              <w:sz w:val="23"/>
            </w:rPr>
            <w:delText xml:space="preserve">归纳</w:delText>
          </w:r>
        </w:del>
        <w:r>
          <w:rPr>
            <w:rFonts w:ascii="Times New Roman" w:hAnsi="Times New Roman" w:eastAsia="方正仿宋_GBK"/>
            <w:b w:val="0"/>
            <w:color w:val="000000"/>
            <w:sz w:val="23"/>
          </w:rPr>
          <w:t xml:space="preserve">为</w:t>
        </w:r>
        <w:ins w:id="2384" w:author="xh" w:date="2026-10-14T08:38:28Z">
          <w:r>
            <w:rPr>
              <w:rFonts w:ascii="Times New Roman" w:hAnsi="Times New Roman" w:eastAsia="方正仿宋_GBK"/>
              <w:b w:val="0"/>
              <w:color w:val="000000"/>
              <w:sz w:val="23"/>
            </w:rPr>
            <w:t xml:space="preserve">9</w:t>
          </w:r>
        </w:ins>
        <w:del w:id="2385" w:author="xh" w:date="2026-10-14T08:38:28Z">
          <w:r>
            <w:rPr>
              <w:rFonts w:ascii="Times New Roman" w:hAnsi="Times New Roman" w:eastAsia="方正仿宋_GBK"/>
              <w:b w:val="0"/>
              <w:color w:val="000000"/>
              <w:sz w:val="23"/>
            </w:rPr>
            <w:delText xml:space="preserve">27</w:delText>
          </w:r>
        </w:del>
        <w:r>
          <w:rPr>
            <w:rFonts w:ascii="Times New Roman" w:hAnsi="Times New Roman" w:eastAsia="方正仿宋_GBK"/>
            <w:b w:val="0"/>
            <w:color w:val="000000"/>
            <w:sz w:val="23"/>
          </w:rPr>
          <w:t xml:space="preserve">张</w:t>
        </w:r>
        <w:ins w:id="2386" w:author="xh" w:date="2026-10-14T08:38:28Z">
          <w:r>
            <w:rPr>
              <w:rFonts w:ascii="Times New Roman" w:hAnsi="Times New Roman" w:eastAsia="方正仿宋_GBK"/>
              <w:b w:val="0"/>
              <w:color w:val="000000"/>
              <w:sz w:val="23"/>
            </w:rPr>
            <w:t xml:space="preserve">五参数</w:t>
          </w:r>
        </w:ins>
        <w:r>
          <w:rPr>
            <w:rFonts w:ascii="Times New Roman" w:hAnsi="Times New Roman" w:eastAsia="方正仿宋_GBK"/>
            <w:b w:val="0"/>
            <w:color w:val="000000"/>
            <w:sz w:val="23"/>
          </w:rPr>
          <w:t xml:space="preserve">矩阵、</w:t>
        </w:r>
        <w:ins w:id="2387" w:author="xh" w:date="2026-10-14T08:38:28Z">
          <w:r>
            <w:rPr>
              <w:rFonts w:ascii="Times New Roman" w:hAnsi="Times New Roman" w:eastAsia="方正仿宋_GBK"/>
              <w:b w:val="0"/>
              <w:color w:val="000000"/>
              <w:sz w:val="23"/>
            </w:rPr>
            <w:t xml:space="preserve">43</w:t>
          </w:r>
        </w:ins>
        <w:del w:id="2388" w:author="xh" w:date="2026-10-14T08:38:28Z">
          <w:r>
            <w:rPr>
              <w:rFonts w:ascii="Times New Roman" w:hAnsi="Times New Roman" w:eastAsia="方正仿宋_GBK"/>
              <w:b w:val="0"/>
              <w:color w:val="000000"/>
              <w:sz w:val="23"/>
            </w:rPr>
            <w:delText xml:space="preserve">1</w:delText>
          </w:r>
        </w:del>
        <w:r>
          <w:rPr>
            <w:rFonts w:ascii="Times New Roman" w:hAnsi="Times New Roman" w:eastAsia="方正仿宋_GBK"/>
            <w:b w:val="0"/>
            <w:color w:val="000000"/>
            <w:sz w:val="23"/>
          </w:rPr>
          <w:t xml:space="preserve">2</w:t>
        </w:r>
        <w:del w:id="2389" w:author="xh" w:date="2026-10-14T08:38:28Z">
          <w:r>
            <w:rPr>
              <w:rFonts w:ascii="Times New Roman" w:hAnsi="Times New Roman" w:eastAsia="方正仿宋_GBK"/>
              <w:b w:val="0"/>
              <w:color w:val="000000"/>
              <w:sz w:val="23"/>
            </w:rPr>
            <w:delText xml:space="preserve">9</w:delText>
          </w:r>
        </w:del>
      </w:ins>
      <w:del w:id="1210" w:author="xh" w:date="2026-10-13T09:19:04Z">
        <w:r>
          <w:rPr>
            <w:rFonts w:ascii="Times New Roman" w:hAnsi="Times New Roman" w:eastAsia="方正仿宋_GBK"/>
            <w:b w:val="0"/>
            <w:color w:val="000000"/>
            <w:sz w:val="23"/>
          </w:rPr>
          <w:delText>组参数组合形成</w:delText>
        </w:r>
      </w:del>
      <w:del w:id="2390" w:author="xh" w:date="2026-10-14T08:38:28Z">
        <w:r>
          <w:rPr>
            <w:rFonts w:ascii="Times New Roman" w:hAnsi="Times New Roman" w:eastAsia="方正仿宋_GBK"/>
            <w:b w:val="0"/>
            <w:color w:val="000000"/>
            <w:sz w:val="23"/>
          </w:rPr>
          <w:delText xml:space="preserve">6</w:delText>
        </w:r>
      </w:del>
      <w:del w:id="1211" w:author="xh" w:date="2026-10-13T09:19:04Z">
        <w:r>
          <w:rPr>
            <w:rFonts w:ascii="Times New Roman" w:hAnsi="Times New Roman" w:eastAsia="方正仿宋_GBK"/>
            <w:b w:val="0"/>
            <w:color w:val="000000"/>
            <w:sz w:val="23"/>
          </w:rPr>
          <w:delText>48</w:delText>
        </w:r>
      </w:del>
      <w:r>
        <w:rPr>
          <w:rFonts w:ascii="Times New Roman" w:hAnsi="Times New Roman" w:eastAsia="方正仿宋_GBK"/>
          <w:b w:val="0"/>
          <w:color w:val="000000"/>
          <w:sz w:val="23"/>
        </w:rPr>
        <w:t xml:space="preserve">个</w:t>
      </w:r>
      <w:del w:id="1212" w:author="xh" w:date="2026-10-13T09:19:04Z">
        <w:r>
          <w:rPr>
            <w:rFonts w:ascii="Times New Roman" w:hAnsi="Times New Roman" w:eastAsia="方正仿宋_GBK"/>
            <w:b w:val="0"/>
            <w:color w:val="000000"/>
            <w:sz w:val="23"/>
          </w:rPr>
          <w:delText>参数区间</w:delText>
        </w:r>
      </w:del>
      <w:r>
        <w:rPr>
          <w:rFonts w:ascii="Times New Roman" w:hAnsi="Times New Roman" w:eastAsia="方正仿宋_GBK"/>
          <w:b w:val="0"/>
          <w:color w:val="000000"/>
          <w:sz w:val="23"/>
        </w:rPr>
        <w:t xml:space="preserve">单元，</w:t>
      </w:r>
      <w:del w:id="1213" w:author="xh" w:date="2026-10-13T09:19:04Z">
        <w:r>
          <w:rPr>
            <w:rFonts w:ascii="Times New Roman" w:hAnsi="Times New Roman" w:eastAsia="方正仿宋_GBK"/>
            <w:b w:val="0"/>
            <w:color w:val="000000"/>
            <w:sz w:val="23"/>
          </w:rPr>
          <w:delText>已计算</w:delText>
        </w:r>
      </w:del>
      <w:r>
        <w:rPr>
          <w:rFonts w:ascii="Times New Roman" w:hAnsi="Times New Roman" w:eastAsia="方正仿宋_GBK"/>
          <w:b w:val="0"/>
          <w:color w:val="000000"/>
          <w:sz w:val="23"/>
        </w:rPr>
        <w:t xml:space="preserve">容载比总体范围</w:t>
      </w:r>
      <w:ins w:id="1214" w:author="xh" w:date="2026-10-13T09:19:04Z">
        <w:r>
          <w:rPr>
            <w:rFonts w:ascii="Times New Roman" w:hAnsi="Times New Roman" w:eastAsia="方正仿宋_GBK"/>
            <w:b w:val="0"/>
            <w:color w:val="000000"/>
            <w:sz w:val="23"/>
          </w:rPr>
          <w:t xml:space="preserve">1</w:t>
        </w:r>
      </w:ins>
      <w:del w:id="1215" w:author="xh" w:date="2026-10-13T09:19:04Z">
        <w:r>
          <w:rPr>
            <w:rFonts w:ascii="Times New Roman" w:hAnsi="Times New Roman" w:eastAsia="方正仿宋_GBK"/>
            <w:b w:val="0"/>
            <w:color w:val="000000"/>
            <w:sz w:val="23"/>
          </w:rPr>
          <w:delText>为2</w:delText>
        </w:r>
      </w:del>
      <w:r>
        <w:rPr>
          <w:rFonts w:ascii="Times New Roman" w:hAnsi="Times New Roman" w:eastAsia="方正仿宋_GBK"/>
          <w:b w:val="0"/>
          <w:color w:val="000000"/>
          <w:sz w:val="23"/>
        </w:rPr>
        <w:t xml:space="preserve">.</w:t>
      </w:r>
      <w:ins w:id="1216" w:author="xh" w:date="2026-10-13T09:19:04Z">
        <w:r>
          <w:rPr>
            <w:rFonts w:ascii="Times New Roman" w:hAnsi="Times New Roman" w:eastAsia="方正仿宋_GBK"/>
            <w:b w:val="0"/>
            <w:color w:val="000000"/>
            <w:sz w:val="23"/>
          </w:rPr>
          <w:t xml:space="preserve">36</w:t>
        </w:r>
      </w:ins>
      <w:del w:id="1217" w:author="xh" w:date="2026-10-13T09:19:04Z">
        <w:r>
          <w:rPr>
            <w:rFonts w:ascii="Times New Roman" w:hAnsi="Times New Roman" w:eastAsia="方正仿宋_GBK"/>
            <w:b w:val="0"/>
            <w:color w:val="000000"/>
            <w:sz w:val="23"/>
          </w:rPr>
          <w:delText>01</w:delText>
        </w:r>
      </w:del>
      <w:r>
        <w:rPr>
          <w:rFonts w:ascii="Times New Roman" w:hAnsi="Times New Roman" w:eastAsia="方正仿宋_GBK"/>
          <w:b w:val="0"/>
          <w:color w:val="000000"/>
          <w:sz w:val="23"/>
        </w:rPr>
        <w:t xml:space="preserve">～3.</w:t>
      </w:r>
      <w:ins w:id="1218" w:author="xh" w:date="2026-10-13T09:19:04Z">
        <w:r>
          <w:rPr>
            <w:rFonts w:ascii="Times New Roman" w:hAnsi="Times New Roman" w:eastAsia="方正仿宋_GBK"/>
            <w:b w:val="0"/>
            <w:color w:val="000000"/>
            <w:sz w:val="23"/>
          </w:rPr>
          <w:t xml:space="preserve">15</w:t>
        </w:r>
      </w:ins>
      <w:del w:id="1219" w:author="xh" w:date="2026-10-13T09:19:04Z">
        <w:r>
          <w:rPr>
            <w:rFonts w:ascii="Times New Roman" w:hAnsi="Times New Roman" w:eastAsia="方正仿宋_GBK"/>
            <w:b w:val="0"/>
            <w:color w:val="000000"/>
            <w:sz w:val="23"/>
          </w:rPr>
          <w:delText>28。该范围归纳所设模板、有限参数节点和候选设备的计算结果，应用于实际片区时需核对相应条件</w:delText>
        </w:r>
      </w:del>
      <w:r>
        <w:rPr>
          <w:rFonts w:ascii="Times New Roman" w:hAnsi="Times New Roman" w:eastAsia="方正仿宋_GBK"/>
          <w:b w:val="0"/>
          <w:color w:val="000000"/>
          <w:sz w:val="23"/>
        </w:rPr>
        <w:t xml:space="preserve">。</w:t>
      </w:r>
      <w:ins w:id="2391" w:author="xh" w:date="2026-10-14T08:38:28Z">
        <w:r>
          <w:rPr>
            <w:rFonts w:ascii="Times New Roman" w:hAnsi="Times New Roman" w:eastAsia="方正仿宋_GBK"/>
            <w:b w:val="0"/>
            <w:color w:val="000000"/>
            <w:sz w:val="23"/>
          </w:rPr>
          <w:t xml:space="preserve">各单元采用统一工程价格、日间负荷系数0.30和光伏出力系数0.75，归纳2、4、6 h支撑条件下的容载比范围。</w:t>
        </w:r>
      </w:ins>
      <w:r>
        <w:rPr>
          <w:rFonts w:ascii="Times New Roman" w:hAnsi="Times New Roman" w:eastAsia="方正仿宋_GBK"/>
          <w:b w:val="0"/>
          <w:color w:val="000000"/>
          <w:sz w:val="23"/>
        </w:rPr>
        <w:t xml:space="preserve">（</w:t>
      </w:r>
      <w:ins w:id="1220" w:author="xh" w:date="2026-10-13T09:19:04Z">
        <w:r>
          <w:rPr>
            <w:rFonts w:ascii="Times New Roman" w:hAnsi="Times New Roman" w:eastAsia="方正仿宋_GBK"/>
            <w:b w:val="0"/>
            <w:color w:val="000000"/>
            <w:sz w:val="23"/>
          </w:rPr>
          <w:t xml:space="preserve">研究报告</w:t>
        </w:r>
      </w:ins>
      <w:del w:id="1221" w:author="xh" w:date="2026-10-13T09:19:04Z">
        <w:r>
          <w:rPr>
            <w:rFonts w:ascii="Times New Roman" w:hAnsi="Times New Roman" w:eastAsia="方正仿宋_GBK"/>
            <w:b w:val="0"/>
            <w:color w:val="000000"/>
            <w:sz w:val="23"/>
          </w:rPr>
          <w:delText>终稿</w:delText>
        </w:r>
      </w:del>
      <w:r>
        <w:rPr>
          <w:rFonts w:ascii="Times New Roman" w:hAnsi="Times New Roman" w:eastAsia="方正仿宋_GBK"/>
          <w:b w:val="0"/>
          <w:color w:val="000000"/>
          <w:sz w:val="23"/>
        </w:rPr>
        <w:t xml:space="preserve">第5.6</w:t>
      </w:r>
      <w:del w:id="1222" w:author="xh" w:date="2026-10-13T09:19:04Z">
        <w:r>
          <w:rPr>
            <w:rFonts w:ascii="Times New Roman" w:hAnsi="Times New Roman" w:eastAsia="方正仿宋_GBK"/>
            <w:b w:val="0"/>
            <w:color w:val="000000"/>
            <w:sz w:val="23"/>
          </w:rPr>
          <w:delText>.2、5.6.3</w:delText>
        </w:r>
      </w:del>
      <w:r>
        <w:rPr>
          <w:rFonts w:ascii="Times New Roman" w:hAnsi="Times New Roman" w:eastAsia="方正仿宋_GBK"/>
          <w:b w:val="0"/>
          <w:color w:val="000000"/>
          <w:sz w:val="23"/>
        </w:rPr>
        <w:t xml:space="preserve">节）</w:t>
      </w:r>
    </w:p>
    <w:p w14:paraId="5F238490">
      <w:pPr>
        <w:widowControl/>
        <w:snapToGrid w:val="0"/>
        <w:spacing w:before="0" w:after="100" w:line="320" w:lineRule="exact"/>
        <w:ind w:left="0" w:leftChars="0" w:right="0" w:rightChars="0" w:firstLine="460" w:firstLineChars="0"/>
        <w:jc w:val="both"/>
      </w:pPr>
      <w:r>
        <w:rPr>
          <w:rFonts w:ascii="Times New Roman" w:hAnsi="Times New Roman" w:eastAsia="方正仿宋_GBK"/>
          <w:b w:val="0"/>
          <w:color w:val="000000"/>
          <w:sz w:val="23"/>
        </w:rPr>
        <w:t xml:space="preserve">表</w:t>
      </w:r>
      <w:ins w:id="1223" w:author="xh" w:date="2026-10-13T09:22:35Z">
        <w:ins w:id="2392" w:author="xh" w:date="2026-10-14T08:38:28Z">
          <w:r>
            <w:rPr>
              <w:rFonts w:ascii="Times New Roman" w:hAnsi="Times New Roman" w:eastAsia="方正仿宋_GBK"/>
              <w:b w:val="0"/>
              <w:color w:val="000000"/>
              <w:sz w:val="23"/>
            </w:rPr>
            <w:t xml:space="preserve">1</w:t>
          </w:r>
          <w:ins w:id="6531" w:author="xh" w:date="2026-10-14T09:08:03Z">
            <w:r>
              <w:rPr>
                <w:rFonts w:ascii="Times New Roman" w:hAnsi="Times New Roman" w:eastAsia="方正仿宋_GBK"/>
                <w:b w:val="0"/>
                <w:color w:val="000000"/>
                <w:sz w:val="23"/>
              </w:rPr>
              <w:t xml:space="preserve">6</w:t>
            </w:r>
          </w:ins>
          <w:del w:id="6532" w:author="xh" w:date="2026-10-14T09:08:03Z">
            <w:r>
              <w:rPr>
                <w:rFonts w:ascii="Times New Roman" w:hAnsi="Times New Roman" w:eastAsia="方正仿宋_GBK"/>
                <w:b w:val="0"/>
                <w:color w:val="000000"/>
                <w:sz w:val="23"/>
              </w:rPr>
              <w:delText xml:space="preserve">0</w:delText>
            </w:r>
          </w:del>
        </w:ins>
        <w:del w:id="2393" w:author="xh" w:date="2026-10-14T08:38:28Z">
          <w:r>
            <w:rPr>
              <w:rFonts w:ascii="Times New Roman" w:hAnsi="Times New Roman" w:eastAsia="方正仿宋_GBK"/>
              <w:b w:val="0"/>
              <w:color w:val="000000"/>
              <w:sz w:val="23"/>
            </w:rPr>
            <w:delText xml:space="preserve">8</w:delText>
          </w:r>
        </w:del>
        <w:r>
          <w:rPr>
            <w:rFonts w:ascii="Times New Roman" w:hAnsi="Times New Roman" w:eastAsia="方正仿宋_GBK"/>
            <w:b w:val="0"/>
            <w:color w:val="000000"/>
            <w:sz w:val="23"/>
          </w:rPr>
          <w:t xml:space="preserve">～表</w:t>
        </w:r>
        <w:ins w:id="6533" w:author="xh" w:date="2026-10-14T09:08:03Z">
          <w:r>
            <w:rPr>
              <w:rFonts w:ascii="Times New Roman" w:hAnsi="Times New Roman" w:eastAsia="方正仿宋_GBK"/>
              <w:b w:val="0"/>
              <w:color w:val="000000"/>
              <w:sz w:val="23"/>
            </w:rPr>
            <w:t xml:space="preserve">20</w:t>
          </w:r>
        </w:ins>
        <w:del w:id="6534" w:author="xh" w:date="2026-10-14T09:08:03Z">
          <w:r>
            <w:rPr>
              <w:rFonts w:ascii="Times New Roman" w:hAnsi="Times New Roman" w:eastAsia="方正仿宋_GBK"/>
              <w:b w:val="0"/>
              <w:color w:val="000000"/>
              <w:sz w:val="23"/>
            </w:rPr>
            <w:delText xml:space="preserve">1</w:delText>
          </w:r>
        </w:del>
      </w:ins>
      <w:del w:id="6535" w:author="xh" w:date="2026-10-14T09:08:03Z">
        <w:r>
          <w:rPr>
            <w:rFonts w:ascii="Times New Roman" w:hAnsi="Times New Roman" w:eastAsia="方正仿宋_GBK"/>
            <w:b w:val="0"/>
            <w:color w:val="000000"/>
            <w:sz w:val="23"/>
          </w:rPr>
          <w:delText xml:space="preserve">4</w:delText>
        </w:r>
      </w:del>
      <w:ins w:id="1224" w:author="xh" w:date="2026-10-13T09:22:35Z">
        <w:ins w:id="2394" w:author="xh" w:date="2026-10-14T08:38:28Z">
          <w:r>
            <w:rPr>
              <w:rFonts w:ascii="Times New Roman" w:hAnsi="Times New Roman" w:eastAsia="方正仿宋_GBK"/>
              <w:b w:val="0"/>
              <w:color w:val="000000"/>
              <w:sz w:val="23"/>
            </w:rPr>
            <w:t xml:space="preserve">列示五参数矩阵的典型</w:t>
          </w:r>
        </w:ins>
        <w:del w:id="2395" w:author="xh" w:date="2026-10-14T08:38:28Z">
          <w:r>
            <w:rPr>
              <w:rFonts w:ascii="Times New Roman" w:hAnsi="Times New Roman" w:eastAsia="方正仿宋_GBK"/>
              <w:b w:val="0"/>
              <w:color w:val="000000"/>
              <w:sz w:val="23"/>
            </w:rPr>
            <w:delText xml:space="preserve">以当前</w:delText>
          </w:r>
        </w:del>
      </w:ins>
      <w:del w:id="1225" w:author="xh" w:date="2026-10-13T09:22:35Z">
        <w:r>
          <w:rPr>
            <w:rFonts w:ascii="Times New Roman" w:hAnsi="Times New Roman" w:eastAsia="方正仿宋_GBK"/>
            <w:b w:val="0"/>
            <w:color w:val="000000"/>
            <w:sz w:val="23"/>
          </w:rPr>
          <w:delText>为完整矩阵的一个</w:delText>
        </w:r>
      </w:del>
      <w:r>
        <w:rPr>
          <w:rFonts w:ascii="Times New Roman" w:hAnsi="Times New Roman" w:eastAsia="方正仿宋_GBK"/>
          <w:b w:val="0"/>
          <w:color w:val="000000"/>
          <w:sz w:val="23"/>
        </w:rPr>
        <w:t xml:space="preserve">条件</w:t>
      </w:r>
      <w:del w:id="1226" w:author="xh" w:date="2026-10-13T09:22:35Z">
        <w:r>
          <w:rPr>
            <w:rFonts w:ascii="Times New Roman" w:hAnsi="Times New Roman" w:eastAsia="方正仿宋_GBK"/>
            <w:b w:val="0"/>
            <w:color w:val="000000"/>
            <w:sz w:val="23"/>
          </w:rPr>
          <w:delText>组合：</w:delText>
        </w:r>
        <w:commentRangeStart w:id="3"/>
        <w:r>
          <w:rPr>
            <w:rFonts w:ascii="Times New Roman" w:hAnsi="Times New Roman" w:eastAsia="方正仿宋_GBK"/>
            <w:b w:val="0"/>
            <w:color w:val="000000"/>
            <w:sz w:val="23"/>
          </w:rPr>
          <w:delText>线路成本系数</w:delText>
        </w:r>
      </w:del>
      <w:ins w:id="2396" w:author="xh" w:date="2026-10-14T08:38:28Z">
        <w:r>
          <w:rPr>
            <w:rFonts w:ascii="Times New Roman" w:hAnsi="Times New Roman" w:eastAsia="方正仿宋_GBK"/>
            <w:b w:val="0"/>
            <w:color w:val="000000"/>
            <w:sz w:val="23"/>
          </w:rPr>
          <w:t xml:space="preserve">。以表1</w:t>
        </w:r>
        <w:ins w:id="6536" w:author="xh" w:date="2026-10-14T09:08:03Z">
          <w:r>
            <w:rPr>
              <w:rFonts w:ascii="Times New Roman" w:hAnsi="Times New Roman" w:eastAsia="方正仿宋_GBK"/>
              <w:b w:val="0"/>
              <w:color w:val="000000"/>
              <w:sz w:val="23"/>
            </w:rPr>
            <w:t xml:space="preserve">6</w:t>
          </w:r>
        </w:ins>
        <w:del w:id="6537" w:author="xh" w:date="2026-10-14T09:08:03Z">
          <w:r>
            <w:rPr>
              <w:rFonts w:ascii="Times New Roman" w:hAnsi="Times New Roman" w:eastAsia="方正仿宋_GBK"/>
              <w:b w:val="0"/>
              <w:color w:val="000000"/>
              <w:sz w:val="23"/>
            </w:rPr>
            <w:delText xml:space="preserve">0</w:delText>
          </w:r>
        </w:del>
      </w:ins>
      <w:r>
        <w:rPr>
          <w:rFonts w:ascii="Times New Roman" w:hAnsi="Times New Roman" w:eastAsia="方正仿宋_GBK"/>
          <w:b w:val="0"/>
          <w:color w:val="000000"/>
          <w:sz w:val="23"/>
        </w:rPr>
        <w:t xml:space="preserve">为</w:t>
      </w:r>
      <w:ins w:id="1227" w:author="xh" w:date="2026-10-13T09:22:35Z">
        <w:r>
          <w:rPr>
            <w:rFonts w:ascii="Times New Roman" w:hAnsi="Times New Roman" w:eastAsia="方正仿宋_GBK"/>
            <w:b w:val="0"/>
            <w:color w:val="000000"/>
            <w:sz w:val="23"/>
          </w:rPr>
          <w:t xml:space="preserve">基准</w:t>
        </w:r>
      </w:ins>
      <w:del w:id="1228" w:author="xh" w:date="2026-10-13T09:22:35Z">
        <w:r>
          <w:rPr>
            <w:rFonts w:ascii="Times New Roman" w:hAnsi="Times New Roman" w:eastAsia="方正仿宋_GBK"/>
            <w:b w:val="0"/>
            <w:color w:val="000000"/>
            <w:sz w:val="23"/>
          </w:rPr>
          <w:delText>(1.65, 6.85]</w:delText>
        </w:r>
        <w:commentRangeEnd w:id="3"/>
      </w:del>
      <w:r>
        <w:rPr>
          <w:woUserID w:val="1"/>
        </w:rPr>
        <w:commentReference w:id="3"/>
      </w:r>
      <w:r>
        <w:rPr>
          <w:rFonts w:ascii="Times New Roman" w:hAnsi="Times New Roman" w:eastAsia="方正仿宋_GBK"/>
          <w:b w:val="0"/>
          <w:color w:val="000000"/>
          <w:sz w:val="23"/>
        </w:rPr>
        <w:t xml:space="preserve">，</w:t>
      </w:r>
      <w:ins w:id="1229" w:author="xh" w:date="2026-10-13T09:22:35Z">
        <w:del w:id="2397" w:author="xh" w:date="2026-10-14T08:38:28Z">
          <w:r>
            <w:rPr>
              <w:rFonts w:ascii="Times New Roman" w:hAnsi="Times New Roman" w:eastAsia="方正仿宋_GBK"/>
              <w:b w:val="0"/>
              <w:color w:val="000000"/>
              <w:sz w:val="23"/>
            </w:rPr>
            <w:delText xml:space="preserve">分别比较电缆长度占比、</w:delText>
          </w:r>
        </w:del>
      </w:ins>
      <w:del w:id="2398" w:author="xh" w:date="2026-10-14T08:38:28Z">
        <w:r>
          <w:rPr>
            <w:rFonts w:ascii="Times New Roman" w:hAnsi="Times New Roman" w:eastAsia="方正仿宋_GBK"/>
            <w:b w:val="0"/>
            <w:color w:val="000000"/>
            <w:sz w:val="23"/>
          </w:rPr>
          <w:delText xml:space="preserve">储能支撑持续时间</w:delText>
        </w:r>
      </w:del>
      <w:ins w:id="1230" w:author="xh" w:date="2026-10-13T09:22:35Z">
        <w:del w:id="2399" w:author="xh" w:date="2026-10-14T08:38:28Z">
          <w:r>
            <w:rPr>
              <w:rFonts w:ascii="Times New Roman" w:hAnsi="Times New Roman" w:eastAsia="方正仿宋_GBK"/>
              <w:b w:val="0"/>
              <w:color w:val="000000"/>
              <w:sz w:val="23"/>
            </w:rPr>
            <w:delText xml:space="preserve">及</w:delText>
          </w:r>
        </w:del>
      </w:ins>
      <w:del w:id="1231" w:author="xh" w:date="2026-10-13T09:22:35Z">
        <w:r>
          <w:rPr>
            <w:rFonts w:ascii="Times New Roman" w:hAnsi="Times New Roman" w:eastAsia="方正仿宋_GBK"/>
            <w:b w:val="0"/>
            <w:color w:val="000000"/>
            <w:sz w:val="23"/>
          </w:rPr>
          <w:delText>为(2 h, 4 h]，</w:delText>
        </w:r>
      </w:del>
      <w:del w:id="2400" w:author="xh" w:date="2026-10-14T08:38:28Z">
        <w:r>
          <w:rPr>
            <w:rFonts w:ascii="Times New Roman" w:hAnsi="Times New Roman" w:eastAsia="方正仿宋_GBK"/>
            <w:b w:val="0"/>
            <w:color w:val="000000"/>
            <w:sz w:val="23"/>
          </w:rPr>
          <w:delText xml:space="preserve">负荷分散系数</w:delText>
        </w:r>
      </w:del>
      <w:ins w:id="1232" w:author="xh" w:date="2026-10-13T09:22:35Z">
        <w:del w:id="2401" w:author="xh" w:date="2026-10-14T08:38:28Z">
          <w:r>
            <w:rPr>
              <w:rFonts w:ascii="Times New Roman" w:hAnsi="Times New Roman" w:eastAsia="方正仿宋_GBK"/>
              <w:b w:val="0"/>
              <w:color w:val="000000"/>
              <w:sz w:val="23"/>
            </w:rPr>
            <w:delText xml:space="preserve">的变化。其中，</w:delText>
          </w:r>
        </w:del>
        <w:r>
          <w:rPr>
            <w:rFonts w:ascii="Times New Roman" w:hAnsi="Times New Roman" w:eastAsia="方正仿宋_GBK"/>
            <w:b w:val="0"/>
            <w:color w:val="000000"/>
            <w:sz w:val="23"/>
          </w:rPr>
          <w:t xml:space="preserve">表</w:t>
        </w:r>
        <w:ins w:id="2402" w:author="xh" w:date="2026-10-14T08:38:28Z">
          <w:r>
            <w:rPr>
              <w:rFonts w:ascii="Times New Roman" w:hAnsi="Times New Roman" w:eastAsia="方正仿宋_GBK"/>
              <w:b w:val="0"/>
              <w:color w:val="000000"/>
              <w:sz w:val="23"/>
            </w:rPr>
            <w:t xml:space="preserve">1</w:t>
          </w:r>
          <w:ins w:id="6538" w:author="xh" w:date="2026-10-14T09:08:03Z">
            <w:r>
              <w:rPr>
                <w:rFonts w:ascii="Times New Roman" w:hAnsi="Times New Roman" w:eastAsia="方正仿宋_GBK"/>
                <w:b w:val="0"/>
                <w:color w:val="000000"/>
                <w:sz w:val="23"/>
              </w:rPr>
              <w:t xml:space="preserve">7</w:t>
            </w:r>
          </w:ins>
          <w:del w:id="6539" w:author="xh" w:date="2026-10-14T09:08:03Z">
            <w:r>
              <w:rPr>
                <w:rFonts w:ascii="Times New Roman" w:hAnsi="Times New Roman" w:eastAsia="方正仿宋_GBK"/>
                <w:b w:val="0"/>
                <w:color w:val="000000"/>
                <w:sz w:val="23"/>
              </w:rPr>
              <w:delText xml:space="preserve">1</w:delText>
            </w:r>
          </w:del>
        </w:ins>
        <w:del w:id="2403" w:author="xh" w:date="2026-10-14T08:38:28Z">
          <w:r>
            <w:rPr>
              <w:rFonts w:ascii="Times New Roman" w:hAnsi="Times New Roman" w:eastAsia="方正仿宋_GBK"/>
              <w:b w:val="0"/>
              <w:color w:val="000000"/>
              <w:sz w:val="23"/>
            </w:rPr>
            <w:delText xml:space="preserve">9</w:delText>
          </w:r>
        </w:del>
        <w:r>
          <w:rPr>
            <w:rFonts w:ascii="Times New Roman" w:hAnsi="Times New Roman" w:eastAsia="方正仿宋_GBK"/>
            <w:b w:val="0"/>
            <w:color w:val="000000"/>
            <w:sz w:val="23"/>
          </w:rPr>
          <w:t xml:space="preserve">、表</w:t>
        </w:r>
      </w:ins>
      <w:del w:id="1233" w:author="xh" w:date="2026-10-13T09:22:35Z">
        <w:r>
          <w:rPr>
            <w:rFonts w:ascii="Times New Roman" w:hAnsi="Times New Roman" w:eastAsia="方正仿宋_GBK"/>
            <w:b w:val="0"/>
            <w:color w:val="000000"/>
            <w:sz w:val="23"/>
          </w:rPr>
          <w:delText>≤1.</w:delText>
        </w:r>
      </w:del>
      <w:r>
        <w:rPr>
          <w:rFonts w:ascii="Times New Roman" w:hAnsi="Times New Roman" w:eastAsia="方正仿宋_GBK"/>
          <w:b w:val="0"/>
          <w:color w:val="000000"/>
          <w:sz w:val="23"/>
        </w:rPr>
        <w:t xml:space="preserve">1</w:t>
      </w:r>
      <w:ins w:id="2404" w:author="xh" w:date="2026-10-14T08:38:28Z">
        <w:ins w:id="6540" w:author="xh" w:date="2026-10-14T09:08:03Z">
          <w:r>
            <w:rPr>
              <w:rFonts w:ascii="Times New Roman" w:hAnsi="Times New Roman" w:eastAsia="方正仿宋_GBK"/>
              <w:b w:val="0"/>
              <w:color w:val="000000"/>
              <w:sz w:val="23"/>
            </w:rPr>
            <w:t xml:space="preserve">8</w:t>
          </w:r>
        </w:ins>
        <w:del w:id="6541" w:author="xh" w:date="2026-10-14T09:08:03Z">
          <w:r>
            <w:rPr>
              <w:rFonts w:ascii="Times New Roman" w:hAnsi="Times New Roman" w:eastAsia="方正仿宋_GBK"/>
              <w:b w:val="0"/>
              <w:color w:val="000000"/>
              <w:sz w:val="23"/>
            </w:rPr>
            <w:delText xml:space="preserve">2</w:delText>
          </w:r>
        </w:del>
      </w:ins>
      <w:del w:id="2405" w:author="xh" w:date="2026-10-14T08:38:28Z">
        <w:r>
          <w:rPr>
            <w:rFonts w:ascii="Times New Roman" w:hAnsi="Times New Roman" w:eastAsia="方正仿宋_GBK"/>
            <w:b w:val="0"/>
            <w:color w:val="000000"/>
            <w:sz w:val="23"/>
          </w:rPr>
          <w:delText xml:space="preserve">0</w:delText>
        </w:r>
      </w:del>
      <w:ins w:id="1234" w:author="xh" w:date="2026-10-13T09:22:35Z">
        <w:r>
          <w:rPr>
            <w:rFonts w:ascii="Times New Roman" w:hAnsi="Times New Roman" w:eastAsia="方正仿宋_GBK"/>
            <w:b w:val="0"/>
            <w:color w:val="000000"/>
            <w:sz w:val="23"/>
          </w:rPr>
          <w:t xml:space="preserve">改变电缆长度占比，表1</w:t>
        </w:r>
        <w:del w:id="2406" w:author="xh" w:date="2026-10-14T08:38:28Z">
          <w:r>
            <w:rPr>
              <w:rFonts w:ascii="Times New Roman" w:hAnsi="Times New Roman" w:eastAsia="方正仿宋_GBK"/>
              <w:b w:val="0"/>
              <w:color w:val="000000"/>
              <w:sz w:val="23"/>
            </w:rPr>
            <w:delText xml:space="preserve">1、表12改变储能时长，表1</w:delText>
          </w:r>
        </w:del>
        <w:ins w:id="6542" w:author="xh" w:date="2026-10-14T09:08:03Z">
          <w:r>
            <w:rPr>
              <w:rFonts w:ascii="Times New Roman" w:hAnsi="Times New Roman" w:eastAsia="方正仿宋_GBK"/>
              <w:b w:val="0"/>
              <w:color w:val="000000"/>
              <w:sz w:val="23"/>
            </w:rPr>
            <w:t xml:space="preserve">9</w:t>
          </w:r>
        </w:ins>
        <w:del w:id="6543" w:author="xh" w:date="2026-10-14T09:08:03Z">
          <w:r>
            <w:rPr>
              <w:rFonts w:ascii="Times New Roman" w:hAnsi="Times New Roman" w:eastAsia="方正仿宋_GBK"/>
              <w:b w:val="0"/>
              <w:color w:val="000000"/>
              <w:sz w:val="23"/>
            </w:rPr>
            <w:delText xml:space="preserve">3</w:delText>
          </w:r>
        </w:del>
        <w:r>
          <w:rPr>
            <w:rFonts w:ascii="Times New Roman" w:hAnsi="Times New Roman" w:eastAsia="方正仿宋_GBK"/>
            <w:b w:val="0"/>
            <w:color w:val="000000"/>
            <w:sz w:val="23"/>
          </w:rPr>
          <w:t xml:space="preserve">、表</w:t>
        </w:r>
        <w:ins w:id="6544" w:author="xh" w:date="2026-10-14T09:08:03Z">
          <w:r>
            <w:rPr>
              <w:rFonts w:ascii="Times New Roman" w:hAnsi="Times New Roman" w:eastAsia="方正仿宋_GBK"/>
              <w:b w:val="0"/>
              <w:color w:val="000000"/>
              <w:sz w:val="23"/>
            </w:rPr>
            <w:t xml:space="preserve">20</w:t>
          </w:r>
        </w:ins>
        <w:del w:id="6545" w:author="xh" w:date="2026-10-14T09:08:03Z">
          <w:r>
            <w:rPr>
              <w:rFonts w:ascii="Times New Roman" w:hAnsi="Times New Roman" w:eastAsia="方正仿宋_GBK"/>
              <w:b w:val="0"/>
              <w:color w:val="000000"/>
              <w:sz w:val="23"/>
            </w:rPr>
            <w:delText xml:space="preserve">14</w:delText>
          </w:r>
        </w:del>
        <w:r>
          <w:rPr>
            <w:rFonts w:ascii="Times New Roman" w:hAnsi="Times New Roman" w:eastAsia="方正仿宋_GBK"/>
            <w:b w:val="0"/>
            <w:color w:val="000000"/>
            <w:sz w:val="23"/>
          </w:rPr>
          <w:t xml:space="preserve">改变</w:t>
        </w:r>
        <w:ins w:id="2407" w:author="xh" w:date="2026-10-14T08:38:28Z">
          <w:r>
            <w:rPr>
              <w:rFonts w:ascii="Times New Roman" w:hAnsi="Times New Roman" w:eastAsia="方正仿宋_GBK"/>
              <w:b w:val="0"/>
              <w:color w:val="000000"/>
              <w:sz w:val="23"/>
            </w:rPr>
            <w:t xml:space="preserve">负荷</w:t>
          </w:r>
        </w:ins>
        <w:r>
          <w:rPr>
            <w:rFonts w:ascii="Times New Roman" w:hAnsi="Times New Roman" w:eastAsia="方正仿宋_GBK"/>
            <w:b w:val="0"/>
            <w:color w:val="000000"/>
            <w:sz w:val="23"/>
          </w:rPr>
          <w:t xml:space="preserve">分散系数，各表</w:t>
        </w:r>
        <w:del w:id="2408" w:author="xh" w:date="2026-10-14T08:38:28Z">
          <w:r>
            <w:rPr>
              <w:rFonts w:ascii="Times New Roman" w:hAnsi="Times New Roman" w:eastAsia="方正仿宋_GBK"/>
              <w:b w:val="0"/>
              <w:color w:val="000000"/>
              <w:sz w:val="23"/>
            </w:rPr>
            <w:delText xml:space="preserve">均</w:delText>
          </w:r>
        </w:del>
        <w:r>
          <w:rPr>
            <w:rFonts w:ascii="Times New Roman" w:hAnsi="Times New Roman" w:eastAsia="方正仿宋_GBK"/>
            <w:b w:val="0"/>
            <w:color w:val="000000"/>
            <w:sz w:val="23"/>
          </w:rPr>
          <w:t xml:space="preserve">按平均增长率和装机渗透率选行</w:t>
        </w:r>
        <w:ins w:id="2409" w:author="xh" w:date="2026-10-14T08:38:28Z">
          <w:r>
            <w:rPr>
              <w:rFonts w:ascii="Times New Roman" w:hAnsi="Times New Roman" w:eastAsia="方正仿宋_GBK"/>
              <w:b w:val="0"/>
              <w:color w:val="000000"/>
              <w:sz w:val="23"/>
            </w:rPr>
            <w:t xml:space="preserve">，</w:t>
          </w:r>
        </w:ins>
        <w:del w:id="2410" w:author="xh" w:date="2026-10-14T08:38:28Z">
          <w:r>
            <w:rPr>
              <w:rFonts w:ascii="Times New Roman" w:hAnsi="Times New Roman" w:eastAsia="方正仿宋_GBK"/>
              <w:b w:val="0"/>
              <w:color w:val="000000"/>
              <w:sz w:val="23"/>
            </w:rPr>
            <w:delText xml:space="preserve">、</w:delText>
          </w:r>
        </w:del>
        <w:r>
          <w:rPr>
            <w:rFonts w:ascii="Times New Roman" w:hAnsi="Times New Roman" w:eastAsia="方正仿宋_GBK"/>
            <w:b w:val="0"/>
            <w:color w:val="000000"/>
            <w:sz w:val="23"/>
          </w:rPr>
          <w:t xml:space="preserve">按初始转供率四档选列</w:t>
        </w:r>
      </w:ins>
      <w:r>
        <w:rPr>
          <w:rFonts w:ascii="Times New Roman" w:hAnsi="Times New Roman" w:eastAsia="方正仿宋_GBK"/>
          <w:b w:val="0"/>
          <w:color w:val="000000"/>
          <w:sz w:val="23"/>
        </w:rPr>
        <w:t xml:space="preserve">。</w:t>
      </w:r>
      <w:ins w:id="2411" w:author="xh" w:date="2026-10-14T08:38:28Z">
        <w:r>
          <w:rPr>
            <w:rFonts w:ascii="Times New Roman" w:hAnsi="Times New Roman" w:eastAsia="方正仿宋_GBK"/>
            <w:b w:val="0"/>
            <w:color w:val="000000"/>
            <w:sz w:val="23"/>
          </w:rPr>
          <w:t xml:space="preserve">储能规模再按片区功率缺口及连续支撑过程核定。</w:t>
        </w:r>
      </w:ins>
      <w:del w:id="1235" w:author="xh" w:date="2026-10-13T09:22:35Z">
        <w:r>
          <w:rPr>
            <w:rFonts w:ascii="Times New Roman" w:hAnsi="Times New Roman" w:eastAsia="方正仿宋_GBK"/>
            <w:b w:val="0"/>
            <w:color w:val="000000"/>
            <w:sz w:val="23"/>
          </w:rPr>
          <w:delText>各区间“(”表示不含左端点，“]”表示包含右端点。</w:delText>
        </w:r>
      </w:del>
    </w:p>
    <w:p w14:paraId="59B22696">
      <w:pPr>
        <w:keepNext/>
        <w:widowControl/>
        <w:snapToGrid w:val="0"/>
        <w:spacing w:before="0" w:after="100" w:line="320" w:lineRule="exact"/>
        <w:ind w:left="0" w:leftChars="0" w:right="0" w:rightChars="0" w:firstLine="0" w:firstLineChars="0"/>
        <w:jc w:val="center"/>
      </w:pPr>
      <w:r>
        <w:rPr>
          <w:rFonts w:ascii="Times New Roman" w:hAnsi="Times New Roman" w:eastAsia="方正仿宋_GBK"/>
          <w:b w:val="0"/>
          <w:color w:val="000000"/>
          <w:sz w:val="21"/>
        </w:rPr>
        <w:t xml:space="preserve">表</w:t>
      </w:r>
      <w:ins w:id="1236" w:author="xh" w:date="2026-10-13T09:34:20Z">
        <w:ins w:id="2412" w:author="xh" w:date="2026-10-14T08:38:28Z">
          <w:r>
            <w:rPr>
              <w:rFonts w:ascii="Times New Roman" w:hAnsi="Times New Roman" w:eastAsia="方正仿宋_GBK"/>
              <w:b w:val="0"/>
              <w:color w:val="000000"/>
              <w:sz w:val="21"/>
            </w:rPr>
            <w:t xml:space="preserve">1</w:t>
          </w:r>
          <w:ins w:id="6546" w:author="xh" w:date="2026-10-14T09:08:03Z">
            <w:r>
              <w:rPr>
                <w:rFonts w:ascii="Times New Roman" w:hAnsi="Times New Roman" w:eastAsia="方正仿宋_GBK"/>
                <w:b w:val="0"/>
                <w:color w:val="000000"/>
                <w:sz w:val="21"/>
              </w:rPr>
              <w:t xml:space="preserve">6</w:t>
            </w:r>
          </w:ins>
          <w:del w:id="6547" w:author="xh" w:date="2026-10-14T09:08:03Z">
            <w:r>
              <w:rPr>
                <w:rFonts w:ascii="Times New Roman" w:hAnsi="Times New Roman" w:eastAsia="方正仿宋_GBK"/>
                <w:b w:val="0"/>
                <w:color w:val="000000"/>
                <w:sz w:val="21"/>
              </w:rPr>
              <w:delText xml:space="preserve">0</w:delText>
            </w:r>
          </w:del>
        </w:ins>
        <w:del w:id="2413" w:author="xh" w:date="2026-10-14T08:38:28Z">
          <w:r>
            <w:rPr>
              <w:rFonts w:ascii="Times New Roman" w:hAnsi="Times New Roman" w:eastAsia="方正仿宋_GBK"/>
              <w:b w:val="0"/>
              <w:color w:val="000000"/>
              <w:sz w:val="21"/>
            </w:rPr>
            <w:delText xml:space="preserve">8</w:delText>
          </w:r>
        </w:del>
        <w:r>
          <w:rPr>
            <w:rFonts w:ascii="Times New Roman" w:hAnsi="Times New Roman" w:eastAsia="方正仿宋_GBK"/>
            <w:b w:val="0"/>
            <w:color w:val="000000"/>
            <w:sz w:val="21"/>
          </w:rPr>
          <w:t xml:space="preserve"> 电缆长度占比&gt;30%</w:t>
        </w:r>
        <w:del w:id="2414" w:author="xh" w:date="2026-10-14T08:38:28Z">
          <w:r>
            <w:rPr>
              <w:rFonts w:ascii="Times New Roman" w:hAnsi="Times New Roman" w:eastAsia="方正仿宋_GBK"/>
              <w:b w:val="0"/>
              <w:color w:val="000000"/>
              <w:sz w:val="21"/>
            </w:rPr>
            <w:delText xml:space="preserve">、储能支撑</w:delText>
          </w:r>
        </w:del>
      </w:ins>
      <w:del w:id="2415" w:author="xh" w:date="2026-10-14T08:38:28Z">
        <w:r>
          <w:rPr>
            <w:rFonts w:ascii="Times New Roman" w:hAnsi="Times New Roman" w:eastAsia="方正仿宋_GBK"/>
            <w:b w:val="0"/>
            <w:color w:val="000000"/>
            <w:sz w:val="21"/>
          </w:rPr>
          <w:delText xml:space="preserve">4 </w:delText>
        </w:r>
      </w:del>
      <w:ins w:id="1237" w:author="xh" w:date="2026-10-13T09:34:20Z">
        <w:del w:id="2416" w:author="xh" w:date="2026-10-14T08:38:28Z">
          <w:r>
            <w:rPr>
              <w:rFonts w:ascii="Times New Roman" w:hAnsi="Times New Roman" w:eastAsia="方正仿宋_GBK"/>
              <w:b w:val="0"/>
              <w:color w:val="000000"/>
              <w:sz w:val="21"/>
            </w:rPr>
            <w:delText xml:space="preserve">h</w:delText>
          </w:r>
        </w:del>
        <w:r>
          <w:rPr>
            <w:rFonts w:ascii="Times New Roman" w:hAnsi="Times New Roman" w:eastAsia="方正仿宋_GBK"/>
            <w:b w:val="0"/>
            <w:color w:val="000000"/>
            <w:sz w:val="21"/>
          </w:rPr>
          <w:t xml:space="preserve">、负荷分散系数1.10时</w:t>
        </w:r>
      </w:ins>
      <w:del w:id="1238" w:author="xh" w:date="2026-10-13T09:34:20Z">
        <w:r>
          <w:rPr>
            <w:rFonts w:ascii="Times New Roman" w:hAnsi="Times New Roman" w:eastAsia="方正仿宋_GBK"/>
            <w:b w:val="0"/>
            <w:color w:val="000000"/>
            <w:sz w:val="21"/>
          </w:rPr>
          <w:delText>指定条件下</w:delText>
        </w:r>
      </w:del>
      <w:r>
        <w:rPr>
          <w:rFonts w:ascii="Times New Roman" w:hAnsi="Times New Roman" w:eastAsia="方正仿宋_GBK"/>
          <w:b w:val="0"/>
          <w:color w:val="000000"/>
          <w:sz w:val="21"/>
        </w:rPr>
        <w:t xml:space="preserve">的容载比</w:t>
      </w:r>
      <w:ins w:id="1239" w:author="xh" w:date="2026-10-13T09:34:20Z">
        <w:r>
          <w:rPr>
            <w:rFonts w:ascii="Times New Roman" w:hAnsi="Times New Roman" w:eastAsia="方正仿宋_GBK"/>
            <w:b w:val="0"/>
            <w:color w:val="000000"/>
            <w:sz w:val="21"/>
          </w:rPr>
          <w:t xml:space="preserve">区间</w:t>
        </w:r>
      </w:ins>
      <w:del w:id="1240" w:author="xh" w:date="2026-10-13T09:34:20Z">
        <w:r>
          <w:rPr>
            <w:rFonts w:ascii="Times New Roman" w:hAnsi="Times New Roman" w:eastAsia="方正仿宋_GBK"/>
            <w:b w:val="0"/>
            <w:color w:val="000000"/>
            <w:sz w:val="21"/>
          </w:rPr>
          <w:delText>计算范围（据终稿表5-71～5-73）</w:delText>
        </w:r>
      </w:del>
    </w:p>
    <w:tbl>
      <w:tblPr>
        <w:tblStyle w:val="33"/>
        <w:tblW w:w="831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Change w:id="1241" w:author="xh" w:date="2026-10-13T09:38:31Z">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PrChange>
      </w:tblPr>
      <w:tblGrid>
        <w:gridCol w:w="1385"/>
        <w:gridCol w:w="1385"/>
        <w:gridCol w:w="1385"/>
        <w:gridCol w:w="1385"/>
        <w:gridCol w:w="1385"/>
        <w:gridCol w:w="1385"/>
        <w:tblGridChange w:id="1242">
          <w:tblGrid>
            <w:gridCol w:w="1928"/>
            <w:gridCol w:w="1928"/>
            <w:gridCol w:w="1928"/>
            <w:gridCol w:w="1928"/>
            <w:gridCol w:w="1928"/>
            <w:gridCol w:w="360"/>
          </w:tblGrid>
        </w:tblGridChange>
      </w:tblGrid>
      <w:tr w14:paraId="5772FC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1244" w:author="xh" w:date="2026-10-13T09:38:31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gridAfter w:val="1"/>
          <w:wAfter w:w="1385" w:type="dxa"/>
          <w:cantSplit/>
          <w:jc w:val="center"/>
          <w:del w:id="1243" w:author="xh" w:date="2026-10-13T09:38:31Z"/>
          <w:trPrChange w:id="1244" w:author="xh" w:date="2026-10-13T09:38:31Z">
            <w:trPr>
              <w:gridAfter w:val="1"/>
              <w:wAfter w:w="360" w:type="dxa"/>
              <w:cantSplit/>
              <w:tblHeader/>
            </w:trPr>
          </w:trPrChange>
        </w:trPr>
        <w:tc>
          <w:tcPr>
            <w:tcW w:w="1928" w:type="dxa"/>
            <w:vAlign w:val="center"/>
            <w:tcPrChange w:id="1245" w:author="xh" w:date="2026-10-13T09:38:31Z"/>
          </w:tcPr>
          <w:p w14:paraId="4CB2CA8A">
            <w:pPr>
              <w:snapToGrid w:val="0"/>
              <w:spacing w:before="60" w:after="60" w:line="252" w:lineRule="auto"/>
              <w:ind w:left="0" w:leftChars="0" w:right="0" w:rightChars="0" w:firstLine="0" w:firstLineChars="0"/>
              <w:jc w:val="center"/>
              <w:rPr>
                <w:del w:id="1246" w:author="xh" w:date="2026-10-13T09:38:31Z"/>
              </w:rPr>
            </w:pPr>
            <w:del w:id="1247" w:author="xh" w:date="2026-10-13T09:38:31Z">
              <w:r>
                <w:rPr>
                  <w:rFonts w:ascii="Times New Roman" w:hAnsi="Times New Roman" w:eastAsia="方正仿宋_GBK"/>
                  <w:b/>
                  <w:sz w:val="21"/>
                </w:rPr>
                <w:delText>分布式电源</w:delText>
              </w:r>
            </w:del>
            <w:del w:id="1248" w:author="xh" w:date="2026-10-13T09:38:31Z">
              <w:r>
                <w:rPr>
                  <w:rFonts w:ascii="Times New Roman" w:hAnsi="Times New Roman" w:eastAsia="方正仿宋_GBK"/>
                  <w:b/>
                  <w:sz w:val="21"/>
                </w:rPr>
                <w:br w:type="textWrapping"/>
              </w:r>
            </w:del>
            <w:del w:id="1249" w:author="xh" w:date="2026-10-13T09:38:31Z">
              <w:r>
                <w:rPr>
                  <w:rFonts w:ascii="Times New Roman" w:hAnsi="Times New Roman" w:eastAsia="方正仿宋_GBK"/>
                  <w:b/>
                  <w:sz w:val="21"/>
                </w:rPr>
                <w:delText>装机渗透率</w:delText>
              </w:r>
            </w:del>
          </w:p>
        </w:tc>
        <w:tc>
          <w:tcPr>
            <w:tcW w:w="1928" w:type="dxa"/>
            <w:vAlign w:val="center"/>
            <w:tcPrChange w:id="1250" w:author="xh" w:date="2026-10-13T09:38:31Z"/>
          </w:tcPr>
          <w:p w14:paraId="2B7A2EE4">
            <w:pPr>
              <w:snapToGrid w:val="0"/>
              <w:spacing w:before="60" w:after="60" w:line="252" w:lineRule="auto"/>
              <w:ind w:left="0" w:leftChars="0" w:right="0" w:rightChars="0" w:firstLine="0" w:firstLineChars="0"/>
              <w:jc w:val="center"/>
              <w:rPr>
                <w:del w:id="1251" w:author="xh" w:date="2026-10-13T09:38:31Z"/>
              </w:rPr>
            </w:pPr>
            <w:del w:id="1252" w:author="xh" w:date="2026-10-13T09:38:31Z">
              <w:r>
                <w:rPr>
                  <w:rFonts w:ascii="Times New Roman" w:hAnsi="Times New Roman" w:eastAsia="方正仿宋_GBK"/>
                  <w:b/>
                  <w:sz w:val="21"/>
                </w:rPr>
                <w:delText>年最大净负荷</w:delText>
              </w:r>
            </w:del>
            <w:del w:id="1253" w:author="xh" w:date="2026-10-13T09:38:31Z">
              <w:r>
                <w:rPr>
                  <w:rFonts w:ascii="Times New Roman" w:hAnsi="Times New Roman" w:eastAsia="方正仿宋_GBK"/>
                  <w:b/>
                  <w:sz w:val="21"/>
                </w:rPr>
                <w:br w:type="textWrapping"/>
              </w:r>
            </w:del>
            <w:del w:id="1254" w:author="xh" w:date="2026-10-13T09:38:31Z">
              <w:r>
                <w:rPr>
                  <w:rFonts w:ascii="Times New Roman" w:hAnsi="Times New Roman" w:eastAsia="方正仿宋_GBK"/>
                  <w:b/>
                  <w:sz w:val="21"/>
                </w:rPr>
                <w:delText>平均增长率</w:delText>
              </w:r>
            </w:del>
          </w:p>
        </w:tc>
        <w:tc>
          <w:tcPr>
            <w:tcW w:w="1928" w:type="dxa"/>
            <w:vAlign w:val="center"/>
            <w:tcPrChange w:id="1255" w:author="xh" w:date="2026-10-13T09:38:31Z"/>
          </w:tcPr>
          <w:p w14:paraId="18DF8D9A">
            <w:pPr>
              <w:snapToGrid w:val="0"/>
              <w:spacing w:before="60" w:after="60" w:line="252" w:lineRule="auto"/>
              <w:ind w:left="0" w:leftChars="0" w:right="0" w:rightChars="0" w:firstLine="0" w:firstLineChars="0"/>
              <w:jc w:val="center"/>
              <w:rPr>
                <w:del w:id="1256" w:author="xh" w:date="2026-10-13T09:38:31Z"/>
              </w:rPr>
            </w:pPr>
            <w:del w:id="1257" w:author="xh" w:date="2026-10-13T09:38:31Z">
              <w:commentRangeStart w:id="4"/>
              <w:r>
                <w:rPr>
                  <w:rFonts w:ascii="Times New Roman" w:hAnsi="Times New Roman" w:eastAsia="方正仿宋_GBK"/>
                  <w:b/>
                  <w:sz w:val="21"/>
                </w:rPr>
                <w:delText>初始转供率</w:delText>
              </w:r>
            </w:del>
            <w:del w:id="1258" w:author="xh" w:date="2026-10-13T09:38:31Z">
              <w:r>
                <w:rPr>
                  <w:rFonts w:ascii="Times New Roman" w:hAnsi="Times New Roman" w:eastAsia="方正仿宋_GBK"/>
                  <w:b/>
                  <w:sz w:val="21"/>
                </w:rPr>
                <w:br w:type="textWrapping"/>
              </w:r>
            </w:del>
            <w:del w:id="1259" w:author="xh" w:date="2026-10-13T09:38:31Z">
              <w:r>
                <w:rPr>
                  <w:rFonts w:ascii="Times New Roman" w:hAnsi="Times New Roman" w:eastAsia="方正仿宋_GBK"/>
                  <w:b/>
                  <w:sz w:val="21"/>
                </w:rPr>
                <w:delText>≤30%</w:delText>
              </w:r>
            </w:del>
          </w:p>
        </w:tc>
        <w:tc>
          <w:tcPr>
            <w:tcW w:w="1928" w:type="dxa"/>
            <w:vAlign w:val="center"/>
            <w:tcPrChange w:id="1260" w:author="xh" w:date="2026-10-13T09:38:31Z"/>
          </w:tcPr>
          <w:p w14:paraId="25FD4D74">
            <w:pPr>
              <w:snapToGrid w:val="0"/>
              <w:spacing w:before="60" w:after="60" w:line="252" w:lineRule="auto"/>
              <w:ind w:left="0" w:leftChars="0" w:right="0" w:rightChars="0" w:firstLine="0" w:firstLineChars="0"/>
              <w:jc w:val="center"/>
              <w:rPr>
                <w:del w:id="1261" w:author="xh" w:date="2026-10-13T09:38:31Z"/>
              </w:rPr>
            </w:pPr>
            <w:del w:id="1262" w:author="xh" w:date="2026-10-13T09:38:31Z">
              <w:r>
                <w:rPr>
                  <w:rFonts w:ascii="Times New Roman" w:hAnsi="Times New Roman" w:eastAsia="方正仿宋_GBK"/>
                  <w:b/>
                  <w:sz w:val="21"/>
                </w:rPr>
                <w:delText>初始转供率</w:delText>
              </w:r>
            </w:del>
            <w:del w:id="1263" w:author="xh" w:date="2026-10-13T09:38:31Z">
              <w:r>
                <w:rPr>
                  <w:rFonts w:ascii="Times New Roman" w:hAnsi="Times New Roman" w:eastAsia="方正仿宋_GBK"/>
                  <w:b/>
                  <w:sz w:val="21"/>
                </w:rPr>
                <w:br w:type="textWrapping"/>
              </w:r>
            </w:del>
            <w:del w:id="1264" w:author="xh" w:date="2026-10-13T09:38:31Z">
              <w:r>
                <w:rPr>
                  <w:rFonts w:ascii="Times New Roman" w:hAnsi="Times New Roman" w:eastAsia="方正仿宋_GBK"/>
                  <w:b/>
                  <w:sz w:val="21"/>
                </w:rPr>
                <w:delText>(30%, 50%]</w:delText>
              </w:r>
            </w:del>
          </w:p>
        </w:tc>
        <w:tc>
          <w:tcPr>
            <w:tcW w:w="1928" w:type="dxa"/>
            <w:vAlign w:val="center"/>
            <w:tcPrChange w:id="1265" w:author="xh" w:date="2026-10-13T09:38:31Z"/>
          </w:tcPr>
          <w:p w14:paraId="4673F8B1">
            <w:pPr>
              <w:snapToGrid w:val="0"/>
              <w:spacing w:before="60" w:after="60" w:line="252" w:lineRule="auto"/>
              <w:ind w:left="0" w:leftChars="0" w:right="0" w:rightChars="0" w:firstLine="0" w:firstLineChars="0"/>
              <w:jc w:val="center"/>
              <w:rPr>
                <w:del w:id="1266" w:author="xh" w:date="2026-10-13T09:38:31Z"/>
                <w:woUserID w:val="1"/>
              </w:rPr>
            </w:pPr>
            <w:del w:id="1267" w:author="xh" w:date="2026-10-13T09:38:31Z">
              <w:r>
                <w:rPr>
                  <w:rFonts w:ascii="Times New Roman" w:hAnsi="Times New Roman" w:eastAsia="方正仿宋_GBK"/>
                  <w:b/>
                  <w:sz w:val="21"/>
                  <w:woUserID w:val="1"/>
                </w:rPr>
                <w:delText>初始转供率</w:delText>
              </w:r>
            </w:del>
            <w:del w:id="1268" w:author="xh" w:date="2026-10-13T09:38:31Z">
              <w:r>
                <w:rPr>
                  <w:rFonts w:ascii="Times New Roman" w:hAnsi="Times New Roman" w:eastAsia="方正仿宋_GBK"/>
                  <w:b/>
                  <w:sz w:val="21"/>
                  <w:woUserID w:val="1"/>
                </w:rPr>
                <w:br w:type="textWrapping"/>
              </w:r>
            </w:del>
            <w:del w:id="1269" w:author="xh" w:date="2026-10-13T09:38:31Z">
              <w:r>
                <w:rPr>
                  <w:rFonts w:ascii="Times New Roman" w:hAnsi="Times New Roman" w:eastAsia="方正仿宋_GBK"/>
                  <w:b/>
                  <w:sz w:val="21"/>
                  <w:woUserID w:val="1"/>
                </w:rPr>
                <w:delText>&gt;50%</w:delText>
              </w:r>
              <w:commentRangeEnd w:id="4"/>
            </w:del>
            <w:r>
              <w:rPr>
                <w:woUserID w:val="1"/>
              </w:rPr>
              <w:commentReference w:id="4"/>
            </w:r>
          </w:p>
        </w:tc>
      </w:tr>
      <w:tr w14:paraId="2C9C5B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385" w:type="dxa"/>
          <w:cantSplit/>
          <w:jc w:val="center"/>
          <w:del w:id="1270" w:author="xh" w:date="2026-10-13T09:38:31Z"/>
        </w:trPr>
        <w:tc>
          <w:tcPr>
            <w:tcW w:w="1928" w:type="dxa"/>
            <w:vAlign w:val="center"/>
          </w:tcPr>
          <w:p w14:paraId="0466D842">
            <w:pPr>
              <w:snapToGrid w:val="0"/>
              <w:spacing w:before="60" w:after="60" w:line="252" w:lineRule="auto"/>
              <w:ind w:left="0" w:leftChars="0" w:right="0" w:rightChars="0" w:firstLine="0" w:firstLineChars="0"/>
              <w:jc w:val="center"/>
              <w:rPr>
                <w:del w:id="1271" w:author="xh" w:date="2026-10-13T09:38:31Z"/>
              </w:rPr>
            </w:pPr>
            <w:del w:id="1272" w:author="xh" w:date="2026-10-13T09:38:31Z">
              <w:r>
                <w:rPr>
                  <w:rFonts w:ascii="Times New Roman" w:hAnsi="Times New Roman" w:eastAsia="方正仿宋_GBK"/>
                  <w:b w:val="0"/>
                  <w:sz w:val="21"/>
                </w:rPr>
                <w:delText>≤1.00</w:delText>
              </w:r>
            </w:del>
          </w:p>
        </w:tc>
        <w:tc>
          <w:tcPr>
            <w:tcW w:w="1928" w:type="dxa"/>
            <w:vAlign w:val="center"/>
          </w:tcPr>
          <w:p w14:paraId="4372A4B7">
            <w:pPr>
              <w:snapToGrid w:val="0"/>
              <w:spacing w:before="60" w:after="60" w:line="252" w:lineRule="auto"/>
              <w:ind w:left="0" w:leftChars="0" w:right="0" w:rightChars="0" w:firstLine="0" w:firstLineChars="0"/>
              <w:jc w:val="center"/>
              <w:rPr>
                <w:del w:id="1273" w:author="xh" w:date="2026-10-13T09:38:31Z"/>
              </w:rPr>
            </w:pPr>
            <w:del w:id="1274" w:author="xh" w:date="2026-10-13T09:38:31Z">
              <w:r>
                <w:rPr>
                  <w:rFonts w:ascii="Times New Roman" w:hAnsi="Times New Roman" w:eastAsia="方正仿宋_GBK"/>
                  <w:b w:val="0"/>
                  <w:sz w:val="21"/>
                </w:rPr>
                <w:delText>≤2%</w:delText>
              </w:r>
            </w:del>
          </w:p>
        </w:tc>
        <w:tc>
          <w:tcPr>
            <w:tcW w:w="1928" w:type="dxa"/>
            <w:vAlign w:val="center"/>
          </w:tcPr>
          <w:p w14:paraId="171B02A1">
            <w:pPr>
              <w:snapToGrid w:val="0"/>
              <w:spacing w:before="60" w:after="60" w:line="252" w:lineRule="auto"/>
              <w:ind w:left="0" w:leftChars="0" w:right="0" w:rightChars="0" w:firstLine="0" w:firstLineChars="0"/>
              <w:jc w:val="center"/>
              <w:rPr>
                <w:del w:id="1275" w:author="xh" w:date="2026-10-13T09:38:31Z"/>
              </w:rPr>
            </w:pPr>
            <w:del w:id="1276" w:author="xh" w:date="2026-10-13T09:38:31Z">
              <w:r>
                <w:rPr>
                  <w:rFonts w:ascii="Times New Roman" w:hAnsi="Times New Roman" w:eastAsia="方正仿宋_GBK"/>
                  <w:b w:val="0"/>
                  <w:sz w:val="21"/>
                </w:rPr>
                <w:delText>2.03～2.21</w:delText>
              </w:r>
            </w:del>
          </w:p>
        </w:tc>
        <w:tc>
          <w:tcPr>
            <w:tcW w:w="1928" w:type="dxa"/>
            <w:vAlign w:val="center"/>
          </w:tcPr>
          <w:p w14:paraId="0FE88BA0">
            <w:pPr>
              <w:snapToGrid w:val="0"/>
              <w:spacing w:before="60" w:after="60" w:line="252" w:lineRule="auto"/>
              <w:ind w:left="0" w:leftChars="0" w:right="0" w:rightChars="0" w:firstLine="0" w:firstLineChars="0"/>
              <w:jc w:val="center"/>
              <w:rPr>
                <w:del w:id="1277" w:author="xh" w:date="2026-10-13T09:38:31Z"/>
              </w:rPr>
            </w:pPr>
            <w:del w:id="1278" w:author="xh" w:date="2026-10-13T09:38:31Z">
              <w:r>
                <w:rPr>
                  <w:rFonts w:ascii="Times New Roman" w:hAnsi="Times New Roman" w:eastAsia="方正仿宋_GBK"/>
                  <w:b w:val="0"/>
                  <w:sz w:val="21"/>
                </w:rPr>
                <w:delText>2.03～2.21</w:delText>
              </w:r>
            </w:del>
          </w:p>
        </w:tc>
        <w:tc>
          <w:tcPr>
            <w:tcW w:w="1928" w:type="dxa"/>
            <w:vAlign w:val="center"/>
          </w:tcPr>
          <w:p w14:paraId="0FA97DCD">
            <w:pPr>
              <w:snapToGrid w:val="0"/>
              <w:spacing w:before="60" w:after="60" w:line="252" w:lineRule="auto"/>
              <w:ind w:left="0" w:leftChars="0" w:right="0" w:rightChars="0" w:firstLine="0" w:firstLineChars="0"/>
              <w:jc w:val="center"/>
              <w:rPr>
                <w:del w:id="1279" w:author="xh" w:date="2026-10-13T09:38:31Z"/>
              </w:rPr>
            </w:pPr>
            <w:del w:id="1280" w:author="xh" w:date="2026-10-13T09:38:31Z">
              <w:r>
                <w:rPr>
                  <w:rFonts w:ascii="Times New Roman" w:hAnsi="Times New Roman" w:eastAsia="方正仿宋_GBK"/>
                  <w:b w:val="0"/>
                  <w:sz w:val="21"/>
                </w:rPr>
                <w:delText>2.03～2.21</w:delText>
              </w:r>
            </w:del>
          </w:p>
        </w:tc>
      </w:tr>
      <w:tr w14:paraId="633B04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385" w:type="dxa"/>
          <w:cantSplit/>
          <w:jc w:val="center"/>
          <w:del w:id="1281" w:author="xh" w:date="2026-10-13T09:38:31Z"/>
        </w:trPr>
        <w:tc>
          <w:tcPr>
            <w:tcW w:w="1928" w:type="dxa"/>
            <w:vAlign w:val="center"/>
          </w:tcPr>
          <w:p w14:paraId="7F1A8E12">
            <w:pPr>
              <w:snapToGrid w:val="0"/>
              <w:spacing w:before="60" w:after="60" w:line="252" w:lineRule="auto"/>
              <w:ind w:left="0" w:leftChars="0" w:right="0" w:rightChars="0" w:firstLine="0" w:firstLineChars="0"/>
              <w:jc w:val="center"/>
              <w:rPr>
                <w:del w:id="1282" w:author="xh" w:date="2026-10-13T09:38:31Z"/>
              </w:rPr>
            </w:pPr>
            <w:del w:id="1283" w:author="xh" w:date="2026-10-13T09:38:31Z">
              <w:r>
                <w:rPr>
                  <w:rFonts w:ascii="Times New Roman" w:hAnsi="Times New Roman" w:eastAsia="方正仿宋_GBK"/>
                  <w:b w:val="0"/>
                  <w:sz w:val="21"/>
                </w:rPr>
                <w:delText>≤1.00</w:delText>
              </w:r>
            </w:del>
          </w:p>
        </w:tc>
        <w:tc>
          <w:tcPr>
            <w:tcW w:w="1928" w:type="dxa"/>
            <w:vAlign w:val="center"/>
          </w:tcPr>
          <w:p w14:paraId="51239749">
            <w:pPr>
              <w:snapToGrid w:val="0"/>
              <w:spacing w:before="60" w:after="60" w:line="252" w:lineRule="auto"/>
              <w:ind w:left="0" w:leftChars="0" w:right="0" w:rightChars="0" w:firstLine="0" w:firstLineChars="0"/>
              <w:jc w:val="center"/>
              <w:rPr>
                <w:del w:id="1284" w:author="xh" w:date="2026-10-13T09:38:31Z"/>
              </w:rPr>
            </w:pPr>
            <w:del w:id="1285" w:author="xh" w:date="2026-10-13T09:38:31Z">
              <w:r>
                <w:rPr>
                  <w:rFonts w:ascii="Times New Roman" w:hAnsi="Times New Roman" w:eastAsia="方正仿宋_GBK"/>
                  <w:b w:val="0"/>
                  <w:sz w:val="21"/>
                </w:rPr>
                <w:delText>(2%, 4%]</w:delText>
              </w:r>
            </w:del>
          </w:p>
        </w:tc>
        <w:tc>
          <w:tcPr>
            <w:tcW w:w="1928" w:type="dxa"/>
            <w:vAlign w:val="center"/>
          </w:tcPr>
          <w:p w14:paraId="3A6CCEDE">
            <w:pPr>
              <w:snapToGrid w:val="0"/>
              <w:spacing w:before="60" w:after="60" w:line="252" w:lineRule="auto"/>
              <w:ind w:left="0" w:leftChars="0" w:right="0" w:rightChars="0" w:firstLine="0" w:firstLineChars="0"/>
              <w:jc w:val="center"/>
              <w:rPr>
                <w:del w:id="1286" w:author="xh" w:date="2026-10-13T09:38:31Z"/>
              </w:rPr>
            </w:pPr>
            <w:del w:id="1287" w:author="xh" w:date="2026-10-13T09:38:31Z">
              <w:r>
                <w:rPr>
                  <w:rFonts w:ascii="Times New Roman" w:hAnsi="Times New Roman" w:eastAsia="方正仿宋_GBK"/>
                  <w:b w:val="0"/>
                  <w:sz w:val="21"/>
                </w:rPr>
                <w:delText>2.05～2.23</w:delText>
              </w:r>
            </w:del>
          </w:p>
        </w:tc>
        <w:tc>
          <w:tcPr>
            <w:tcW w:w="1928" w:type="dxa"/>
            <w:vAlign w:val="center"/>
          </w:tcPr>
          <w:p w14:paraId="59D3F000">
            <w:pPr>
              <w:snapToGrid w:val="0"/>
              <w:spacing w:before="60" w:after="60" w:line="252" w:lineRule="auto"/>
              <w:ind w:left="0" w:leftChars="0" w:right="0" w:rightChars="0" w:firstLine="0" w:firstLineChars="0"/>
              <w:jc w:val="center"/>
              <w:rPr>
                <w:del w:id="1288" w:author="xh" w:date="2026-10-13T09:38:31Z"/>
              </w:rPr>
            </w:pPr>
            <w:del w:id="1289" w:author="xh" w:date="2026-10-13T09:38:31Z">
              <w:r>
                <w:rPr>
                  <w:rFonts w:ascii="Times New Roman" w:hAnsi="Times New Roman" w:eastAsia="方正仿宋_GBK"/>
                  <w:b w:val="0"/>
                  <w:sz w:val="21"/>
                </w:rPr>
                <w:delText>2.05～2.14</w:delText>
              </w:r>
            </w:del>
          </w:p>
        </w:tc>
        <w:tc>
          <w:tcPr>
            <w:tcW w:w="1928" w:type="dxa"/>
            <w:vAlign w:val="center"/>
          </w:tcPr>
          <w:p w14:paraId="521307F1">
            <w:pPr>
              <w:snapToGrid w:val="0"/>
              <w:spacing w:before="60" w:after="60" w:line="252" w:lineRule="auto"/>
              <w:ind w:left="0" w:leftChars="0" w:right="0" w:rightChars="0" w:firstLine="0" w:firstLineChars="0"/>
              <w:jc w:val="center"/>
              <w:rPr>
                <w:del w:id="1290" w:author="xh" w:date="2026-10-13T09:38:31Z"/>
              </w:rPr>
            </w:pPr>
            <w:del w:id="1291" w:author="xh" w:date="2026-10-13T09:38:31Z">
              <w:r>
                <w:rPr>
                  <w:rFonts w:ascii="Times New Roman" w:hAnsi="Times New Roman" w:eastAsia="方正仿宋_GBK"/>
                  <w:b w:val="0"/>
                  <w:sz w:val="21"/>
                </w:rPr>
                <w:delText>2.05～2.14</w:delText>
              </w:r>
            </w:del>
          </w:p>
        </w:tc>
      </w:tr>
      <w:tr w14:paraId="7984D1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385" w:type="dxa"/>
          <w:cantSplit/>
          <w:jc w:val="center"/>
          <w:del w:id="1292" w:author="xh" w:date="2026-10-13T09:38:31Z"/>
        </w:trPr>
        <w:tc>
          <w:tcPr>
            <w:tcW w:w="1928" w:type="dxa"/>
            <w:vAlign w:val="center"/>
          </w:tcPr>
          <w:p w14:paraId="09908D74">
            <w:pPr>
              <w:snapToGrid w:val="0"/>
              <w:spacing w:before="60" w:after="60" w:line="252" w:lineRule="auto"/>
              <w:ind w:left="0" w:leftChars="0" w:right="0" w:rightChars="0" w:firstLine="0" w:firstLineChars="0"/>
              <w:jc w:val="center"/>
              <w:rPr>
                <w:del w:id="1293" w:author="xh" w:date="2026-10-13T09:38:31Z"/>
              </w:rPr>
            </w:pPr>
            <w:del w:id="1294" w:author="xh" w:date="2026-10-13T09:38:31Z">
              <w:r>
                <w:rPr>
                  <w:rFonts w:ascii="Times New Roman" w:hAnsi="Times New Roman" w:eastAsia="方正仿宋_GBK"/>
                  <w:b w:val="0"/>
                  <w:sz w:val="21"/>
                </w:rPr>
                <w:delText>≤1.00</w:delText>
              </w:r>
            </w:del>
          </w:p>
        </w:tc>
        <w:tc>
          <w:tcPr>
            <w:tcW w:w="1928" w:type="dxa"/>
            <w:vAlign w:val="center"/>
          </w:tcPr>
          <w:p w14:paraId="4488884F">
            <w:pPr>
              <w:snapToGrid w:val="0"/>
              <w:spacing w:before="60" w:after="60" w:line="252" w:lineRule="auto"/>
              <w:ind w:left="0" w:leftChars="0" w:right="0" w:rightChars="0" w:firstLine="0" w:firstLineChars="0"/>
              <w:jc w:val="center"/>
              <w:rPr>
                <w:del w:id="1295" w:author="xh" w:date="2026-10-13T09:38:31Z"/>
              </w:rPr>
            </w:pPr>
            <w:del w:id="1296" w:author="xh" w:date="2026-10-13T09:38:31Z">
              <w:r>
                <w:rPr>
                  <w:rFonts w:ascii="Times New Roman" w:hAnsi="Times New Roman" w:eastAsia="方正仿宋_GBK"/>
                  <w:b w:val="0"/>
                  <w:sz w:val="21"/>
                </w:rPr>
                <w:delText>(4%, 7%]</w:delText>
              </w:r>
            </w:del>
          </w:p>
        </w:tc>
        <w:tc>
          <w:tcPr>
            <w:tcW w:w="1928" w:type="dxa"/>
            <w:vAlign w:val="center"/>
          </w:tcPr>
          <w:p w14:paraId="174773D7">
            <w:pPr>
              <w:snapToGrid w:val="0"/>
              <w:spacing w:before="60" w:after="60" w:line="252" w:lineRule="auto"/>
              <w:ind w:left="0" w:leftChars="0" w:right="0" w:rightChars="0" w:firstLine="0" w:firstLineChars="0"/>
              <w:jc w:val="center"/>
              <w:rPr>
                <w:del w:id="1297" w:author="xh" w:date="2026-10-13T09:38:31Z"/>
              </w:rPr>
            </w:pPr>
            <w:del w:id="1298" w:author="xh" w:date="2026-10-13T09:38:31Z">
              <w:r>
                <w:rPr>
                  <w:rFonts w:ascii="Times New Roman" w:hAnsi="Times New Roman" w:eastAsia="方正仿宋_GBK"/>
                  <w:b w:val="0"/>
                  <w:sz w:val="21"/>
                </w:rPr>
                <w:delText>2.09～2.22</w:delText>
              </w:r>
            </w:del>
          </w:p>
        </w:tc>
        <w:tc>
          <w:tcPr>
            <w:tcW w:w="1928" w:type="dxa"/>
            <w:vAlign w:val="center"/>
          </w:tcPr>
          <w:p w14:paraId="7C464434">
            <w:pPr>
              <w:snapToGrid w:val="0"/>
              <w:spacing w:before="60" w:after="60" w:line="252" w:lineRule="auto"/>
              <w:ind w:left="0" w:leftChars="0" w:right="0" w:rightChars="0" w:firstLine="0" w:firstLineChars="0"/>
              <w:jc w:val="center"/>
              <w:rPr>
                <w:del w:id="1299" w:author="xh" w:date="2026-10-13T09:38:31Z"/>
              </w:rPr>
            </w:pPr>
            <w:del w:id="1300" w:author="xh" w:date="2026-10-13T09:38:31Z">
              <w:r>
                <w:rPr>
                  <w:rFonts w:ascii="Times New Roman" w:hAnsi="Times New Roman" w:eastAsia="方正仿宋_GBK"/>
                  <w:b w:val="0"/>
                  <w:sz w:val="21"/>
                </w:rPr>
                <w:delText>2.02～2.22</w:delText>
              </w:r>
            </w:del>
          </w:p>
        </w:tc>
        <w:tc>
          <w:tcPr>
            <w:tcW w:w="1928" w:type="dxa"/>
            <w:vAlign w:val="center"/>
          </w:tcPr>
          <w:p w14:paraId="623FDB55">
            <w:pPr>
              <w:snapToGrid w:val="0"/>
              <w:spacing w:before="60" w:after="60" w:line="252" w:lineRule="auto"/>
              <w:ind w:left="0" w:leftChars="0" w:right="0" w:rightChars="0" w:firstLine="0" w:firstLineChars="0"/>
              <w:jc w:val="center"/>
              <w:rPr>
                <w:del w:id="1301" w:author="xh" w:date="2026-10-13T09:38:31Z"/>
              </w:rPr>
            </w:pPr>
            <w:del w:id="1302" w:author="xh" w:date="2026-10-13T09:38:31Z">
              <w:r>
                <w:rPr>
                  <w:rFonts w:ascii="Times New Roman" w:hAnsi="Times New Roman" w:eastAsia="方正仿宋_GBK"/>
                  <w:b w:val="0"/>
                  <w:sz w:val="21"/>
                </w:rPr>
                <w:delText>2.02～2.10</w:delText>
              </w:r>
            </w:del>
          </w:p>
        </w:tc>
      </w:tr>
      <w:tr w14:paraId="159447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385" w:type="dxa"/>
          <w:cantSplit/>
          <w:jc w:val="center"/>
          <w:del w:id="1303" w:author="xh" w:date="2026-10-13T09:38:31Z"/>
        </w:trPr>
        <w:tc>
          <w:tcPr>
            <w:tcW w:w="1928" w:type="dxa"/>
            <w:vAlign w:val="center"/>
          </w:tcPr>
          <w:p w14:paraId="215440AF">
            <w:pPr>
              <w:snapToGrid w:val="0"/>
              <w:spacing w:before="60" w:after="60" w:line="252" w:lineRule="auto"/>
              <w:ind w:left="0" w:leftChars="0" w:right="0" w:rightChars="0" w:firstLine="0" w:firstLineChars="0"/>
              <w:jc w:val="center"/>
              <w:rPr>
                <w:del w:id="1304" w:author="xh" w:date="2026-10-13T09:38:31Z"/>
              </w:rPr>
            </w:pPr>
            <w:del w:id="1305" w:author="xh" w:date="2026-10-13T09:38:31Z">
              <w:r>
                <w:rPr>
                  <w:rFonts w:ascii="Times New Roman" w:hAnsi="Times New Roman" w:eastAsia="方正仿宋_GBK"/>
                  <w:b w:val="0"/>
                  <w:sz w:val="21"/>
                </w:rPr>
                <w:delText>≤1.00</w:delText>
              </w:r>
            </w:del>
          </w:p>
        </w:tc>
        <w:tc>
          <w:tcPr>
            <w:tcW w:w="1928" w:type="dxa"/>
            <w:vAlign w:val="center"/>
          </w:tcPr>
          <w:p w14:paraId="43A5FDD1">
            <w:pPr>
              <w:snapToGrid w:val="0"/>
              <w:spacing w:before="60" w:after="60" w:line="252" w:lineRule="auto"/>
              <w:ind w:left="0" w:leftChars="0" w:right="0" w:rightChars="0" w:firstLine="0" w:firstLineChars="0"/>
              <w:jc w:val="center"/>
              <w:rPr>
                <w:del w:id="1306" w:author="xh" w:date="2026-10-13T09:38:31Z"/>
              </w:rPr>
            </w:pPr>
            <w:del w:id="1307" w:author="xh" w:date="2026-10-13T09:38:31Z">
              <w:r>
                <w:rPr>
                  <w:rFonts w:ascii="Times New Roman" w:hAnsi="Times New Roman" w:eastAsia="方正仿宋_GBK"/>
                  <w:b w:val="0"/>
                  <w:sz w:val="21"/>
                </w:rPr>
                <w:delText>&gt;7%</w:delText>
              </w:r>
            </w:del>
          </w:p>
        </w:tc>
        <w:tc>
          <w:tcPr>
            <w:tcW w:w="1928" w:type="dxa"/>
            <w:vAlign w:val="center"/>
          </w:tcPr>
          <w:p w14:paraId="110007FC">
            <w:pPr>
              <w:snapToGrid w:val="0"/>
              <w:spacing w:before="60" w:after="60" w:line="252" w:lineRule="auto"/>
              <w:ind w:left="0" w:leftChars="0" w:right="0" w:rightChars="0" w:firstLine="0" w:firstLineChars="0"/>
              <w:jc w:val="center"/>
              <w:rPr>
                <w:del w:id="1308" w:author="xh" w:date="2026-10-13T09:38:31Z"/>
              </w:rPr>
            </w:pPr>
            <w:del w:id="1309" w:author="xh" w:date="2026-10-13T09:38:31Z">
              <w:r>
                <w:rPr>
                  <w:rFonts w:ascii="Times New Roman" w:hAnsi="Times New Roman" w:eastAsia="方正仿宋_GBK"/>
                  <w:b w:val="0"/>
                  <w:sz w:val="21"/>
                </w:rPr>
                <w:delText>2.07～2.24</w:delText>
              </w:r>
            </w:del>
          </w:p>
        </w:tc>
        <w:tc>
          <w:tcPr>
            <w:tcW w:w="1928" w:type="dxa"/>
            <w:vAlign w:val="center"/>
          </w:tcPr>
          <w:p w14:paraId="1D0C71BC">
            <w:pPr>
              <w:snapToGrid w:val="0"/>
              <w:spacing w:before="60" w:after="60" w:line="252" w:lineRule="auto"/>
              <w:ind w:left="0" w:leftChars="0" w:right="0" w:rightChars="0" w:firstLine="0" w:firstLineChars="0"/>
              <w:jc w:val="center"/>
              <w:rPr>
                <w:del w:id="1310" w:author="xh" w:date="2026-10-13T09:38:31Z"/>
              </w:rPr>
            </w:pPr>
            <w:del w:id="1311" w:author="xh" w:date="2026-10-13T09:38:31Z">
              <w:r>
                <w:rPr>
                  <w:rFonts w:ascii="Times New Roman" w:hAnsi="Times New Roman" w:eastAsia="方正仿宋_GBK"/>
                  <w:b w:val="0"/>
                  <w:sz w:val="21"/>
                </w:rPr>
                <w:delText>2.02～2.24</w:delText>
              </w:r>
            </w:del>
          </w:p>
        </w:tc>
        <w:tc>
          <w:tcPr>
            <w:tcW w:w="1928" w:type="dxa"/>
            <w:vAlign w:val="center"/>
          </w:tcPr>
          <w:p w14:paraId="061A2A05">
            <w:pPr>
              <w:snapToGrid w:val="0"/>
              <w:spacing w:before="60" w:after="60" w:line="252" w:lineRule="auto"/>
              <w:ind w:left="0" w:leftChars="0" w:right="0" w:rightChars="0" w:firstLine="0" w:firstLineChars="0"/>
              <w:jc w:val="center"/>
              <w:rPr>
                <w:del w:id="1312" w:author="xh" w:date="2026-10-13T09:38:31Z"/>
              </w:rPr>
            </w:pPr>
            <w:del w:id="1313" w:author="xh" w:date="2026-10-13T09:38:31Z">
              <w:r>
                <w:rPr>
                  <w:rFonts w:ascii="Times New Roman" w:hAnsi="Times New Roman" w:eastAsia="方正仿宋_GBK"/>
                  <w:b w:val="0"/>
                  <w:sz w:val="21"/>
                </w:rPr>
                <w:delText>2.02～2.08</w:delText>
              </w:r>
            </w:del>
          </w:p>
        </w:tc>
      </w:tr>
      <w:tr w14:paraId="0338ED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385" w:type="dxa"/>
          <w:cantSplit/>
          <w:jc w:val="center"/>
          <w:del w:id="1314" w:author="xh" w:date="2026-10-13T09:38:31Z"/>
        </w:trPr>
        <w:tc>
          <w:tcPr>
            <w:tcW w:w="1928" w:type="dxa"/>
            <w:vAlign w:val="center"/>
          </w:tcPr>
          <w:p w14:paraId="5723D570">
            <w:pPr>
              <w:snapToGrid w:val="0"/>
              <w:spacing w:before="60" w:after="60" w:line="252" w:lineRule="auto"/>
              <w:ind w:left="0" w:leftChars="0" w:right="0" w:rightChars="0" w:firstLine="0" w:firstLineChars="0"/>
              <w:jc w:val="center"/>
              <w:rPr>
                <w:del w:id="1315" w:author="xh" w:date="2026-10-13T09:38:31Z"/>
              </w:rPr>
            </w:pPr>
            <w:del w:id="1316" w:author="xh" w:date="2026-10-13T09:38:31Z">
              <w:r>
                <w:rPr>
                  <w:rFonts w:ascii="Times New Roman" w:hAnsi="Times New Roman" w:eastAsia="方正仿宋_GBK"/>
                  <w:b w:val="0"/>
                  <w:sz w:val="21"/>
                </w:rPr>
                <w:delText>(1.00, 2.00]</w:delText>
              </w:r>
            </w:del>
          </w:p>
        </w:tc>
        <w:tc>
          <w:tcPr>
            <w:tcW w:w="1928" w:type="dxa"/>
            <w:vAlign w:val="center"/>
          </w:tcPr>
          <w:p w14:paraId="47BC92D7">
            <w:pPr>
              <w:snapToGrid w:val="0"/>
              <w:spacing w:before="60" w:after="60" w:line="252" w:lineRule="auto"/>
              <w:ind w:left="0" w:leftChars="0" w:right="0" w:rightChars="0" w:firstLine="0" w:firstLineChars="0"/>
              <w:jc w:val="center"/>
              <w:rPr>
                <w:del w:id="1317" w:author="xh" w:date="2026-10-13T09:38:31Z"/>
              </w:rPr>
            </w:pPr>
            <w:del w:id="1318" w:author="xh" w:date="2026-10-13T09:38:31Z">
              <w:r>
                <w:rPr>
                  <w:rFonts w:ascii="Times New Roman" w:hAnsi="Times New Roman" w:eastAsia="方正仿宋_GBK"/>
                  <w:b w:val="0"/>
                  <w:sz w:val="21"/>
                </w:rPr>
                <w:delText>≤2%</w:delText>
              </w:r>
            </w:del>
          </w:p>
        </w:tc>
        <w:tc>
          <w:tcPr>
            <w:tcW w:w="1928" w:type="dxa"/>
            <w:vAlign w:val="center"/>
          </w:tcPr>
          <w:p w14:paraId="15E60C52">
            <w:pPr>
              <w:snapToGrid w:val="0"/>
              <w:spacing w:before="60" w:after="60" w:line="252" w:lineRule="auto"/>
              <w:ind w:left="0" w:leftChars="0" w:right="0" w:rightChars="0" w:firstLine="0" w:firstLineChars="0"/>
              <w:jc w:val="center"/>
              <w:rPr>
                <w:del w:id="1319" w:author="xh" w:date="2026-10-13T09:38:31Z"/>
              </w:rPr>
            </w:pPr>
            <w:del w:id="1320" w:author="xh" w:date="2026-10-13T09:38:31Z">
              <w:r>
                <w:rPr>
                  <w:rFonts w:ascii="Times New Roman" w:hAnsi="Times New Roman" w:eastAsia="方正仿宋_GBK"/>
                  <w:b w:val="0"/>
                  <w:sz w:val="21"/>
                </w:rPr>
                <w:delText>2.21～2.84</w:delText>
              </w:r>
            </w:del>
          </w:p>
        </w:tc>
        <w:tc>
          <w:tcPr>
            <w:tcW w:w="1928" w:type="dxa"/>
            <w:vAlign w:val="center"/>
          </w:tcPr>
          <w:p w14:paraId="25E70F8E">
            <w:pPr>
              <w:snapToGrid w:val="0"/>
              <w:spacing w:before="60" w:after="60" w:line="252" w:lineRule="auto"/>
              <w:ind w:left="0" w:leftChars="0" w:right="0" w:rightChars="0" w:firstLine="0" w:firstLineChars="0"/>
              <w:jc w:val="center"/>
              <w:rPr>
                <w:del w:id="1321" w:author="xh" w:date="2026-10-13T09:38:31Z"/>
              </w:rPr>
            </w:pPr>
            <w:del w:id="1322" w:author="xh" w:date="2026-10-13T09:38:31Z">
              <w:r>
                <w:rPr>
                  <w:rFonts w:ascii="Times New Roman" w:hAnsi="Times New Roman" w:eastAsia="方正仿宋_GBK"/>
                  <w:b w:val="0"/>
                  <w:sz w:val="21"/>
                </w:rPr>
                <w:delText>2.21～2.84</w:delText>
              </w:r>
            </w:del>
          </w:p>
        </w:tc>
        <w:tc>
          <w:tcPr>
            <w:tcW w:w="1928" w:type="dxa"/>
            <w:vAlign w:val="center"/>
          </w:tcPr>
          <w:p w14:paraId="47FA177A">
            <w:pPr>
              <w:snapToGrid w:val="0"/>
              <w:spacing w:before="60" w:after="60" w:line="252" w:lineRule="auto"/>
              <w:ind w:left="0" w:leftChars="0" w:right="0" w:rightChars="0" w:firstLine="0" w:firstLineChars="0"/>
              <w:jc w:val="center"/>
              <w:rPr>
                <w:del w:id="1323" w:author="xh" w:date="2026-10-13T09:38:31Z"/>
              </w:rPr>
            </w:pPr>
            <w:del w:id="1324" w:author="xh" w:date="2026-10-13T09:38:31Z">
              <w:r>
                <w:rPr>
                  <w:rFonts w:ascii="Times New Roman" w:hAnsi="Times New Roman" w:eastAsia="方正仿宋_GBK"/>
                  <w:b w:val="0"/>
                  <w:sz w:val="21"/>
                </w:rPr>
                <w:delText>2.21～2.84</w:delText>
              </w:r>
            </w:del>
          </w:p>
        </w:tc>
      </w:tr>
      <w:tr w14:paraId="198102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385" w:type="dxa"/>
          <w:cantSplit/>
          <w:jc w:val="center"/>
          <w:del w:id="1325" w:author="xh" w:date="2026-10-13T09:38:31Z"/>
        </w:trPr>
        <w:tc>
          <w:tcPr>
            <w:tcW w:w="1928" w:type="dxa"/>
            <w:vAlign w:val="center"/>
          </w:tcPr>
          <w:p w14:paraId="4EE976AD">
            <w:pPr>
              <w:snapToGrid w:val="0"/>
              <w:spacing w:before="60" w:after="60" w:line="252" w:lineRule="auto"/>
              <w:ind w:left="0" w:leftChars="0" w:right="0" w:rightChars="0" w:firstLine="0" w:firstLineChars="0"/>
              <w:jc w:val="center"/>
              <w:rPr>
                <w:del w:id="1326" w:author="xh" w:date="2026-10-13T09:38:31Z"/>
              </w:rPr>
            </w:pPr>
            <w:del w:id="1327" w:author="xh" w:date="2026-10-13T09:38:31Z">
              <w:r>
                <w:rPr>
                  <w:rFonts w:ascii="Times New Roman" w:hAnsi="Times New Roman" w:eastAsia="方正仿宋_GBK"/>
                  <w:b w:val="0"/>
                  <w:sz w:val="21"/>
                </w:rPr>
                <w:delText>(1.00, 2.00]</w:delText>
              </w:r>
            </w:del>
          </w:p>
        </w:tc>
        <w:tc>
          <w:tcPr>
            <w:tcW w:w="1928" w:type="dxa"/>
            <w:vAlign w:val="center"/>
          </w:tcPr>
          <w:p w14:paraId="2BCBCA97">
            <w:pPr>
              <w:snapToGrid w:val="0"/>
              <w:spacing w:before="60" w:after="60" w:line="252" w:lineRule="auto"/>
              <w:ind w:left="0" w:leftChars="0" w:right="0" w:rightChars="0" w:firstLine="0" w:firstLineChars="0"/>
              <w:jc w:val="center"/>
              <w:rPr>
                <w:del w:id="1328" w:author="xh" w:date="2026-10-13T09:38:31Z"/>
              </w:rPr>
            </w:pPr>
            <w:del w:id="1329" w:author="xh" w:date="2026-10-13T09:38:31Z">
              <w:r>
                <w:rPr>
                  <w:rFonts w:ascii="Times New Roman" w:hAnsi="Times New Roman" w:eastAsia="方正仿宋_GBK"/>
                  <w:b w:val="0"/>
                  <w:sz w:val="21"/>
                </w:rPr>
                <w:delText>(2%, 4%]</w:delText>
              </w:r>
            </w:del>
          </w:p>
        </w:tc>
        <w:tc>
          <w:tcPr>
            <w:tcW w:w="1928" w:type="dxa"/>
            <w:vAlign w:val="center"/>
          </w:tcPr>
          <w:p w14:paraId="158BF9D3">
            <w:pPr>
              <w:snapToGrid w:val="0"/>
              <w:spacing w:before="60" w:after="60" w:line="252" w:lineRule="auto"/>
              <w:ind w:left="0" w:leftChars="0" w:right="0" w:rightChars="0" w:firstLine="0" w:firstLineChars="0"/>
              <w:jc w:val="center"/>
              <w:rPr>
                <w:del w:id="1330" w:author="xh" w:date="2026-10-13T09:38:31Z"/>
              </w:rPr>
            </w:pPr>
            <w:del w:id="1331" w:author="xh" w:date="2026-10-13T09:38:31Z">
              <w:r>
                <w:rPr>
                  <w:rFonts w:ascii="Times New Roman" w:hAnsi="Times New Roman" w:eastAsia="方正仿宋_GBK"/>
                  <w:b w:val="0"/>
                  <w:sz w:val="21"/>
                </w:rPr>
                <w:delText>2.05～2.53</w:delText>
              </w:r>
            </w:del>
          </w:p>
        </w:tc>
        <w:tc>
          <w:tcPr>
            <w:tcW w:w="1928" w:type="dxa"/>
            <w:vAlign w:val="center"/>
          </w:tcPr>
          <w:p w14:paraId="625C85B6">
            <w:pPr>
              <w:snapToGrid w:val="0"/>
              <w:spacing w:before="60" w:after="60" w:line="252" w:lineRule="auto"/>
              <w:ind w:left="0" w:leftChars="0" w:right="0" w:rightChars="0" w:firstLine="0" w:firstLineChars="0"/>
              <w:jc w:val="center"/>
              <w:rPr>
                <w:del w:id="1332" w:author="xh" w:date="2026-10-13T09:38:31Z"/>
              </w:rPr>
            </w:pPr>
            <w:del w:id="1333" w:author="xh" w:date="2026-10-13T09:38:31Z">
              <w:r>
                <w:rPr>
                  <w:rFonts w:ascii="Times New Roman" w:hAnsi="Times New Roman" w:eastAsia="方正仿宋_GBK"/>
                  <w:b w:val="0"/>
                  <w:sz w:val="21"/>
                </w:rPr>
                <w:delText>2.05～2.53</w:delText>
              </w:r>
            </w:del>
          </w:p>
        </w:tc>
        <w:tc>
          <w:tcPr>
            <w:tcW w:w="1928" w:type="dxa"/>
            <w:vAlign w:val="center"/>
          </w:tcPr>
          <w:p w14:paraId="14DF70E7">
            <w:pPr>
              <w:snapToGrid w:val="0"/>
              <w:spacing w:before="60" w:after="60" w:line="252" w:lineRule="auto"/>
              <w:ind w:left="0" w:leftChars="0" w:right="0" w:rightChars="0" w:firstLine="0" w:firstLineChars="0"/>
              <w:jc w:val="center"/>
              <w:rPr>
                <w:del w:id="1334" w:author="xh" w:date="2026-10-13T09:38:31Z"/>
              </w:rPr>
            </w:pPr>
            <w:del w:id="1335" w:author="xh" w:date="2026-10-13T09:38:31Z">
              <w:r>
                <w:rPr>
                  <w:rFonts w:ascii="Times New Roman" w:hAnsi="Times New Roman" w:eastAsia="方正仿宋_GBK"/>
                  <w:b w:val="0"/>
                  <w:sz w:val="21"/>
                </w:rPr>
                <w:delText>2.05～2.53</w:delText>
              </w:r>
            </w:del>
          </w:p>
        </w:tc>
      </w:tr>
      <w:tr w14:paraId="3020AA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385" w:type="dxa"/>
          <w:cantSplit/>
          <w:jc w:val="center"/>
          <w:del w:id="1336" w:author="xh" w:date="2026-10-13T09:38:31Z"/>
        </w:trPr>
        <w:tc>
          <w:tcPr>
            <w:tcW w:w="1928" w:type="dxa"/>
            <w:vAlign w:val="center"/>
          </w:tcPr>
          <w:p w14:paraId="0BE069F0">
            <w:pPr>
              <w:snapToGrid w:val="0"/>
              <w:spacing w:before="60" w:after="60" w:line="252" w:lineRule="auto"/>
              <w:ind w:left="0" w:leftChars="0" w:right="0" w:rightChars="0" w:firstLine="0" w:firstLineChars="0"/>
              <w:jc w:val="center"/>
              <w:rPr>
                <w:del w:id="1337" w:author="xh" w:date="2026-10-13T09:38:31Z"/>
              </w:rPr>
            </w:pPr>
            <w:del w:id="1338" w:author="xh" w:date="2026-10-13T09:38:31Z">
              <w:r>
                <w:rPr>
                  <w:rFonts w:ascii="Times New Roman" w:hAnsi="Times New Roman" w:eastAsia="方正仿宋_GBK"/>
                  <w:b w:val="0"/>
                  <w:sz w:val="21"/>
                </w:rPr>
                <w:delText>(1.00, 2.00]</w:delText>
              </w:r>
            </w:del>
          </w:p>
        </w:tc>
        <w:tc>
          <w:tcPr>
            <w:tcW w:w="1928" w:type="dxa"/>
            <w:vAlign w:val="center"/>
          </w:tcPr>
          <w:p w14:paraId="06A2B97A">
            <w:pPr>
              <w:snapToGrid w:val="0"/>
              <w:spacing w:before="60" w:after="60" w:line="252" w:lineRule="auto"/>
              <w:ind w:left="0" w:leftChars="0" w:right="0" w:rightChars="0" w:firstLine="0" w:firstLineChars="0"/>
              <w:jc w:val="center"/>
              <w:rPr>
                <w:del w:id="1339" w:author="xh" w:date="2026-10-13T09:38:31Z"/>
              </w:rPr>
            </w:pPr>
            <w:del w:id="1340" w:author="xh" w:date="2026-10-13T09:38:31Z">
              <w:r>
                <w:rPr>
                  <w:rFonts w:ascii="Times New Roman" w:hAnsi="Times New Roman" w:eastAsia="方正仿宋_GBK"/>
                  <w:b w:val="0"/>
                  <w:sz w:val="21"/>
                </w:rPr>
                <w:delText>(4%, 7%]</w:delText>
              </w:r>
            </w:del>
          </w:p>
        </w:tc>
        <w:tc>
          <w:tcPr>
            <w:tcW w:w="1928" w:type="dxa"/>
            <w:vAlign w:val="center"/>
          </w:tcPr>
          <w:p w14:paraId="63834BC9">
            <w:pPr>
              <w:snapToGrid w:val="0"/>
              <w:spacing w:before="60" w:after="60" w:line="252" w:lineRule="auto"/>
              <w:ind w:left="0" w:leftChars="0" w:right="0" w:rightChars="0" w:firstLine="0" w:firstLineChars="0"/>
              <w:jc w:val="center"/>
              <w:rPr>
                <w:del w:id="1341" w:author="xh" w:date="2026-10-13T09:38:31Z"/>
              </w:rPr>
            </w:pPr>
            <w:del w:id="1342" w:author="xh" w:date="2026-10-13T09:38:31Z">
              <w:r>
                <w:rPr>
                  <w:rFonts w:ascii="Times New Roman" w:hAnsi="Times New Roman" w:eastAsia="方正仿宋_GBK"/>
                  <w:b w:val="0"/>
                  <w:sz w:val="21"/>
                </w:rPr>
                <w:delText>2.06～2.46</w:delText>
              </w:r>
            </w:del>
          </w:p>
        </w:tc>
        <w:tc>
          <w:tcPr>
            <w:tcW w:w="1928" w:type="dxa"/>
            <w:vAlign w:val="center"/>
          </w:tcPr>
          <w:p w14:paraId="17E56B9C">
            <w:pPr>
              <w:snapToGrid w:val="0"/>
              <w:spacing w:before="60" w:after="60" w:line="252" w:lineRule="auto"/>
              <w:ind w:left="0" w:leftChars="0" w:right="0" w:rightChars="0" w:firstLine="0" w:firstLineChars="0"/>
              <w:jc w:val="center"/>
              <w:rPr>
                <w:del w:id="1343" w:author="xh" w:date="2026-10-13T09:38:31Z"/>
              </w:rPr>
            </w:pPr>
            <w:del w:id="1344" w:author="xh" w:date="2026-10-13T09:38:31Z">
              <w:r>
                <w:rPr>
                  <w:rFonts w:ascii="Times New Roman" w:hAnsi="Times New Roman" w:eastAsia="方正仿宋_GBK"/>
                  <w:b w:val="0"/>
                  <w:sz w:val="21"/>
                </w:rPr>
                <w:delText>2.01～2.46</w:delText>
              </w:r>
            </w:del>
          </w:p>
        </w:tc>
        <w:tc>
          <w:tcPr>
            <w:tcW w:w="1928" w:type="dxa"/>
            <w:vAlign w:val="center"/>
          </w:tcPr>
          <w:p w14:paraId="6751C5CC">
            <w:pPr>
              <w:snapToGrid w:val="0"/>
              <w:spacing w:before="60" w:after="60" w:line="252" w:lineRule="auto"/>
              <w:ind w:left="0" w:leftChars="0" w:right="0" w:rightChars="0" w:firstLine="0" w:firstLineChars="0"/>
              <w:jc w:val="center"/>
              <w:rPr>
                <w:del w:id="1345" w:author="xh" w:date="2026-10-13T09:38:31Z"/>
              </w:rPr>
            </w:pPr>
            <w:del w:id="1346" w:author="xh" w:date="2026-10-13T09:38:31Z">
              <w:r>
                <w:rPr>
                  <w:rFonts w:ascii="Times New Roman" w:hAnsi="Times New Roman" w:eastAsia="方正仿宋_GBK"/>
                  <w:b w:val="0"/>
                  <w:sz w:val="21"/>
                </w:rPr>
                <w:delText>2.01～2.46</w:delText>
              </w:r>
            </w:del>
          </w:p>
        </w:tc>
      </w:tr>
      <w:tr w14:paraId="0770D0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385" w:type="dxa"/>
          <w:cantSplit/>
          <w:jc w:val="center"/>
          <w:del w:id="1347" w:author="xh" w:date="2026-10-13T09:38:31Z"/>
        </w:trPr>
        <w:tc>
          <w:tcPr>
            <w:tcW w:w="1928" w:type="dxa"/>
            <w:vAlign w:val="center"/>
          </w:tcPr>
          <w:p w14:paraId="58ED1A84">
            <w:pPr>
              <w:snapToGrid w:val="0"/>
              <w:spacing w:before="60" w:after="60" w:line="252" w:lineRule="auto"/>
              <w:ind w:left="0" w:leftChars="0" w:right="0" w:rightChars="0" w:firstLine="0" w:firstLineChars="0"/>
              <w:jc w:val="center"/>
              <w:rPr>
                <w:del w:id="1348" w:author="xh" w:date="2026-10-13T09:38:31Z"/>
              </w:rPr>
            </w:pPr>
            <w:del w:id="1349" w:author="xh" w:date="2026-10-13T09:38:31Z">
              <w:r>
                <w:rPr>
                  <w:rFonts w:ascii="Times New Roman" w:hAnsi="Times New Roman" w:eastAsia="方正仿宋_GBK"/>
                  <w:b w:val="0"/>
                  <w:sz w:val="21"/>
                </w:rPr>
                <w:delText>(1.00, 2.00]</w:delText>
              </w:r>
            </w:del>
          </w:p>
        </w:tc>
        <w:tc>
          <w:tcPr>
            <w:tcW w:w="1928" w:type="dxa"/>
            <w:vAlign w:val="center"/>
          </w:tcPr>
          <w:p w14:paraId="5E4D9B6C">
            <w:pPr>
              <w:snapToGrid w:val="0"/>
              <w:spacing w:before="60" w:after="60" w:line="252" w:lineRule="auto"/>
              <w:ind w:left="0" w:leftChars="0" w:right="0" w:rightChars="0" w:firstLine="0" w:firstLineChars="0"/>
              <w:jc w:val="center"/>
              <w:rPr>
                <w:del w:id="1350" w:author="xh" w:date="2026-10-13T09:38:31Z"/>
              </w:rPr>
            </w:pPr>
            <w:del w:id="1351" w:author="xh" w:date="2026-10-13T09:38:31Z">
              <w:r>
                <w:rPr>
                  <w:rFonts w:ascii="Times New Roman" w:hAnsi="Times New Roman" w:eastAsia="方正仿宋_GBK"/>
                  <w:b w:val="0"/>
                  <w:sz w:val="21"/>
                </w:rPr>
                <w:delText>&gt;7%</w:delText>
              </w:r>
            </w:del>
          </w:p>
        </w:tc>
        <w:tc>
          <w:tcPr>
            <w:tcW w:w="1928" w:type="dxa"/>
            <w:vAlign w:val="center"/>
          </w:tcPr>
          <w:p w14:paraId="13571E09">
            <w:pPr>
              <w:snapToGrid w:val="0"/>
              <w:spacing w:before="60" w:after="60" w:line="252" w:lineRule="auto"/>
              <w:ind w:left="0" w:leftChars="0" w:right="0" w:rightChars="0" w:firstLine="0" w:firstLineChars="0"/>
              <w:jc w:val="center"/>
              <w:rPr>
                <w:del w:id="1352" w:author="xh" w:date="2026-10-13T09:38:31Z"/>
              </w:rPr>
            </w:pPr>
            <w:del w:id="1353" w:author="xh" w:date="2026-10-13T09:38:31Z">
              <w:r>
                <w:rPr>
                  <w:rFonts w:ascii="Times New Roman" w:hAnsi="Times New Roman" w:eastAsia="方正仿宋_GBK"/>
                  <w:b w:val="0"/>
                  <w:sz w:val="21"/>
                </w:rPr>
                <w:delText>2.07～2.32</w:delText>
              </w:r>
            </w:del>
          </w:p>
        </w:tc>
        <w:tc>
          <w:tcPr>
            <w:tcW w:w="1928" w:type="dxa"/>
            <w:vAlign w:val="center"/>
          </w:tcPr>
          <w:p w14:paraId="74791978">
            <w:pPr>
              <w:snapToGrid w:val="0"/>
              <w:spacing w:before="60" w:after="60" w:line="252" w:lineRule="auto"/>
              <w:ind w:left="0" w:leftChars="0" w:right="0" w:rightChars="0" w:firstLine="0" w:firstLineChars="0"/>
              <w:jc w:val="center"/>
              <w:rPr>
                <w:del w:id="1354" w:author="xh" w:date="2026-10-13T09:38:31Z"/>
              </w:rPr>
            </w:pPr>
            <w:del w:id="1355" w:author="xh" w:date="2026-10-13T09:38:31Z">
              <w:r>
                <w:rPr>
                  <w:rFonts w:ascii="Times New Roman" w:hAnsi="Times New Roman" w:eastAsia="方正仿宋_GBK"/>
                  <w:b w:val="0"/>
                  <w:sz w:val="21"/>
                </w:rPr>
                <w:delText>2.03～2.32</w:delText>
              </w:r>
            </w:del>
          </w:p>
        </w:tc>
        <w:tc>
          <w:tcPr>
            <w:tcW w:w="1928" w:type="dxa"/>
            <w:vAlign w:val="center"/>
          </w:tcPr>
          <w:p w14:paraId="61A43B37">
            <w:pPr>
              <w:snapToGrid w:val="0"/>
              <w:spacing w:before="60" w:after="60" w:line="252" w:lineRule="auto"/>
              <w:ind w:left="0" w:leftChars="0" w:right="0" w:rightChars="0" w:firstLine="0" w:firstLineChars="0"/>
              <w:jc w:val="center"/>
              <w:rPr>
                <w:del w:id="1356" w:author="xh" w:date="2026-10-13T09:38:31Z"/>
              </w:rPr>
            </w:pPr>
            <w:del w:id="1357" w:author="xh" w:date="2026-10-13T09:38:31Z">
              <w:r>
                <w:rPr>
                  <w:rFonts w:ascii="Times New Roman" w:hAnsi="Times New Roman" w:eastAsia="方正仿宋_GBK"/>
                  <w:b w:val="0"/>
                  <w:sz w:val="21"/>
                </w:rPr>
                <w:delText>2.03～2.32</w:delText>
              </w:r>
            </w:del>
          </w:p>
        </w:tc>
      </w:tr>
      <w:tr w14:paraId="51D10E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385" w:type="dxa"/>
          <w:cantSplit/>
          <w:jc w:val="center"/>
          <w:del w:id="1358" w:author="xh" w:date="2026-10-13T09:38:31Z"/>
        </w:trPr>
        <w:tc>
          <w:tcPr>
            <w:tcW w:w="1928" w:type="dxa"/>
            <w:vAlign w:val="center"/>
          </w:tcPr>
          <w:p w14:paraId="626FEABF">
            <w:pPr>
              <w:snapToGrid w:val="0"/>
              <w:spacing w:before="60" w:after="60" w:line="252" w:lineRule="auto"/>
              <w:ind w:left="0" w:leftChars="0" w:right="0" w:rightChars="0" w:firstLine="0" w:firstLineChars="0"/>
              <w:jc w:val="center"/>
              <w:rPr>
                <w:del w:id="1359" w:author="xh" w:date="2026-10-13T09:38:31Z"/>
              </w:rPr>
            </w:pPr>
            <w:del w:id="1360" w:author="xh" w:date="2026-10-13T09:38:31Z">
              <w:r>
                <w:rPr>
                  <w:rFonts w:ascii="Times New Roman" w:hAnsi="Times New Roman" w:eastAsia="方正仿宋_GBK"/>
                  <w:b w:val="0"/>
                  <w:sz w:val="21"/>
                </w:rPr>
                <w:delText>&gt;2.00</w:delText>
              </w:r>
            </w:del>
          </w:p>
        </w:tc>
        <w:tc>
          <w:tcPr>
            <w:tcW w:w="1928" w:type="dxa"/>
            <w:vAlign w:val="center"/>
          </w:tcPr>
          <w:p w14:paraId="78C95ED0">
            <w:pPr>
              <w:snapToGrid w:val="0"/>
              <w:spacing w:before="60" w:after="60" w:line="252" w:lineRule="auto"/>
              <w:ind w:left="0" w:leftChars="0" w:right="0" w:rightChars="0" w:firstLine="0" w:firstLineChars="0"/>
              <w:jc w:val="center"/>
              <w:rPr>
                <w:del w:id="1361" w:author="xh" w:date="2026-10-13T09:38:31Z"/>
              </w:rPr>
            </w:pPr>
            <w:del w:id="1362" w:author="xh" w:date="2026-10-13T09:38:31Z">
              <w:r>
                <w:rPr>
                  <w:rFonts w:ascii="Times New Roman" w:hAnsi="Times New Roman" w:eastAsia="方正仿宋_GBK"/>
                  <w:b w:val="0"/>
                  <w:sz w:val="21"/>
                </w:rPr>
                <w:delText>≤2%</w:delText>
              </w:r>
            </w:del>
          </w:p>
        </w:tc>
        <w:tc>
          <w:tcPr>
            <w:tcW w:w="1928" w:type="dxa"/>
            <w:vAlign w:val="center"/>
          </w:tcPr>
          <w:p w14:paraId="177D0945">
            <w:pPr>
              <w:snapToGrid w:val="0"/>
              <w:spacing w:before="60" w:after="60" w:line="252" w:lineRule="auto"/>
              <w:ind w:left="0" w:leftChars="0" w:right="0" w:rightChars="0" w:firstLine="0" w:firstLineChars="0"/>
              <w:jc w:val="center"/>
              <w:rPr>
                <w:del w:id="1363" w:author="xh" w:date="2026-10-13T09:38:31Z"/>
              </w:rPr>
            </w:pPr>
            <w:del w:id="1364" w:author="xh" w:date="2026-10-13T09:38:31Z">
              <w:r>
                <w:rPr>
                  <w:rFonts w:ascii="Times New Roman" w:hAnsi="Times New Roman" w:eastAsia="方正仿宋_GBK"/>
                  <w:b w:val="0"/>
                  <w:sz w:val="21"/>
                </w:rPr>
                <w:delText>2.90～3.28</w:delText>
              </w:r>
            </w:del>
          </w:p>
        </w:tc>
        <w:tc>
          <w:tcPr>
            <w:tcW w:w="1928" w:type="dxa"/>
            <w:vAlign w:val="center"/>
          </w:tcPr>
          <w:p w14:paraId="1E852955">
            <w:pPr>
              <w:snapToGrid w:val="0"/>
              <w:spacing w:before="60" w:after="60" w:line="252" w:lineRule="auto"/>
              <w:ind w:left="0" w:leftChars="0" w:right="0" w:rightChars="0" w:firstLine="0" w:firstLineChars="0"/>
              <w:jc w:val="center"/>
              <w:rPr>
                <w:del w:id="1365" w:author="xh" w:date="2026-10-13T09:38:31Z"/>
              </w:rPr>
            </w:pPr>
            <w:del w:id="1366" w:author="xh" w:date="2026-10-13T09:38:31Z">
              <w:r>
                <w:rPr>
                  <w:rFonts w:ascii="Times New Roman" w:hAnsi="Times New Roman" w:eastAsia="方正仿宋_GBK"/>
                  <w:b w:val="0"/>
                  <w:sz w:val="21"/>
                </w:rPr>
                <w:delText>2.90～3.28</w:delText>
              </w:r>
            </w:del>
          </w:p>
        </w:tc>
        <w:tc>
          <w:tcPr>
            <w:tcW w:w="1928" w:type="dxa"/>
            <w:vAlign w:val="center"/>
          </w:tcPr>
          <w:p w14:paraId="59726720">
            <w:pPr>
              <w:snapToGrid w:val="0"/>
              <w:spacing w:before="60" w:after="60" w:line="252" w:lineRule="auto"/>
              <w:ind w:left="0" w:leftChars="0" w:right="0" w:rightChars="0" w:firstLine="0" w:firstLineChars="0"/>
              <w:jc w:val="center"/>
              <w:rPr>
                <w:del w:id="1367" w:author="xh" w:date="2026-10-13T09:38:31Z"/>
              </w:rPr>
            </w:pPr>
            <w:del w:id="1368" w:author="xh" w:date="2026-10-13T09:38:31Z">
              <w:r>
                <w:rPr>
                  <w:rFonts w:ascii="Times New Roman" w:hAnsi="Times New Roman" w:eastAsia="方正仿宋_GBK"/>
                  <w:b w:val="0"/>
                  <w:sz w:val="21"/>
                </w:rPr>
                <w:delText>2.90～3.28</w:delText>
              </w:r>
            </w:del>
          </w:p>
        </w:tc>
      </w:tr>
      <w:tr w14:paraId="03AF58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385" w:type="dxa"/>
          <w:cantSplit/>
          <w:jc w:val="center"/>
          <w:del w:id="1369" w:author="xh" w:date="2026-10-13T09:38:31Z"/>
        </w:trPr>
        <w:tc>
          <w:tcPr>
            <w:tcW w:w="1928" w:type="dxa"/>
            <w:vAlign w:val="center"/>
          </w:tcPr>
          <w:p w14:paraId="78812F1D">
            <w:pPr>
              <w:snapToGrid w:val="0"/>
              <w:spacing w:before="60" w:after="60" w:line="252" w:lineRule="auto"/>
              <w:ind w:left="0" w:leftChars="0" w:right="0" w:rightChars="0" w:firstLine="0" w:firstLineChars="0"/>
              <w:jc w:val="center"/>
              <w:rPr>
                <w:del w:id="1370" w:author="xh" w:date="2026-10-13T09:38:31Z"/>
              </w:rPr>
            </w:pPr>
            <w:del w:id="1371" w:author="xh" w:date="2026-10-13T09:38:31Z">
              <w:r>
                <w:rPr>
                  <w:rFonts w:ascii="Times New Roman" w:hAnsi="Times New Roman" w:eastAsia="方正仿宋_GBK"/>
                  <w:b w:val="0"/>
                  <w:sz w:val="21"/>
                </w:rPr>
                <w:delText>&gt;2.00</w:delText>
              </w:r>
            </w:del>
          </w:p>
        </w:tc>
        <w:tc>
          <w:tcPr>
            <w:tcW w:w="1928" w:type="dxa"/>
            <w:vAlign w:val="center"/>
          </w:tcPr>
          <w:p w14:paraId="46371121">
            <w:pPr>
              <w:snapToGrid w:val="0"/>
              <w:spacing w:before="60" w:after="60" w:line="252" w:lineRule="auto"/>
              <w:ind w:left="0" w:leftChars="0" w:right="0" w:rightChars="0" w:firstLine="0" w:firstLineChars="0"/>
              <w:jc w:val="center"/>
              <w:rPr>
                <w:del w:id="1372" w:author="xh" w:date="2026-10-13T09:38:31Z"/>
              </w:rPr>
            </w:pPr>
            <w:del w:id="1373" w:author="xh" w:date="2026-10-13T09:38:31Z">
              <w:r>
                <w:rPr>
                  <w:rFonts w:ascii="Times New Roman" w:hAnsi="Times New Roman" w:eastAsia="方正仿宋_GBK"/>
                  <w:b w:val="0"/>
                  <w:sz w:val="21"/>
                </w:rPr>
                <w:delText>(2%, 4%]</w:delText>
              </w:r>
            </w:del>
          </w:p>
        </w:tc>
        <w:tc>
          <w:tcPr>
            <w:tcW w:w="1928" w:type="dxa"/>
            <w:vAlign w:val="center"/>
          </w:tcPr>
          <w:p w14:paraId="48759D2B">
            <w:pPr>
              <w:snapToGrid w:val="0"/>
              <w:spacing w:before="60" w:after="60" w:line="252" w:lineRule="auto"/>
              <w:ind w:left="0" w:leftChars="0" w:right="0" w:rightChars="0" w:firstLine="0" w:firstLineChars="0"/>
              <w:jc w:val="center"/>
              <w:rPr>
                <w:del w:id="1374" w:author="xh" w:date="2026-10-13T09:38:31Z"/>
              </w:rPr>
            </w:pPr>
            <w:del w:id="1375" w:author="xh" w:date="2026-10-13T09:38:31Z">
              <w:r>
                <w:rPr>
                  <w:rFonts w:ascii="Times New Roman" w:hAnsi="Times New Roman" w:eastAsia="方正仿宋_GBK"/>
                  <w:b w:val="0"/>
                  <w:sz w:val="21"/>
                </w:rPr>
                <w:delText>2.80～2.92</w:delText>
              </w:r>
            </w:del>
          </w:p>
        </w:tc>
        <w:tc>
          <w:tcPr>
            <w:tcW w:w="1928" w:type="dxa"/>
            <w:vAlign w:val="center"/>
          </w:tcPr>
          <w:p w14:paraId="643C71E1">
            <w:pPr>
              <w:snapToGrid w:val="0"/>
              <w:spacing w:before="60" w:after="60" w:line="252" w:lineRule="auto"/>
              <w:ind w:left="0" w:leftChars="0" w:right="0" w:rightChars="0" w:firstLine="0" w:firstLineChars="0"/>
              <w:jc w:val="center"/>
              <w:rPr>
                <w:del w:id="1376" w:author="xh" w:date="2026-10-13T09:38:31Z"/>
              </w:rPr>
            </w:pPr>
            <w:del w:id="1377" w:author="xh" w:date="2026-10-13T09:38:31Z">
              <w:r>
                <w:rPr>
                  <w:rFonts w:ascii="Times New Roman" w:hAnsi="Times New Roman" w:eastAsia="方正仿宋_GBK"/>
                  <w:b w:val="0"/>
                  <w:sz w:val="21"/>
                </w:rPr>
                <w:delText>2.80～2.92</w:delText>
              </w:r>
            </w:del>
          </w:p>
        </w:tc>
        <w:tc>
          <w:tcPr>
            <w:tcW w:w="1928" w:type="dxa"/>
            <w:vAlign w:val="center"/>
          </w:tcPr>
          <w:p w14:paraId="5EED64D8">
            <w:pPr>
              <w:snapToGrid w:val="0"/>
              <w:spacing w:before="60" w:after="60" w:line="252" w:lineRule="auto"/>
              <w:ind w:left="0" w:leftChars="0" w:right="0" w:rightChars="0" w:firstLine="0" w:firstLineChars="0"/>
              <w:jc w:val="center"/>
              <w:rPr>
                <w:del w:id="1378" w:author="xh" w:date="2026-10-13T09:38:31Z"/>
              </w:rPr>
            </w:pPr>
            <w:del w:id="1379" w:author="xh" w:date="2026-10-13T09:38:31Z">
              <w:r>
                <w:rPr>
                  <w:rFonts w:ascii="Times New Roman" w:hAnsi="Times New Roman" w:eastAsia="方正仿宋_GBK"/>
                  <w:b w:val="0"/>
                  <w:sz w:val="21"/>
                </w:rPr>
                <w:delText>2.80～2.92</w:delText>
              </w:r>
            </w:del>
          </w:p>
        </w:tc>
      </w:tr>
      <w:tr w14:paraId="696AB1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385" w:type="dxa"/>
          <w:cantSplit/>
          <w:jc w:val="center"/>
          <w:del w:id="1380" w:author="xh" w:date="2026-10-13T09:38:31Z"/>
        </w:trPr>
        <w:tc>
          <w:tcPr>
            <w:tcW w:w="1928" w:type="dxa"/>
            <w:vAlign w:val="center"/>
          </w:tcPr>
          <w:p w14:paraId="657A1589">
            <w:pPr>
              <w:snapToGrid w:val="0"/>
              <w:spacing w:before="60" w:after="60" w:line="252" w:lineRule="auto"/>
              <w:ind w:left="0" w:leftChars="0" w:right="0" w:rightChars="0" w:firstLine="0" w:firstLineChars="0"/>
              <w:jc w:val="center"/>
              <w:rPr>
                <w:del w:id="1381" w:author="xh" w:date="2026-10-13T09:38:31Z"/>
              </w:rPr>
            </w:pPr>
            <w:del w:id="1382" w:author="xh" w:date="2026-10-13T09:38:31Z">
              <w:r>
                <w:rPr>
                  <w:rFonts w:ascii="Times New Roman" w:hAnsi="Times New Roman" w:eastAsia="方正仿宋_GBK"/>
                  <w:b w:val="0"/>
                  <w:sz w:val="21"/>
                </w:rPr>
                <w:delText>&gt;2.00</w:delText>
              </w:r>
            </w:del>
          </w:p>
        </w:tc>
        <w:tc>
          <w:tcPr>
            <w:tcW w:w="1928" w:type="dxa"/>
            <w:vAlign w:val="center"/>
          </w:tcPr>
          <w:p w14:paraId="08BDCD12">
            <w:pPr>
              <w:snapToGrid w:val="0"/>
              <w:spacing w:before="60" w:after="60" w:line="252" w:lineRule="auto"/>
              <w:ind w:left="0" w:leftChars="0" w:right="0" w:rightChars="0" w:firstLine="0" w:firstLineChars="0"/>
              <w:jc w:val="center"/>
              <w:rPr>
                <w:del w:id="1383" w:author="xh" w:date="2026-10-13T09:38:31Z"/>
              </w:rPr>
            </w:pPr>
            <w:del w:id="1384" w:author="xh" w:date="2026-10-13T09:38:31Z">
              <w:r>
                <w:rPr>
                  <w:rFonts w:ascii="Times New Roman" w:hAnsi="Times New Roman" w:eastAsia="方正仿宋_GBK"/>
                  <w:b w:val="0"/>
                  <w:sz w:val="21"/>
                </w:rPr>
                <w:delText>(4%, 7%]</w:delText>
              </w:r>
            </w:del>
          </w:p>
        </w:tc>
        <w:tc>
          <w:tcPr>
            <w:tcW w:w="1928" w:type="dxa"/>
            <w:vAlign w:val="center"/>
          </w:tcPr>
          <w:p w14:paraId="47D35B18">
            <w:pPr>
              <w:snapToGrid w:val="0"/>
              <w:spacing w:before="60" w:after="60" w:line="252" w:lineRule="auto"/>
              <w:ind w:left="0" w:leftChars="0" w:right="0" w:rightChars="0" w:firstLine="0" w:firstLineChars="0"/>
              <w:jc w:val="center"/>
              <w:rPr>
                <w:del w:id="1385" w:author="xh" w:date="2026-10-13T09:38:31Z"/>
              </w:rPr>
            </w:pPr>
            <w:del w:id="1386" w:author="xh" w:date="2026-10-13T09:38:31Z">
              <w:r>
                <w:rPr>
                  <w:rFonts w:ascii="Times New Roman" w:hAnsi="Times New Roman" w:eastAsia="方正仿宋_GBK"/>
                  <w:b w:val="0"/>
                  <w:sz w:val="21"/>
                </w:rPr>
                <w:delText>2.50～2.74</w:delText>
              </w:r>
            </w:del>
          </w:p>
        </w:tc>
        <w:tc>
          <w:tcPr>
            <w:tcW w:w="1928" w:type="dxa"/>
            <w:vAlign w:val="center"/>
          </w:tcPr>
          <w:p w14:paraId="08B943A0">
            <w:pPr>
              <w:snapToGrid w:val="0"/>
              <w:spacing w:before="60" w:after="60" w:line="252" w:lineRule="auto"/>
              <w:ind w:left="0" w:leftChars="0" w:right="0" w:rightChars="0" w:firstLine="0" w:firstLineChars="0"/>
              <w:jc w:val="center"/>
              <w:rPr>
                <w:del w:id="1387" w:author="xh" w:date="2026-10-13T09:38:31Z"/>
              </w:rPr>
            </w:pPr>
            <w:del w:id="1388" w:author="xh" w:date="2026-10-13T09:38:31Z">
              <w:r>
                <w:rPr>
                  <w:rFonts w:ascii="Times New Roman" w:hAnsi="Times New Roman" w:eastAsia="方正仿宋_GBK"/>
                  <w:b w:val="0"/>
                  <w:sz w:val="21"/>
                </w:rPr>
                <w:delText>2.50～2.74</w:delText>
              </w:r>
            </w:del>
          </w:p>
        </w:tc>
        <w:tc>
          <w:tcPr>
            <w:tcW w:w="1928" w:type="dxa"/>
            <w:vAlign w:val="center"/>
          </w:tcPr>
          <w:p w14:paraId="3173B77D">
            <w:pPr>
              <w:snapToGrid w:val="0"/>
              <w:spacing w:before="60" w:after="60" w:line="252" w:lineRule="auto"/>
              <w:ind w:left="0" w:leftChars="0" w:right="0" w:rightChars="0" w:firstLine="0" w:firstLineChars="0"/>
              <w:jc w:val="center"/>
              <w:rPr>
                <w:del w:id="1389" w:author="xh" w:date="2026-10-13T09:38:31Z"/>
              </w:rPr>
            </w:pPr>
            <w:del w:id="1390" w:author="xh" w:date="2026-10-13T09:38:31Z">
              <w:r>
                <w:rPr>
                  <w:rFonts w:ascii="Times New Roman" w:hAnsi="Times New Roman" w:eastAsia="方正仿宋_GBK"/>
                  <w:b w:val="0"/>
                  <w:sz w:val="21"/>
                </w:rPr>
                <w:delText>2.50～2.74</w:delText>
              </w:r>
            </w:del>
          </w:p>
        </w:tc>
      </w:tr>
      <w:tr w14:paraId="3FB8B1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385" w:type="dxa"/>
          <w:cantSplit/>
          <w:jc w:val="center"/>
          <w:del w:id="1391" w:author="xh" w:date="2026-10-13T09:38:31Z"/>
        </w:trPr>
        <w:tc>
          <w:tcPr>
            <w:tcW w:w="1928" w:type="dxa"/>
            <w:vAlign w:val="center"/>
          </w:tcPr>
          <w:p w14:paraId="6E84C866">
            <w:pPr>
              <w:snapToGrid w:val="0"/>
              <w:spacing w:before="60" w:after="60" w:line="252" w:lineRule="auto"/>
              <w:ind w:left="0" w:leftChars="0" w:right="0" w:rightChars="0" w:firstLine="0" w:firstLineChars="0"/>
              <w:jc w:val="center"/>
              <w:rPr>
                <w:del w:id="1392" w:author="xh" w:date="2026-10-13T09:38:31Z"/>
              </w:rPr>
            </w:pPr>
            <w:del w:id="1393" w:author="xh" w:date="2026-10-13T09:38:31Z">
              <w:r>
                <w:rPr>
                  <w:rFonts w:ascii="Times New Roman" w:hAnsi="Times New Roman" w:eastAsia="方正仿宋_GBK"/>
                  <w:b w:val="0"/>
                  <w:sz w:val="21"/>
                </w:rPr>
                <w:delText>&gt;2.00</w:delText>
              </w:r>
            </w:del>
          </w:p>
        </w:tc>
        <w:tc>
          <w:tcPr>
            <w:tcW w:w="1928" w:type="dxa"/>
            <w:vAlign w:val="center"/>
          </w:tcPr>
          <w:p w14:paraId="3B432232">
            <w:pPr>
              <w:snapToGrid w:val="0"/>
              <w:spacing w:before="60" w:after="60" w:line="252" w:lineRule="auto"/>
              <w:ind w:left="0" w:leftChars="0" w:right="0" w:rightChars="0" w:firstLine="0" w:firstLineChars="0"/>
              <w:jc w:val="center"/>
              <w:rPr>
                <w:del w:id="1394" w:author="xh" w:date="2026-10-13T09:38:31Z"/>
              </w:rPr>
            </w:pPr>
            <w:del w:id="1395" w:author="xh" w:date="2026-10-13T09:38:31Z">
              <w:r>
                <w:rPr>
                  <w:rFonts w:ascii="Times New Roman" w:hAnsi="Times New Roman" w:eastAsia="方正仿宋_GBK"/>
                  <w:b w:val="0"/>
                  <w:sz w:val="21"/>
                </w:rPr>
                <w:delText>&gt;7%</w:delText>
              </w:r>
            </w:del>
          </w:p>
        </w:tc>
        <w:tc>
          <w:tcPr>
            <w:tcW w:w="1928" w:type="dxa"/>
            <w:vAlign w:val="center"/>
          </w:tcPr>
          <w:p w14:paraId="6B92A01B">
            <w:pPr>
              <w:snapToGrid w:val="0"/>
              <w:spacing w:before="60" w:after="60" w:line="252" w:lineRule="auto"/>
              <w:ind w:left="0" w:leftChars="0" w:right="0" w:rightChars="0" w:firstLine="0" w:firstLineChars="0"/>
              <w:jc w:val="center"/>
              <w:rPr>
                <w:del w:id="1396" w:author="xh" w:date="2026-10-13T09:38:31Z"/>
              </w:rPr>
            </w:pPr>
            <w:del w:id="1397" w:author="xh" w:date="2026-10-13T09:38:31Z">
              <w:r>
                <w:rPr>
                  <w:rFonts w:ascii="Times New Roman" w:hAnsi="Times New Roman" w:eastAsia="方正仿宋_GBK"/>
                  <w:b w:val="0"/>
                  <w:sz w:val="21"/>
                </w:rPr>
                <w:delText>2.31～2.74</w:delText>
              </w:r>
            </w:del>
          </w:p>
        </w:tc>
        <w:tc>
          <w:tcPr>
            <w:tcW w:w="1928" w:type="dxa"/>
            <w:vAlign w:val="center"/>
          </w:tcPr>
          <w:p w14:paraId="031464A0">
            <w:pPr>
              <w:snapToGrid w:val="0"/>
              <w:spacing w:before="60" w:after="60" w:line="252" w:lineRule="auto"/>
              <w:ind w:left="0" w:leftChars="0" w:right="0" w:rightChars="0" w:firstLine="0" w:firstLineChars="0"/>
              <w:jc w:val="center"/>
              <w:rPr>
                <w:del w:id="1398" w:author="xh" w:date="2026-10-13T09:38:31Z"/>
              </w:rPr>
            </w:pPr>
            <w:del w:id="1399" w:author="xh" w:date="2026-10-13T09:38:31Z">
              <w:r>
                <w:rPr>
                  <w:rFonts w:ascii="Times New Roman" w:hAnsi="Times New Roman" w:eastAsia="方正仿宋_GBK"/>
                  <w:b w:val="0"/>
                  <w:sz w:val="21"/>
                </w:rPr>
                <w:delText>2.31～2.74</w:delText>
              </w:r>
            </w:del>
          </w:p>
        </w:tc>
        <w:tc>
          <w:tcPr>
            <w:tcW w:w="1928" w:type="dxa"/>
            <w:vAlign w:val="center"/>
          </w:tcPr>
          <w:p w14:paraId="1C9C6FDC">
            <w:pPr>
              <w:snapToGrid w:val="0"/>
              <w:spacing w:before="60" w:after="60" w:line="252" w:lineRule="auto"/>
              <w:ind w:left="0" w:leftChars="0" w:right="0" w:rightChars="0" w:firstLine="0" w:firstLineChars="0"/>
              <w:jc w:val="center"/>
              <w:rPr>
                <w:del w:id="1400" w:author="xh" w:date="2026-10-13T09:38:31Z"/>
              </w:rPr>
            </w:pPr>
            <w:del w:id="1401" w:author="xh" w:date="2026-10-13T09:38:31Z">
              <w:r>
                <w:rPr>
                  <w:rFonts w:ascii="Times New Roman" w:hAnsi="Times New Roman" w:eastAsia="方正仿宋_GBK"/>
                  <w:b w:val="0"/>
                  <w:sz w:val="21"/>
                </w:rPr>
                <w:delText>2.31～2.74</w:delText>
              </w:r>
            </w:del>
          </w:p>
        </w:tc>
      </w:tr>
      <w:tr w14:paraId="47B1F92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ins w:id="1402" w:author="xh" w:date="2026-10-13T09:38:31Z"/>
          <w:del w:id="3329" w:author="xh" w:date="2026-10-14T08:38:28Z"/>
        </w:trPr>
        <w:tc>
          <w:tcPr>
            <w:tcW w:w="1385" w:type="dxa"/>
            <w:tcMar>
              <w:left w:w="70" w:type="dxa"/>
              <w:right w:w="70" w:type="dxa"/>
            </w:tcMar>
            <w:vAlign w:val="center"/>
          </w:tcPr>
          <w:p w14:paraId="17C56454">
            <w:pPr>
              <w:keepNext/>
              <w:spacing w:before="20" w:after="20" w:line="260" w:lineRule="exact"/>
              <w:ind w:left="0" w:leftChars="0" w:right="0" w:rightChars="0" w:firstLine="0" w:firstLineChars="0"/>
              <w:jc w:val="center"/>
              <w:rPr>
                <w:del w:id="3331" w:author="xh" w:date="2026-10-14T08:38:28Z"/>
              </w:rPr>
            </w:pPr>
            <w:ins w:id="1403" w:author="xh" w:date="2026-10-13T09:38:31Z">
              <w:del w:id="3330" w:author="xh" w:date="2026-10-14T08:38:28Z">
                <w:r>
                  <w:rPr>
                    <w:rFonts w:ascii="Times New Roman" w:hAnsi="Times New Roman" w:eastAsia="宋体"/>
                    <w:b/>
                    <w:sz w:val="18"/>
                  </w:rPr>
                  <w:delText xml:space="preserve">平均增长率</w:delText>
                </w:r>
              </w:del>
            </w:ins>
          </w:p>
        </w:tc>
        <w:tc>
          <w:tcPr>
            <w:tcW w:w="1385" w:type="dxa"/>
            <w:tcMar>
              <w:left w:w="70" w:type="dxa"/>
              <w:right w:w="70" w:type="dxa"/>
            </w:tcMar>
            <w:vAlign w:val="center"/>
          </w:tcPr>
          <w:p w14:paraId="3638AAAE">
            <w:pPr>
              <w:keepNext/>
              <w:spacing w:before="20" w:after="20" w:line="260" w:lineRule="exact"/>
              <w:ind w:left="0" w:leftChars="0" w:right="0" w:rightChars="0" w:firstLine="0" w:firstLineChars="0"/>
              <w:jc w:val="center"/>
              <w:rPr>
                <w:del w:id="3333" w:author="xh" w:date="2026-10-14T08:38:28Z"/>
              </w:rPr>
            </w:pPr>
            <w:ins w:id="1404" w:author="xh" w:date="2026-10-13T09:38:31Z">
              <w:del w:id="3332" w:author="xh" w:date="2026-10-14T08:38:28Z">
                <w:r>
                  <w:rPr>
                    <w:rFonts w:ascii="Times New Roman" w:hAnsi="Times New Roman" w:eastAsia="宋体"/>
                    <w:b/>
                    <w:sz w:val="18"/>
                  </w:rPr>
                  <w:delText xml:space="preserve">装机渗透率</w:delText>
                </w:r>
              </w:del>
            </w:ins>
          </w:p>
        </w:tc>
        <w:tc>
          <w:tcPr>
            <w:tcW w:w="1385" w:type="dxa"/>
            <w:tcMar>
              <w:left w:w="70" w:type="dxa"/>
              <w:right w:w="70" w:type="dxa"/>
            </w:tcMar>
            <w:vAlign w:val="center"/>
          </w:tcPr>
          <w:p w14:paraId="5F63716A">
            <w:pPr>
              <w:keepNext/>
              <w:spacing w:before="20" w:after="20" w:line="260" w:lineRule="exact"/>
              <w:ind w:left="0" w:leftChars="0" w:right="0" w:rightChars="0" w:firstLine="0" w:firstLineChars="0"/>
              <w:jc w:val="center"/>
              <w:rPr>
                <w:del w:id="3335" w:author="xh" w:date="2026-10-14T08:38:28Z"/>
              </w:rPr>
            </w:pPr>
            <w:ins w:id="1405" w:author="xh" w:date="2026-10-13T09:38:31Z">
              <w:del w:id="3334" w:author="xh" w:date="2026-10-14T08:38:28Z">
                <w:r>
                  <w:rPr>
                    <w:rFonts w:ascii="Times New Roman" w:hAnsi="Times New Roman" w:eastAsia="宋体"/>
                    <w:b/>
                    <w:sz w:val="18"/>
                  </w:rPr>
                  <w:delText xml:space="preserve">≤30%</w:delText>
                </w:r>
              </w:del>
            </w:ins>
          </w:p>
        </w:tc>
        <w:tc>
          <w:tcPr>
            <w:tcW w:w="1385" w:type="dxa"/>
            <w:tcMar>
              <w:left w:w="70" w:type="dxa"/>
              <w:right w:w="70" w:type="dxa"/>
            </w:tcMar>
            <w:vAlign w:val="center"/>
          </w:tcPr>
          <w:p w14:paraId="02A6F280">
            <w:pPr>
              <w:keepNext/>
              <w:spacing w:before="20" w:after="20" w:line="260" w:lineRule="exact"/>
              <w:ind w:left="0" w:leftChars="0" w:right="0" w:rightChars="0" w:firstLine="0" w:firstLineChars="0"/>
              <w:jc w:val="center"/>
              <w:rPr>
                <w:del w:id="3337" w:author="xh" w:date="2026-10-14T08:38:28Z"/>
              </w:rPr>
            </w:pPr>
            <w:ins w:id="1406" w:author="xh" w:date="2026-10-13T09:38:31Z">
              <w:del w:id="3336" w:author="xh" w:date="2026-10-14T08:38:28Z">
                <w:r>
                  <w:rPr>
                    <w:rFonts w:ascii="Times New Roman" w:hAnsi="Times New Roman" w:eastAsia="宋体"/>
                    <w:b/>
                    <w:sz w:val="18"/>
                  </w:rPr>
                  <w:delText xml:space="preserve">(30%,50%]</w:delText>
                </w:r>
              </w:del>
            </w:ins>
          </w:p>
        </w:tc>
        <w:tc>
          <w:tcPr>
            <w:tcW w:w="1385" w:type="dxa"/>
            <w:tcMar>
              <w:left w:w="70" w:type="dxa"/>
              <w:right w:w="70" w:type="dxa"/>
            </w:tcMar>
            <w:vAlign w:val="center"/>
          </w:tcPr>
          <w:p w14:paraId="7BA67192">
            <w:pPr>
              <w:keepNext/>
              <w:spacing w:before="20" w:after="20" w:line="260" w:lineRule="exact"/>
              <w:ind w:left="0" w:leftChars="0" w:right="0" w:rightChars="0" w:firstLine="0" w:firstLineChars="0"/>
              <w:jc w:val="center"/>
              <w:rPr>
                <w:del w:id="3339" w:author="xh" w:date="2026-10-14T08:38:28Z"/>
              </w:rPr>
            </w:pPr>
            <w:ins w:id="1407" w:author="xh" w:date="2026-10-13T09:38:31Z">
              <w:del w:id="3338" w:author="xh" w:date="2026-10-14T08:38:28Z">
                <w:r>
                  <w:rPr>
                    <w:rFonts w:ascii="Times New Roman" w:hAnsi="Times New Roman" w:eastAsia="宋体"/>
                    <w:b/>
                    <w:sz w:val="18"/>
                  </w:rPr>
                  <w:delText xml:space="preserve">(50%,70%]</w:delText>
                </w:r>
              </w:del>
            </w:ins>
          </w:p>
        </w:tc>
        <w:tc>
          <w:tcPr>
            <w:tcW w:w="1385" w:type="dxa"/>
            <w:tcMar>
              <w:left w:w="70" w:type="dxa"/>
              <w:right w:w="70" w:type="dxa"/>
            </w:tcMar>
            <w:vAlign w:val="center"/>
          </w:tcPr>
          <w:p w14:paraId="26FF17AF">
            <w:pPr>
              <w:keepNext/>
              <w:spacing w:before="20" w:after="20" w:line="260" w:lineRule="exact"/>
              <w:ind w:left="0" w:leftChars="0" w:right="0" w:rightChars="0" w:firstLine="0" w:firstLineChars="0"/>
              <w:jc w:val="center"/>
              <w:rPr>
                <w:del w:id="3341" w:author="xh" w:date="2026-10-14T08:38:28Z"/>
              </w:rPr>
            </w:pPr>
            <w:ins w:id="1408" w:author="xh" w:date="2026-10-13T09:38:31Z">
              <w:del w:id="3340" w:author="xh" w:date="2026-10-14T08:38:28Z">
                <w:r>
                  <w:rPr>
                    <w:rFonts w:ascii="Times New Roman" w:hAnsi="Times New Roman" w:eastAsia="宋体"/>
                    <w:b/>
                    <w:sz w:val="18"/>
                  </w:rPr>
                  <w:delText xml:space="preserve">&gt;70%</w:delText>
                </w:r>
              </w:del>
            </w:ins>
          </w:p>
        </w:tc>
      </w:tr>
      <w:tr w14:paraId="62DAE1B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409" w:author="xh" w:date="2026-10-13T09:38:31Z"/>
          <w:del w:id="3342" w:author="xh" w:date="2026-10-14T08:38:28Z"/>
        </w:trPr>
        <w:tc>
          <w:tcPr>
            <w:tcW w:w="1385" w:type="dxa"/>
            <w:tcMar>
              <w:left w:w="70" w:type="dxa"/>
              <w:right w:w="70" w:type="dxa"/>
            </w:tcMar>
            <w:vAlign w:val="center"/>
          </w:tcPr>
          <w:p w14:paraId="75DE668C">
            <w:pPr>
              <w:keepNext/>
              <w:spacing w:before="20" w:after="20" w:line="260" w:lineRule="exact"/>
              <w:ind w:left="0" w:leftChars="0" w:right="0" w:rightChars="0" w:firstLine="0" w:firstLineChars="0"/>
              <w:jc w:val="center"/>
              <w:rPr>
                <w:del w:id="3344" w:author="xh" w:date="2026-10-14T08:38:28Z"/>
              </w:rPr>
            </w:pPr>
            <w:ins w:id="1410" w:author="xh" w:date="2026-10-13T09:38:31Z">
              <w:del w:id="3343" w:author="xh" w:date="2026-10-14T08:38:28Z">
                <w:r>
                  <w:rPr>
                    <w:rFonts w:ascii="Times New Roman" w:hAnsi="Times New Roman" w:eastAsia="宋体"/>
                    <w:b w:val="0"/>
                    <w:sz w:val="18"/>
                  </w:rPr>
                  <w:delText xml:space="preserve">≤2%</w:delText>
                </w:r>
              </w:del>
            </w:ins>
          </w:p>
        </w:tc>
        <w:tc>
          <w:tcPr>
            <w:tcW w:w="1385" w:type="dxa"/>
            <w:tcMar>
              <w:left w:w="70" w:type="dxa"/>
              <w:right w:w="70" w:type="dxa"/>
            </w:tcMar>
            <w:vAlign w:val="center"/>
          </w:tcPr>
          <w:p w14:paraId="7EA23454">
            <w:pPr>
              <w:keepNext/>
              <w:spacing w:before="20" w:after="20" w:line="260" w:lineRule="exact"/>
              <w:ind w:left="0" w:leftChars="0" w:right="0" w:rightChars="0" w:firstLine="0" w:firstLineChars="0"/>
              <w:jc w:val="center"/>
              <w:rPr>
                <w:del w:id="3346" w:author="xh" w:date="2026-10-14T08:38:28Z"/>
              </w:rPr>
            </w:pPr>
            <w:ins w:id="1411" w:author="xh" w:date="2026-10-13T09:38:31Z">
              <w:del w:id="3345" w:author="xh" w:date="2026-10-14T08:38:28Z">
                <w:r>
                  <w:rPr>
                    <w:rFonts w:ascii="Times New Roman" w:hAnsi="Times New Roman" w:eastAsia="宋体"/>
                    <w:b w:val="0"/>
                    <w:sz w:val="18"/>
                  </w:rPr>
                  <w:delText xml:space="preserve">≤1</w:delText>
                </w:r>
              </w:del>
            </w:ins>
          </w:p>
        </w:tc>
        <w:tc>
          <w:tcPr>
            <w:tcW w:w="1385" w:type="dxa"/>
            <w:tcMar>
              <w:left w:w="70" w:type="dxa"/>
              <w:right w:w="70" w:type="dxa"/>
            </w:tcMar>
            <w:vAlign w:val="center"/>
          </w:tcPr>
          <w:p w14:paraId="692F2B19">
            <w:pPr>
              <w:keepNext/>
              <w:spacing w:before="20" w:after="20" w:line="260" w:lineRule="exact"/>
              <w:ind w:left="0" w:leftChars="0" w:right="0" w:rightChars="0" w:firstLine="0" w:firstLineChars="0"/>
              <w:jc w:val="center"/>
              <w:rPr>
                <w:del w:id="3348" w:author="xh" w:date="2026-10-14T08:38:28Z"/>
              </w:rPr>
            </w:pPr>
            <w:ins w:id="1412" w:author="xh" w:date="2026-10-13T09:38:31Z">
              <w:del w:id="3347" w:author="xh" w:date="2026-10-14T08:38:28Z">
                <w:r>
                  <w:rPr>
                    <w:rFonts w:ascii="Times New Roman" w:hAnsi="Times New Roman" w:eastAsia="宋体"/>
                    <w:b w:val="0"/>
                    <w:sz w:val="18"/>
                  </w:rPr>
                  <w:delText xml:space="preserve">2.00～2.22</w:delText>
                </w:r>
              </w:del>
            </w:ins>
          </w:p>
        </w:tc>
        <w:tc>
          <w:tcPr>
            <w:tcW w:w="1385" w:type="dxa"/>
            <w:tcMar>
              <w:left w:w="70" w:type="dxa"/>
              <w:right w:w="70" w:type="dxa"/>
            </w:tcMar>
            <w:vAlign w:val="center"/>
          </w:tcPr>
          <w:p w14:paraId="50D38C5F">
            <w:pPr>
              <w:keepNext/>
              <w:spacing w:before="20" w:after="20" w:line="260" w:lineRule="exact"/>
              <w:ind w:left="0" w:leftChars="0" w:right="0" w:rightChars="0" w:firstLine="0" w:firstLineChars="0"/>
              <w:jc w:val="center"/>
              <w:rPr>
                <w:del w:id="3350" w:author="xh" w:date="2026-10-14T08:38:28Z"/>
              </w:rPr>
            </w:pPr>
            <w:ins w:id="1413" w:author="xh" w:date="2026-10-13T09:38:31Z">
              <w:del w:id="3349" w:author="xh" w:date="2026-10-14T08:38:28Z">
                <w:r>
                  <w:rPr>
                    <w:rFonts w:ascii="Times New Roman" w:hAnsi="Times New Roman" w:eastAsia="宋体"/>
                    <w:b w:val="0"/>
                    <w:sz w:val="18"/>
                  </w:rPr>
                  <w:delText xml:space="preserve">1.84～2.04</w:delText>
                </w:r>
              </w:del>
            </w:ins>
          </w:p>
        </w:tc>
        <w:tc>
          <w:tcPr>
            <w:tcW w:w="1385" w:type="dxa"/>
            <w:tcMar>
              <w:left w:w="70" w:type="dxa"/>
              <w:right w:w="70" w:type="dxa"/>
            </w:tcMar>
            <w:vAlign w:val="center"/>
          </w:tcPr>
          <w:p w14:paraId="08A66AC0">
            <w:pPr>
              <w:keepNext/>
              <w:spacing w:before="20" w:after="20" w:line="260" w:lineRule="exact"/>
              <w:ind w:left="0" w:leftChars="0" w:right="0" w:rightChars="0" w:firstLine="0" w:firstLineChars="0"/>
              <w:jc w:val="center"/>
              <w:rPr>
                <w:del w:id="3352" w:author="xh" w:date="2026-10-14T08:38:28Z"/>
              </w:rPr>
            </w:pPr>
            <w:ins w:id="1414" w:author="xh" w:date="2026-10-13T09:38:31Z">
              <w:del w:id="3351" w:author="xh" w:date="2026-10-14T08:38:28Z">
                <w:r>
                  <w:rPr>
                    <w:rFonts w:ascii="Times New Roman" w:hAnsi="Times New Roman" w:eastAsia="宋体"/>
                    <w:b w:val="0"/>
                    <w:sz w:val="18"/>
                  </w:rPr>
                  <w:delText xml:space="preserve">1.84～2.04</w:delText>
                </w:r>
              </w:del>
            </w:ins>
          </w:p>
        </w:tc>
        <w:tc>
          <w:tcPr>
            <w:tcW w:w="1385" w:type="dxa"/>
            <w:tcMar>
              <w:left w:w="70" w:type="dxa"/>
              <w:right w:w="70" w:type="dxa"/>
            </w:tcMar>
            <w:vAlign w:val="center"/>
          </w:tcPr>
          <w:p w14:paraId="421F65A0">
            <w:pPr>
              <w:keepNext/>
              <w:spacing w:before="20" w:after="20" w:line="260" w:lineRule="exact"/>
              <w:ind w:left="0" w:leftChars="0" w:right="0" w:rightChars="0" w:firstLine="0" w:firstLineChars="0"/>
              <w:jc w:val="center"/>
              <w:rPr>
                <w:del w:id="3354" w:author="xh" w:date="2026-10-14T08:38:28Z"/>
              </w:rPr>
            </w:pPr>
            <w:ins w:id="1415" w:author="xh" w:date="2026-10-13T09:38:31Z">
              <w:del w:id="3353" w:author="xh" w:date="2026-10-14T08:38:28Z">
                <w:r>
                  <w:rPr>
                    <w:rFonts w:ascii="Times New Roman" w:hAnsi="Times New Roman" w:eastAsia="宋体"/>
                    <w:b w:val="0"/>
                    <w:sz w:val="18"/>
                  </w:rPr>
                  <w:delText xml:space="preserve">1.84～2.00</w:delText>
                </w:r>
              </w:del>
            </w:ins>
          </w:p>
        </w:tc>
      </w:tr>
      <w:tr w14:paraId="1DCD936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416" w:author="xh" w:date="2026-10-13T09:38:31Z"/>
          <w:del w:id="3355" w:author="xh" w:date="2026-10-14T08:38:28Z"/>
        </w:trPr>
        <w:tc>
          <w:tcPr>
            <w:tcW w:w="1385" w:type="dxa"/>
            <w:tcMar>
              <w:left w:w="70" w:type="dxa"/>
              <w:right w:w="70" w:type="dxa"/>
            </w:tcMar>
            <w:vAlign w:val="center"/>
          </w:tcPr>
          <w:p w14:paraId="7BC9D2C2">
            <w:pPr>
              <w:keepNext/>
              <w:spacing w:before="20" w:after="20" w:line="260" w:lineRule="exact"/>
              <w:ind w:left="0" w:leftChars="0" w:right="0" w:rightChars="0" w:firstLine="0" w:firstLineChars="0"/>
              <w:jc w:val="center"/>
              <w:rPr>
                <w:del w:id="3357" w:author="xh" w:date="2026-10-14T08:38:28Z"/>
              </w:rPr>
            </w:pPr>
            <w:ins w:id="1417" w:author="xh" w:date="2026-10-13T09:38:31Z">
              <w:del w:id="3356" w:author="xh" w:date="2026-10-14T08:38:28Z">
                <w:r>
                  <w:rPr>
                    <w:rFonts w:ascii="Times New Roman" w:hAnsi="Times New Roman" w:eastAsia="宋体"/>
                    <w:b w:val="0"/>
                    <w:sz w:val="18"/>
                  </w:rPr>
                  <w:delText xml:space="preserve">≤2%</w:delText>
                </w:r>
              </w:del>
            </w:ins>
          </w:p>
        </w:tc>
        <w:tc>
          <w:tcPr>
            <w:tcW w:w="1385" w:type="dxa"/>
            <w:tcMar>
              <w:left w:w="70" w:type="dxa"/>
              <w:right w:w="70" w:type="dxa"/>
            </w:tcMar>
            <w:vAlign w:val="center"/>
          </w:tcPr>
          <w:p w14:paraId="08210083">
            <w:pPr>
              <w:keepNext/>
              <w:spacing w:before="20" w:after="20" w:line="260" w:lineRule="exact"/>
              <w:ind w:left="0" w:leftChars="0" w:right="0" w:rightChars="0" w:firstLine="0" w:firstLineChars="0"/>
              <w:jc w:val="center"/>
              <w:rPr>
                <w:del w:id="3359" w:author="xh" w:date="2026-10-14T08:38:28Z"/>
              </w:rPr>
            </w:pPr>
            <w:ins w:id="1418" w:author="xh" w:date="2026-10-13T09:38:31Z">
              <w:del w:id="3358" w:author="xh" w:date="2026-10-14T08:38:28Z">
                <w:r>
                  <w:rPr>
                    <w:rFonts w:ascii="Times New Roman" w:hAnsi="Times New Roman" w:eastAsia="宋体"/>
                    <w:b w:val="0"/>
                    <w:sz w:val="18"/>
                  </w:rPr>
                  <w:delText xml:space="preserve">(1,2]</w:delText>
                </w:r>
              </w:del>
            </w:ins>
          </w:p>
        </w:tc>
        <w:tc>
          <w:tcPr>
            <w:tcW w:w="1385" w:type="dxa"/>
            <w:tcMar>
              <w:left w:w="70" w:type="dxa"/>
              <w:right w:w="70" w:type="dxa"/>
            </w:tcMar>
            <w:vAlign w:val="center"/>
          </w:tcPr>
          <w:p w14:paraId="6BC59393">
            <w:pPr>
              <w:keepNext/>
              <w:spacing w:before="20" w:after="20" w:line="260" w:lineRule="exact"/>
              <w:ind w:left="0" w:leftChars="0" w:right="0" w:rightChars="0" w:firstLine="0" w:firstLineChars="0"/>
              <w:jc w:val="center"/>
              <w:rPr>
                <w:del w:id="3361" w:author="xh" w:date="2026-10-14T08:38:28Z"/>
              </w:rPr>
            </w:pPr>
            <w:ins w:id="1419" w:author="xh" w:date="2026-10-13T09:38:31Z">
              <w:del w:id="3360" w:author="xh" w:date="2026-10-14T08:38:28Z">
                <w:r>
                  <w:rPr>
                    <w:rFonts w:ascii="Times New Roman" w:hAnsi="Times New Roman" w:eastAsia="宋体"/>
                    <w:b w:val="0"/>
                    <w:sz w:val="18"/>
                  </w:rPr>
                  <w:delText xml:space="preserve">2.00～2.40</w:delText>
                </w:r>
              </w:del>
            </w:ins>
          </w:p>
        </w:tc>
        <w:tc>
          <w:tcPr>
            <w:tcW w:w="1385" w:type="dxa"/>
            <w:tcMar>
              <w:left w:w="70" w:type="dxa"/>
              <w:right w:w="70" w:type="dxa"/>
            </w:tcMar>
            <w:vAlign w:val="center"/>
          </w:tcPr>
          <w:p w14:paraId="7A1CA974">
            <w:pPr>
              <w:keepNext/>
              <w:spacing w:before="20" w:after="20" w:line="260" w:lineRule="exact"/>
              <w:ind w:left="0" w:leftChars="0" w:right="0" w:rightChars="0" w:firstLine="0" w:firstLineChars="0"/>
              <w:jc w:val="center"/>
              <w:rPr>
                <w:del w:id="3363" w:author="xh" w:date="2026-10-14T08:38:28Z"/>
              </w:rPr>
            </w:pPr>
            <w:ins w:id="1420" w:author="xh" w:date="2026-10-13T09:38:31Z">
              <w:del w:id="3362" w:author="xh" w:date="2026-10-14T08:38:28Z">
                <w:r>
                  <w:rPr>
                    <w:rFonts w:ascii="Times New Roman" w:hAnsi="Times New Roman" w:eastAsia="宋体"/>
                    <w:b w:val="0"/>
                    <w:sz w:val="18"/>
                  </w:rPr>
                  <w:delText xml:space="preserve">1.84～2.22</w:delText>
                </w:r>
              </w:del>
            </w:ins>
          </w:p>
        </w:tc>
        <w:tc>
          <w:tcPr>
            <w:tcW w:w="1385" w:type="dxa"/>
            <w:tcMar>
              <w:left w:w="70" w:type="dxa"/>
              <w:right w:w="70" w:type="dxa"/>
            </w:tcMar>
            <w:vAlign w:val="center"/>
          </w:tcPr>
          <w:p w14:paraId="31A1AAC7">
            <w:pPr>
              <w:keepNext/>
              <w:spacing w:before="20" w:after="20" w:line="260" w:lineRule="exact"/>
              <w:ind w:left="0" w:leftChars="0" w:right="0" w:rightChars="0" w:firstLine="0" w:firstLineChars="0"/>
              <w:jc w:val="center"/>
              <w:rPr>
                <w:del w:id="3365" w:author="xh" w:date="2026-10-14T08:38:28Z"/>
              </w:rPr>
            </w:pPr>
            <w:ins w:id="1421" w:author="xh" w:date="2026-10-13T09:38:31Z">
              <w:del w:id="3364" w:author="xh" w:date="2026-10-14T08:38:28Z">
                <w:r>
                  <w:rPr>
                    <w:rFonts w:ascii="Times New Roman" w:hAnsi="Times New Roman" w:eastAsia="宋体"/>
                    <w:b w:val="0"/>
                    <w:sz w:val="18"/>
                  </w:rPr>
                  <w:delText xml:space="preserve">1.84～2.20</w:delText>
                </w:r>
              </w:del>
            </w:ins>
          </w:p>
        </w:tc>
        <w:tc>
          <w:tcPr>
            <w:tcW w:w="1385" w:type="dxa"/>
            <w:tcMar>
              <w:left w:w="70" w:type="dxa"/>
              <w:right w:w="70" w:type="dxa"/>
            </w:tcMar>
            <w:vAlign w:val="center"/>
          </w:tcPr>
          <w:p w14:paraId="4F805A75">
            <w:pPr>
              <w:keepNext/>
              <w:spacing w:before="20" w:after="20" w:line="260" w:lineRule="exact"/>
              <w:ind w:left="0" w:leftChars="0" w:right="0" w:rightChars="0" w:firstLine="0" w:firstLineChars="0"/>
              <w:jc w:val="center"/>
              <w:rPr>
                <w:del w:id="3367" w:author="xh" w:date="2026-10-14T08:38:28Z"/>
              </w:rPr>
            </w:pPr>
            <w:ins w:id="1422" w:author="xh" w:date="2026-10-13T09:38:31Z">
              <w:del w:id="3366" w:author="xh" w:date="2026-10-14T08:38:28Z">
                <w:r>
                  <w:rPr>
                    <w:rFonts w:ascii="Times New Roman" w:hAnsi="Times New Roman" w:eastAsia="宋体"/>
                    <w:b w:val="0"/>
                    <w:sz w:val="18"/>
                  </w:rPr>
                  <w:delText xml:space="preserve">1.84～2.20</w:delText>
                </w:r>
              </w:del>
            </w:ins>
          </w:p>
        </w:tc>
      </w:tr>
      <w:tr w14:paraId="0F03BF3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423" w:author="xh" w:date="2026-10-13T09:38:31Z"/>
          <w:del w:id="3368" w:author="xh" w:date="2026-10-14T08:38:28Z"/>
        </w:trPr>
        <w:tc>
          <w:tcPr>
            <w:tcW w:w="1385" w:type="dxa"/>
            <w:tcMar>
              <w:left w:w="70" w:type="dxa"/>
              <w:right w:w="70" w:type="dxa"/>
            </w:tcMar>
            <w:vAlign w:val="center"/>
          </w:tcPr>
          <w:p w14:paraId="6DE48C71">
            <w:pPr>
              <w:keepNext/>
              <w:spacing w:before="20" w:after="20" w:line="260" w:lineRule="exact"/>
              <w:ind w:left="0" w:leftChars="0" w:right="0" w:rightChars="0" w:firstLine="0" w:firstLineChars="0"/>
              <w:jc w:val="center"/>
              <w:rPr>
                <w:del w:id="3370" w:author="xh" w:date="2026-10-14T08:38:28Z"/>
              </w:rPr>
            </w:pPr>
            <w:ins w:id="1424" w:author="xh" w:date="2026-10-13T09:38:31Z">
              <w:del w:id="3369" w:author="xh" w:date="2026-10-14T08:38:28Z">
                <w:r>
                  <w:rPr>
                    <w:rFonts w:ascii="Times New Roman" w:hAnsi="Times New Roman" w:eastAsia="宋体"/>
                    <w:b w:val="0"/>
                    <w:sz w:val="18"/>
                  </w:rPr>
                  <w:delText xml:space="preserve">≤2%</w:delText>
                </w:r>
              </w:del>
            </w:ins>
          </w:p>
        </w:tc>
        <w:tc>
          <w:tcPr>
            <w:tcW w:w="1385" w:type="dxa"/>
            <w:tcMar>
              <w:left w:w="70" w:type="dxa"/>
              <w:right w:w="70" w:type="dxa"/>
            </w:tcMar>
            <w:vAlign w:val="center"/>
          </w:tcPr>
          <w:p w14:paraId="3B23A05B">
            <w:pPr>
              <w:keepNext/>
              <w:spacing w:before="20" w:after="20" w:line="260" w:lineRule="exact"/>
              <w:ind w:left="0" w:leftChars="0" w:right="0" w:rightChars="0" w:firstLine="0" w:firstLineChars="0"/>
              <w:jc w:val="center"/>
              <w:rPr>
                <w:del w:id="3372" w:author="xh" w:date="2026-10-14T08:38:28Z"/>
              </w:rPr>
            </w:pPr>
            <w:ins w:id="1425" w:author="xh" w:date="2026-10-13T09:38:31Z">
              <w:del w:id="3371" w:author="xh" w:date="2026-10-14T08:38:28Z">
                <w:r>
                  <w:rPr>
                    <w:rFonts w:ascii="Times New Roman" w:hAnsi="Times New Roman" w:eastAsia="宋体"/>
                    <w:b w:val="0"/>
                    <w:sz w:val="18"/>
                  </w:rPr>
                  <w:delText xml:space="preserve">&gt;2</w:delText>
                </w:r>
              </w:del>
            </w:ins>
          </w:p>
        </w:tc>
        <w:tc>
          <w:tcPr>
            <w:tcW w:w="1385" w:type="dxa"/>
            <w:tcMar>
              <w:left w:w="70" w:type="dxa"/>
              <w:right w:w="70" w:type="dxa"/>
            </w:tcMar>
            <w:vAlign w:val="center"/>
          </w:tcPr>
          <w:p w14:paraId="6C3CC0CE">
            <w:pPr>
              <w:keepNext/>
              <w:spacing w:before="20" w:after="20" w:line="260" w:lineRule="exact"/>
              <w:ind w:left="0" w:leftChars="0" w:right="0" w:rightChars="0" w:firstLine="0" w:firstLineChars="0"/>
              <w:jc w:val="center"/>
              <w:rPr>
                <w:del w:id="3374" w:author="xh" w:date="2026-10-14T08:38:28Z"/>
              </w:rPr>
            </w:pPr>
            <w:ins w:id="1426" w:author="xh" w:date="2026-10-13T09:38:31Z">
              <w:del w:id="3373" w:author="xh" w:date="2026-10-14T08:38:28Z">
                <w:r>
                  <w:rPr>
                    <w:rFonts w:ascii="Times New Roman" w:hAnsi="Times New Roman" w:eastAsia="宋体"/>
                    <w:b w:val="0"/>
                    <w:sz w:val="18"/>
                  </w:rPr>
                  <w:delText xml:space="preserve">2.43～3.15</w:delText>
                </w:r>
              </w:del>
            </w:ins>
          </w:p>
        </w:tc>
        <w:tc>
          <w:tcPr>
            <w:tcW w:w="1385" w:type="dxa"/>
            <w:tcMar>
              <w:left w:w="70" w:type="dxa"/>
              <w:right w:w="70" w:type="dxa"/>
            </w:tcMar>
            <w:vAlign w:val="center"/>
          </w:tcPr>
          <w:p w14:paraId="7753BB54">
            <w:pPr>
              <w:keepNext/>
              <w:spacing w:before="20" w:after="20" w:line="260" w:lineRule="exact"/>
              <w:ind w:left="0" w:leftChars="0" w:right="0" w:rightChars="0" w:firstLine="0" w:firstLineChars="0"/>
              <w:jc w:val="center"/>
              <w:rPr>
                <w:del w:id="3376" w:author="xh" w:date="2026-10-14T08:38:28Z"/>
              </w:rPr>
            </w:pPr>
            <w:ins w:id="1427" w:author="xh" w:date="2026-10-13T09:38:31Z">
              <w:del w:id="3375" w:author="xh" w:date="2026-10-14T08:38:28Z">
                <w:r>
                  <w:rPr>
                    <w:rFonts w:ascii="Times New Roman" w:hAnsi="Times New Roman" w:eastAsia="宋体"/>
                    <w:b w:val="0"/>
                    <w:sz w:val="18"/>
                  </w:rPr>
                  <w:delText xml:space="preserve">2.43～2.91</w:delText>
                </w:r>
              </w:del>
            </w:ins>
          </w:p>
        </w:tc>
        <w:tc>
          <w:tcPr>
            <w:tcW w:w="1385" w:type="dxa"/>
            <w:tcMar>
              <w:left w:w="70" w:type="dxa"/>
              <w:right w:w="70" w:type="dxa"/>
            </w:tcMar>
            <w:vAlign w:val="center"/>
          </w:tcPr>
          <w:p w14:paraId="7F0CBFC1">
            <w:pPr>
              <w:keepNext/>
              <w:spacing w:before="20" w:after="20" w:line="260" w:lineRule="exact"/>
              <w:ind w:left="0" w:leftChars="0" w:right="0" w:rightChars="0" w:firstLine="0" w:firstLineChars="0"/>
              <w:jc w:val="center"/>
              <w:rPr>
                <w:del w:id="3378" w:author="xh" w:date="2026-10-14T08:38:28Z"/>
              </w:rPr>
            </w:pPr>
            <w:ins w:id="1428" w:author="xh" w:date="2026-10-13T09:38:31Z">
              <w:del w:id="3377" w:author="xh" w:date="2026-10-14T08:38:28Z">
                <w:r>
                  <w:rPr>
                    <w:rFonts w:ascii="Times New Roman" w:hAnsi="Times New Roman" w:eastAsia="宋体"/>
                    <w:b w:val="0"/>
                    <w:sz w:val="18"/>
                  </w:rPr>
                  <w:delText xml:space="preserve">2.43～2.84</w:delText>
                </w:r>
              </w:del>
            </w:ins>
          </w:p>
        </w:tc>
        <w:tc>
          <w:tcPr>
            <w:tcW w:w="1385" w:type="dxa"/>
            <w:tcMar>
              <w:left w:w="70" w:type="dxa"/>
              <w:right w:w="70" w:type="dxa"/>
            </w:tcMar>
            <w:vAlign w:val="center"/>
          </w:tcPr>
          <w:p w14:paraId="019A990E">
            <w:pPr>
              <w:keepNext/>
              <w:spacing w:before="20" w:after="20" w:line="260" w:lineRule="exact"/>
              <w:ind w:left="0" w:leftChars="0" w:right="0" w:rightChars="0" w:firstLine="0" w:firstLineChars="0"/>
              <w:jc w:val="center"/>
              <w:rPr>
                <w:del w:id="3380" w:author="xh" w:date="2026-10-14T08:38:28Z"/>
              </w:rPr>
            </w:pPr>
            <w:ins w:id="1429" w:author="xh" w:date="2026-10-13T09:38:31Z">
              <w:del w:id="3379" w:author="xh" w:date="2026-10-14T08:38:28Z">
                <w:r>
                  <w:rPr>
                    <w:rFonts w:ascii="Times New Roman" w:hAnsi="Times New Roman" w:eastAsia="宋体"/>
                    <w:b w:val="0"/>
                    <w:sz w:val="18"/>
                  </w:rPr>
                  <w:delText xml:space="preserve">2.43～2.84</w:delText>
                </w:r>
              </w:del>
            </w:ins>
          </w:p>
        </w:tc>
      </w:tr>
      <w:tr w14:paraId="5C7CD47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430" w:author="xh" w:date="2026-10-13T09:38:31Z"/>
          <w:del w:id="3381" w:author="xh" w:date="2026-10-14T08:38:28Z"/>
        </w:trPr>
        <w:tc>
          <w:tcPr>
            <w:tcW w:w="1385" w:type="dxa"/>
            <w:tcMar>
              <w:left w:w="70" w:type="dxa"/>
              <w:right w:w="70" w:type="dxa"/>
            </w:tcMar>
            <w:vAlign w:val="center"/>
          </w:tcPr>
          <w:p w14:paraId="0D2C7FCB">
            <w:pPr>
              <w:keepNext/>
              <w:spacing w:before="20" w:after="20" w:line="260" w:lineRule="exact"/>
              <w:ind w:left="0" w:leftChars="0" w:right="0" w:rightChars="0" w:firstLine="0" w:firstLineChars="0"/>
              <w:jc w:val="center"/>
              <w:rPr>
                <w:del w:id="3383" w:author="xh" w:date="2026-10-14T08:38:28Z"/>
              </w:rPr>
            </w:pPr>
            <w:ins w:id="1431" w:author="xh" w:date="2026-10-13T09:38:31Z">
              <w:del w:id="3382" w:author="xh" w:date="2026-10-14T08:38:28Z">
                <w:r>
                  <w:rPr>
                    <w:rFonts w:ascii="Times New Roman" w:hAnsi="Times New Roman" w:eastAsia="宋体"/>
                    <w:b w:val="0"/>
                    <w:sz w:val="18"/>
                  </w:rPr>
                  <w:delText xml:space="preserve">(2%,4%]</w:delText>
                </w:r>
              </w:del>
            </w:ins>
          </w:p>
        </w:tc>
        <w:tc>
          <w:tcPr>
            <w:tcW w:w="1385" w:type="dxa"/>
            <w:tcMar>
              <w:left w:w="70" w:type="dxa"/>
              <w:right w:w="70" w:type="dxa"/>
            </w:tcMar>
            <w:vAlign w:val="center"/>
          </w:tcPr>
          <w:p w14:paraId="6E489672">
            <w:pPr>
              <w:keepNext/>
              <w:spacing w:before="20" w:after="20" w:line="260" w:lineRule="exact"/>
              <w:ind w:left="0" w:leftChars="0" w:right="0" w:rightChars="0" w:firstLine="0" w:firstLineChars="0"/>
              <w:jc w:val="center"/>
              <w:rPr>
                <w:del w:id="3385" w:author="xh" w:date="2026-10-14T08:38:28Z"/>
              </w:rPr>
            </w:pPr>
            <w:ins w:id="1432" w:author="xh" w:date="2026-10-13T09:38:31Z">
              <w:del w:id="3384" w:author="xh" w:date="2026-10-14T08:38:28Z">
                <w:r>
                  <w:rPr>
                    <w:rFonts w:ascii="Times New Roman" w:hAnsi="Times New Roman" w:eastAsia="宋体"/>
                    <w:b w:val="0"/>
                    <w:sz w:val="18"/>
                  </w:rPr>
                  <w:delText xml:space="preserve">≤1</w:delText>
                </w:r>
              </w:del>
            </w:ins>
          </w:p>
        </w:tc>
        <w:tc>
          <w:tcPr>
            <w:tcW w:w="1385" w:type="dxa"/>
            <w:tcMar>
              <w:left w:w="70" w:type="dxa"/>
              <w:right w:w="70" w:type="dxa"/>
            </w:tcMar>
            <w:vAlign w:val="center"/>
          </w:tcPr>
          <w:p w14:paraId="14CE036C">
            <w:pPr>
              <w:keepNext/>
              <w:spacing w:before="20" w:after="20" w:line="260" w:lineRule="exact"/>
              <w:ind w:left="0" w:leftChars="0" w:right="0" w:rightChars="0" w:firstLine="0" w:firstLineChars="0"/>
              <w:jc w:val="center"/>
              <w:rPr>
                <w:del w:id="3387" w:author="xh" w:date="2026-10-14T08:38:28Z"/>
              </w:rPr>
            </w:pPr>
            <w:ins w:id="1433" w:author="xh" w:date="2026-10-13T09:38:31Z">
              <w:del w:id="3386" w:author="xh" w:date="2026-10-14T08:38:28Z">
                <w:r>
                  <w:rPr>
                    <w:rFonts w:ascii="Times New Roman" w:hAnsi="Times New Roman" w:eastAsia="宋体"/>
                    <w:b w:val="0"/>
                    <w:sz w:val="18"/>
                  </w:rPr>
                  <w:delText xml:space="preserve">1.88～2.23</w:delText>
                </w:r>
              </w:del>
            </w:ins>
          </w:p>
        </w:tc>
        <w:tc>
          <w:tcPr>
            <w:tcW w:w="1385" w:type="dxa"/>
            <w:tcMar>
              <w:left w:w="70" w:type="dxa"/>
              <w:right w:w="70" w:type="dxa"/>
            </w:tcMar>
            <w:vAlign w:val="center"/>
          </w:tcPr>
          <w:p w14:paraId="3FA52E12">
            <w:pPr>
              <w:keepNext/>
              <w:spacing w:before="20" w:after="20" w:line="260" w:lineRule="exact"/>
              <w:ind w:left="0" w:leftChars="0" w:right="0" w:rightChars="0" w:firstLine="0" w:firstLineChars="0"/>
              <w:jc w:val="center"/>
              <w:rPr>
                <w:del w:id="3389" w:author="xh" w:date="2026-10-14T08:38:28Z"/>
              </w:rPr>
            </w:pPr>
            <w:ins w:id="1434" w:author="xh" w:date="2026-10-13T09:38:31Z">
              <w:del w:id="3388" w:author="xh" w:date="2026-10-14T08:38:28Z">
                <w:r>
                  <w:rPr>
                    <w:rFonts w:ascii="Times New Roman" w:hAnsi="Times New Roman" w:eastAsia="宋体"/>
                    <w:b w:val="0"/>
                    <w:sz w:val="18"/>
                  </w:rPr>
                  <w:delText xml:space="preserve">1.70～1.96</w:delText>
                </w:r>
              </w:del>
            </w:ins>
          </w:p>
        </w:tc>
        <w:tc>
          <w:tcPr>
            <w:tcW w:w="1385" w:type="dxa"/>
            <w:tcMar>
              <w:left w:w="70" w:type="dxa"/>
              <w:right w:w="70" w:type="dxa"/>
            </w:tcMar>
            <w:vAlign w:val="center"/>
          </w:tcPr>
          <w:p w14:paraId="3E6184C1">
            <w:pPr>
              <w:keepNext/>
              <w:spacing w:before="20" w:after="20" w:line="260" w:lineRule="exact"/>
              <w:ind w:left="0" w:leftChars="0" w:right="0" w:rightChars="0" w:firstLine="0" w:firstLineChars="0"/>
              <w:jc w:val="center"/>
              <w:rPr>
                <w:del w:id="3391" w:author="xh" w:date="2026-10-14T08:38:28Z"/>
              </w:rPr>
            </w:pPr>
            <w:ins w:id="1435" w:author="xh" w:date="2026-10-13T09:38:31Z">
              <w:del w:id="3390" w:author="xh" w:date="2026-10-14T08:38:28Z">
                <w:r>
                  <w:rPr>
                    <w:rFonts w:ascii="Times New Roman" w:hAnsi="Times New Roman" w:eastAsia="宋体"/>
                    <w:b w:val="0"/>
                    <w:sz w:val="18"/>
                  </w:rPr>
                  <w:delText xml:space="preserve">1.70～1.96</w:delText>
                </w:r>
              </w:del>
            </w:ins>
          </w:p>
        </w:tc>
        <w:tc>
          <w:tcPr>
            <w:tcW w:w="1385" w:type="dxa"/>
            <w:tcMar>
              <w:left w:w="70" w:type="dxa"/>
              <w:right w:w="70" w:type="dxa"/>
            </w:tcMar>
            <w:vAlign w:val="center"/>
          </w:tcPr>
          <w:p w14:paraId="6D9927DB">
            <w:pPr>
              <w:keepNext/>
              <w:spacing w:before="20" w:after="20" w:line="260" w:lineRule="exact"/>
              <w:ind w:left="0" w:leftChars="0" w:right="0" w:rightChars="0" w:firstLine="0" w:firstLineChars="0"/>
              <w:jc w:val="center"/>
              <w:rPr>
                <w:del w:id="3393" w:author="xh" w:date="2026-10-14T08:38:28Z"/>
              </w:rPr>
            </w:pPr>
            <w:ins w:id="1436" w:author="xh" w:date="2026-10-13T09:38:31Z">
              <w:del w:id="3392" w:author="xh" w:date="2026-10-14T08:38:28Z">
                <w:r>
                  <w:rPr>
                    <w:rFonts w:ascii="Times New Roman" w:hAnsi="Times New Roman" w:eastAsia="宋体"/>
                    <w:b w:val="0"/>
                    <w:sz w:val="18"/>
                  </w:rPr>
                  <w:delText xml:space="preserve">1.70～1.78</w:delText>
                </w:r>
              </w:del>
            </w:ins>
          </w:p>
        </w:tc>
      </w:tr>
      <w:tr w14:paraId="1E15477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437" w:author="xh" w:date="2026-10-13T09:38:31Z"/>
          <w:del w:id="3394" w:author="xh" w:date="2026-10-14T08:38:28Z"/>
        </w:trPr>
        <w:tc>
          <w:tcPr>
            <w:tcW w:w="1385" w:type="dxa"/>
            <w:tcMar>
              <w:left w:w="70" w:type="dxa"/>
              <w:right w:w="70" w:type="dxa"/>
            </w:tcMar>
            <w:vAlign w:val="center"/>
          </w:tcPr>
          <w:p w14:paraId="49D79B1A">
            <w:pPr>
              <w:keepNext/>
              <w:spacing w:before="20" w:after="20" w:line="260" w:lineRule="exact"/>
              <w:ind w:left="0" w:leftChars="0" w:right="0" w:rightChars="0" w:firstLine="0" w:firstLineChars="0"/>
              <w:jc w:val="center"/>
              <w:rPr>
                <w:del w:id="3396" w:author="xh" w:date="2026-10-14T08:38:28Z"/>
              </w:rPr>
            </w:pPr>
            <w:ins w:id="1438" w:author="xh" w:date="2026-10-13T09:38:31Z">
              <w:del w:id="3395" w:author="xh" w:date="2026-10-14T08:38:28Z">
                <w:r>
                  <w:rPr>
                    <w:rFonts w:ascii="Times New Roman" w:hAnsi="Times New Roman" w:eastAsia="宋体"/>
                    <w:b w:val="0"/>
                    <w:sz w:val="18"/>
                  </w:rPr>
                  <w:delText xml:space="preserve">(2%,4%]</w:delText>
                </w:r>
              </w:del>
            </w:ins>
          </w:p>
        </w:tc>
        <w:tc>
          <w:tcPr>
            <w:tcW w:w="1385" w:type="dxa"/>
            <w:tcMar>
              <w:left w:w="70" w:type="dxa"/>
              <w:right w:w="70" w:type="dxa"/>
            </w:tcMar>
            <w:vAlign w:val="center"/>
          </w:tcPr>
          <w:p w14:paraId="7F70A0BE">
            <w:pPr>
              <w:keepNext/>
              <w:spacing w:before="20" w:after="20" w:line="260" w:lineRule="exact"/>
              <w:ind w:left="0" w:leftChars="0" w:right="0" w:rightChars="0" w:firstLine="0" w:firstLineChars="0"/>
              <w:jc w:val="center"/>
              <w:rPr>
                <w:del w:id="3398" w:author="xh" w:date="2026-10-14T08:38:28Z"/>
              </w:rPr>
            </w:pPr>
            <w:ins w:id="1439" w:author="xh" w:date="2026-10-13T09:38:31Z">
              <w:del w:id="3397" w:author="xh" w:date="2026-10-14T08:38:28Z">
                <w:r>
                  <w:rPr>
                    <w:rFonts w:ascii="Times New Roman" w:hAnsi="Times New Roman" w:eastAsia="宋体"/>
                    <w:b w:val="0"/>
                    <w:sz w:val="18"/>
                  </w:rPr>
                  <w:delText xml:space="preserve">(1,2]</w:delText>
                </w:r>
              </w:del>
            </w:ins>
          </w:p>
        </w:tc>
        <w:tc>
          <w:tcPr>
            <w:tcW w:w="1385" w:type="dxa"/>
            <w:tcMar>
              <w:left w:w="70" w:type="dxa"/>
              <w:right w:w="70" w:type="dxa"/>
            </w:tcMar>
            <w:vAlign w:val="center"/>
          </w:tcPr>
          <w:p w14:paraId="5273C6E1">
            <w:pPr>
              <w:keepNext/>
              <w:spacing w:before="20" w:after="20" w:line="260" w:lineRule="exact"/>
              <w:ind w:left="0" w:leftChars="0" w:right="0" w:rightChars="0" w:firstLine="0" w:firstLineChars="0"/>
              <w:jc w:val="center"/>
              <w:rPr>
                <w:del w:id="3400" w:author="xh" w:date="2026-10-14T08:38:28Z"/>
              </w:rPr>
            </w:pPr>
            <w:ins w:id="1440" w:author="xh" w:date="2026-10-13T09:38:31Z">
              <w:del w:id="3399" w:author="xh" w:date="2026-10-14T08:38:28Z">
                <w:r>
                  <w:rPr>
                    <w:rFonts w:ascii="Times New Roman" w:hAnsi="Times New Roman" w:eastAsia="宋体"/>
                    <w:b w:val="0"/>
                    <w:sz w:val="18"/>
                  </w:rPr>
                  <w:delText xml:space="preserve">1.88～2.43</w:delText>
                </w:r>
              </w:del>
            </w:ins>
          </w:p>
        </w:tc>
        <w:tc>
          <w:tcPr>
            <w:tcW w:w="1385" w:type="dxa"/>
            <w:tcMar>
              <w:left w:w="70" w:type="dxa"/>
              <w:right w:w="70" w:type="dxa"/>
            </w:tcMar>
            <w:vAlign w:val="center"/>
          </w:tcPr>
          <w:p w14:paraId="5ECEBFAE">
            <w:pPr>
              <w:keepNext/>
              <w:spacing w:before="20" w:after="20" w:line="260" w:lineRule="exact"/>
              <w:ind w:left="0" w:leftChars="0" w:right="0" w:rightChars="0" w:firstLine="0" w:firstLineChars="0"/>
              <w:jc w:val="center"/>
              <w:rPr>
                <w:del w:id="3402" w:author="xh" w:date="2026-10-14T08:38:28Z"/>
              </w:rPr>
            </w:pPr>
            <w:ins w:id="1441" w:author="xh" w:date="2026-10-13T09:38:31Z">
              <w:del w:id="3401" w:author="xh" w:date="2026-10-14T08:38:28Z">
                <w:r>
                  <w:rPr>
                    <w:rFonts w:ascii="Times New Roman" w:hAnsi="Times New Roman" w:eastAsia="宋体"/>
                    <w:b w:val="0"/>
                    <w:sz w:val="18"/>
                  </w:rPr>
                  <w:delText xml:space="preserve">1.70～2.15</w:delText>
                </w:r>
              </w:del>
            </w:ins>
          </w:p>
        </w:tc>
        <w:tc>
          <w:tcPr>
            <w:tcW w:w="1385" w:type="dxa"/>
            <w:tcMar>
              <w:left w:w="70" w:type="dxa"/>
              <w:right w:w="70" w:type="dxa"/>
            </w:tcMar>
            <w:vAlign w:val="center"/>
          </w:tcPr>
          <w:p w14:paraId="167A5F47">
            <w:pPr>
              <w:keepNext/>
              <w:spacing w:before="20" w:after="20" w:line="260" w:lineRule="exact"/>
              <w:ind w:left="0" w:leftChars="0" w:right="0" w:rightChars="0" w:firstLine="0" w:firstLineChars="0"/>
              <w:jc w:val="center"/>
              <w:rPr>
                <w:del w:id="3404" w:author="xh" w:date="2026-10-14T08:38:28Z"/>
              </w:rPr>
            </w:pPr>
            <w:ins w:id="1442" w:author="xh" w:date="2026-10-13T09:38:31Z">
              <w:del w:id="3403" w:author="xh" w:date="2026-10-14T08:38:28Z">
                <w:r>
                  <w:rPr>
                    <w:rFonts w:ascii="Times New Roman" w:hAnsi="Times New Roman" w:eastAsia="宋体"/>
                    <w:b w:val="0"/>
                    <w:sz w:val="18"/>
                  </w:rPr>
                  <w:delText xml:space="preserve">1.70～1.96</w:delText>
                </w:r>
              </w:del>
            </w:ins>
          </w:p>
        </w:tc>
        <w:tc>
          <w:tcPr>
            <w:tcW w:w="1385" w:type="dxa"/>
            <w:tcMar>
              <w:left w:w="70" w:type="dxa"/>
              <w:right w:w="70" w:type="dxa"/>
            </w:tcMar>
            <w:vAlign w:val="center"/>
          </w:tcPr>
          <w:p w14:paraId="22A6F983">
            <w:pPr>
              <w:keepNext/>
              <w:spacing w:before="20" w:after="20" w:line="260" w:lineRule="exact"/>
              <w:ind w:left="0" w:leftChars="0" w:right="0" w:rightChars="0" w:firstLine="0" w:firstLineChars="0"/>
              <w:jc w:val="center"/>
              <w:rPr>
                <w:del w:id="3406" w:author="xh" w:date="2026-10-14T08:38:28Z"/>
              </w:rPr>
            </w:pPr>
            <w:ins w:id="1443" w:author="xh" w:date="2026-10-13T09:38:31Z">
              <w:del w:id="3405" w:author="xh" w:date="2026-10-14T08:38:28Z">
                <w:r>
                  <w:rPr>
                    <w:rFonts w:ascii="Times New Roman" w:hAnsi="Times New Roman" w:eastAsia="宋体"/>
                    <w:b w:val="0"/>
                    <w:sz w:val="18"/>
                  </w:rPr>
                  <w:delText xml:space="preserve">1.70～1.96</w:delText>
                </w:r>
              </w:del>
            </w:ins>
          </w:p>
        </w:tc>
      </w:tr>
      <w:tr w14:paraId="376AA10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444" w:author="xh" w:date="2026-10-13T09:38:31Z"/>
          <w:del w:id="3407" w:author="xh" w:date="2026-10-14T08:38:28Z"/>
        </w:trPr>
        <w:tc>
          <w:tcPr>
            <w:tcW w:w="1385" w:type="dxa"/>
            <w:tcMar>
              <w:left w:w="70" w:type="dxa"/>
              <w:right w:w="70" w:type="dxa"/>
            </w:tcMar>
            <w:vAlign w:val="center"/>
          </w:tcPr>
          <w:p w14:paraId="76EFD496">
            <w:pPr>
              <w:keepNext/>
              <w:spacing w:before="20" w:after="20" w:line="260" w:lineRule="exact"/>
              <w:ind w:left="0" w:leftChars="0" w:right="0" w:rightChars="0" w:firstLine="0" w:firstLineChars="0"/>
              <w:jc w:val="center"/>
              <w:rPr>
                <w:del w:id="3409" w:author="xh" w:date="2026-10-14T08:38:28Z"/>
              </w:rPr>
            </w:pPr>
            <w:ins w:id="1445" w:author="xh" w:date="2026-10-13T09:38:31Z">
              <w:del w:id="3408" w:author="xh" w:date="2026-10-14T08:38:28Z">
                <w:r>
                  <w:rPr>
                    <w:rFonts w:ascii="Times New Roman" w:hAnsi="Times New Roman" w:eastAsia="宋体"/>
                    <w:b w:val="0"/>
                    <w:sz w:val="18"/>
                  </w:rPr>
                  <w:delText xml:space="preserve">(2%,4%]</w:delText>
                </w:r>
              </w:del>
            </w:ins>
          </w:p>
        </w:tc>
        <w:tc>
          <w:tcPr>
            <w:tcW w:w="1385" w:type="dxa"/>
            <w:tcMar>
              <w:left w:w="70" w:type="dxa"/>
              <w:right w:w="70" w:type="dxa"/>
            </w:tcMar>
            <w:vAlign w:val="center"/>
          </w:tcPr>
          <w:p w14:paraId="3E29E441">
            <w:pPr>
              <w:keepNext/>
              <w:spacing w:before="20" w:after="20" w:line="260" w:lineRule="exact"/>
              <w:ind w:left="0" w:leftChars="0" w:right="0" w:rightChars="0" w:firstLine="0" w:firstLineChars="0"/>
              <w:jc w:val="center"/>
              <w:rPr>
                <w:del w:id="3411" w:author="xh" w:date="2026-10-14T08:38:28Z"/>
              </w:rPr>
            </w:pPr>
            <w:ins w:id="1446" w:author="xh" w:date="2026-10-13T09:38:31Z">
              <w:del w:id="3410" w:author="xh" w:date="2026-10-14T08:38:28Z">
                <w:r>
                  <w:rPr>
                    <w:rFonts w:ascii="Times New Roman" w:hAnsi="Times New Roman" w:eastAsia="宋体"/>
                    <w:b w:val="0"/>
                    <w:sz w:val="18"/>
                  </w:rPr>
                  <w:delText xml:space="preserve">&gt;2</w:delText>
                </w:r>
              </w:del>
            </w:ins>
          </w:p>
        </w:tc>
        <w:tc>
          <w:tcPr>
            <w:tcW w:w="1385" w:type="dxa"/>
            <w:tcMar>
              <w:left w:w="70" w:type="dxa"/>
              <w:right w:w="70" w:type="dxa"/>
            </w:tcMar>
            <w:vAlign w:val="center"/>
          </w:tcPr>
          <w:p w14:paraId="06A0E9B8">
            <w:pPr>
              <w:keepNext/>
              <w:spacing w:before="20" w:after="20" w:line="260" w:lineRule="exact"/>
              <w:ind w:left="0" w:leftChars="0" w:right="0" w:rightChars="0" w:firstLine="0" w:firstLineChars="0"/>
              <w:jc w:val="center"/>
              <w:rPr>
                <w:del w:id="3413" w:author="xh" w:date="2026-10-14T08:38:28Z"/>
              </w:rPr>
            </w:pPr>
            <w:ins w:id="1447" w:author="xh" w:date="2026-10-13T09:38:31Z">
              <w:del w:id="3412" w:author="xh" w:date="2026-10-14T08:38:28Z">
                <w:r>
                  <w:rPr>
                    <w:rFonts w:ascii="Times New Roman" w:hAnsi="Times New Roman" w:eastAsia="宋体"/>
                    <w:b w:val="0"/>
                    <w:sz w:val="18"/>
                  </w:rPr>
                  <w:delText xml:space="preserve">2.42～2.92</w:delText>
                </w:r>
              </w:del>
            </w:ins>
          </w:p>
        </w:tc>
        <w:tc>
          <w:tcPr>
            <w:tcW w:w="1385" w:type="dxa"/>
            <w:tcMar>
              <w:left w:w="70" w:type="dxa"/>
              <w:right w:w="70" w:type="dxa"/>
            </w:tcMar>
            <w:vAlign w:val="center"/>
          </w:tcPr>
          <w:p w14:paraId="796FCF50">
            <w:pPr>
              <w:keepNext/>
              <w:spacing w:before="20" w:after="20" w:line="260" w:lineRule="exact"/>
              <w:ind w:left="0" w:leftChars="0" w:right="0" w:rightChars="0" w:firstLine="0" w:firstLineChars="0"/>
              <w:jc w:val="center"/>
              <w:rPr>
                <w:del w:id="3415" w:author="xh" w:date="2026-10-14T08:38:28Z"/>
              </w:rPr>
            </w:pPr>
            <w:ins w:id="1448" w:author="xh" w:date="2026-10-13T09:38:31Z">
              <w:del w:id="3414" w:author="xh" w:date="2026-10-14T08:38:28Z">
                <w:r>
                  <w:rPr>
                    <w:rFonts w:ascii="Times New Roman" w:hAnsi="Times New Roman" w:eastAsia="宋体"/>
                    <w:b w:val="0"/>
                    <w:sz w:val="18"/>
                  </w:rPr>
                  <w:delText xml:space="preserve">2.25～2.92</w:delText>
                </w:r>
              </w:del>
            </w:ins>
          </w:p>
        </w:tc>
        <w:tc>
          <w:tcPr>
            <w:tcW w:w="1385" w:type="dxa"/>
            <w:tcMar>
              <w:left w:w="70" w:type="dxa"/>
              <w:right w:w="70" w:type="dxa"/>
            </w:tcMar>
            <w:vAlign w:val="center"/>
          </w:tcPr>
          <w:p w14:paraId="67092526">
            <w:pPr>
              <w:keepNext/>
              <w:spacing w:before="20" w:after="20" w:line="260" w:lineRule="exact"/>
              <w:ind w:left="0" w:leftChars="0" w:right="0" w:rightChars="0" w:firstLine="0" w:firstLineChars="0"/>
              <w:jc w:val="center"/>
              <w:rPr>
                <w:del w:id="3417" w:author="xh" w:date="2026-10-14T08:38:28Z"/>
              </w:rPr>
            </w:pPr>
            <w:ins w:id="1449" w:author="xh" w:date="2026-10-13T09:38:31Z">
              <w:del w:id="3416" w:author="xh" w:date="2026-10-14T08:38:28Z">
                <w:r>
                  <w:rPr>
                    <w:rFonts w:ascii="Times New Roman" w:hAnsi="Times New Roman" w:eastAsia="宋体"/>
                    <w:b w:val="0"/>
                    <w:sz w:val="18"/>
                  </w:rPr>
                  <w:delText xml:space="preserve">2.25～2.81</w:delText>
                </w:r>
              </w:del>
            </w:ins>
          </w:p>
        </w:tc>
        <w:tc>
          <w:tcPr>
            <w:tcW w:w="1385" w:type="dxa"/>
            <w:tcMar>
              <w:left w:w="70" w:type="dxa"/>
              <w:right w:w="70" w:type="dxa"/>
            </w:tcMar>
            <w:vAlign w:val="center"/>
          </w:tcPr>
          <w:p w14:paraId="72C9DD69">
            <w:pPr>
              <w:keepNext/>
              <w:spacing w:before="20" w:after="20" w:line="260" w:lineRule="exact"/>
              <w:ind w:left="0" w:leftChars="0" w:right="0" w:rightChars="0" w:firstLine="0" w:firstLineChars="0"/>
              <w:jc w:val="center"/>
              <w:rPr>
                <w:del w:id="3419" w:author="xh" w:date="2026-10-14T08:38:28Z"/>
              </w:rPr>
            </w:pPr>
            <w:ins w:id="1450" w:author="xh" w:date="2026-10-13T09:38:31Z">
              <w:del w:id="3418" w:author="xh" w:date="2026-10-14T08:38:28Z">
                <w:r>
                  <w:rPr>
                    <w:rFonts w:ascii="Times New Roman" w:hAnsi="Times New Roman" w:eastAsia="宋体"/>
                    <w:b w:val="0"/>
                    <w:sz w:val="18"/>
                  </w:rPr>
                  <w:delText xml:space="preserve">2.25～2.71</w:delText>
                </w:r>
              </w:del>
            </w:ins>
          </w:p>
        </w:tc>
      </w:tr>
      <w:tr w14:paraId="4743CB7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451" w:author="xh" w:date="2026-10-13T09:38:31Z"/>
          <w:del w:id="3420" w:author="xh" w:date="2026-10-14T08:38:28Z"/>
        </w:trPr>
        <w:tc>
          <w:tcPr>
            <w:tcW w:w="1385" w:type="dxa"/>
            <w:tcMar>
              <w:left w:w="70" w:type="dxa"/>
              <w:right w:w="70" w:type="dxa"/>
            </w:tcMar>
            <w:vAlign w:val="center"/>
          </w:tcPr>
          <w:p w14:paraId="338D5E76">
            <w:pPr>
              <w:keepNext/>
              <w:spacing w:before="20" w:after="20" w:line="260" w:lineRule="exact"/>
              <w:ind w:left="0" w:leftChars="0" w:right="0" w:rightChars="0" w:firstLine="0" w:firstLineChars="0"/>
              <w:jc w:val="center"/>
              <w:rPr>
                <w:del w:id="3422" w:author="xh" w:date="2026-10-14T08:38:28Z"/>
              </w:rPr>
            </w:pPr>
            <w:ins w:id="1452" w:author="xh" w:date="2026-10-13T09:38:31Z">
              <w:del w:id="3421" w:author="xh" w:date="2026-10-14T08:38:28Z">
                <w:r>
                  <w:rPr>
                    <w:rFonts w:ascii="Times New Roman" w:hAnsi="Times New Roman" w:eastAsia="宋体"/>
                    <w:b w:val="0"/>
                    <w:sz w:val="18"/>
                  </w:rPr>
                  <w:delText xml:space="preserve">(4%,7%]</w:delText>
                </w:r>
              </w:del>
            </w:ins>
          </w:p>
        </w:tc>
        <w:tc>
          <w:tcPr>
            <w:tcW w:w="1385" w:type="dxa"/>
            <w:tcMar>
              <w:left w:w="70" w:type="dxa"/>
              <w:right w:w="70" w:type="dxa"/>
            </w:tcMar>
            <w:vAlign w:val="center"/>
          </w:tcPr>
          <w:p w14:paraId="6FA161E8">
            <w:pPr>
              <w:keepNext/>
              <w:spacing w:before="20" w:after="20" w:line="260" w:lineRule="exact"/>
              <w:ind w:left="0" w:leftChars="0" w:right="0" w:rightChars="0" w:firstLine="0" w:firstLineChars="0"/>
              <w:jc w:val="center"/>
              <w:rPr>
                <w:del w:id="3424" w:author="xh" w:date="2026-10-14T08:38:28Z"/>
              </w:rPr>
            </w:pPr>
            <w:ins w:id="1453" w:author="xh" w:date="2026-10-13T09:38:31Z">
              <w:del w:id="3423" w:author="xh" w:date="2026-10-14T08:38:28Z">
                <w:r>
                  <w:rPr>
                    <w:rFonts w:ascii="Times New Roman" w:hAnsi="Times New Roman" w:eastAsia="宋体"/>
                    <w:b w:val="0"/>
                    <w:sz w:val="18"/>
                  </w:rPr>
                  <w:delText xml:space="preserve">≤1</w:delText>
                </w:r>
              </w:del>
            </w:ins>
          </w:p>
        </w:tc>
        <w:tc>
          <w:tcPr>
            <w:tcW w:w="1385" w:type="dxa"/>
            <w:tcMar>
              <w:left w:w="70" w:type="dxa"/>
              <w:right w:w="70" w:type="dxa"/>
            </w:tcMar>
            <w:vAlign w:val="center"/>
          </w:tcPr>
          <w:p w14:paraId="1C206D7B">
            <w:pPr>
              <w:keepNext/>
              <w:spacing w:before="20" w:after="20" w:line="260" w:lineRule="exact"/>
              <w:ind w:left="0" w:leftChars="0" w:right="0" w:rightChars="0" w:firstLine="0" w:firstLineChars="0"/>
              <w:jc w:val="center"/>
              <w:rPr>
                <w:del w:id="3426" w:author="xh" w:date="2026-10-14T08:38:28Z"/>
              </w:rPr>
            </w:pPr>
            <w:ins w:id="1454" w:author="xh" w:date="2026-10-13T09:38:31Z">
              <w:del w:id="3425" w:author="xh" w:date="2026-10-14T08:38:28Z">
                <w:r>
                  <w:rPr>
                    <w:rFonts w:ascii="Times New Roman" w:hAnsi="Times New Roman" w:eastAsia="宋体"/>
                    <w:b w:val="0"/>
                    <w:sz w:val="18"/>
                  </w:rPr>
                  <w:delText xml:space="preserve">1.98～2.10</w:delText>
                </w:r>
              </w:del>
            </w:ins>
          </w:p>
        </w:tc>
        <w:tc>
          <w:tcPr>
            <w:tcW w:w="1385" w:type="dxa"/>
            <w:tcMar>
              <w:left w:w="70" w:type="dxa"/>
              <w:right w:w="70" w:type="dxa"/>
            </w:tcMar>
            <w:vAlign w:val="center"/>
          </w:tcPr>
          <w:p w14:paraId="0CED5B94">
            <w:pPr>
              <w:keepNext/>
              <w:spacing w:before="20" w:after="20" w:line="260" w:lineRule="exact"/>
              <w:ind w:left="0" w:leftChars="0" w:right="0" w:rightChars="0" w:firstLine="0" w:firstLineChars="0"/>
              <w:jc w:val="center"/>
              <w:rPr>
                <w:del w:id="3428" w:author="xh" w:date="2026-10-14T08:38:28Z"/>
              </w:rPr>
            </w:pPr>
            <w:ins w:id="1455" w:author="xh" w:date="2026-10-13T09:38:31Z">
              <w:del w:id="3427" w:author="xh" w:date="2026-10-14T08:38:28Z">
                <w:r>
                  <w:rPr>
                    <w:rFonts w:ascii="Times New Roman" w:hAnsi="Times New Roman" w:eastAsia="宋体"/>
                    <w:b w:val="0"/>
                    <w:sz w:val="18"/>
                  </w:rPr>
                  <w:delText xml:space="preserve">1.77～1.94</w:delText>
                </w:r>
              </w:del>
            </w:ins>
          </w:p>
        </w:tc>
        <w:tc>
          <w:tcPr>
            <w:tcW w:w="1385" w:type="dxa"/>
            <w:tcMar>
              <w:left w:w="70" w:type="dxa"/>
              <w:right w:w="70" w:type="dxa"/>
            </w:tcMar>
            <w:vAlign w:val="center"/>
          </w:tcPr>
          <w:p w14:paraId="7EFDD991">
            <w:pPr>
              <w:keepNext/>
              <w:spacing w:before="20" w:after="20" w:line="260" w:lineRule="exact"/>
              <w:ind w:left="0" w:leftChars="0" w:right="0" w:rightChars="0" w:firstLine="0" w:firstLineChars="0"/>
              <w:jc w:val="center"/>
              <w:rPr>
                <w:del w:id="3430" w:author="xh" w:date="2026-10-14T08:38:28Z"/>
              </w:rPr>
            </w:pPr>
            <w:ins w:id="1456" w:author="xh" w:date="2026-10-13T09:38:31Z">
              <w:del w:id="3429" w:author="xh" w:date="2026-10-14T08:38:28Z">
                <w:r>
                  <w:rPr>
                    <w:rFonts w:ascii="Times New Roman" w:hAnsi="Times New Roman" w:eastAsia="宋体"/>
                    <w:b w:val="0"/>
                    <w:sz w:val="18"/>
                  </w:rPr>
                  <w:delText xml:space="preserve">1.61～1.78</w:delText>
                </w:r>
              </w:del>
            </w:ins>
          </w:p>
        </w:tc>
        <w:tc>
          <w:tcPr>
            <w:tcW w:w="1385" w:type="dxa"/>
            <w:tcMar>
              <w:left w:w="70" w:type="dxa"/>
              <w:right w:w="70" w:type="dxa"/>
            </w:tcMar>
            <w:vAlign w:val="center"/>
          </w:tcPr>
          <w:p w14:paraId="7844C4CD">
            <w:pPr>
              <w:keepNext/>
              <w:spacing w:before="20" w:after="20" w:line="260" w:lineRule="exact"/>
              <w:ind w:left="0" w:leftChars="0" w:right="0" w:rightChars="0" w:firstLine="0" w:firstLineChars="0"/>
              <w:jc w:val="center"/>
              <w:rPr>
                <w:del w:id="3432" w:author="xh" w:date="2026-10-14T08:38:28Z"/>
              </w:rPr>
            </w:pPr>
            <w:ins w:id="1457" w:author="xh" w:date="2026-10-13T09:38:31Z">
              <w:del w:id="3431" w:author="xh" w:date="2026-10-14T08:38:28Z">
                <w:r>
                  <w:rPr>
                    <w:rFonts w:ascii="Times New Roman" w:hAnsi="Times New Roman" w:eastAsia="宋体"/>
                    <w:b w:val="0"/>
                    <w:sz w:val="18"/>
                  </w:rPr>
                  <w:delText xml:space="preserve">1.52～1.78</w:delText>
                </w:r>
              </w:del>
            </w:ins>
          </w:p>
        </w:tc>
      </w:tr>
      <w:tr w14:paraId="1059B57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458" w:author="xh" w:date="2026-10-13T09:38:31Z"/>
          <w:del w:id="3433" w:author="xh" w:date="2026-10-14T08:38:28Z"/>
        </w:trPr>
        <w:tc>
          <w:tcPr>
            <w:tcW w:w="1385" w:type="dxa"/>
            <w:tcMar>
              <w:left w:w="70" w:type="dxa"/>
              <w:right w:w="70" w:type="dxa"/>
            </w:tcMar>
            <w:vAlign w:val="center"/>
          </w:tcPr>
          <w:p w14:paraId="15846B29">
            <w:pPr>
              <w:keepNext/>
              <w:spacing w:before="20" w:after="20" w:line="260" w:lineRule="exact"/>
              <w:ind w:left="0" w:leftChars="0" w:right="0" w:rightChars="0" w:firstLine="0" w:firstLineChars="0"/>
              <w:jc w:val="center"/>
              <w:rPr>
                <w:del w:id="3435" w:author="xh" w:date="2026-10-14T08:38:28Z"/>
              </w:rPr>
            </w:pPr>
            <w:ins w:id="1459" w:author="xh" w:date="2026-10-13T09:38:31Z">
              <w:del w:id="3434" w:author="xh" w:date="2026-10-14T08:38:28Z">
                <w:r>
                  <w:rPr>
                    <w:rFonts w:ascii="Times New Roman" w:hAnsi="Times New Roman" w:eastAsia="宋体"/>
                    <w:b w:val="0"/>
                    <w:sz w:val="18"/>
                  </w:rPr>
                  <w:delText xml:space="preserve">(4%,7%]</w:delText>
                </w:r>
              </w:del>
            </w:ins>
          </w:p>
        </w:tc>
        <w:tc>
          <w:tcPr>
            <w:tcW w:w="1385" w:type="dxa"/>
            <w:tcMar>
              <w:left w:w="70" w:type="dxa"/>
              <w:right w:w="70" w:type="dxa"/>
            </w:tcMar>
            <w:vAlign w:val="center"/>
          </w:tcPr>
          <w:p w14:paraId="47F2B742">
            <w:pPr>
              <w:keepNext/>
              <w:spacing w:before="20" w:after="20" w:line="260" w:lineRule="exact"/>
              <w:ind w:left="0" w:leftChars="0" w:right="0" w:rightChars="0" w:firstLine="0" w:firstLineChars="0"/>
              <w:jc w:val="center"/>
              <w:rPr>
                <w:del w:id="3437" w:author="xh" w:date="2026-10-14T08:38:28Z"/>
              </w:rPr>
            </w:pPr>
            <w:ins w:id="1460" w:author="xh" w:date="2026-10-13T09:38:31Z">
              <w:del w:id="3436" w:author="xh" w:date="2026-10-14T08:38:28Z">
                <w:r>
                  <w:rPr>
                    <w:rFonts w:ascii="Times New Roman" w:hAnsi="Times New Roman" w:eastAsia="宋体"/>
                    <w:b w:val="0"/>
                    <w:sz w:val="18"/>
                  </w:rPr>
                  <w:delText xml:space="preserve">(1,2]</w:delText>
                </w:r>
              </w:del>
            </w:ins>
          </w:p>
        </w:tc>
        <w:tc>
          <w:tcPr>
            <w:tcW w:w="1385" w:type="dxa"/>
            <w:tcMar>
              <w:left w:w="70" w:type="dxa"/>
              <w:right w:w="70" w:type="dxa"/>
            </w:tcMar>
            <w:vAlign w:val="center"/>
          </w:tcPr>
          <w:p w14:paraId="14F4639E">
            <w:pPr>
              <w:keepNext/>
              <w:spacing w:before="20" w:after="20" w:line="260" w:lineRule="exact"/>
              <w:ind w:left="0" w:leftChars="0" w:right="0" w:rightChars="0" w:firstLine="0" w:firstLineChars="0"/>
              <w:jc w:val="center"/>
              <w:rPr>
                <w:del w:id="3439" w:author="xh" w:date="2026-10-14T08:38:28Z"/>
              </w:rPr>
            </w:pPr>
            <w:ins w:id="1461" w:author="xh" w:date="2026-10-13T09:38:31Z">
              <w:del w:id="3438" w:author="xh" w:date="2026-10-14T08:38:28Z">
                <w:r>
                  <w:rPr>
                    <w:rFonts w:ascii="Times New Roman" w:hAnsi="Times New Roman" w:eastAsia="宋体"/>
                    <w:b w:val="0"/>
                    <w:sz w:val="18"/>
                  </w:rPr>
                  <w:delText xml:space="preserve">1.98～2.30</w:delText>
                </w:r>
              </w:del>
            </w:ins>
          </w:p>
        </w:tc>
        <w:tc>
          <w:tcPr>
            <w:tcW w:w="1385" w:type="dxa"/>
            <w:tcMar>
              <w:left w:w="70" w:type="dxa"/>
              <w:right w:w="70" w:type="dxa"/>
            </w:tcMar>
            <w:vAlign w:val="center"/>
          </w:tcPr>
          <w:p w14:paraId="7148954E">
            <w:pPr>
              <w:keepNext/>
              <w:spacing w:before="20" w:after="20" w:line="260" w:lineRule="exact"/>
              <w:ind w:left="0" w:leftChars="0" w:right="0" w:rightChars="0" w:firstLine="0" w:firstLineChars="0"/>
              <w:jc w:val="center"/>
              <w:rPr>
                <w:del w:id="3441" w:author="xh" w:date="2026-10-14T08:38:28Z"/>
              </w:rPr>
            </w:pPr>
            <w:ins w:id="1462" w:author="xh" w:date="2026-10-13T09:38:31Z">
              <w:del w:id="3440" w:author="xh" w:date="2026-10-14T08:38:28Z">
                <w:r>
                  <w:rPr>
                    <w:rFonts w:ascii="Times New Roman" w:hAnsi="Times New Roman" w:eastAsia="宋体"/>
                    <w:b w:val="0"/>
                    <w:sz w:val="18"/>
                  </w:rPr>
                  <w:delText xml:space="preserve">1.77～2.30</w:delText>
                </w:r>
              </w:del>
            </w:ins>
          </w:p>
        </w:tc>
        <w:tc>
          <w:tcPr>
            <w:tcW w:w="1385" w:type="dxa"/>
            <w:tcMar>
              <w:left w:w="70" w:type="dxa"/>
              <w:right w:w="70" w:type="dxa"/>
            </w:tcMar>
            <w:vAlign w:val="center"/>
          </w:tcPr>
          <w:p w14:paraId="65B981D0">
            <w:pPr>
              <w:keepNext/>
              <w:spacing w:before="20" w:after="20" w:line="260" w:lineRule="exact"/>
              <w:ind w:left="0" w:leftChars="0" w:right="0" w:rightChars="0" w:firstLine="0" w:firstLineChars="0"/>
              <w:jc w:val="center"/>
              <w:rPr>
                <w:del w:id="3443" w:author="xh" w:date="2026-10-14T08:38:28Z"/>
              </w:rPr>
            </w:pPr>
            <w:ins w:id="1463" w:author="xh" w:date="2026-10-13T09:38:31Z">
              <w:del w:id="3442" w:author="xh" w:date="2026-10-14T08:38:28Z">
                <w:r>
                  <w:rPr>
                    <w:rFonts w:ascii="Times New Roman" w:hAnsi="Times New Roman" w:eastAsia="宋体"/>
                    <w:b w:val="0"/>
                    <w:sz w:val="18"/>
                  </w:rPr>
                  <w:delText xml:space="preserve">1.61～2.17</w:delText>
                </w:r>
              </w:del>
            </w:ins>
          </w:p>
        </w:tc>
        <w:tc>
          <w:tcPr>
            <w:tcW w:w="1385" w:type="dxa"/>
            <w:tcMar>
              <w:left w:w="70" w:type="dxa"/>
              <w:right w:w="70" w:type="dxa"/>
            </w:tcMar>
            <w:vAlign w:val="center"/>
          </w:tcPr>
          <w:p w14:paraId="125A1951">
            <w:pPr>
              <w:keepNext/>
              <w:spacing w:before="20" w:after="20" w:line="260" w:lineRule="exact"/>
              <w:ind w:left="0" w:leftChars="0" w:right="0" w:rightChars="0" w:firstLine="0" w:firstLineChars="0"/>
              <w:jc w:val="center"/>
              <w:rPr>
                <w:del w:id="3445" w:author="xh" w:date="2026-10-14T08:38:28Z"/>
              </w:rPr>
            </w:pPr>
            <w:ins w:id="1464" w:author="xh" w:date="2026-10-13T09:38:31Z">
              <w:del w:id="3444" w:author="xh" w:date="2026-10-14T08:38:28Z">
                <w:r>
                  <w:rPr>
                    <w:rFonts w:ascii="Times New Roman" w:hAnsi="Times New Roman" w:eastAsia="宋体"/>
                    <w:b w:val="0"/>
                    <w:sz w:val="18"/>
                  </w:rPr>
                  <w:delText xml:space="preserve">1.52～2.14</w:delText>
                </w:r>
              </w:del>
            </w:ins>
          </w:p>
        </w:tc>
      </w:tr>
      <w:tr w14:paraId="00CC442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465" w:author="xh" w:date="2026-10-13T09:38:31Z"/>
          <w:del w:id="3446" w:author="xh" w:date="2026-10-14T08:38:28Z"/>
        </w:trPr>
        <w:tc>
          <w:tcPr>
            <w:tcW w:w="1385" w:type="dxa"/>
            <w:tcMar>
              <w:left w:w="70" w:type="dxa"/>
              <w:right w:w="70" w:type="dxa"/>
            </w:tcMar>
            <w:vAlign w:val="center"/>
          </w:tcPr>
          <w:p w14:paraId="466E3182">
            <w:pPr>
              <w:keepNext/>
              <w:spacing w:before="20" w:after="20" w:line="260" w:lineRule="exact"/>
              <w:ind w:left="0" w:leftChars="0" w:right="0" w:rightChars="0" w:firstLine="0" w:firstLineChars="0"/>
              <w:jc w:val="center"/>
              <w:rPr>
                <w:del w:id="3448" w:author="xh" w:date="2026-10-14T08:38:28Z"/>
              </w:rPr>
            </w:pPr>
            <w:ins w:id="1466" w:author="xh" w:date="2026-10-13T09:38:31Z">
              <w:del w:id="3447" w:author="xh" w:date="2026-10-14T08:38:28Z">
                <w:r>
                  <w:rPr>
                    <w:rFonts w:ascii="Times New Roman" w:hAnsi="Times New Roman" w:eastAsia="宋体"/>
                    <w:b w:val="0"/>
                    <w:sz w:val="18"/>
                  </w:rPr>
                  <w:delText xml:space="preserve">(4%,7%]</w:delText>
                </w:r>
              </w:del>
            </w:ins>
          </w:p>
        </w:tc>
        <w:tc>
          <w:tcPr>
            <w:tcW w:w="1385" w:type="dxa"/>
            <w:tcMar>
              <w:left w:w="70" w:type="dxa"/>
              <w:right w:w="70" w:type="dxa"/>
            </w:tcMar>
            <w:vAlign w:val="center"/>
          </w:tcPr>
          <w:p w14:paraId="2CCDEB73">
            <w:pPr>
              <w:keepNext/>
              <w:spacing w:before="20" w:after="20" w:line="260" w:lineRule="exact"/>
              <w:ind w:left="0" w:leftChars="0" w:right="0" w:rightChars="0" w:firstLine="0" w:firstLineChars="0"/>
              <w:jc w:val="center"/>
              <w:rPr>
                <w:del w:id="3450" w:author="xh" w:date="2026-10-14T08:38:28Z"/>
              </w:rPr>
            </w:pPr>
            <w:ins w:id="1467" w:author="xh" w:date="2026-10-13T09:38:31Z">
              <w:del w:id="3449" w:author="xh" w:date="2026-10-14T08:38:28Z">
                <w:r>
                  <w:rPr>
                    <w:rFonts w:ascii="Times New Roman" w:hAnsi="Times New Roman" w:eastAsia="宋体"/>
                    <w:b w:val="0"/>
                    <w:sz w:val="18"/>
                  </w:rPr>
                  <w:delText xml:space="preserve">&gt;2</w:delText>
                </w:r>
              </w:del>
            </w:ins>
          </w:p>
        </w:tc>
        <w:tc>
          <w:tcPr>
            <w:tcW w:w="1385" w:type="dxa"/>
            <w:tcMar>
              <w:left w:w="70" w:type="dxa"/>
              <w:right w:w="70" w:type="dxa"/>
            </w:tcMar>
            <w:vAlign w:val="center"/>
          </w:tcPr>
          <w:p w14:paraId="7C0D9DB1">
            <w:pPr>
              <w:keepNext/>
              <w:spacing w:before="20" w:after="20" w:line="260" w:lineRule="exact"/>
              <w:ind w:left="0" w:leftChars="0" w:right="0" w:rightChars="0" w:firstLine="0" w:firstLineChars="0"/>
              <w:jc w:val="center"/>
              <w:rPr>
                <w:del w:id="3452" w:author="xh" w:date="2026-10-14T08:38:28Z"/>
              </w:rPr>
            </w:pPr>
            <w:ins w:id="1468" w:author="xh" w:date="2026-10-13T09:38:31Z">
              <w:del w:id="3451" w:author="xh" w:date="2026-10-14T08:38:28Z">
                <w:r>
                  <w:rPr>
                    <w:rFonts w:ascii="Times New Roman" w:hAnsi="Times New Roman" w:eastAsia="宋体"/>
                    <w:b w:val="0"/>
                    <w:sz w:val="18"/>
                  </w:rPr>
                  <w:delText xml:space="preserve">2.29～2.65</w:delText>
                </w:r>
              </w:del>
            </w:ins>
          </w:p>
        </w:tc>
        <w:tc>
          <w:tcPr>
            <w:tcW w:w="1385" w:type="dxa"/>
            <w:tcMar>
              <w:left w:w="70" w:type="dxa"/>
              <w:right w:w="70" w:type="dxa"/>
            </w:tcMar>
            <w:vAlign w:val="center"/>
          </w:tcPr>
          <w:p w14:paraId="3603B3A2">
            <w:pPr>
              <w:keepNext/>
              <w:spacing w:before="20" w:after="20" w:line="260" w:lineRule="exact"/>
              <w:ind w:left="0" w:leftChars="0" w:right="0" w:rightChars="0" w:firstLine="0" w:firstLineChars="0"/>
              <w:jc w:val="center"/>
              <w:rPr>
                <w:del w:id="3454" w:author="xh" w:date="2026-10-14T08:38:28Z"/>
              </w:rPr>
            </w:pPr>
            <w:ins w:id="1469" w:author="xh" w:date="2026-10-13T09:38:31Z">
              <w:del w:id="3453" w:author="xh" w:date="2026-10-14T08:38:28Z">
                <w:r>
                  <w:rPr>
                    <w:rFonts w:ascii="Times New Roman" w:hAnsi="Times New Roman" w:eastAsia="宋体"/>
                    <w:b w:val="0"/>
                    <w:sz w:val="18"/>
                  </w:rPr>
                  <w:delText xml:space="preserve">2.16～2.65</w:delText>
                </w:r>
              </w:del>
            </w:ins>
          </w:p>
        </w:tc>
        <w:tc>
          <w:tcPr>
            <w:tcW w:w="1385" w:type="dxa"/>
            <w:tcMar>
              <w:left w:w="70" w:type="dxa"/>
              <w:right w:w="70" w:type="dxa"/>
            </w:tcMar>
            <w:vAlign w:val="center"/>
          </w:tcPr>
          <w:p w14:paraId="391BAA62">
            <w:pPr>
              <w:keepNext/>
              <w:spacing w:before="20" w:after="20" w:line="260" w:lineRule="exact"/>
              <w:ind w:left="0" w:leftChars="0" w:right="0" w:rightChars="0" w:firstLine="0" w:firstLineChars="0"/>
              <w:jc w:val="center"/>
              <w:rPr>
                <w:del w:id="3456" w:author="xh" w:date="2026-10-14T08:38:28Z"/>
              </w:rPr>
            </w:pPr>
            <w:ins w:id="1470" w:author="xh" w:date="2026-10-13T09:38:31Z">
              <w:del w:id="3455" w:author="xh" w:date="2026-10-14T08:38:28Z">
                <w:r>
                  <w:rPr>
                    <w:rFonts w:ascii="Times New Roman" w:hAnsi="Times New Roman" w:eastAsia="宋体"/>
                    <w:b w:val="0"/>
                    <w:sz w:val="18"/>
                  </w:rPr>
                  <w:delText xml:space="preserve">2.01～2.65</w:delText>
                </w:r>
              </w:del>
            </w:ins>
          </w:p>
        </w:tc>
        <w:tc>
          <w:tcPr>
            <w:tcW w:w="1385" w:type="dxa"/>
            <w:tcMar>
              <w:left w:w="70" w:type="dxa"/>
              <w:right w:w="70" w:type="dxa"/>
            </w:tcMar>
            <w:vAlign w:val="center"/>
          </w:tcPr>
          <w:p w14:paraId="703201E1">
            <w:pPr>
              <w:keepNext/>
              <w:spacing w:before="20" w:after="20" w:line="260" w:lineRule="exact"/>
              <w:ind w:left="0" w:leftChars="0" w:right="0" w:rightChars="0" w:firstLine="0" w:firstLineChars="0"/>
              <w:jc w:val="center"/>
              <w:rPr>
                <w:del w:id="3458" w:author="xh" w:date="2026-10-14T08:38:28Z"/>
              </w:rPr>
            </w:pPr>
            <w:ins w:id="1471" w:author="xh" w:date="2026-10-13T09:38:31Z">
              <w:del w:id="3457" w:author="xh" w:date="2026-10-14T08:38:28Z">
                <w:r>
                  <w:rPr>
                    <w:rFonts w:ascii="Times New Roman" w:hAnsi="Times New Roman" w:eastAsia="宋体"/>
                    <w:b w:val="0"/>
                    <w:sz w:val="18"/>
                  </w:rPr>
                  <w:delText xml:space="preserve">2.01～2.65</w:delText>
                </w:r>
              </w:del>
            </w:ins>
          </w:p>
        </w:tc>
      </w:tr>
      <w:tr w14:paraId="2E25075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472" w:author="xh" w:date="2026-10-13T09:38:31Z"/>
          <w:del w:id="3459" w:author="xh" w:date="2026-10-14T08:38:28Z"/>
        </w:trPr>
        <w:tc>
          <w:tcPr>
            <w:tcW w:w="1385" w:type="dxa"/>
            <w:tcMar>
              <w:left w:w="70" w:type="dxa"/>
              <w:right w:w="70" w:type="dxa"/>
            </w:tcMar>
            <w:vAlign w:val="center"/>
          </w:tcPr>
          <w:p w14:paraId="26C65F52">
            <w:pPr>
              <w:keepNext/>
              <w:spacing w:before="20" w:after="20" w:line="260" w:lineRule="exact"/>
              <w:ind w:left="0" w:leftChars="0" w:right="0" w:rightChars="0" w:firstLine="0" w:firstLineChars="0"/>
              <w:jc w:val="center"/>
              <w:rPr>
                <w:del w:id="3461" w:author="xh" w:date="2026-10-14T08:38:28Z"/>
              </w:rPr>
            </w:pPr>
            <w:ins w:id="1473" w:author="xh" w:date="2026-10-13T09:38:31Z">
              <w:del w:id="3460" w:author="xh" w:date="2026-10-14T08:38:28Z">
                <w:r>
                  <w:rPr>
                    <w:rFonts w:ascii="Times New Roman" w:hAnsi="Times New Roman" w:eastAsia="宋体"/>
                    <w:b w:val="0"/>
                    <w:sz w:val="18"/>
                  </w:rPr>
                  <w:delText xml:space="preserve">&gt;7%</w:delText>
                </w:r>
              </w:del>
            </w:ins>
          </w:p>
        </w:tc>
        <w:tc>
          <w:tcPr>
            <w:tcW w:w="1385" w:type="dxa"/>
            <w:tcMar>
              <w:left w:w="70" w:type="dxa"/>
              <w:right w:w="70" w:type="dxa"/>
            </w:tcMar>
            <w:vAlign w:val="center"/>
          </w:tcPr>
          <w:p w14:paraId="37CDE8FD">
            <w:pPr>
              <w:keepNext/>
              <w:spacing w:before="20" w:after="20" w:line="260" w:lineRule="exact"/>
              <w:ind w:left="0" w:leftChars="0" w:right="0" w:rightChars="0" w:firstLine="0" w:firstLineChars="0"/>
              <w:jc w:val="center"/>
              <w:rPr>
                <w:del w:id="3463" w:author="xh" w:date="2026-10-14T08:38:28Z"/>
              </w:rPr>
            </w:pPr>
            <w:ins w:id="1474" w:author="xh" w:date="2026-10-13T09:38:31Z">
              <w:del w:id="3462" w:author="xh" w:date="2026-10-14T08:38:28Z">
                <w:r>
                  <w:rPr>
                    <w:rFonts w:ascii="Times New Roman" w:hAnsi="Times New Roman" w:eastAsia="宋体"/>
                    <w:b w:val="0"/>
                    <w:sz w:val="18"/>
                  </w:rPr>
                  <w:delText xml:space="preserve">≤1</w:delText>
                </w:r>
              </w:del>
            </w:ins>
          </w:p>
        </w:tc>
        <w:tc>
          <w:tcPr>
            <w:tcW w:w="1385" w:type="dxa"/>
            <w:tcMar>
              <w:left w:w="70" w:type="dxa"/>
              <w:right w:w="70" w:type="dxa"/>
            </w:tcMar>
            <w:vAlign w:val="center"/>
          </w:tcPr>
          <w:p w14:paraId="3E8E7BB1">
            <w:pPr>
              <w:keepNext/>
              <w:spacing w:before="20" w:after="20" w:line="260" w:lineRule="exact"/>
              <w:ind w:left="0" w:leftChars="0" w:right="0" w:rightChars="0" w:firstLine="0" w:firstLineChars="0"/>
              <w:jc w:val="center"/>
              <w:rPr>
                <w:del w:id="3465" w:author="xh" w:date="2026-10-14T08:38:28Z"/>
              </w:rPr>
            </w:pPr>
            <w:ins w:id="1475" w:author="xh" w:date="2026-10-13T09:38:31Z">
              <w:del w:id="3464" w:author="xh" w:date="2026-10-14T08:38:28Z">
                <w:r>
                  <w:rPr>
                    <w:rFonts w:ascii="Times New Roman" w:hAnsi="Times New Roman" w:eastAsia="宋体"/>
                    <w:b w:val="0"/>
                    <w:sz w:val="18"/>
                  </w:rPr>
                  <w:delText xml:space="preserve">1.91～1.92</w:delText>
                </w:r>
              </w:del>
            </w:ins>
          </w:p>
        </w:tc>
        <w:tc>
          <w:tcPr>
            <w:tcW w:w="1385" w:type="dxa"/>
            <w:tcMar>
              <w:left w:w="70" w:type="dxa"/>
              <w:right w:w="70" w:type="dxa"/>
            </w:tcMar>
            <w:vAlign w:val="center"/>
          </w:tcPr>
          <w:p w14:paraId="1C4067A5">
            <w:pPr>
              <w:keepNext/>
              <w:spacing w:before="20" w:after="20" w:line="260" w:lineRule="exact"/>
              <w:ind w:left="0" w:leftChars="0" w:right="0" w:rightChars="0" w:firstLine="0" w:firstLineChars="0"/>
              <w:jc w:val="center"/>
              <w:rPr>
                <w:del w:id="3467" w:author="xh" w:date="2026-10-14T08:38:28Z"/>
              </w:rPr>
            </w:pPr>
            <w:ins w:id="1476" w:author="xh" w:date="2026-10-13T09:38:31Z">
              <w:del w:id="3466" w:author="xh" w:date="2026-10-14T08:38:28Z">
                <w:r>
                  <w:rPr>
                    <w:rFonts w:ascii="Times New Roman" w:hAnsi="Times New Roman" w:eastAsia="宋体"/>
                    <w:b w:val="0"/>
                    <w:sz w:val="18"/>
                  </w:rPr>
                  <w:delText xml:space="preserve">1.76～1.92</w:delText>
                </w:r>
              </w:del>
            </w:ins>
          </w:p>
        </w:tc>
        <w:tc>
          <w:tcPr>
            <w:tcW w:w="1385" w:type="dxa"/>
            <w:tcMar>
              <w:left w:w="70" w:type="dxa"/>
              <w:right w:w="70" w:type="dxa"/>
            </w:tcMar>
            <w:vAlign w:val="center"/>
          </w:tcPr>
          <w:p w14:paraId="27107A58">
            <w:pPr>
              <w:keepNext/>
              <w:spacing w:before="20" w:after="20" w:line="260" w:lineRule="exact"/>
              <w:ind w:left="0" w:leftChars="0" w:right="0" w:rightChars="0" w:firstLine="0" w:firstLineChars="0"/>
              <w:jc w:val="center"/>
              <w:rPr>
                <w:del w:id="3469" w:author="xh" w:date="2026-10-14T08:38:28Z"/>
              </w:rPr>
            </w:pPr>
            <w:ins w:id="1477" w:author="xh" w:date="2026-10-13T09:38:31Z">
              <w:del w:id="3468" w:author="xh" w:date="2026-10-14T08:38:28Z">
                <w:r>
                  <w:rPr>
                    <w:rFonts w:ascii="Times New Roman" w:hAnsi="Times New Roman" w:eastAsia="宋体"/>
                    <w:b w:val="0"/>
                    <w:sz w:val="18"/>
                  </w:rPr>
                  <w:delText xml:space="preserve">1.50～1.78</w:delText>
                </w:r>
              </w:del>
            </w:ins>
          </w:p>
        </w:tc>
        <w:tc>
          <w:tcPr>
            <w:tcW w:w="1385" w:type="dxa"/>
            <w:tcMar>
              <w:left w:w="70" w:type="dxa"/>
              <w:right w:w="70" w:type="dxa"/>
            </w:tcMar>
            <w:vAlign w:val="center"/>
          </w:tcPr>
          <w:p w14:paraId="73D14EC2">
            <w:pPr>
              <w:keepNext/>
              <w:spacing w:before="20" w:after="20" w:line="260" w:lineRule="exact"/>
              <w:ind w:left="0" w:leftChars="0" w:right="0" w:rightChars="0" w:firstLine="0" w:firstLineChars="0"/>
              <w:jc w:val="center"/>
              <w:rPr>
                <w:del w:id="3471" w:author="xh" w:date="2026-10-14T08:38:28Z"/>
              </w:rPr>
            </w:pPr>
            <w:ins w:id="1478" w:author="xh" w:date="2026-10-13T09:38:31Z">
              <w:del w:id="3470" w:author="xh" w:date="2026-10-14T08:38:28Z">
                <w:r>
                  <w:rPr>
                    <w:rFonts w:ascii="Times New Roman" w:hAnsi="Times New Roman" w:eastAsia="宋体"/>
                    <w:b w:val="0"/>
                    <w:sz w:val="18"/>
                  </w:rPr>
                  <w:delText xml:space="preserve">1.36～1.62</w:delText>
                </w:r>
              </w:del>
            </w:ins>
          </w:p>
        </w:tc>
      </w:tr>
      <w:tr w14:paraId="09124BF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479" w:author="xh" w:date="2026-10-13T09:38:31Z"/>
          <w:del w:id="3472" w:author="xh" w:date="2026-10-14T08:38:28Z"/>
        </w:trPr>
        <w:tc>
          <w:tcPr>
            <w:tcW w:w="1385" w:type="dxa"/>
            <w:tcMar>
              <w:left w:w="70" w:type="dxa"/>
              <w:right w:w="70" w:type="dxa"/>
            </w:tcMar>
            <w:vAlign w:val="center"/>
          </w:tcPr>
          <w:p w14:paraId="35B87089">
            <w:pPr>
              <w:keepNext/>
              <w:spacing w:before="20" w:after="20" w:line="260" w:lineRule="exact"/>
              <w:ind w:left="0" w:leftChars="0" w:right="0" w:rightChars="0" w:firstLine="0" w:firstLineChars="0"/>
              <w:jc w:val="center"/>
              <w:rPr>
                <w:del w:id="3474" w:author="xh" w:date="2026-10-14T08:38:28Z"/>
              </w:rPr>
            </w:pPr>
            <w:ins w:id="1480" w:author="xh" w:date="2026-10-13T09:38:31Z">
              <w:del w:id="3473" w:author="xh" w:date="2026-10-14T08:38:28Z">
                <w:r>
                  <w:rPr>
                    <w:rFonts w:ascii="Times New Roman" w:hAnsi="Times New Roman" w:eastAsia="宋体"/>
                    <w:b w:val="0"/>
                    <w:sz w:val="18"/>
                  </w:rPr>
                  <w:delText xml:space="preserve">&gt;7%</w:delText>
                </w:r>
              </w:del>
            </w:ins>
          </w:p>
        </w:tc>
        <w:tc>
          <w:tcPr>
            <w:tcW w:w="1385" w:type="dxa"/>
            <w:tcMar>
              <w:left w:w="70" w:type="dxa"/>
              <w:right w:w="70" w:type="dxa"/>
            </w:tcMar>
            <w:vAlign w:val="center"/>
          </w:tcPr>
          <w:p w14:paraId="72F6C66D">
            <w:pPr>
              <w:keepNext/>
              <w:spacing w:before="20" w:after="20" w:line="260" w:lineRule="exact"/>
              <w:ind w:left="0" w:leftChars="0" w:right="0" w:rightChars="0" w:firstLine="0" w:firstLineChars="0"/>
              <w:jc w:val="center"/>
              <w:rPr>
                <w:del w:id="3476" w:author="xh" w:date="2026-10-14T08:38:28Z"/>
              </w:rPr>
            </w:pPr>
            <w:ins w:id="1481" w:author="xh" w:date="2026-10-13T09:38:31Z">
              <w:del w:id="3475" w:author="xh" w:date="2026-10-14T08:38:28Z">
                <w:r>
                  <w:rPr>
                    <w:rFonts w:ascii="Times New Roman" w:hAnsi="Times New Roman" w:eastAsia="宋体"/>
                    <w:b w:val="0"/>
                    <w:sz w:val="18"/>
                  </w:rPr>
                  <w:delText xml:space="preserve">(1,2]</w:delText>
                </w:r>
              </w:del>
            </w:ins>
          </w:p>
        </w:tc>
        <w:tc>
          <w:tcPr>
            <w:tcW w:w="1385" w:type="dxa"/>
            <w:tcMar>
              <w:left w:w="70" w:type="dxa"/>
              <w:right w:w="70" w:type="dxa"/>
            </w:tcMar>
            <w:vAlign w:val="center"/>
          </w:tcPr>
          <w:p w14:paraId="535EB7E5">
            <w:pPr>
              <w:keepNext/>
              <w:spacing w:before="20" w:after="20" w:line="260" w:lineRule="exact"/>
              <w:ind w:left="0" w:leftChars="0" w:right="0" w:rightChars="0" w:firstLine="0" w:firstLineChars="0"/>
              <w:jc w:val="center"/>
              <w:rPr>
                <w:del w:id="3478" w:author="xh" w:date="2026-10-14T08:38:28Z"/>
              </w:rPr>
            </w:pPr>
            <w:ins w:id="1482" w:author="xh" w:date="2026-10-13T09:38:31Z">
              <w:del w:id="3477" w:author="xh" w:date="2026-10-14T08:38:28Z">
                <w:r>
                  <w:rPr>
                    <w:rFonts w:ascii="Times New Roman" w:hAnsi="Times New Roman" w:eastAsia="宋体"/>
                    <w:b w:val="0"/>
                    <w:sz w:val="18"/>
                  </w:rPr>
                  <w:delText xml:space="preserve">1.91～2.09</w:delText>
                </w:r>
              </w:del>
            </w:ins>
          </w:p>
        </w:tc>
        <w:tc>
          <w:tcPr>
            <w:tcW w:w="1385" w:type="dxa"/>
            <w:tcMar>
              <w:left w:w="70" w:type="dxa"/>
              <w:right w:w="70" w:type="dxa"/>
            </w:tcMar>
            <w:vAlign w:val="center"/>
          </w:tcPr>
          <w:p w14:paraId="56EA481F">
            <w:pPr>
              <w:keepNext/>
              <w:spacing w:before="20" w:after="20" w:line="260" w:lineRule="exact"/>
              <w:ind w:left="0" w:leftChars="0" w:right="0" w:rightChars="0" w:firstLine="0" w:firstLineChars="0"/>
              <w:jc w:val="center"/>
              <w:rPr>
                <w:del w:id="3480" w:author="xh" w:date="2026-10-14T08:38:28Z"/>
              </w:rPr>
            </w:pPr>
            <w:ins w:id="1483" w:author="xh" w:date="2026-10-13T09:38:31Z">
              <w:del w:id="3479" w:author="xh" w:date="2026-10-14T08:38:28Z">
                <w:r>
                  <w:rPr>
                    <w:rFonts w:ascii="Times New Roman" w:hAnsi="Times New Roman" w:eastAsia="宋体"/>
                    <w:b w:val="0"/>
                    <w:sz w:val="18"/>
                  </w:rPr>
                  <w:delText xml:space="preserve">1.76～2.09</w:delText>
                </w:r>
              </w:del>
            </w:ins>
          </w:p>
        </w:tc>
        <w:tc>
          <w:tcPr>
            <w:tcW w:w="1385" w:type="dxa"/>
            <w:tcMar>
              <w:left w:w="70" w:type="dxa"/>
              <w:right w:w="70" w:type="dxa"/>
            </w:tcMar>
            <w:vAlign w:val="center"/>
          </w:tcPr>
          <w:p w14:paraId="3095A046">
            <w:pPr>
              <w:keepNext/>
              <w:spacing w:before="20" w:after="20" w:line="260" w:lineRule="exact"/>
              <w:ind w:left="0" w:leftChars="0" w:right="0" w:rightChars="0" w:firstLine="0" w:firstLineChars="0"/>
              <w:jc w:val="center"/>
              <w:rPr>
                <w:del w:id="3482" w:author="xh" w:date="2026-10-14T08:38:28Z"/>
              </w:rPr>
            </w:pPr>
            <w:ins w:id="1484" w:author="xh" w:date="2026-10-13T09:38:31Z">
              <w:del w:id="3481" w:author="xh" w:date="2026-10-14T08:38:28Z">
                <w:r>
                  <w:rPr>
                    <w:rFonts w:ascii="Times New Roman" w:hAnsi="Times New Roman" w:eastAsia="宋体"/>
                    <w:b w:val="0"/>
                    <w:sz w:val="18"/>
                  </w:rPr>
                  <w:delText xml:space="preserve">1.50～2.09</w:delText>
                </w:r>
              </w:del>
            </w:ins>
          </w:p>
        </w:tc>
        <w:tc>
          <w:tcPr>
            <w:tcW w:w="1385" w:type="dxa"/>
            <w:tcMar>
              <w:left w:w="70" w:type="dxa"/>
              <w:right w:w="70" w:type="dxa"/>
            </w:tcMar>
            <w:vAlign w:val="center"/>
          </w:tcPr>
          <w:p w14:paraId="70D6EF42">
            <w:pPr>
              <w:keepNext/>
              <w:spacing w:before="20" w:after="20" w:line="260" w:lineRule="exact"/>
              <w:ind w:left="0" w:leftChars="0" w:right="0" w:rightChars="0" w:firstLine="0" w:firstLineChars="0"/>
              <w:jc w:val="center"/>
              <w:rPr>
                <w:del w:id="3484" w:author="xh" w:date="2026-10-14T08:38:28Z"/>
              </w:rPr>
            </w:pPr>
            <w:ins w:id="1485" w:author="xh" w:date="2026-10-13T09:38:31Z">
              <w:del w:id="3483" w:author="xh" w:date="2026-10-14T08:38:28Z">
                <w:r>
                  <w:rPr>
                    <w:rFonts w:ascii="Times New Roman" w:hAnsi="Times New Roman" w:eastAsia="宋体"/>
                    <w:b w:val="0"/>
                    <w:sz w:val="18"/>
                  </w:rPr>
                  <w:delText xml:space="preserve">1.47～1.95</w:delText>
                </w:r>
              </w:del>
            </w:ins>
          </w:p>
        </w:tc>
      </w:tr>
      <w:tr w14:paraId="52AAAA7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486" w:author="xh" w:date="2026-10-13T09:38:31Z"/>
          <w:del w:id="3485" w:author="xh" w:date="2026-10-14T08:38:28Z"/>
        </w:trPr>
        <w:tc>
          <w:tcPr>
            <w:tcW w:w="1385" w:type="dxa"/>
            <w:tcMar>
              <w:left w:w="70" w:type="dxa"/>
              <w:right w:w="70" w:type="dxa"/>
            </w:tcMar>
            <w:vAlign w:val="center"/>
          </w:tcPr>
          <w:p w14:paraId="2F0F261A">
            <w:pPr>
              <w:keepNext w:val="0"/>
              <w:spacing w:before="20" w:after="20" w:line="260" w:lineRule="exact"/>
              <w:ind w:left="0" w:leftChars="0" w:right="0" w:rightChars="0" w:firstLine="0" w:firstLineChars="0"/>
              <w:jc w:val="center"/>
              <w:rPr>
                <w:del w:id="3487" w:author="xh" w:date="2026-10-14T08:38:28Z"/>
              </w:rPr>
            </w:pPr>
            <w:ins w:id="1487" w:author="xh" w:date="2026-10-13T09:38:31Z">
              <w:del w:id="3486" w:author="xh" w:date="2026-10-14T08:38:28Z">
                <w:r>
                  <w:rPr>
                    <w:rFonts w:ascii="Times New Roman" w:hAnsi="Times New Roman" w:eastAsia="宋体"/>
                    <w:b w:val="0"/>
                    <w:sz w:val="18"/>
                  </w:rPr>
                  <w:delText xml:space="preserve">&gt;7%</w:delText>
                </w:r>
              </w:del>
            </w:ins>
          </w:p>
        </w:tc>
        <w:tc>
          <w:tcPr>
            <w:tcW w:w="1385" w:type="dxa"/>
            <w:tcMar>
              <w:left w:w="70" w:type="dxa"/>
              <w:right w:w="70" w:type="dxa"/>
            </w:tcMar>
            <w:vAlign w:val="center"/>
          </w:tcPr>
          <w:p w14:paraId="64EF081B">
            <w:pPr>
              <w:keepNext w:val="0"/>
              <w:spacing w:before="20" w:after="20" w:line="260" w:lineRule="exact"/>
              <w:ind w:left="0" w:leftChars="0" w:right="0" w:rightChars="0" w:firstLine="0" w:firstLineChars="0"/>
              <w:jc w:val="center"/>
              <w:rPr>
                <w:del w:id="3489" w:author="xh" w:date="2026-10-14T08:38:28Z"/>
              </w:rPr>
            </w:pPr>
            <w:ins w:id="1488" w:author="xh" w:date="2026-10-13T09:38:31Z">
              <w:del w:id="3488" w:author="xh" w:date="2026-10-14T08:38:28Z">
                <w:r>
                  <w:rPr>
                    <w:rFonts w:ascii="Times New Roman" w:hAnsi="Times New Roman" w:eastAsia="宋体"/>
                    <w:b w:val="0"/>
                    <w:sz w:val="18"/>
                  </w:rPr>
                  <w:delText xml:space="preserve">&gt;2</w:delText>
                </w:r>
              </w:del>
            </w:ins>
          </w:p>
        </w:tc>
        <w:tc>
          <w:tcPr>
            <w:tcW w:w="1385" w:type="dxa"/>
            <w:tcMar>
              <w:left w:w="70" w:type="dxa"/>
              <w:right w:w="70" w:type="dxa"/>
            </w:tcMar>
            <w:vAlign w:val="center"/>
          </w:tcPr>
          <w:p w14:paraId="5C6CDD18">
            <w:pPr>
              <w:keepNext w:val="0"/>
              <w:spacing w:before="20" w:after="20" w:line="260" w:lineRule="exact"/>
              <w:ind w:left="0" w:leftChars="0" w:right="0" w:rightChars="0" w:firstLine="0" w:firstLineChars="0"/>
              <w:jc w:val="center"/>
              <w:rPr>
                <w:del w:id="3491" w:author="xh" w:date="2026-10-14T08:38:28Z"/>
              </w:rPr>
            </w:pPr>
            <w:ins w:id="1489" w:author="xh" w:date="2026-10-13T09:38:31Z">
              <w:del w:id="3490" w:author="xh" w:date="2026-10-14T08:38:28Z">
                <w:r>
                  <w:rPr>
                    <w:rFonts w:ascii="Times New Roman" w:hAnsi="Times New Roman" w:eastAsia="宋体"/>
                    <w:b w:val="0"/>
                    <w:sz w:val="18"/>
                  </w:rPr>
                  <w:delText xml:space="preserve">2.31～2.49</w:delText>
                </w:r>
              </w:del>
            </w:ins>
          </w:p>
        </w:tc>
        <w:tc>
          <w:tcPr>
            <w:tcW w:w="1385" w:type="dxa"/>
            <w:tcMar>
              <w:left w:w="70" w:type="dxa"/>
              <w:right w:w="70" w:type="dxa"/>
            </w:tcMar>
            <w:vAlign w:val="center"/>
          </w:tcPr>
          <w:p w14:paraId="58C18B94">
            <w:pPr>
              <w:keepNext w:val="0"/>
              <w:spacing w:before="20" w:after="20" w:line="260" w:lineRule="exact"/>
              <w:ind w:left="0" w:leftChars="0" w:right="0" w:rightChars="0" w:firstLine="0" w:firstLineChars="0"/>
              <w:jc w:val="center"/>
              <w:rPr>
                <w:del w:id="3493" w:author="xh" w:date="2026-10-14T08:38:28Z"/>
              </w:rPr>
            </w:pPr>
            <w:ins w:id="1490" w:author="xh" w:date="2026-10-13T09:38:31Z">
              <w:del w:id="3492" w:author="xh" w:date="2026-10-14T08:38:28Z">
                <w:r>
                  <w:rPr>
                    <w:rFonts w:ascii="Times New Roman" w:hAnsi="Times New Roman" w:eastAsia="宋体"/>
                    <w:b w:val="0"/>
                    <w:sz w:val="18"/>
                  </w:rPr>
                  <w:delText xml:space="preserve">2.08～2.49</w:delText>
                </w:r>
              </w:del>
            </w:ins>
          </w:p>
        </w:tc>
        <w:tc>
          <w:tcPr>
            <w:tcW w:w="1385" w:type="dxa"/>
            <w:tcMar>
              <w:left w:w="70" w:type="dxa"/>
              <w:right w:w="70" w:type="dxa"/>
            </w:tcMar>
            <w:vAlign w:val="center"/>
          </w:tcPr>
          <w:p w14:paraId="3D4DC478">
            <w:pPr>
              <w:keepNext w:val="0"/>
              <w:spacing w:before="20" w:after="20" w:line="260" w:lineRule="exact"/>
              <w:ind w:left="0" w:leftChars="0" w:right="0" w:rightChars="0" w:firstLine="0" w:firstLineChars="0"/>
              <w:jc w:val="center"/>
              <w:rPr>
                <w:del w:id="3495" w:author="xh" w:date="2026-10-14T08:38:28Z"/>
              </w:rPr>
            </w:pPr>
            <w:ins w:id="1491" w:author="xh" w:date="2026-10-13T09:38:31Z">
              <w:del w:id="3494" w:author="xh" w:date="2026-10-14T08:38:28Z">
                <w:r>
                  <w:rPr>
                    <w:rFonts w:ascii="Times New Roman" w:hAnsi="Times New Roman" w:eastAsia="宋体"/>
                    <w:b w:val="0"/>
                    <w:sz w:val="18"/>
                  </w:rPr>
                  <w:delText xml:space="preserve">1.93～2.42</w:delText>
                </w:r>
              </w:del>
            </w:ins>
          </w:p>
        </w:tc>
        <w:tc>
          <w:tcPr>
            <w:tcW w:w="1385" w:type="dxa"/>
            <w:tcMar>
              <w:left w:w="70" w:type="dxa"/>
              <w:right w:w="70" w:type="dxa"/>
            </w:tcMar>
            <w:vAlign w:val="center"/>
          </w:tcPr>
          <w:p w14:paraId="4BA946E1">
            <w:pPr>
              <w:keepNext w:val="0"/>
              <w:spacing w:before="20" w:after="20" w:line="260" w:lineRule="exact"/>
              <w:ind w:left="0" w:leftChars="0" w:right="0" w:rightChars="0" w:firstLine="0" w:firstLineChars="0"/>
              <w:jc w:val="center"/>
              <w:rPr>
                <w:del w:id="3497" w:author="xh" w:date="2026-10-14T08:38:28Z"/>
              </w:rPr>
            </w:pPr>
            <w:ins w:id="1492" w:author="xh" w:date="2026-10-13T09:38:31Z">
              <w:del w:id="3496" w:author="xh" w:date="2026-10-14T08:38:28Z">
                <w:r>
                  <w:rPr>
                    <w:rFonts w:ascii="Times New Roman" w:hAnsi="Times New Roman" w:eastAsia="宋体"/>
                    <w:b w:val="0"/>
                    <w:sz w:val="18"/>
                  </w:rPr>
                  <w:delText xml:space="preserve">1.80～2.42</w:delText>
                </w:r>
              </w:del>
            </w:ins>
          </w:p>
        </w:tc>
      </w:tr>
    </w:tbl>
    <w:tbl xmlns:a="http://schemas.openxmlformats.org/drawingml/2006/main" xmlns:pic="http://schemas.openxmlformats.org/drawingml/2006/picture">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ins w:id="3498" w:author="xh" w:date="2026-10-14T08:38:28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499" w:author="xh" w:date="2026-10-14T08:38:28Z">
              <w:r>
                <w:rPr>
                  <w:rFonts w:ascii="Times New Roman" w:hAnsi="Times New Roman" w:eastAsia="宋体"/>
                  <w:b/>
                  <w:sz w:val="18"/>
                </w:rPr>
                <w:t>平均增长率</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500" w:author="xh" w:date="2026-10-14T08:38:28Z">
              <w:r>
                <w:rPr>
                  <w:rFonts w:ascii="Times New Roman" w:hAnsi="Times New Roman" w:eastAsia="宋体"/>
                  <w:b/>
                  <w:sz w:val="18"/>
                </w:rPr>
                <w:t>装机渗透率</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501" w:author="xh" w:date="2026-10-14T08:38:28Z">
              <w:r>
                <w:rPr>
                  <w:rFonts w:ascii="Times New Roman" w:hAnsi="Times New Roman" w:eastAsia="宋体"/>
                  <w:b/>
                  <w:sz w:val="18"/>
                </w:rPr>
                <w:t>≤30%</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502" w:author="xh" w:date="2026-10-14T08:38:28Z">
              <w:r>
                <w:rPr>
                  <w:rFonts w:ascii="Times New Roman" w:hAnsi="Times New Roman" w:eastAsia="宋体"/>
                  <w:b/>
                  <w:sz w:val="18"/>
                </w:rPr>
                <w:t>(30%,50%]</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503" w:author="xh" w:date="2026-10-14T08:38:28Z">
              <w:r>
                <w:rPr>
                  <w:rFonts w:ascii="Times New Roman" w:hAnsi="Times New Roman" w:eastAsia="宋体"/>
                  <w:b/>
                  <w:sz w:val="18"/>
                </w:rPr>
                <w:t>(50%,70%]</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504" w:author="xh" w:date="2026-10-14T08:38:28Z">
              <w:r>
                <w:rPr>
                  <w:rFonts w:ascii="Times New Roman" w:hAnsi="Times New Roman" w:eastAsia="宋体"/>
                  <w:b/>
                  <w:sz w:val="18"/>
                </w:rPr>
                <w:t>&gt;70%</w:t>
              </w:r>
            </w:ins>
          </w:p>
        </w:tc>
      </w:tr>
      <w:tr>
        <w:trPr>
          <w:cantSplit/>
          <w:ins w:id="3505" w:author="xh" w:date="2026-10-14T08:38:28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506" w:author="xh" w:date="2026-10-14T08:38:28Z">
              <w:r>
                <w:rPr>
                  <w:rFonts w:ascii="Times New Roman" w:hAnsi="Times New Roman" w:eastAsia="宋体"/>
                  <w:b w:val="0"/>
                  <w:sz w:val="18"/>
                </w:rPr>
                <w:t>≤2%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507" w:author="xh" w:date="2026-10-14T08:38:28Z">
              <w:r>
                <w:rPr>
                  <w:rFonts w:ascii="Times New Roman" w:hAnsi="Times New Roman" w:eastAsia="宋体"/>
                  <w:b w:val="0"/>
                  <w:sz w:val="18"/>
                </w:rPr>
                <w:t>≤1</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508" w:author="xh" w:date="2026-10-14T08:38:28Z">
              <w:r>
                <w:rPr>
                  <w:rFonts w:ascii="Times New Roman" w:hAnsi="Times New Roman" w:eastAsia="宋体"/>
                  <w:b w:val="0"/>
                  <w:sz w:val="18"/>
                </w:rPr>
                <w:t>2.00～2.22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509" w:author="xh" w:date="2026-10-14T08:38:28Z">
              <w:r>
                <w:rPr>
                  <w:rFonts w:ascii="Times New Roman" w:hAnsi="Times New Roman" w:eastAsia="宋体"/>
                  <w:b w:val="0"/>
                  <w:sz w:val="18"/>
                </w:rPr>
                <w:t>1.84～2.04</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510" w:author="xh" w:date="2026-10-14T08:38:28Z">
              <w:r>
                <w:rPr>
                  <w:rFonts w:ascii="Times New Roman" w:hAnsi="Times New Roman" w:eastAsia="宋体"/>
                  <w:b w:val="0"/>
                  <w:sz w:val="18"/>
                </w:rPr>
                <w:t>1.84～2.04</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511" w:author="xh" w:date="2026-10-14T08:38:28Z">
              <w:r>
                <w:rPr>
                  <w:rFonts w:ascii="Times New Roman" w:hAnsi="Times New Roman" w:eastAsia="宋体"/>
                  <w:b w:val="0"/>
                  <w:sz w:val="18"/>
                </w:rPr>
                <w:t>1.84～2.00</w:t>
              </w:r>
            </w:ins>
          </w:p>
        </w:tc>
      </w:tr>
      <w:tr>
        <w:trPr>
          <w:cantSplit/>
          <w:ins w:id="3512" w:author="xh" w:date="2026-10-14T08:38:28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513" w:author="xh" w:date="2026-10-14T08:38:28Z">
              <w:r>
                <w:rPr>
                  <w:rFonts w:ascii="Times New Roman" w:hAnsi="Times New Roman" w:eastAsia="宋体"/>
                  <w:b w:val="0"/>
                  <w:sz w:val="18"/>
                </w:rPr>
                <w:t>≤2%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514" w:author="xh" w:date="2026-10-14T08:38:28Z">
              <w:r>
                <w:rPr>
                  <w:rFonts w:ascii="Times New Roman" w:hAnsi="Times New Roman" w:eastAsia="宋体"/>
                  <w:b w:val="0"/>
                  <w:sz w:val="18"/>
                </w:rPr>
                <w:t>(1,2]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515" w:author="xh" w:date="2026-10-14T08:38:28Z">
              <w:r>
                <w:rPr>
                  <w:rFonts w:ascii="Times New Roman" w:hAnsi="Times New Roman" w:eastAsia="宋体"/>
                  <w:b w:val="0"/>
                  <w:sz w:val="18"/>
                </w:rPr>
                <w:t>2.00～2.40</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516" w:author="xh" w:date="2026-10-14T08:38:28Z">
              <w:r>
                <w:rPr>
                  <w:rFonts w:ascii="Times New Roman" w:hAnsi="Times New Roman" w:eastAsia="宋体"/>
                  <w:b w:val="0"/>
                  <w:sz w:val="18"/>
                </w:rPr>
                <w:t>1.84～2.22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517" w:author="xh" w:date="2026-10-14T08:38:28Z">
              <w:r>
                <w:rPr>
                  <w:rFonts w:ascii="Times New Roman" w:hAnsi="Times New Roman" w:eastAsia="宋体"/>
                  <w:b w:val="0"/>
                  <w:sz w:val="18"/>
                </w:rPr>
                <w:t>1.84～2.20</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518" w:author="xh" w:date="2026-10-14T08:38:28Z">
              <w:r>
                <w:rPr>
                  <w:rFonts w:ascii="Times New Roman" w:hAnsi="Times New Roman" w:eastAsia="宋体"/>
                  <w:b w:val="0"/>
                  <w:sz w:val="18"/>
                </w:rPr>
                <w:t>1.84～2.20</w:t>
              </w:r>
            </w:ins>
          </w:p>
        </w:tc>
      </w:tr>
      <w:tr>
        <w:trPr>
          <w:cantSplit/>
          <w:ins w:id="3519" w:author="xh" w:date="2026-10-14T08:38:28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520" w:author="xh" w:date="2026-10-14T08:38:28Z">
              <w:r>
                <w:rPr>
                  <w:rFonts w:ascii="Times New Roman" w:hAnsi="Times New Roman" w:eastAsia="宋体"/>
                  <w:b w:val="0"/>
                  <w:sz w:val="18"/>
                </w:rPr>
                <w:t>≤2%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521" w:author="xh" w:date="2026-10-14T08:38:28Z">
              <w:r>
                <w:rPr>
                  <w:rFonts w:ascii="Times New Roman" w:hAnsi="Times New Roman" w:eastAsia="宋体"/>
                  <w:b w:val="0"/>
                  <w:sz w:val="18"/>
                </w:rPr>
                <w:t>&gt;2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522" w:author="xh" w:date="2026-10-14T08:38:28Z">
              <w:r>
                <w:rPr>
                  <w:rFonts w:ascii="Times New Roman" w:hAnsi="Times New Roman" w:eastAsia="宋体"/>
                  <w:b w:val="0"/>
                  <w:sz w:val="18"/>
                </w:rPr>
                <w:t>2.40～3.15</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523" w:author="xh" w:date="2026-10-14T08:38:28Z">
              <w:r>
                <w:rPr>
                  <w:rFonts w:ascii="Times New Roman" w:hAnsi="Times New Roman" w:eastAsia="宋体"/>
                  <w:b w:val="0"/>
                  <w:sz w:val="18"/>
                </w:rPr>
                <w:t>2.20～2.91</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524" w:author="xh" w:date="2026-10-14T08:38:28Z">
              <w:r>
                <w:rPr>
                  <w:rFonts w:ascii="Times New Roman" w:hAnsi="Times New Roman" w:eastAsia="宋体"/>
                  <w:b w:val="0"/>
                  <w:sz w:val="18"/>
                </w:rPr>
                <w:t>2.20～2.84</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525" w:author="xh" w:date="2026-10-14T08:38:28Z">
              <w:r>
                <w:rPr>
                  <w:rFonts w:ascii="Times New Roman" w:hAnsi="Times New Roman" w:eastAsia="宋体"/>
                  <w:b w:val="0"/>
                  <w:sz w:val="18"/>
                </w:rPr>
                <w:t>2.20～2.84</w:t>
              </w:r>
            </w:ins>
          </w:p>
        </w:tc>
      </w:tr>
      <w:tr>
        <w:trPr>
          <w:cantSplit/>
          <w:ins w:id="3526" w:author="xh" w:date="2026-10-14T08:38:28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527" w:author="xh" w:date="2026-10-14T08:38:28Z">
              <w:r>
                <w:rPr>
                  <w:rFonts w:ascii="Times New Roman" w:hAnsi="Times New Roman" w:eastAsia="宋体"/>
                  <w:b w:val="0"/>
                  <w:sz w:val="18"/>
                </w:rPr>
                <w:t>(2%,4%]</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528" w:author="xh" w:date="2026-10-14T08:38:28Z">
              <w:r>
                <w:rPr>
                  <w:rFonts w:ascii="Times New Roman" w:hAnsi="Times New Roman" w:eastAsia="宋体"/>
                  <w:b w:val="0"/>
                  <w:sz w:val="18"/>
                </w:rPr>
                <w:t>≤1</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529" w:author="xh" w:date="2026-10-14T08:38:28Z">
              <w:r>
                <w:rPr>
                  <w:rFonts w:ascii="Times New Roman" w:hAnsi="Times New Roman" w:eastAsia="宋体"/>
                  <w:b w:val="0"/>
                  <w:sz w:val="18"/>
                </w:rPr>
                <w:t>1.88～2.23</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530" w:author="xh" w:date="2026-10-14T08:38:28Z">
              <w:r>
                <w:rPr>
                  <w:rFonts w:ascii="Times New Roman" w:hAnsi="Times New Roman" w:eastAsia="宋体"/>
                  <w:b w:val="0"/>
                  <w:sz w:val="18"/>
                </w:rPr>
                <w:t>1.70～1.96</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531" w:author="xh" w:date="2026-10-14T08:38:28Z">
              <w:r>
                <w:rPr>
                  <w:rFonts w:ascii="Times New Roman" w:hAnsi="Times New Roman" w:eastAsia="宋体"/>
                  <w:b w:val="0"/>
                  <w:sz w:val="18"/>
                </w:rPr>
                <w:t>1.70～1.96</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532" w:author="xh" w:date="2026-10-14T08:38:28Z">
              <w:r>
                <w:rPr>
                  <w:rFonts w:ascii="Times New Roman" w:hAnsi="Times New Roman" w:eastAsia="宋体"/>
                  <w:b w:val="0"/>
                  <w:sz w:val="18"/>
                </w:rPr>
                <w:t>1.70～1.78</w:t>
              </w:r>
            </w:ins>
          </w:p>
        </w:tc>
      </w:tr>
      <w:tr>
        <w:trPr>
          <w:cantSplit/>
          <w:ins w:id="3533" w:author="xh" w:date="2026-10-14T08:38:28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534" w:author="xh" w:date="2026-10-14T08:38:28Z">
              <w:r>
                <w:rPr>
                  <w:rFonts w:ascii="Times New Roman" w:hAnsi="Times New Roman" w:eastAsia="宋体"/>
                  <w:b w:val="0"/>
                  <w:sz w:val="18"/>
                </w:rPr>
                <w:t>(2%,4%]</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535" w:author="xh" w:date="2026-10-14T08:38:28Z">
              <w:r>
                <w:rPr>
                  <w:rFonts w:ascii="Times New Roman" w:hAnsi="Times New Roman" w:eastAsia="宋体"/>
                  <w:b w:val="0"/>
                  <w:sz w:val="18"/>
                </w:rPr>
                <w:t>(1,2]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536" w:author="xh" w:date="2026-10-14T08:38:28Z">
              <w:r>
                <w:rPr>
                  <w:rFonts w:ascii="Times New Roman" w:hAnsi="Times New Roman" w:eastAsia="宋体"/>
                  <w:b w:val="0"/>
                  <w:sz w:val="18"/>
                </w:rPr>
                <w:t>1.88～2.43</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537" w:author="xh" w:date="2026-10-14T08:38:28Z">
              <w:r>
                <w:rPr>
                  <w:rFonts w:ascii="Times New Roman" w:hAnsi="Times New Roman" w:eastAsia="宋体"/>
                  <w:b w:val="0"/>
                  <w:sz w:val="18"/>
                </w:rPr>
                <w:t>1.70～2.15</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538" w:author="xh" w:date="2026-10-14T08:38:28Z">
              <w:r>
                <w:rPr>
                  <w:rFonts w:ascii="Times New Roman" w:hAnsi="Times New Roman" w:eastAsia="宋体"/>
                  <w:b w:val="0"/>
                  <w:sz w:val="18"/>
                </w:rPr>
                <w:t>1.70～1.96</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539" w:author="xh" w:date="2026-10-14T08:38:28Z">
              <w:r>
                <w:rPr>
                  <w:rFonts w:ascii="Times New Roman" w:hAnsi="Times New Roman" w:eastAsia="宋体"/>
                  <w:b w:val="0"/>
                  <w:sz w:val="18"/>
                </w:rPr>
                <w:t>1.70～1.96</w:t>
              </w:r>
            </w:ins>
          </w:p>
        </w:tc>
      </w:tr>
      <w:tr>
        <w:trPr>
          <w:cantSplit/>
          <w:ins w:id="3540" w:author="xh" w:date="2026-10-14T08:38:28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541" w:author="xh" w:date="2026-10-14T08:38:28Z">
              <w:r>
                <w:rPr>
                  <w:rFonts w:ascii="Times New Roman" w:hAnsi="Times New Roman" w:eastAsia="宋体"/>
                  <w:b w:val="0"/>
                  <w:sz w:val="18"/>
                </w:rPr>
                <w:t>(2%,4%]</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542" w:author="xh" w:date="2026-10-14T08:38:28Z">
              <w:r>
                <w:rPr>
                  <w:rFonts w:ascii="Times New Roman" w:hAnsi="Times New Roman" w:eastAsia="宋体"/>
                  <w:b w:val="0"/>
                  <w:sz w:val="18"/>
                </w:rPr>
                <w:t>&gt;2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543" w:author="xh" w:date="2026-10-14T08:38:28Z">
              <w:r>
                <w:rPr>
                  <w:rFonts w:ascii="Times New Roman" w:hAnsi="Times New Roman" w:eastAsia="宋体"/>
                  <w:b w:val="0"/>
                  <w:sz w:val="18"/>
                </w:rPr>
                <w:t>2.34～2.92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544" w:author="xh" w:date="2026-10-14T08:38:28Z">
              <w:r>
                <w:rPr>
                  <w:rFonts w:ascii="Times New Roman" w:hAnsi="Times New Roman" w:eastAsia="宋体"/>
                  <w:b w:val="0"/>
                  <w:sz w:val="18"/>
                </w:rPr>
                <w:t>2.25～2.92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545" w:author="xh" w:date="2026-10-14T08:38:28Z">
              <w:r>
                <w:rPr>
                  <w:rFonts w:ascii="Times New Roman" w:hAnsi="Times New Roman" w:eastAsia="宋体"/>
                  <w:b w:val="0"/>
                  <w:sz w:val="18"/>
                </w:rPr>
                <w:t>2.25～2.81</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546" w:author="xh" w:date="2026-10-14T08:38:28Z">
              <w:r>
                <w:rPr>
                  <w:rFonts w:ascii="Times New Roman" w:hAnsi="Times New Roman" w:eastAsia="宋体"/>
                  <w:b w:val="0"/>
                  <w:sz w:val="18"/>
                </w:rPr>
                <w:t>2.25～2.71</w:t>
              </w:r>
            </w:ins>
          </w:p>
        </w:tc>
      </w:tr>
      <w:tr>
        <w:trPr>
          <w:cantSplit/>
          <w:ins w:id="3547" w:author="xh" w:date="2026-10-14T08:38:28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548" w:author="xh" w:date="2026-10-14T08:38:28Z">
              <w:r>
                <w:rPr>
                  <w:rFonts w:ascii="Times New Roman" w:hAnsi="Times New Roman" w:eastAsia="宋体"/>
                  <w:b w:val="0"/>
                  <w:sz w:val="18"/>
                </w:rPr>
                <w:t>(4%,7%]</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549" w:author="xh" w:date="2026-10-14T08:38:28Z">
              <w:r>
                <w:rPr>
                  <w:rFonts w:ascii="Times New Roman" w:hAnsi="Times New Roman" w:eastAsia="宋体"/>
                  <w:b w:val="0"/>
                  <w:sz w:val="18"/>
                </w:rPr>
                <w:t>≤1</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550" w:author="xh" w:date="2026-10-14T08:38:28Z">
              <w:r>
                <w:rPr>
                  <w:rFonts w:ascii="Times New Roman" w:hAnsi="Times New Roman" w:eastAsia="宋体"/>
                  <w:b w:val="0"/>
                  <w:sz w:val="18"/>
                </w:rPr>
                <w:t>1.98～2.10</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551" w:author="xh" w:date="2026-10-14T08:38:28Z">
              <w:r>
                <w:rPr>
                  <w:rFonts w:ascii="Times New Roman" w:hAnsi="Times New Roman" w:eastAsia="宋体"/>
                  <w:b w:val="0"/>
                  <w:sz w:val="18"/>
                </w:rPr>
                <w:t>1.77～1.94</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552" w:author="xh" w:date="2026-10-14T08:38:28Z">
              <w:r>
                <w:rPr>
                  <w:rFonts w:ascii="Times New Roman" w:hAnsi="Times New Roman" w:eastAsia="宋体"/>
                  <w:b w:val="0"/>
                  <w:sz w:val="18"/>
                </w:rPr>
                <w:t>1.61～1.78</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553" w:author="xh" w:date="2026-10-14T08:38:28Z">
              <w:r>
                <w:rPr>
                  <w:rFonts w:ascii="Times New Roman" w:hAnsi="Times New Roman" w:eastAsia="宋体"/>
                  <w:b w:val="0"/>
                  <w:sz w:val="18"/>
                </w:rPr>
                <w:t>1.52～1.78</w:t>
              </w:r>
            </w:ins>
          </w:p>
        </w:tc>
      </w:tr>
      <w:tr>
        <w:trPr>
          <w:cantSplit/>
          <w:ins w:id="3554" w:author="xh" w:date="2026-10-14T08:38:28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555" w:author="xh" w:date="2026-10-14T08:38:28Z">
              <w:r>
                <w:rPr>
                  <w:rFonts w:ascii="Times New Roman" w:hAnsi="Times New Roman" w:eastAsia="宋体"/>
                  <w:b w:val="0"/>
                  <w:sz w:val="18"/>
                </w:rPr>
                <w:t>(4%,7%]</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556" w:author="xh" w:date="2026-10-14T08:38:28Z">
              <w:r>
                <w:rPr>
                  <w:rFonts w:ascii="Times New Roman" w:hAnsi="Times New Roman" w:eastAsia="宋体"/>
                  <w:b w:val="0"/>
                  <w:sz w:val="18"/>
                </w:rPr>
                <w:t>(1,2]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557" w:author="xh" w:date="2026-10-14T08:38:28Z">
              <w:r>
                <w:rPr>
                  <w:rFonts w:ascii="Times New Roman" w:hAnsi="Times New Roman" w:eastAsia="宋体"/>
                  <w:b w:val="0"/>
                  <w:sz w:val="18"/>
                </w:rPr>
                <w:t>1.98～2.30</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558" w:author="xh" w:date="2026-10-14T08:38:28Z">
              <w:r>
                <w:rPr>
                  <w:rFonts w:ascii="Times New Roman" w:hAnsi="Times New Roman" w:eastAsia="宋体"/>
                  <w:b w:val="0"/>
                  <w:sz w:val="18"/>
                </w:rPr>
                <w:t>1.77～2.30</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559" w:author="xh" w:date="2026-10-14T08:38:28Z">
              <w:r>
                <w:rPr>
                  <w:rFonts w:ascii="Times New Roman" w:hAnsi="Times New Roman" w:eastAsia="宋体"/>
                  <w:b w:val="0"/>
                  <w:sz w:val="18"/>
                </w:rPr>
                <w:t>1.61～2.17</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560" w:author="xh" w:date="2026-10-14T08:38:28Z">
              <w:r>
                <w:rPr>
                  <w:rFonts w:ascii="Times New Roman" w:hAnsi="Times New Roman" w:eastAsia="宋体"/>
                  <w:b w:val="0"/>
                  <w:sz w:val="18"/>
                </w:rPr>
                <w:t>1.52～2.14</w:t>
              </w:r>
            </w:ins>
          </w:p>
        </w:tc>
      </w:tr>
      <w:tr>
        <w:trPr>
          <w:cantSplit/>
          <w:ins w:id="3561" w:author="xh" w:date="2026-10-14T08:38:28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562" w:author="xh" w:date="2026-10-14T08:38:28Z">
              <w:r>
                <w:rPr>
                  <w:rFonts w:ascii="Times New Roman" w:hAnsi="Times New Roman" w:eastAsia="宋体"/>
                  <w:b w:val="0"/>
                  <w:sz w:val="18"/>
                </w:rPr>
                <w:t>(4%,7%]</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563" w:author="xh" w:date="2026-10-14T08:38:28Z">
              <w:r>
                <w:rPr>
                  <w:rFonts w:ascii="Times New Roman" w:hAnsi="Times New Roman" w:eastAsia="宋体"/>
                  <w:b w:val="0"/>
                  <w:sz w:val="18"/>
                </w:rPr>
                <w:t>&gt;2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564" w:author="xh" w:date="2026-10-14T08:38:28Z">
              <w:r>
                <w:rPr>
                  <w:rFonts w:ascii="Times New Roman" w:hAnsi="Times New Roman" w:eastAsia="宋体"/>
                  <w:b w:val="0"/>
                  <w:sz w:val="18"/>
                </w:rPr>
                <w:t>2.29～2.65</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565" w:author="xh" w:date="2026-10-14T08:38:28Z">
              <w:r>
                <w:rPr>
                  <w:rFonts w:ascii="Times New Roman" w:hAnsi="Times New Roman" w:eastAsia="宋体"/>
                  <w:b w:val="0"/>
                  <w:sz w:val="18"/>
                </w:rPr>
                <w:t>2.13～2.65</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566" w:author="xh" w:date="2026-10-14T08:38:28Z">
              <w:r>
                <w:rPr>
                  <w:rFonts w:ascii="Times New Roman" w:hAnsi="Times New Roman" w:eastAsia="宋体"/>
                  <w:b w:val="0"/>
                  <w:sz w:val="18"/>
                </w:rPr>
                <w:t>2.01～2.65</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567" w:author="xh" w:date="2026-10-14T08:38:28Z">
              <w:r>
                <w:rPr>
                  <w:rFonts w:ascii="Times New Roman" w:hAnsi="Times New Roman" w:eastAsia="宋体"/>
                  <w:b w:val="0"/>
                  <w:sz w:val="18"/>
                </w:rPr>
                <w:t>2.01～2.65</w:t>
              </w:r>
            </w:ins>
          </w:p>
        </w:tc>
      </w:tr>
      <w:tr>
        <w:trPr>
          <w:cantSplit/>
          <w:ins w:id="3568" w:author="xh" w:date="2026-10-14T08:38:28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569" w:author="xh" w:date="2026-10-14T08:38:28Z">
              <w:r>
                <w:rPr>
                  <w:rFonts w:ascii="Times New Roman" w:hAnsi="Times New Roman" w:eastAsia="宋体"/>
                  <w:b w:val="0"/>
                  <w:sz w:val="18"/>
                </w:rPr>
                <w:t>&gt;7%</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570" w:author="xh" w:date="2026-10-14T08:38:28Z">
              <w:r>
                <w:rPr>
                  <w:rFonts w:ascii="Times New Roman" w:hAnsi="Times New Roman" w:eastAsia="宋体"/>
                  <w:b w:val="0"/>
                  <w:sz w:val="18"/>
                </w:rPr>
                <w:t>≤1</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571" w:author="xh" w:date="2026-10-14T08:38:28Z">
              <w:r>
                <w:rPr>
                  <w:rFonts w:ascii="Times New Roman" w:hAnsi="Times New Roman" w:eastAsia="宋体"/>
                  <w:b w:val="0"/>
                  <w:sz w:val="18"/>
                </w:rPr>
                <w:t>1.91～1.92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572" w:author="xh" w:date="2026-10-14T08:38:28Z">
              <w:r>
                <w:rPr>
                  <w:rFonts w:ascii="Times New Roman" w:hAnsi="Times New Roman" w:eastAsia="宋体"/>
                  <w:b w:val="0"/>
                  <w:sz w:val="18"/>
                </w:rPr>
                <w:t>1.76～1.92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573" w:author="xh" w:date="2026-10-14T08:38:28Z">
              <w:r>
                <w:rPr>
                  <w:rFonts w:ascii="Times New Roman" w:hAnsi="Times New Roman" w:eastAsia="宋体"/>
                  <w:b w:val="0"/>
                  <w:sz w:val="18"/>
                </w:rPr>
                <w:t>1.50～1.78</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574" w:author="xh" w:date="2026-10-14T08:38:28Z">
              <w:r>
                <w:rPr>
                  <w:rFonts w:ascii="Times New Roman" w:hAnsi="Times New Roman" w:eastAsia="宋体"/>
                  <w:b w:val="0"/>
                  <w:sz w:val="18"/>
                </w:rPr>
                <w:t>1.36～1.62</w:t>
              </w:r>
            </w:ins>
          </w:p>
        </w:tc>
      </w:tr>
      <w:tr>
        <w:trPr>
          <w:cantSplit/>
          <w:ins w:id="3575" w:author="xh" w:date="2026-10-14T08:38:28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576" w:author="xh" w:date="2026-10-14T08:38:28Z">
              <w:r>
                <w:rPr>
                  <w:rFonts w:ascii="Times New Roman" w:hAnsi="Times New Roman" w:eastAsia="宋体"/>
                  <w:b w:val="0"/>
                  <w:sz w:val="18"/>
                </w:rPr>
                <w:t>&gt;7%</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577" w:author="xh" w:date="2026-10-14T08:38:28Z">
              <w:r>
                <w:rPr>
                  <w:rFonts w:ascii="Times New Roman" w:hAnsi="Times New Roman" w:eastAsia="宋体"/>
                  <w:b w:val="0"/>
                  <w:sz w:val="18"/>
                </w:rPr>
                <w:t>(1,2]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578" w:author="xh" w:date="2026-10-14T08:38:28Z">
              <w:r>
                <w:rPr>
                  <w:rFonts w:ascii="Times New Roman" w:hAnsi="Times New Roman" w:eastAsia="宋体"/>
                  <w:b w:val="0"/>
                  <w:sz w:val="18"/>
                </w:rPr>
                <w:t>1.91～2.09</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579" w:author="xh" w:date="2026-10-14T08:38:28Z">
              <w:r>
                <w:rPr>
                  <w:rFonts w:ascii="Times New Roman" w:hAnsi="Times New Roman" w:eastAsia="宋体"/>
                  <w:b w:val="0"/>
                  <w:sz w:val="18"/>
                </w:rPr>
                <w:t>1.76～2.09</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580" w:author="xh" w:date="2026-10-14T08:38:28Z">
              <w:r>
                <w:rPr>
                  <w:rFonts w:ascii="Times New Roman" w:hAnsi="Times New Roman" w:eastAsia="宋体"/>
                  <w:b w:val="0"/>
                  <w:sz w:val="18"/>
                </w:rPr>
                <w:t>1.50～2.09</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581" w:author="xh" w:date="2026-10-14T08:38:28Z">
              <w:r>
                <w:rPr>
                  <w:rFonts w:ascii="Times New Roman" w:hAnsi="Times New Roman" w:eastAsia="宋体"/>
                  <w:b w:val="0"/>
                  <w:sz w:val="18"/>
                </w:rPr>
                <w:t>1.36～1.95</w:t>
              </w:r>
            </w:ins>
          </w:p>
        </w:tc>
      </w:tr>
      <w:tr>
        <w:trPr>
          <w:cantSplit/>
          <w:ins w:id="3582" w:author="xh" w:date="2026-10-14T08:38:28Z"/>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ins w:id="3583" w:author="xh" w:date="2026-10-14T08:38:28Z">
              <w:r>
                <w:rPr>
                  <w:rFonts w:ascii="Times New Roman" w:hAnsi="Times New Roman" w:eastAsia="宋体"/>
                  <w:b w:val="0"/>
                  <w:sz w:val="18"/>
                </w:rPr>
                <w:t>&gt;7%</w:t>
              </w:r>
            </w:ins>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ins w:id="3584" w:author="xh" w:date="2026-10-14T08:38:28Z">
              <w:r>
                <w:rPr>
                  <w:rFonts w:ascii="Times New Roman" w:hAnsi="Times New Roman" w:eastAsia="宋体"/>
                  <w:b w:val="0"/>
                  <w:sz w:val="18"/>
                </w:rPr>
                <w:t>&gt;2</w:t>
              </w:r>
            </w:ins>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ins w:id="3585" w:author="xh" w:date="2026-10-14T08:38:28Z">
              <w:r>
                <w:rPr>
                  <w:rFonts w:ascii="Times New Roman" w:hAnsi="Times New Roman" w:eastAsia="宋体"/>
                  <w:b w:val="0"/>
                  <w:sz w:val="18"/>
                </w:rPr>
                <w:t>2.23～2.49</w:t>
              </w:r>
            </w:ins>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ins w:id="3586" w:author="xh" w:date="2026-10-14T08:38:28Z">
              <w:r>
                <w:rPr>
                  <w:rFonts w:ascii="Times New Roman" w:hAnsi="Times New Roman" w:eastAsia="宋体"/>
                  <w:b w:val="0"/>
                  <w:sz w:val="18"/>
                </w:rPr>
                <w:t>2.08～2.49</w:t>
              </w:r>
            </w:ins>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ins w:id="3587" w:author="xh" w:date="2026-10-14T08:38:28Z">
              <w:r>
                <w:rPr>
                  <w:rFonts w:ascii="Times New Roman" w:hAnsi="Times New Roman" w:eastAsia="宋体"/>
                  <w:b w:val="0"/>
                  <w:sz w:val="18"/>
                </w:rPr>
                <w:t>1.93～2.42</w:t>
              </w:r>
            </w:ins>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ins w:id="3588" w:author="xh" w:date="2026-10-14T08:38:28Z">
              <w:r>
                <w:rPr>
                  <w:rFonts w:ascii="Times New Roman" w:hAnsi="Times New Roman" w:eastAsia="宋体"/>
                  <w:b w:val="0"/>
                  <w:sz w:val="18"/>
                </w:rPr>
                <w:t>1.80～2.42</w:t>
              </w:r>
            </w:ins>
          </w:p>
        </w:tc>
      </w:tr>
    </w:tbl>
    <w:p>
      <w:pPr>
        <w:pageBreakBefore/>
        <w:keepNext/>
        <w:spacing w:before="0" w:after="0" w:line="1" w:lineRule="exact"/>
        <w:rPr>
          <w:ins w:id="4703" w:author="xh" w:date="2026-10-14T08:38:28Z"/>
        </w:rPr>
      </w:pPr>
    </w:p>
    <w:p w14:paraId="3F5FA00B">
      <w:pPr>
        <w:keepNext/>
        <w:ind w:left="0" w:leftChars="0" w:right="0" w:rightChars="0" w:firstLine="0" w:firstLineChars="0"/>
        <w:jc w:val="center"/>
        <w:rPr>
          <w:ins w:id="1493" w:author="xh" w:date="2026-10-13T09:40:50Z"/>
        </w:rPr>
      </w:pPr>
      <w:ins w:id="1494" w:author="xh" w:date="2026-10-13T09:40:50Z">
        <w:r>
          <w:rPr>
            <w:rFonts w:ascii="Times New Roman" w:hAnsi="Times New Roman" w:eastAsia="宋体"/>
            <w:color w:val="000000"/>
            <w:sz w:val="21"/>
          </w:rPr>
          <w:t xml:space="preserve">表</w:t>
        </w:r>
        <w:ins w:id="2417" w:author="xh" w:date="2026-10-14T08:38:28Z">
          <w:r>
            <w:rPr>
              <w:rFonts w:ascii="Times New Roman" w:hAnsi="Times New Roman" w:eastAsia="宋体"/>
              <w:color w:val="000000"/>
              <w:sz w:val="21"/>
            </w:rPr>
            <w:t xml:space="preserve">1</w:t>
          </w:r>
          <w:ins w:id="6548" w:author="xh" w:date="2026-10-14T09:08:03Z">
            <w:r>
              <w:rPr>
                <w:rFonts w:ascii="Times New Roman" w:hAnsi="Times New Roman" w:eastAsia="宋体"/>
                <w:color w:val="000000"/>
                <w:sz w:val="21"/>
              </w:rPr>
              <w:t xml:space="preserve">7</w:t>
            </w:r>
          </w:ins>
          <w:del w:id="6549" w:author="xh" w:date="2026-10-14T09:08:03Z">
            <w:r>
              <w:rPr>
                <w:rFonts w:ascii="Times New Roman" w:hAnsi="Times New Roman" w:eastAsia="宋体"/>
                <w:color w:val="000000"/>
                <w:sz w:val="21"/>
              </w:rPr>
              <w:delText xml:space="preserve">1</w:delText>
            </w:r>
          </w:del>
        </w:ins>
        <w:del w:id="2418" w:author="xh" w:date="2026-10-14T08:38:28Z">
          <w:r>
            <w:rPr>
              <w:rFonts w:ascii="Times New Roman" w:hAnsi="Times New Roman" w:eastAsia="宋体"/>
              <w:color w:val="000000"/>
              <w:sz w:val="21"/>
            </w:rPr>
            <w:delText xml:space="preserve">9</w:delText>
          </w:r>
        </w:del>
        <w:r>
          <w:rPr>
            <w:rFonts w:ascii="Times New Roman" w:hAnsi="Times New Roman" w:eastAsia="宋体"/>
            <w:color w:val="000000"/>
            <w:sz w:val="21"/>
          </w:rPr>
          <w:t xml:space="preserve"> 电缆长度占比≤10%</w:t>
        </w:r>
        <w:del w:id="2419" w:author="xh" w:date="2026-10-14T08:38:28Z">
          <w:r>
            <w:rPr>
              <w:rFonts w:ascii="Times New Roman" w:hAnsi="Times New Roman" w:eastAsia="宋体"/>
              <w:color w:val="000000"/>
              <w:sz w:val="21"/>
            </w:rPr>
            <w:delText xml:space="preserve">、储能支撑4 h</w:delText>
          </w:r>
        </w:del>
        <w:r>
          <w:rPr>
            <w:rFonts w:ascii="Times New Roman" w:hAnsi="Times New Roman" w:eastAsia="宋体"/>
            <w:color w:val="000000"/>
            <w:sz w:val="21"/>
          </w:rPr>
          <w:t xml:space="preserve">、负荷分散系数1.10时的容载比区间</w:t>
        </w:r>
      </w:ins>
    </w:p>
    <w:tbl>
      <w:tblPr>
        <w:tblStyle w:val="33"/>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385"/>
        <w:gridCol w:w="1385"/>
        <w:gridCol w:w="1385"/>
        <w:gridCol w:w="1385"/>
        <w:gridCol w:w="1385"/>
        <w:gridCol w:w="1385"/>
      </w:tblGrid>
      <w:tr w14:paraId="34A10B6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ins w:id="1495" w:author="xh" w:date="2026-10-13T09:57:21Z"/>
          <w:del w:id="3589" w:author="xh" w:date="2026-10-14T08:38:28Z"/>
        </w:trPr>
        <w:tc>
          <w:tcPr>
            <w:tcW w:w="1385" w:type="dxa"/>
            <w:tcMar>
              <w:left w:w="70" w:type="dxa"/>
              <w:right w:w="70" w:type="dxa"/>
            </w:tcMar>
            <w:vAlign w:val="center"/>
          </w:tcPr>
          <w:p w14:paraId="17DD1762">
            <w:pPr>
              <w:keepNext/>
              <w:spacing w:before="20" w:after="20" w:line="260" w:lineRule="exact"/>
              <w:ind w:left="0" w:leftChars="0" w:right="0" w:rightChars="0" w:firstLine="0" w:firstLineChars="0"/>
              <w:jc w:val="center"/>
              <w:rPr>
                <w:del w:id="3591" w:author="xh" w:date="2026-10-14T08:38:28Z"/>
              </w:rPr>
            </w:pPr>
            <w:ins w:id="1496" w:author="xh" w:date="2026-10-13T09:57:21Z">
              <w:del w:id="3590" w:author="xh" w:date="2026-10-14T08:38:28Z">
                <w:r>
                  <w:rPr>
                    <w:rFonts w:ascii="Times New Roman" w:hAnsi="Times New Roman" w:eastAsia="宋体"/>
                    <w:b/>
                    <w:sz w:val="18"/>
                  </w:rPr>
                  <w:delText xml:space="preserve">平均增长率</w:delText>
                </w:r>
              </w:del>
            </w:ins>
          </w:p>
        </w:tc>
        <w:tc>
          <w:tcPr>
            <w:tcW w:w="1385" w:type="dxa"/>
            <w:tcMar>
              <w:left w:w="70" w:type="dxa"/>
              <w:right w:w="70" w:type="dxa"/>
            </w:tcMar>
            <w:vAlign w:val="center"/>
          </w:tcPr>
          <w:p w14:paraId="40E15C24">
            <w:pPr>
              <w:keepNext/>
              <w:spacing w:before="20" w:after="20" w:line="260" w:lineRule="exact"/>
              <w:ind w:left="0" w:leftChars="0" w:right="0" w:rightChars="0" w:firstLine="0" w:firstLineChars="0"/>
              <w:jc w:val="center"/>
              <w:rPr>
                <w:del w:id="3593" w:author="xh" w:date="2026-10-14T08:38:28Z"/>
              </w:rPr>
            </w:pPr>
            <w:ins w:id="1497" w:author="xh" w:date="2026-10-13T09:57:21Z">
              <w:del w:id="3592" w:author="xh" w:date="2026-10-14T08:38:28Z">
                <w:r>
                  <w:rPr>
                    <w:rFonts w:ascii="Times New Roman" w:hAnsi="Times New Roman" w:eastAsia="宋体"/>
                    <w:b/>
                    <w:sz w:val="18"/>
                  </w:rPr>
                  <w:delText xml:space="preserve">装机渗透率</w:delText>
                </w:r>
              </w:del>
            </w:ins>
          </w:p>
        </w:tc>
        <w:tc>
          <w:tcPr>
            <w:tcW w:w="1385" w:type="dxa"/>
            <w:tcMar>
              <w:left w:w="70" w:type="dxa"/>
              <w:right w:w="70" w:type="dxa"/>
            </w:tcMar>
            <w:vAlign w:val="center"/>
          </w:tcPr>
          <w:p w14:paraId="063CE1EF">
            <w:pPr>
              <w:keepNext/>
              <w:spacing w:before="20" w:after="20" w:line="260" w:lineRule="exact"/>
              <w:ind w:left="0" w:leftChars="0" w:right="0" w:rightChars="0" w:firstLine="0" w:firstLineChars="0"/>
              <w:jc w:val="center"/>
              <w:rPr>
                <w:del w:id="3595" w:author="xh" w:date="2026-10-14T08:38:28Z"/>
              </w:rPr>
            </w:pPr>
            <w:ins w:id="1498" w:author="xh" w:date="2026-10-13T09:57:21Z">
              <w:del w:id="3594" w:author="xh" w:date="2026-10-14T08:38:28Z">
                <w:r>
                  <w:rPr>
                    <w:rFonts w:ascii="Times New Roman" w:hAnsi="Times New Roman" w:eastAsia="宋体"/>
                    <w:b/>
                    <w:sz w:val="18"/>
                  </w:rPr>
                  <w:delText xml:space="preserve">≤30%</w:delText>
                </w:r>
              </w:del>
            </w:ins>
          </w:p>
        </w:tc>
        <w:tc>
          <w:tcPr>
            <w:tcW w:w="1385" w:type="dxa"/>
            <w:tcMar>
              <w:left w:w="70" w:type="dxa"/>
              <w:right w:w="70" w:type="dxa"/>
            </w:tcMar>
            <w:vAlign w:val="center"/>
          </w:tcPr>
          <w:p w14:paraId="768958E4">
            <w:pPr>
              <w:keepNext/>
              <w:spacing w:before="20" w:after="20" w:line="260" w:lineRule="exact"/>
              <w:ind w:left="0" w:leftChars="0" w:right="0" w:rightChars="0" w:firstLine="0" w:firstLineChars="0"/>
              <w:jc w:val="center"/>
              <w:rPr>
                <w:del w:id="3597" w:author="xh" w:date="2026-10-14T08:38:28Z"/>
              </w:rPr>
            </w:pPr>
            <w:ins w:id="1499" w:author="xh" w:date="2026-10-13T09:57:21Z">
              <w:del w:id="3596" w:author="xh" w:date="2026-10-14T08:38:28Z">
                <w:r>
                  <w:rPr>
                    <w:rFonts w:ascii="Times New Roman" w:hAnsi="Times New Roman" w:eastAsia="宋体"/>
                    <w:b/>
                    <w:sz w:val="18"/>
                  </w:rPr>
                  <w:delText xml:space="preserve">(30%,50%]</w:delText>
                </w:r>
              </w:del>
            </w:ins>
          </w:p>
        </w:tc>
        <w:tc>
          <w:tcPr>
            <w:tcW w:w="1385" w:type="dxa"/>
            <w:tcMar>
              <w:left w:w="70" w:type="dxa"/>
              <w:right w:w="70" w:type="dxa"/>
            </w:tcMar>
            <w:vAlign w:val="center"/>
          </w:tcPr>
          <w:p w14:paraId="5E833EE1">
            <w:pPr>
              <w:keepNext/>
              <w:spacing w:before="20" w:after="20" w:line="260" w:lineRule="exact"/>
              <w:ind w:left="0" w:leftChars="0" w:right="0" w:rightChars="0" w:firstLine="0" w:firstLineChars="0"/>
              <w:jc w:val="center"/>
              <w:rPr>
                <w:del w:id="3599" w:author="xh" w:date="2026-10-14T08:38:28Z"/>
              </w:rPr>
            </w:pPr>
            <w:ins w:id="1500" w:author="xh" w:date="2026-10-13T09:57:21Z">
              <w:del w:id="3598" w:author="xh" w:date="2026-10-14T08:38:28Z">
                <w:r>
                  <w:rPr>
                    <w:rFonts w:ascii="Times New Roman" w:hAnsi="Times New Roman" w:eastAsia="宋体"/>
                    <w:b/>
                    <w:sz w:val="18"/>
                  </w:rPr>
                  <w:delText xml:space="preserve">(50%,70%]</w:delText>
                </w:r>
              </w:del>
            </w:ins>
          </w:p>
        </w:tc>
        <w:tc>
          <w:tcPr>
            <w:tcW w:w="1385" w:type="dxa"/>
            <w:tcMar>
              <w:left w:w="70" w:type="dxa"/>
              <w:right w:w="70" w:type="dxa"/>
            </w:tcMar>
            <w:vAlign w:val="center"/>
          </w:tcPr>
          <w:p w14:paraId="3002B55D">
            <w:pPr>
              <w:keepNext/>
              <w:spacing w:before="20" w:after="20" w:line="260" w:lineRule="exact"/>
              <w:ind w:left="0" w:leftChars="0" w:right="0" w:rightChars="0" w:firstLine="0" w:firstLineChars="0"/>
              <w:jc w:val="center"/>
              <w:rPr>
                <w:del w:id="3601" w:author="xh" w:date="2026-10-14T08:38:28Z"/>
              </w:rPr>
            </w:pPr>
            <w:ins w:id="1501" w:author="xh" w:date="2026-10-13T09:57:21Z">
              <w:del w:id="3600" w:author="xh" w:date="2026-10-14T08:38:28Z">
                <w:r>
                  <w:rPr>
                    <w:rFonts w:ascii="Times New Roman" w:hAnsi="Times New Roman" w:eastAsia="宋体"/>
                    <w:b/>
                    <w:sz w:val="18"/>
                  </w:rPr>
                  <w:delText xml:space="preserve">&gt;70%</w:delText>
                </w:r>
              </w:del>
            </w:ins>
          </w:p>
        </w:tc>
      </w:tr>
      <w:tr w14:paraId="6D10C43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502" w:author="xh" w:date="2026-10-13T09:57:21Z"/>
          <w:del w:id="3602" w:author="xh" w:date="2026-10-14T08:38:28Z"/>
        </w:trPr>
        <w:tc>
          <w:tcPr>
            <w:tcW w:w="1385" w:type="dxa"/>
            <w:tcMar>
              <w:left w:w="70" w:type="dxa"/>
              <w:right w:w="70" w:type="dxa"/>
            </w:tcMar>
            <w:vAlign w:val="center"/>
          </w:tcPr>
          <w:p w14:paraId="50102D71">
            <w:pPr>
              <w:keepNext/>
              <w:spacing w:before="20" w:after="20" w:line="260" w:lineRule="exact"/>
              <w:ind w:left="0" w:leftChars="0" w:right="0" w:rightChars="0" w:firstLine="0" w:firstLineChars="0"/>
              <w:jc w:val="center"/>
              <w:rPr>
                <w:del w:id="3604" w:author="xh" w:date="2026-10-14T08:38:28Z"/>
              </w:rPr>
            </w:pPr>
            <w:ins w:id="1503" w:author="xh" w:date="2026-10-13T09:57:21Z">
              <w:del w:id="3603" w:author="xh" w:date="2026-10-14T08:38:28Z">
                <w:r>
                  <w:rPr>
                    <w:rFonts w:ascii="Times New Roman" w:hAnsi="Times New Roman" w:eastAsia="宋体"/>
                    <w:b w:val="0"/>
                    <w:sz w:val="18"/>
                  </w:rPr>
                  <w:delText xml:space="preserve">≤2%</w:delText>
                </w:r>
              </w:del>
            </w:ins>
          </w:p>
        </w:tc>
        <w:tc>
          <w:tcPr>
            <w:tcW w:w="1385" w:type="dxa"/>
            <w:tcMar>
              <w:left w:w="70" w:type="dxa"/>
              <w:right w:w="70" w:type="dxa"/>
            </w:tcMar>
            <w:vAlign w:val="center"/>
          </w:tcPr>
          <w:p w14:paraId="15DB38F7">
            <w:pPr>
              <w:keepNext/>
              <w:spacing w:before="20" w:after="20" w:line="260" w:lineRule="exact"/>
              <w:ind w:left="0" w:leftChars="0" w:right="0" w:rightChars="0" w:firstLine="0" w:firstLineChars="0"/>
              <w:jc w:val="center"/>
              <w:rPr>
                <w:del w:id="3606" w:author="xh" w:date="2026-10-14T08:38:28Z"/>
              </w:rPr>
            </w:pPr>
            <w:ins w:id="1504" w:author="xh" w:date="2026-10-13T09:57:21Z">
              <w:del w:id="3605" w:author="xh" w:date="2026-10-14T08:38:28Z">
                <w:r>
                  <w:rPr>
                    <w:rFonts w:ascii="Times New Roman" w:hAnsi="Times New Roman" w:eastAsia="宋体"/>
                    <w:b w:val="0"/>
                    <w:sz w:val="18"/>
                  </w:rPr>
                  <w:delText xml:space="preserve">≤1</w:delText>
                </w:r>
              </w:del>
            </w:ins>
          </w:p>
        </w:tc>
        <w:tc>
          <w:tcPr>
            <w:tcW w:w="1385" w:type="dxa"/>
            <w:tcMar>
              <w:left w:w="70" w:type="dxa"/>
              <w:right w:w="70" w:type="dxa"/>
            </w:tcMar>
            <w:vAlign w:val="center"/>
          </w:tcPr>
          <w:p w14:paraId="3B915C07">
            <w:pPr>
              <w:keepNext/>
              <w:spacing w:before="20" w:after="20" w:line="260" w:lineRule="exact"/>
              <w:ind w:left="0" w:leftChars="0" w:right="0" w:rightChars="0" w:firstLine="0" w:firstLineChars="0"/>
              <w:jc w:val="center"/>
              <w:rPr>
                <w:del w:id="3608" w:author="xh" w:date="2026-10-14T08:38:28Z"/>
              </w:rPr>
            </w:pPr>
            <w:ins w:id="1505" w:author="xh" w:date="2026-10-13T09:57:21Z">
              <w:del w:id="3607" w:author="xh" w:date="2026-10-14T08:38:28Z">
                <w:r>
                  <w:rPr>
                    <w:rFonts w:ascii="Times New Roman" w:hAnsi="Times New Roman" w:eastAsia="宋体"/>
                    <w:b w:val="0"/>
                    <w:sz w:val="18"/>
                  </w:rPr>
                  <w:delText xml:space="preserve">1.84～2.22</w:delText>
                </w:r>
              </w:del>
            </w:ins>
          </w:p>
        </w:tc>
        <w:tc>
          <w:tcPr>
            <w:tcW w:w="1385" w:type="dxa"/>
            <w:tcMar>
              <w:left w:w="70" w:type="dxa"/>
              <w:right w:w="70" w:type="dxa"/>
            </w:tcMar>
            <w:vAlign w:val="center"/>
          </w:tcPr>
          <w:p w14:paraId="6814A6A4">
            <w:pPr>
              <w:keepNext/>
              <w:spacing w:before="20" w:after="20" w:line="260" w:lineRule="exact"/>
              <w:ind w:left="0" w:leftChars="0" w:right="0" w:rightChars="0" w:firstLine="0" w:firstLineChars="0"/>
              <w:jc w:val="center"/>
              <w:rPr>
                <w:del w:id="3610" w:author="xh" w:date="2026-10-14T08:38:28Z"/>
              </w:rPr>
            </w:pPr>
            <w:ins w:id="1506" w:author="xh" w:date="2026-10-13T09:57:21Z">
              <w:del w:id="3609" w:author="xh" w:date="2026-10-14T08:38:28Z">
                <w:r>
                  <w:rPr>
                    <w:rFonts w:ascii="Times New Roman" w:hAnsi="Times New Roman" w:eastAsia="宋体"/>
                    <w:b w:val="0"/>
                    <w:sz w:val="18"/>
                  </w:rPr>
                  <w:delText xml:space="preserve">1.84～2.00</w:delText>
                </w:r>
              </w:del>
            </w:ins>
          </w:p>
        </w:tc>
        <w:tc>
          <w:tcPr>
            <w:tcW w:w="1385" w:type="dxa"/>
            <w:tcMar>
              <w:left w:w="70" w:type="dxa"/>
              <w:right w:w="70" w:type="dxa"/>
            </w:tcMar>
            <w:vAlign w:val="center"/>
          </w:tcPr>
          <w:p w14:paraId="1D387A6D">
            <w:pPr>
              <w:keepNext/>
              <w:spacing w:before="20" w:after="20" w:line="260" w:lineRule="exact"/>
              <w:ind w:left="0" w:leftChars="0" w:right="0" w:rightChars="0" w:firstLine="0" w:firstLineChars="0"/>
              <w:jc w:val="center"/>
              <w:rPr>
                <w:del w:id="3612" w:author="xh" w:date="2026-10-14T08:38:28Z"/>
              </w:rPr>
            </w:pPr>
            <w:ins w:id="1507" w:author="xh" w:date="2026-10-13T09:57:21Z">
              <w:del w:id="3611" w:author="xh" w:date="2026-10-14T08:38:28Z">
                <w:r>
                  <w:rPr>
                    <w:rFonts w:ascii="Times New Roman" w:hAnsi="Times New Roman" w:eastAsia="宋体"/>
                    <w:b w:val="0"/>
                    <w:sz w:val="18"/>
                  </w:rPr>
                  <w:delText xml:space="preserve">1.84～2.00</w:delText>
                </w:r>
              </w:del>
            </w:ins>
          </w:p>
        </w:tc>
        <w:tc>
          <w:tcPr>
            <w:tcW w:w="1385" w:type="dxa"/>
            <w:tcMar>
              <w:left w:w="70" w:type="dxa"/>
              <w:right w:w="70" w:type="dxa"/>
            </w:tcMar>
            <w:vAlign w:val="center"/>
          </w:tcPr>
          <w:p w14:paraId="3ACA5055">
            <w:pPr>
              <w:keepNext/>
              <w:spacing w:before="20" w:after="20" w:line="260" w:lineRule="exact"/>
              <w:ind w:left="0" w:leftChars="0" w:right="0" w:rightChars="0" w:firstLine="0" w:firstLineChars="0"/>
              <w:jc w:val="center"/>
              <w:rPr>
                <w:del w:id="3614" w:author="xh" w:date="2026-10-14T08:38:28Z"/>
              </w:rPr>
            </w:pPr>
            <w:ins w:id="1508" w:author="xh" w:date="2026-10-13T09:57:21Z">
              <w:del w:id="3613" w:author="xh" w:date="2026-10-14T08:38:28Z">
                <w:r>
                  <w:rPr>
                    <w:rFonts w:ascii="Times New Roman" w:hAnsi="Times New Roman" w:eastAsia="宋体"/>
                    <w:b w:val="0"/>
                    <w:sz w:val="18"/>
                  </w:rPr>
                  <w:delText xml:space="preserve">1.84～2.00</w:delText>
                </w:r>
              </w:del>
            </w:ins>
          </w:p>
        </w:tc>
      </w:tr>
      <w:tr w14:paraId="5F1D220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509" w:author="xh" w:date="2026-10-13T09:57:21Z"/>
          <w:del w:id="3615" w:author="xh" w:date="2026-10-14T08:38:28Z"/>
        </w:trPr>
        <w:tc>
          <w:tcPr>
            <w:tcW w:w="1385" w:type="dxa"/>
            <w:tcMar>
              <w:left w:w="70" w:type="dxa"/>
              <w:right w:w="70" w:type="dxa"/>
            </w:tcMar>
            <w:vAlign w:val="center"/>
          </w:tcPr>
          <w:p w14:paraId="22259730">
            <w:pPr>
              <w:keepNext/>
              <w:spacing w:before="20" w:after="20" w:line="260" w:lineRule="exact"/>
              <w:ind w:left="0" w:leftChars="0" w:right="0" w:rightChars="0" w:firstLine="0" w:firstLineChars="0"/>
              <w:jc w:val="center"/>
              <w:rPr>
                <w:del w:id="3617" w:author="xh" w:date="2026-10-14T08:38:28Z"/>
              </w:rPr>
            </w:pPr>
            <w:ins w:id="1510" w:author="xh" w:date="2026-10-13T09:57:21Z">
              <w:del w:id="3616" w:author="xh" w:date="2026-10-14T08:38:28Z">
                <w:r>
                  <w:rPr>
                    <w:rFonts w:ascii="Times New Roman" w:hAnsi="Times New Roman" w:eastAsia="宋体"/>
                    <w:b w:val="0"/>
                    <w:sz w:val="18"/>
                  </w:rPr>
                  <w:delText xml:space="preserve">≤2%</w:delText>
                </w:r>
              </w:del>
            </w:ins>
          </w:p>
        </w:tc>
        <w:tc>
          <w:tcPr>
            <w:tcW w:w="1385" w:type="dxa"/>
            <w:tcMar>
              <w:left w:w="70" w:type="dxa"/>
              <w:right w:w="70" w:type="dxa"/>
            </w:tcMar>
            <w:vAlign w:val="center"/>
          </w:tcPr>
          <w:p w14:paraId="5E95C9A3">
            <w:pPr>
              <w:keepNext/>
              <w:spacing w:before="20" w:after="20" w:line="260" w:lineRule="exact"/>
              <w:ind w:left="0" w:leftChars="0" w:right="0" w:rightChars="0" w:firstLine="0" w:firstLineChars="0"/>
              <w:jc w:val="center"/>
              <w:rPr>
                <w:del w:id="3619" w:author="xh" w:date="2026-10-14T08:38:28Z"/>
              </w:rPr>
            </w:pPr>
            <w:ins w:id="1511" w:author="xh" w:date="2026-10-13T09:57:21Z">
              <w:del w:id="3618" w:author="xh" w:date="2026-10-14T08:38:28Z">
                <w:r>
                  <w:rPr>
                    <w:rFonts w:ascii="Times New Roman" w:hAnsi="Times New Roman" w:eastAsia="宋体"/>
                    <w:b w:val="0"/>
                    <w:sz w:val="18"/>
                  </w:rPr>
                  <w:delText xml:space="preserve">(1,2]</w:delText>
                </w:r>
              </w:del>
            </w:ins>
          </w:p>
        </w:tc>
        <w:tc>
          <w:tcPr>
            <w:tcW w:w="1385" w:type="dxa"/>
            <w:tcMar>
              <w:left w:w="70" w:type="dxa"/>
              <w:right w:w="70" w:type="dxa"/>
            </w:tcMar>
            <w:vAlign w:val="center"/>
          </w:tcPr>
          <w:p w14:paraId="21A48FE5">
            <w:pPr>
              <w:keepNext/>
              <w:spacing w:before="20" w:after="20" w:line="260" w:lineRule="exact"/>
              <w:ind w:left="0" w:leftChars="0" w:right="0" w:rightChars="0" w:firstLine="0" w:firstLineChars="0"/>
              <w:jc w:val="center"/>
              <w:rPr>
                <w:del w:id="3621" w:author="xh" w:date="2026-10-14T08:38:28Z"/>
              </w:rPr>
            </w:pPr>
            <w:ins w:id="1512" w:author="xh" w:date="2026-10-13T09:57:21Z">
              <w:del w:id="3620" w:author="xh" w:date="2026-10-14T08:38:28Z">
                <w:r>
                  <w:rPr>
                    <w:rFonts w:ascii="Times New Roman" w:hAnsi="Times New Roman" w:eastAsia="宋体"/>
                    <w:b w:val="0"/>
                    <w:sz w:val="18"/>
                  </w:rPr>
                  <w:delText xml:space="preserve">1.84～2.40</w:delText>
                </w:r>
              </w:del>
            </w:ins>
          </w:p>
        </w:tc>
        <w:tc>
          <w:tcPr>
            <w:tcW w:w="1385" w:type="dxa"/>
            <w:tcMar>
              <w:left w:w="70" w:type="dxa"/>
              <w:right w:w="70" w:type="dxa"/>
            </w:tcMar>
            <w:vAlign w:val="center"/>
          </w:tcPr>
          <w:p w14:paraId="1380C688">
            <w:pPr>
              <w:keepNext/>
              <w:spacing w:before="20" w:after="20" w:line="260" w:lineRule="exact"/>
              <w:ind w:left="0" w:leftChars="0" w:right="0" w:rightChars="0" w:firstLine="0" w:firstLineChars="0"/>
              <w:jc w:val="center"/>
              <w:rPr>
                <w:del w:id="3623" w:author="xh" w:date="2026-10-14T08:38:28Z"/>
              </w:rPr>
            </w:pPr>
            <w:ins w:id="1513" w:author="xh" w:date="2026-10-13T09:57:21Z">
              <w:del w:id="3622" w:author="xh" w:date="2026-10-14T08:38:28Z">
                <w:r>
                  <w:rPr>
                    <w:rFonts w:ascii="Times New Roman" w:hAnsi="Times New Roman" w:eastAsia="宋体"/>
                    <w:b w:val="0"/>
                    <w:sz w:val="18"/>
                  </w:rPr>
                  <w:delText xml:space="preserve">1.84～2.20</w:delText>
                </w:r>
              </w:del>
            </w:ins>
          </w:p>
        </w:tc>
        <w:tc>
          <w:tcPr>
            <w:tcW w:w="1385" w:type="dxa"/>
            <w:tcMar>
              <w:left w:w="70" w:type="dxa"/>
              <w:right w:w="70" w:type="dxa"/>
            </w:tcMar>
            <w:vAlign w:val="center"/>
          </w:tcPr>
          <w:p w14:paraId="227B3AF4">
            <w:pPr>
              <w:keepNext/>
              <w:spacing w:before="20" w:after="20" w:line="260" w:lineRule="exact"/>
              <w:ind w:left="0" w:leftChars="0" w:right="0" w:rightChars="0" w:firstLine="0" w:firstLineChars="0"/>
              <w:jc w:val="center"/>
              <w:rPr>
                <w:del w:id="3625" w:author="xh" w:date="2026-10-14T08:38:28Z"/>
              </w:rPr>
            </w:pPr>
            <w:ins w:id="1514" w:author="xh" w:date="2026-10-13T09:57:21Z">
              <w:del w:id="3624" w:author="xh" w:date="2026-10-14T08:38:28Z">
                <w:r>
                  <w:rPr>
                    <w:rFonts w:ascii="Times New Roman" w:hAnsi="Times New Roman" w:eastAsia="宋体"/>
                    <w:b w:val="0"/>
                    <w:sz w:val="18"/>
                  </w:rPr>
                  <w:delText xml:space="preserve">1.84～2.20</w:delText>
                </w:r>
              </w:del>
            </w:ins>
          </w:p>
        </w:tc>
        <w:tc>
          <w:tcPr>
            <w:tcW w:w="1385" w:type="dxa"/>
            <w:tcMar>
              <w:left w:w="70" w:type="dxa"/>
              <w:right w:w="70" w:type="dxa"/>
            </w:tcMar>
            <w:vAlign w:val="center"/>
          </w:tcPr>
          <w:p w14:paraId="2E2A6EE3">
            <w:pPr>
              <w:keepNext/>
              <w:spacing w:before="20" w:after="20" w:line="260" w:lineRule="exact"/>
              <w:ind w:left="0" w:leftChars="0" w:right="0" w:rightChars="0" w:firstLine="0" w:firstLineChars="0"/>
              <w:jc w:val="center"/>
              <w:rPr>
                <w:del w:id="3627" w:author="xh" w:date="2026-10-14T08:38:28Z"/>
              </w:rPr>
            </w:pPr>
            <w:ins w:id="1515" w:author="xh" w:date="2026-10-13T09:57:21Z">
              <w:del w:id="3626" w:author="xh" w:date="2026-10-14T08:38:28Z">
                <w:r>
                  <w:rPr>
                    <w:rFonts w:ascii="Times New Roman" w:hAnsi="Times New Roman" w:eastAsia="宋体"/>
                    <w:b w:val="0"/>
                    <w:sz w:val="18"/>
                  </w:rPr>
                  <w:delText xml:space="preserve">1.84～2.20</w:delText>
                </w:r>
              </w:del>
            </w:ins>
          </w:p>
        </w:tc>
      </w:tr>
      <w:tr w14:paraId="48DAD4D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516" w:author="xh" w:date="2026-10-13T09:57:21Z"/>
          <w:del w:id="3628" w:author="xh" w:date="2026-10-14T08:38:28Z"/>
        </w:trPr>
        <w:tc>
          <w:tcPr>
            <w:tcW w:w="1385" w:type="dxa"/>
            <w:tcMar>
              <w:left w:w="70" w:type="dxa"/>
              <w:right w:w="70" w:type="dxa"/>
            </w:tcMar>
            <w:vAlign w:val="center"/>
          </w:tcPr>
          <w:p w14:paraId="1818D4A7">
            <w:pPr>
              <w:keepNext/>
              <w:spacing w:before="20" w:after="20" w:line="260" w:lineRule="exact"/>
              <w:ind w:left="0" w:leftChars="0" w:right="0" w:rightChars="0" w:firstLine="0" w:firstLineChars="0"/>
              <w:jc w:val="center"/>
              <w:rPr>
                <w:del w:id="3630" w:author="xh" w:date="2026-10-14T08:38:28Z"/>
              </w:rPr>
            </w:pPr>
            <w:ins w:id="1517" w:author="xh" w:date="2026-10-13T09:57:21Z">
              <w:del w:id="3629" w:author="xh" w:date="2026-10-14T08:38:28Z">
                <w:r>
                  <w:rPr>
                    <w:rFonts w:ascii="Times New Roman" w:hAnsi="Times New Roman" w:eastAsia="宋体"/>
                    <w:b w:val="0"/>
                    <w:sz w:val="18"/>
                  </w:rPr>
                  <w:delText xml:space="preserve">≤2%</w:delText>
                </w:r>
              </w:del>
            </w:ins>
          </w:p>
        </w:tc>
        <w:tc>
          <w:tcPr>
            <w:tcW w:w="1385" w:type="dxa"/>
            <w:tcMar>
              <w:left w:w="70" w:type="dxa"/>
              <w:right w:w="70" w:type="dxa"/>
            </w:tcMar>
            <w:vAlign w:val="center"/>
          </w:tcPr>
          <w:p w14:paraId="27C4DF7C">
            <w:pPr>
              <w:keepNext/>
              <w:spacing w:before="20" w:after="20" w:line="260" w:lineRule="exact"/>
              <w:ind w:left="0" w:leftChars="0" w:right="0" w:rightChars="0" w:firstLine="0" w:firstLineChars="0"/>
              <w:jc w:val="center"/>
              <w:rPr>
                <w:del w:id="3632" w:author="xh" w:date="2026-10-14T08:38:28Z"/>
              </w:rPr>
            </w:pPr>
            <w:ins w:id="1518" w:author="xh" w:date="2026-10-13T09:57:21Z">
              <w:del w:id="3631" w:author="xh" w:date="2026-10-14T08:38:28Z">
                <w:r>
                  <w:rPr>
                    <w:rFonts w:ascii="Times New Roman" w:hAnsi="Times New Roman" w:eastAsia="宋体"/>
                    <w:b w:val="0"/>
                    <w:sz w:val="18"/>
                  </w:rPr>
                  <w:delText xml:space="preserve">&gt;2</w:delText>
                </w:r>
              </w:del>
            </w:ins>
          </w:p>
        </w:tc>
        <w:tc>
          <w:tcPr>
            <w:tcW w:w="1385" w:type="dxa"/>
            <w:tcMar>
              <w:left w:w="70" w:type="dxa"/>
              <w:right w:w="70" w:type="dxa"/>
            </w:tcMar>
            <w:vAlign w:val="center"/>
          </w:tcPr>
          <w:p w14:paraId="03ED3CFD">
            <w:pPr>
              <w:keepNext/>
              <w:spacing w:before="20" w:after="20" w:line="260" w:lineRule="exact"/>
              <w:ind w:left="0" w:leftChars="0" w:right="0" w:rightChars="0" w:firstLine="0" w:firstLineChars="0"/>
              <w:jc w:val="center"/>
              <w:rPr>
                <w:del w:id="3634" w:author="xh" w:date="2026-10-14T08:38:28Z"/>
              </w:rPr>
            </w:pPr>
            <w:ins w:id="1519" w:author="xh" w:date="2026-10-13T09:57:21Z">
              <w:del w:id="3633" w:author="xh" w:date="2026-10-14T08:38:28Z">
                <w:r>
                  <w:rPr>
                    <w:rFonts w:ascii="Times New Roman" w:hAnsi="Times New Roman" w:eastAsia="宋体"/>
                    <w:b w:val="0"/>
                    <w:sz w:val="18"/>
                  </w:rPr>
                  <w:delText xml:space="preserve">2.43～3.15</w:delText>
                </w:r>
              </w:del>
            </w:ins>
          </w:p>
        </w:tc>
        <w:tc>
          <w:tcPr>
            <w:tcW w:w="1385" w:type="dxa"/>
            <w:tcMar>
              <w:left w:w="70" w:type="dxa"/>
              <w:right w:w="70" w:type="dxa"/>
            </w:tcMar>
            <w:vAlign w:val="center"/>
          </w:tcPr>
          <w:p w14:paraId="0753C28B">
            <w:pPr>
              <w:keepNext/>
              <w:spacing w:before="20" w:after="20" w:line="260" w:lineRule="exact"/>
              <w:ind w:left="0" w:leftChars="0" w:right="0" w:rightChars="0" w:firstLine="0" w:firstLineChars="0"/>
              <w:jc w:val="center"/>
              <w:rPr>
                <w:del w:id="3636" w:author="xh" w:date="2026-10-14T08:38:28Z"/>
              </w:rPr>
            </w:pPr>
            <w:ins w:id="1520" w:author="xh" w:date="2026-10-13T09:57:21Z">
              <w:del w:id="3635" w:author="xh" w:date="2026-10-14T08:38:28Z">
                <w:r>
                  <w:rPr>
                    <w:rFonts w:ascii="Times New Roman" w:hAnsi="Times New Roman" w:eastAsia="宋体"/>
                    <w:b w:val="0"/>
                    <w:sz w:val="18"/>
                  </w:rPr>
                  <w:delText xml:space="preserve">2.20～2.84</w:delText>
                </w:r>
              </w:del>
            </w:ins>
          </w:p>
        </w:tc>
        <w:tc>
          <w:tcPr>
            <w:tcW w:w="1385" w:type="dxa"/>
            <w:tcMar>
              <w:left w:w="70" w:type="dxa"/>
              <w:right w:w="70" w:type="dxa"/>
            </w:tcMar>
            <w:vAlign w:val="center"/>
          </w:tcPr>
          <w:p w14:paraId="525C6BBD">
            <w:pPr>
              <w:keepNext/>
              <w:spacing w:before="20" w:after="20" w:line="260" w:lineRule="exact"/>
              <w:ind w:left="0" w:leftChars="0" w:right="0" w:rightChars="0" w:firstLine="0" w:firstLineChars="0"/>
              <w:jc w:val="center"/>
              <w:rPr>
                <w:del w:id="3638" w:author="xh" w:date="2026-10-14T08:38:28Z"/>
              </w:rPr>
            </w:pPr>
            <w:ins w:id="1521" w:author="xh" w:date="2026-10-13T09:57:21Z">
              <w:del w:id="3637" w:author="xh" w:date="2026-10-14T08:38:28Z">
                <w:r>
                  <w:rPr>
                    <w:rFonts w:ascii="Times New Roman" w:hAnsi="Times New Roman" w:eastAsia="宋体"/>
                    <w:b w:val="0"/>
                    <w:sz w:val="18"/>
                  </w:rPr>
                  <w:delText xml:space="preserve">2.20～2.84</w:delText>
                </w:r>
              </w:del>
            </w:ins>
          </w:p>
        </w:tc>
        <w:tc>
          <w:tcPr>
            <w:tcW w:w="1385" w:type="dxa"/>
            <w:tcMar>
              <w:left w:w="70" w:type="dxa"/>
              <w:right w:w="70" w:type="dxa"/>
            </w:tcMar>
            <w:vAlign w:val="center"/>
          </w:tcPr>
          <w:p w14:paraId="36D808E5">
            <w:pPr>
              <w:keepNext/>
              <w:spacing w:before="20" w:after="20" w:line="260" w:lineRule="exact"/>
              <w:ind w:left="0" w:leftChars="0" w:right="0" w:rightChars="0" w:firstLine="0" w:firstLineChars="0"/>
              <w:jc w:val="center"/>
              <w:rPr>
                <w:del w:id="3640" w:author="xh" w:date="2026-10-14T08:38:28Z"/>
              </w:rPr>
            </w:pPr>
            <w:ins w:id="1522" w:author="xh" w:date="2026-10-13T09:57:21Z">
              <w:del w:id="3639" w:author="xh" w:date="2026-10-14T08:38:28Z">
                <w:r>
                  <w:rPr>
                    <w:rFonts w:ascii="Times New Roman" w:hAnsi="Times New Roman" w:eastAsia="宋体"/>
                    <w:b w:val="0"/>
                    <w:sz w:val="18"/>
                  </w:rPr>
                  <w:delText xml:space="preserve">2.20～2.84</w:delText>
                </w:r>
              </w:del>
            </w:ins>
          </w:p>
        </w:tc>
      </w:tr>
      <w:tr w14:paraId="5DD0553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523" w:author="xh" w:date="2026-10-13T09:57:21Z"/>
          <w:del w:id="3641" w:author="xh" w:date="2026-10-14T08:38:28Z"/>
        </w:trPr>
        <w:tc>
          <w:tcPr>
            <w:tcW w:w="1385" w:type="dxa"/>
            <w:tcMar>
              <w:left w:w="70" w:type="dxa"/>
              <w:right w:w="70" w:type="dxa"/>
            </w:tcMar>
            <w:vAlign w:val="center"/>
          </w:tcPr>
          <w:p w14:paraId="764A0CF5">
            <w:pPr>
              <w:keepNext/>
              <w:spacing w:before="20" w:after="20" w:line="260" w:lineRule="exact"/>
              <w:ind w:left="0" w:leftChars="0" w:right="0" w:rightChars="0" w:firstLine="0" w:firstLineChars="0"/>
              <w:jc w:val="center"/>
              <w:rPr>
                <w:del w:id="3643" w:author="xh" w:date="2026-10-14T08:38:28Z"/>
              </w:rPr>
            </w:pPr>
            <w:ins w:id="1524" w:author="xh" w:date="2026-10-13T09:57:21Z">
              <w:del w:id="3642" w:author="xh" w:date="2026-10-14T08:38:28Z">
                <w:r>
                  <w:rPr>
                    <w:rFonts w:ascii="Times New Roman" w:hAnsi="Times New Roman" w:eastAsia="宋体"/>
                    <w:b w:val="0"/>
                    <w:sz w:val="18"/>
                  </w:rPr>
                  <w:delText xml:space="preserve">(2%,4%]</w:delText>
                </w:r>
              </w:del>
            </w:ins>
          </w:p>
        </w:tc>
        <w:tc>
          <w:tcPr>
            <w:tcW w:w="1385" w:type="dxa"/>
            <w:tcMar>
              <w:left w:w="70" w:type="dxa"/>
              <w:right w:w="70" w:type="dxa"/>
            </w:tcMar>
            <w:vAlign w:val="center"/>
          </w:tcPr>
          <w:p w14:paraId="352D8137">
            <w:pPr>
              <w:keepNext/>
              <w:spacing w:before="20" w:after="20" w:line="260" w:lineRule="exact"/>
              <w:ind w:left="0" w:leftChars="0" w:right="0" w:rightChars="0" w:firstLine="0" w:firstLineChars="0"/>
              <w:jc w:val="center"/>
              <w:rPr>
                <w:del w:id="3645" w:author="xh" w:date="2026-10-14T08:38:28Z"/>
              </w:rPr>
            </w:pPr>
            <w:ins w:id="1525" w:author="xh" w:date="2026-10-13T09:57:21Z">
              <w:del w:id="3644" w:author="xh" w:date="2026-10-14T08:38:28Z">
                <w:r>
                  <w:rPr>
                    <w:rFonts w:ascii="Times New Roman" w:hAnsi="Times New Roman" w:eastAsia="宋体"/>
                    <w:b w:val="0"/>
                    <w:sz w:val="18"/>
                  </w:rPr>
                  <w:delText xml:space="preserve">≤1</w:delText>
                </w:r>
              </w:del>
            </w:ins>
          </w:p>
        </w:tc>
        <w:tc>
          <w:tcPr>
            <w:tcW w:w="1385" w:type="dxa"/>
            <w:tcMar>
              <w:left w:w="70" w:type="dxa"/>
              <w:right w:w="70" w:type="dxa"/>
            </w:tcMar>
            <w:vAlign w:val="center"/>
          </w:tcPr>
          <w:p w14:paraId="3164732B">
            <w:pPr>
              <w:keepNext/>
              <w:spacing w:before="20" w:after="20" w:line="260" w:lineRule="exact"/>
              <w:ind w:left="0" w:leftChars="0" w:right="0" w:rightChars="0" w:firstLine="0" w:firstLineChars="0"/>
              <w:jc w:val="center"/>
              <w:rPr>
                <w:del w:id="3647" w:author="xh" w:date="2026-10-14T08:38:28Z"/>
              </w:rPr>
            </w:pPr>
            <w:ins w:id="1526" w:author="xh" w:date="2026-10-13T09:57:21Z">
              <w:del w:id="3646" w:author="xh" w:date="2026-10-14T08:38:28Z">
                <w:r>
                  <w:rPr>
                    <w:rFonts w:ascii="Times New Roman" w:hAnsi="Times New Roman" w:eastAsia="宋体"/>
                    <w:b w:val="0"/>
                    <w:sz w:val="18"/>
                  </w:rPr>
                  <w:delText xml:space="preserve">1.88～2.23</w:delText>
                </w:r>
              </w:del>
            </w:ins>
          </w:p>
        </w:tc>
        <w:tc>
          <w:tcPr>
            <w:tcW w:w="1385" w:type="dxa"/>
            <w:tcMar>
              <w:left w:w="70" w:type="dxa"/>
              <w:right w:w="70" w:type="dxa"/>
            </w:tcMar>
            <w:vAlign w:val="center"/>
          </w:tcPr>
          <w:p w14:paraId="7DDAAFB7">
            <w:pPr>
              <w:keepNext/>
              <w:spacing w:before="20" w:after="20" w:line="260" w:lineRule="exact"/>
              <w:ind w:left="0" w:leftChars="0" w:right="0" w:rightChars="0" w:firstLine="0" w:firstLineChars="0"/>
              <w:jc w:val="center"/>
              <w:rPr>
                <w:del w:id="3649" w:author="xh" w:date="2026-10-14T08:38:28Z"/>
              </w:rPr>
            </w:pPr>
            <w:ins w:id="1527" w:author="xh" w:date="2026-10-13T09:57:21Z">
              <w:del w:id="3648" w:author="xh" w:date="2026-10-14T08:38:28Z">
                <w:r>
                  <w:rPr>
                    <w:rFonts w:ascii="Times New Roman" w:hAnsi="Times New Roman" w:eastAsia="宋体"/>
                    <w:b w:val="0"/>
                    <w:sz w:val="18"/>
                  </w:rPr>
                  <w:delText xml:space="preserve">1.70～1.89</w:delText>
                </w:r>
              </w:del>
            </w:ins>
          </w:p>
        </w:tc>
        <w:tc>
          <w:tcPr>
            <w:tcW w:w="1385" w:type="dxa"/>
            <w:tcMar>
              <w:left w:w="70" w:type="dxa"/>
              <w:right w:w="70" w:type="dxa"/>
            </w:tcMar>
            <w:vAlign w:val="center"/>
          </w:tcPr>
          <w:p w14:paraId="468EF060">
            <w:pPr>
              <w:keepNext/>
              <w:spacing w:before="20" w:after="20" w:line="260" w:lineRule="exact"/>
              <w:ind w:left="0" w:leftChars="0" w:right="0" w:rightChars="0" w:firstLine="0" w:firstLineChars="0"/>
              <w:jc w:val="center"/>
              <w:rPr>
                <w:del w:id="3651" w:author="xh" w:date="2026-10-14T08:38:28Z"/>
              </w:rPr>
            </w:pPr>
            <w:ins w:id="1528" w:author="xh" w:date="2026-10-13T09:57:21Z">
              <w:del w:id="3650" w:author="xh" w:date="2026-10-14T08:38:28Z">
                <w:r>
                  <w:rPr>
                    <w:rFonts w:ascii="Times New Roman" w:hAnsi="Times New Roman" w:eastAsia="宋体"/>
                    <w:b w:val="0"/>
                    <w:sz w:val="18"/>
                  </w:rPr>
                  <w:delText xml:space="preserve">1.70～1.78</w:delText>
                </w:r>
              </w:del>
            </w:ins>
          </w:p>
        </w:tc>
        <w:tc>
          <w:tcPr>
            <w:tcW w:w="1385" w:type="dxa"/>
            <w:tcMar>
              <w:left w:w="70" w:type="dxa"/>
              <w:right w:w="70" w:type="dxa"/>
            </w:tcMar>
            <w:vAlign w:val="center"/>
          </w:tcPr>
          <w:p w14:paraId="650704C0">
            <w:pPr>
              <w:keepNext/>
              <w:spacing w:before="20" w:after="20" w:line="260" w:lineRule="exact"/>
              <w:ind w:left="0" w:leftChars="0" w:right="0" w:rightChars="0" w:firstLine="0" w:firstLineChars="0"/>
              <w:jc w:val="center"/>
              <w:rPr>
                <w:del w:id="3653" w:author="xh" w:date="2026-10-14T08:38:28Z"/>
              </w:rPr>
            </w:pPr>
            <w:ins w:id="1529" w:author="xh" w:date="2026-10-13T09:57:21Z">
              <w:del w:id="3652" w:author="xh" w:date="2026-10-14T08:38:28Z">
                <w:r>
                  <w:rPr>
                    <w:rFonts w:ascii="Times New Roman" w:hAnsi="Times New Roman" w:eastAsia="宋体"/>
                    <w:b w:val="0"/>
                    <w:sz w:val="18"/>
                  </w:rPr>
                  <w:delText xml:space="preserve">1.70～1.78</w:delText>
                </w:r>
              </w:del>
            </w:ins>
          </w:p>
        </w:tc>
      </w:tr>
      <w:tr w14:paraId="308C053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530" w:author="xh" w:date="2026-10-13T09:57:21Z"/>
          <w:del w:id="3654" w:author="xh" w:date="2026-10-14T08:38:28Z"/>
        </w:trPr>
        <w:tc>
          <w:tcPr>
            <w:tcW w:w="1385" w:type="dxa"/>
            <w:tcMar>
              <w:left w:w="70" w:type="dxa"/>
              <w:right w:w="70" w:type="dxa"/>
            </w:tcMar>
            <w:vAlign w:val="center"/>
          </w:tcPr>
          <w:p w14:paraId="574BA1E7">
            <w:pPr>
              <w:keepNext/>
              <w:spacing w:before="20" w:after="20" w:line="260" w:lineRule="exact"/>
              <w:ind w:left="0" w:leftChars="0" w:right="0" w:rightChars="0" w:firstLine="0" w:firstLineChars="0"/>
              <w:jc w:val="center"/>
              <w:rPr>
                <w:del w:id="3656" w:author="xh" w:date="2026-10-14T08:38:28Z"/>
              </w:rPr>
            </w:pPr>
            <w:ins w:id="1531" w:author="xh" w:date="2026-10-13T09:57:21Z">
              <w:del w:id="3655" w:author="xh" w:date="2026-10-14T08:38:28Z">
                <w:r>
                  <w:rPr>
                    <w:rFonts w:ascii="Times New Roman" w:hAnsi="Times New Roman" w:eastAsia="宋体"/>
                    <w:b w:val="0"/>
                    <w:sz w:val="18"/>
                  </w:rPr>
                  <w:delText xml:space="preserve">(2%,4%]</w:delText>
                </w:r>
              </w:del>
            </w:ins>
          </w:p>
        </w:tc>
        <w:tc>
          <w:tcPr>
            <w:tcW w:w="1385" w:type="dxa"/>
            <w:tcMar>
              <w:left w:w="70" w:type="dxa"/>
              <w:right w:w="70" w:type="dxa"/>
            </w:tcMar>
            <w:vAlign w:val="center"/>
          </w:tcPr>
          <w:p w14:paraId="3FFA29BF">
            <w:pPr>
              <w:keepNext/>
              <w:spacing w:before="20" w:after="20" w:line="260" w:lineRule="exact"/>
              <w:ind w:left="0" w:leftChars="0" w:right="0" w:rightChars="0" w:firstLine="0" w:firstLineChars="0"/>
              <w:jc w:val="center"/>
              <w:rPr>
                <w:del w:id="3658" w:author="xh" w:date="2026-10-14T08:38:28Z"/>
              </w:rPr>
            </w:pPr>
            <w:ins w:id="1532" w:author="xh" w:date="2026-10-13T09:57:21Z">
              <w:del w:id="3657" w:author="xh" w:date="2026-10-14T08:38:28Z">
                <w:r>
                  <w:rPr>
                    <w:rFonts w:ascii="Times New Roman" w:hAnsi="Times New Roman" w:eastAsia="宋体"/>
                    <w:b w:val="0"/>
                    <w:sz w:val="18"/>
                  </w:rPr>
                  <w:delText xml:space="preserve">(1,2]</w:delText>
                </w:r>
              </w:del>
            </w:ins>
          </w:p>
        </w:tc>
        <w:tc>
          <w:tcPr>
            <w:tcW w:w="1385" w:type="dxa"/>
            <w:tcMar>
              <w:left w:w="70" w:type="dxa"/>
              <w:right w:w="70" w:type="dxa"/>
            </w:tcMar>
            <w:vAlign w:val="center"/>
          </w:tcPr>
          <w:p w14:paraId="660A2A01">
            <w:pPr>
              <w:keepNext/>
              <w:spacing w:before="20" w:after="20" w:line="260" w:lineRule="exact"/>
              <w:ind w:left="0" w:leftChars="0" w:right="0" w:rightChars="0" w:firstLine="0" w:firstLineChars="0"/>
              <w:jc w:val="center"/>
              <w:rPr>
                <w:del w:id="3660" w:author="xh" w:date="2026-10-14T08:38:28Z"/>
              </w:rPr>
            </w:pPr>
            <w:ins w:id="1533" w:author="xh" w:date="2026-10-13T09:57:21Z">
              <w:del w:id="3659" w:author="xh" w:date="2026-10-14T08:38:28Z">
                <w:r>
                  <w:rPr>
                    <w:rFonts w:ascii="Times New Roman" w:hAnsi="Times New Roman" w:eastAsia="宋体"/>
                    <w:b w:val="0"/>
                    <w:sz w:val="18"/>
                  </w:rPr>
                  <w:delText xml:space="preserve">1.88～2.43</w:delText>
                </w:r>
              </w:del>
            </w:ins>
          </w:p>
        </w:tc>
        <w:tc>
          <w:tcPr>
            <w:tcW w:w="1385" w:type="dxa"/>
            <w:tcMar>
              <w:left w:w="70" w:type="dxa"/>
              <w:right w:w="70" w:type="dxa"/>
            </w:tcMar>
            <w:vAlign w:val="center"/>
          </w:tcPr>
          <w:p w14:paraId="6677617E">
            <w:pPr>
              <w:keepNext/>
              <w:spacing w:before="20" w:after="20" w:line="260" w:lineRule="exact"/>
              <w:ind w:left="0" w:leftChars="0" w:right="0" w:rightChars="0" w:firstLine="0" w:firstLineChars="0"/>
              <w:jc w:val="center"/>
              <w:rPr>
                <w:del w:id="3662" w:author="xh" w:date="2026-10-14T08:38:28Z"/>
              </w:rPr>
            </w:pPr>
            <w:ins w:id="1534" w:author="xh" w:date="2026-10-13T09:57:21Z">
              <w:del w:id="3661" w:author="xh" w:date="2026-10-14T08:38:28Z">
                <w:r>
                  <w:rPr>
                    <w:rFonts w:ascii="Times New Roman" w:hAnsi="Times New Roman" w:eastAsia="宋体"/>
                    <w:b w:val="0"/>
                    <w:sz w:val="18"/>
                  </w:rPr>
                  <w:delText xml:space="preserve">1.70～2.15</w:delText>
                </w:r>
              </w:del>
            </w:ins>
          </w:p>
        </w:tc>
        <w:tc>
          <w:tcPr>
            <w:tcW w:w="1385" w:type="dxa"/>
            <w:tcMar>
              <w:left w:w="70" w:type="dxa"/>
              <w:right w:w="70" w:type="dxa"/>
            </w:tcMar>
            <w:vAlign w:val="center"/>
          </w:tcPr>
          <w:p w14:paraId="650779BF">
            <w:pPr>
              <w:keepNext/>
              <w:spacing w:before="20" w:after="20" w:line="260" w:lineRule="exact"/>
              <w:ind w:left="0" w:leftChars="0" w:right="0" w:rightChars="0" w:firstLine="0" w:firstLineChars="0"/>
              <w:jc w:val="center"/>
              <w:rPr>
                <w:del w:id="3664" w:author="xh" w:date="2026-10-14T08:38:28Z"/>
              </w:rPr>
            </w:pPr>
            <w:ins w:id="1535" w:author="xh" w:date="2026-10-13T09:57:21Z">
              <w:del w:id="3663" w:author="xh" w:date="2026-10-14T08:38:28Z">
                <w:r>
                  <w:rPr>
                    <w:rFonts w:ascii="Times New Roman" w:hAnsi="Times New Roman" w:eastAsia="宋体"/>
                    <w:b w:val="0"/>
                    <w:sz w:val="18"/>
                  </w:rPr>
                  <w:delText xml:space="preserve">1.70～1.96</w:delText>
                </w:r>
              </w:del>
            </w:ins>
          </w:p>
        </w:tc>
        <w:tc>
          <w:tcPr>
            <w:tcW w:w="1385" w:type="dxa"/>
            <w:tcMar>
              <w:left w:w="70" w:type="dxa"/>
              <w:right w:w="70" w:type="dxa"/>
            </w:tcMar>
            <w:vAlign w:val="center"/>
          </w:tcPr>
          <w:p w14:paraId="2F7CB45C">
            <w:pPr>
              <w:keepNext/>
              <w:spacing w:before="20" w:after="20" w:line="260" w:lineRule="exact"/>
              <w:ind w:left="0" w:leftChars="0" w:right="0" w:rightChars="0" w:firstLine="0" w:firstLineChars="0"/>
              <w:jc w:val="center"/>
              <w:rPr>
                <w:del w:id="3666" w:author="xh" w:date="2026-10-14T08:38:28Z"/>
              </w:rPr>
            </w:pPr>
            <w:ins w:id="1536" w:author="xh" w:date="2026-10-13T09:57:21Z">
              <w:del w:id="3665" w:author="xh" w:date="2026-10-14T08:38:28Z">
                <w:r>
                  <w:rPr>
                    <w:rFonts w:ascii="Times New Roman" w:hAnsi="Times New Roman" w:eastAsia="宋体"/>
                    <w:b w:val="0"/>
                    <w:sz w:val="18"/>
                  </w:rPr>
                  <w:delText xml:space="preserve">1.70～1.96</w:delText>
                </w:r>
              </w:del>
            </w:ins>
          </w:p>
        </w:tc>
      </w:tr>
      <w:tr w14:paraId="47AAB73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537" w:author="xh" w:date="2026-10-13T09:57:21Z"/>
          <w:del w:id="3667" w:author="xh" w:date="2026-10-14T08:38:28Z"/>
        </w:trPr>
        <w:tc>
          <w:tcPr>
            <w:tcW w:w="1385" w:type="dxa"/>
            <w:tcMar>
              <w:left w:w="70" w:type="dxa"/>
              <w:right w:w="70" w:type="dxa"/>
            </w:tcMar>
            <w:vAlign w:val="center"/>
          </w:tcPr>
          <w:p w14:paraId="6ED1668D">
            <w:pPr>
              <w:keepNext/>
              <w:spacing w:before="20" w:after="20" w:line="260" w:lineRule="exact"/>
              <w:ind w:left="0" w:leftChars="0" w:right="0" w:rightChars="0" w:firstLine="0" w:firstLineChars="0"/>
              <w:jc w:val="center"/>
              <w:rPr>
                <w:del w:id="3669" w:author="xh" w:date="2026-10-14T08:38:28Z"/>
              </w:rPr>
            </w:pPr>
            <w:ins w:id="1538" w:author="xh" w:date="2026-10-13T09:57:21Z">
              <w:del w:id="3668" w:author="xh" w:date="2026-10-14T08:38:28Z">
                <w:r>
                  <w:rPr>
                    <w:rFonts w:ascii="Times New Roman" w:hAnsi="Times New Roman" w:eastAsia="宋体"/>
                    <w:b w:val="0"/>
                    <w:sz w:val="18"/>
                  </w:rPr>
                  <w:delText xml:space="preserve">(2%,4%]</w:delText>
                </w:r>
              </w:del>
            </w:ins>
          </w:p>
        </w:tc>
        <w:tc>
          <w:tcPr>
            <w:tcW w:w="1385" w:type="dxa"/>
            <w:tcMar>
              <w:left w:w="70" w:type="dxa"/>
              <w:right w:w="70" w:type="dxa"/>
            </w:tcMar>
            <w:vAlign w:val="center"/>
          </w:tcPr>
          <w:p w14:paraId="5C202A15">
            <w:pPr>
              <w:keepNext/>
              <w:spacing w:before="20" w:after="20" w:line="260" w:lineRule="exact"/>
              <w:ind w:left="0" w:leftChars="0" w:right="0" w:rightChars="0" w:firstLine="0" w:firstLineChars="0"/>
              <w:jc w:val="center"/>
              <w:rPr>
                <w:del w:id="3671" w:author="xh" w:date="2026-10-14T08:38:28Z"/>
              </w:rPr>
            </w:pPr>
            <w:ins w:id="1539" w:author="xh" w:date="2026-10-13T09:57:21Z">
              <w:del w:id="3670" w:author="xh" w:date="2026-10-14T08:38:28Z">
                <w:r>
                  <w:rPr>
                    <w:rFonts w:ascii="Times New Roman" w:hAnsi="Times New Roman" w:eastAsia="宋体"/>
                    <w:b w:val="0"/>
                    <w:sz w:val="18"/>
                  </w:rPr>
                  <w:delText xml:space="preserve">&gt;2</w:delText>
                </w:r>
              </w:del>
            </w:ins>
          </w:p>
        </w:tc>
        <w:tc>
          <w:tcPr>
            <w:tcW w:w="1385" w:type="dxa"/>
            <w:tcMar>
              <w:left w:w="70" w:type="dxa"/>
              <w:right w:w="70" w:type="dxa"/>
            </w:tcMar>
            <w:vAlign w:val="center"/>
          </w:tcPr>
          <w:p w14:paraId="0B120349">
            <w:pPr>
              <w:keepNext/>
              <w:spacing w:before="20" w:after="20" w:line="260" w:lineRule="exact"/>
              <w:ind w:left="0" w:leftChars="0" w:right="0" w:rightChars="0" w:firstLine="0" w:firstLineChars="0"/>
              <w:jc w:val="center"/>
              <w:rPr>
                <w:del w:id="3673" w:author="xh" w:date="2026-10-14T08:38:28Z"/>
              </w:rPr>
            </w:pPr>
            <w:ins w:id="1540" w:author="xh" w:date="2026-10-13T09:57:21Z">
              <w:del w:id="3672" w:author="xh" w:date="2026-10-14T08:38:28Z">
                <w:r>
                  <w:rPr>
                    <w:rFonts w:ascii="Times New Roman" w:hAnsi="Times New Roman" w:eastAsia="宋体"/>
                    <w:b w:val="0"/>
                    <w:sz w:val="18"/>
                  </w:rPr>
                  <w:delText xml:space="preserve">2.34～2.92</w:delText>
                </w:r>
              </w:del>
            </w:ins>
          </w:p>
        </w:tc>
        <w:tc>
          <w:tcPr>
            <w:tcW w:w="1385" w:type="dxa"/>
            <w:tcMar>
              <w:left w:w="70" w:type="dxa"/>
              <w:right w:w="70" w:type="dxa"/>
            </w:tcMar>
            <w:vAlign w:val="center"/>
          </w:tcPr>
          <w:p w14:paraId="1A788A5D">
            <w:pPr>
              <w:keepNext/>
              <w:spacing w:before="20" w:after="20" w:line="260" w:lineRule="exact"/>
              <w:ind w:left="0" w:leftChars="0" w:right="0" w:rightChars="0" w:firstLine="0" w:firstLineChars="0"/>
              <w:jc w:val="center"/>
              <w:rPr>
                <w:del w:id="3675" w:author="xh" w:date="2026-10-14T08:38:28Z"/>
              </w:rPr>
            </w:pPr>
            <w:ins w:id="1541" w:author="xh" w:date="2026-10-13T09:57:21Z">
              <w:del w:id="3674" w:author="xh" w:date="2026-10-14T08:38:28Z">
                <w:r>
                  <w:rPr>
                    <w:rFonts w:ascii="Times New Roman" w:hAnsi="Times New Roman" w:eastAsia="宋体"/>
                    <w:b w:val="0"/>
                    <w:sz w:val="18"/>
                  </w:rPr>
                  <w:delText xml:space="preserve">2.25～2.92</w:delText>
                </w:r>
              </w:del>
            </w:ins>
          </w:p>
        </w:tc>
        <w:tc>
          <w:tcPr>
            <w:tcW w:w="1385" w:type="dxa"/>
            <w:tcMar>
              <w:left w:w="70" w:type="dxa"/>
              <w:right w:w="70" w:type="dxa"/>
            </w:tcMar>
            <w:vAlign w:val="center"/>
          </w:tcPr>
          <w:p w14:paraId="1B9B7876">
            <w:pPr>
              <w:keepNext/>
              <w:spacing w:before="20" w:after="20" w:line="260" w:lineRule="exact"/>
              <w:ind w:left="0" w:leftChars="0" w:right="0" w:rightChars="0" w:firstLine="0" w:firstLineChars="0"/>
              <w:jc w:val="center"/>
              <w:rPr>
                <w:del w:id="3677" w:author="xh" w:date="2026-10-14T08:38:28Z"/>
              </w:rPr>
            </w:pPr>
            <w:ins w:id="1542" w:author="xh" w:date="2026-10-13T09:57:21Z">
              <w:del w:id="3676" w:author="xh" w:date="2026-10-14T08:38:28Z">
                <w:r>
                  <w:rPr>
                    <w:rFonts w:ascii="Times New Roman" w:hAnsi="Times New Roman" w:eastAsia="宋体"/>
                    <w:b w:val="0"/>
                    <w:sz w:val="18"/>
                  </w:rPr>
                  <w:delText xml:space="preserve">2.25～2.71</w:delText>
                </w:r>
              </w:del>
            </w:ins>
          </w:p>
        </w:tc>
        <w:tc>
          <w:tcPr>
            <w:tcW w:w="1385" w:type="dxa"/>
            <w:tcMar>
              <w:left w:w="70" w:type="dxa"/>
              <w:right w:w="70" w:type="dxa"/>
            </w:tcMar>
            <w:vAlign w:val="center"/>
          </w:tcPr>
          <w:p w14:paraId="5F649758">
            <w:pPr>
              <w:keepNext/>
              <w:spacing w:before="20" w:after="20" w:line="260" w:lineRule="exact"/>
              <w:ind w:left="0" w:leftChars="0" w:right="0" w:rightChars="0" w:firstLine="0" w:firstLineChars="0"/>
              <w:jc w:val="center"/>
              <w:rPr>
                <w:del w:id="3679" w:author="xh" w:date="2026-10-14T08:38:28Z"/>
              </w:rPr>
            </w:pPr>
            <w:ins w:id="1543" w:author="xh" w:date="2026-10-13T09:57:21Z">
              <w:del w:id="3678" w:author="xh" w:date="2026-10-14T08:38:28Z">
                <w:r>
                  <w:rPr>
                    <w:rFonts w:ascii="Times New Roman" w:hAnsi="Times New Roman" w:eastAsia="宋体"/>
                    <w:b w:val="0"/>
                    <w:sz w:val="18"/>
                  </w:rPr>
                  <w:delText xml:space="preserve">2.25～2.71</w:delText>
                </w:r>
              </w:del>
            </w:ins>
          </w:p>
        </w:tc>
      </w:tr>
      <w:tr w14:paraId="0B15CCA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544" w:author="xh" w:date="2026-10-13T09:57:21Z"/>
          <w:del w:id="3680" w:author="xh" w:date="2026-10-14T08:38:28Z"/>
        </w:trPr>
        <w:tc>
          <w:tcPr>
            <w:tcW w:w="1385" w:type="dxa"/>
            <w:tcMar>
              <w:left w:w="70" w:type="dxa"/>
              <w:right w:w="70" w:type="dxa"/>
            </w:tcMar>
            <w:vAlign w:val="center"/>
          </w:tcPr>
          <w:p w14:paraId="3F95ECBD">
            <w:pPr>
              <w:keepNext/>
              <w:spacing w:before="20" w:after="20" w:line="260" w:lineRule="exact"/>
              <w:ind w:left="0" w:leftChars="0" w:right="0" w:rightChars="0" w:firstLine="0" w:firstLineChars="0"/>
              <w:jc w:val="center"/>
              <w:rPr>
                <w:del w:id="3682" w:author="xh" w:date="2026-10-14T08:38:28Z"/>
              </w:rPr>
            </w:pPr>
            <w:ins w:id="1545" w:author="xh" w:date="2026-10-13T09:57:21Z">
              <w:del w:id="3681" w:author="xh" w:date="2026-10-14T08:38:28Z">
                <w:r>
                  <w:rPr>
                    <w:rFonts w:ascii="Times New Roman" w:hAnsi="Times New Roman" w:eastAsia="宋体"/>
                    <w:b w:val="0"/>
                    <w:sz w:val="18"/>
                  </w:rPr>
                  <w:delText xml:space="preserve">(4%,7%]</w:delText>
                </w:r>
              </w:del>
            </w:ins>
          </w:p>
        </w:tc>
        <w:tc>
          <w:tcPr>
            <w:tcW w:w="1385" w:type="dxa"/>
            <w:tcMar>
              <w:left w:w="70" w:type="dxa"/>
              <w:right w:w="70" w:type="dxa"/>
            </w:tcMar>
            <w:vAlign w:val="center"/>
          </w:tcPr>
          <w:p w14:paraId="766DFA17">
            <w:pPr>
              <w:keepNext/>
              <w:spacing w:before="20" w:after="20" w:line="260" w:lineRule="exact"/>
              <w:ind w:left="0" w:leftChars="0" w:right="0" w:rightChars="0" w:firstLine="0" w:firstLineChars="0"/>
              <w:jc w:val="center"/>
              <w:rPr>
                <w:del w:id="3684" w:author="xh" w:date="2026-10-14T08:38:28Z"/>
              </w:rPr>
            </w:pPr>
            <w:ins w:id="1546" w:author="xh" w:date="2026-10-13T09:57:21Z">
              <w:del w:id="3683" w:author="xh" w:date="2026-10-14T08:38:28Z">
                <w:r>
                  <w:rPr>
                    <w:rFonts w:ascii="Times New Roman" w:hAnsi="Times New Roman" w:eastAsia="宋体"/>
                    <w:b w:val="0"/>
                    <w:sz w:val="18"/>
                  </w:rPr>
                  <w:delText xml:space="preserve">≤1</w:delText>
                </w:r>
              </w:del>
            </w:ins>
          </w:p>
        </w:tc>
        <w:tc>
          <w:tcPr>
            <w:tcW w:w="1385" w:type="dxa"/>
            <w:tcMar>
              <w:left w:w="70" w:type="dxa"/>
              <w:right w:w="70" w:type="dxa"/>
            </w:tcMar>
            <w:vAlign w:val="center"/>
          </w:tcPr>
          <w:p w14:paraId="356C8ABC">
            <w:pPr>
              <w:keepNext/>
              <w:spacing w:before="20" w:after="20" w:line="260" w:lineRule="exact"/>
              <w:ind w:left="0" w:leftChars="0" w:right="0" w:rightChars="0" w:firstLine="0" w:firstLineChars="0"/>
              <w:jc w:val="center"/>
              <w:rPr>
                <w:del w:id="3686" w:author="xh" w:date="2026-10-14T08:38:28Z"/>
              </w:rPr>
            </w:pPr>
            <w:ins w:id="1547" w:author="xh" w:date="2026-10-13T09:57:21Z">
              <w:del w:id="3685" w:author="xh" w:date="2026-10-14T08:38:28Z">
                <w:r>
                  <w:rPr>
                    <w:rFonts w:ascii="Times New Roman" w:hAnsi="Times New Roman" w:eastAsia="宋体"/>
                    <w:b w:val="0"/>
                    <w:sz w:val="18"/>
                  </w:rPr>
                  <w:delText xml:space="preserve">1.98～2.10</w:delText>
                </w:r>
              </w:del>
            </w:ins>
          </w:p>
        </w:tc>
        <w:tc>
          <w:tcPr>
            <w:tcW w:w="1385" w:type="dxa"/>
            <w:tcMar>
              <w:left w:w="70" w:type="dxa"/>
              <w:right w:w="70" w:type="dxa"/>
            </w:tcMar>
            <w:vAlign w:val="center"/>
          </w:tcPr>
          <w:p w14:paraId="2D076281">
            <w:pPr>
              <w:keepNext/>
              <w:spacing w:before="20" w:after="20" w:line="260" w:lineRule="exact"/>
              <w:ind w:left="0" w:leftChars="0" w:right="0" w:rightChars="0" w:firstLine="0" w:firstLineChars="0"/>
              <w:jc w:val="center"/>
              <w:rPr>
                <w:del w:id="3688" w:author="xh" w:date="2026-10-14T08:38:28Z"/>
              </w:rPr>
            </w:pPr>
            <w:ins w:id="1548" w:author="xh" w:date="2026-10-13T09:57:21Z">
              <w:del w:id="3687" w:author="xh" w:date="2026-10-14T08:38:28Z">
                <w:r>
                  <w:rPr>
                    <w:rFonts w:ascii="Times New Roman" w:hAnsi="Times New Roman" w:eastAsia="宋体"/>
                    <w:b w:val="0"/>
                    <w:sz w:val="18"/>
                  </w:rPr>
                  <w:delText xml:space="preserve">1.67～1.84</w:delText>
                </w:r>
              </w:del>
            </w:ins>
          </w:p>
        </w:tc>
        <w:tc>
          <w:tcPr>
            <w:tcW w:w="1385" w:type="dxa"/>
            <w:tcMar>
              <w:left w:w="70" w:type="dxa"/>
              <w:right w:w="70" w:type="dxa"/>
            </w:tcMar>
            <w:vAlign w:val="center"/>
          </w:tcPr>
          <w:p w14:paraId="7199090C">
            <w:pPr>
              <w:keepNext/>
              <w:spacing w:before="20" w:after="20" w:line="260" w:lineRule="exact"/>
              <w:ind w:left="0" w:leftChars="0" w:right="0" w:rightChars="0" w:firstLine="0" w:firstLineChars="0"/>
              <w:jc w:val="center"/>
              <w:rPr>
                <w:del w:id="3690" w:author="xh" w:date="2026-10-14T08:38:28Z"/>
              </w:rPr>
            </w:pPr>
            <w:ins w:id="1549" w:author="xh" w:date="2026-10-13T09:57:21Z">
              <w:del w:id="3689" w:author="xh" w:date="2026-10-14T08:38:28Z">
                <w:r>
                  <w:rPr>
                    <w:rFonts w:ascii="Times New Roman" w:hAnsi="Times New Roman" w:eastAsia="宋体"/>
                    <w:b w:val="0"/>
                    <w:sz w:val="18"/>
                  </w:rPr>
                  <w:delText xml:space="preserve">1.52～1.68</w:delText>
                </w:r>
              </w:del>
            </w:ins>
          </w:p>
        </w:tc>
        <w:tc>
          <w:tcPr>
            <w:tcW w:w="1385" w:type="dxa"/>
            <w:tcMar>
              <w:left w:w="70" w:type="dxa"/>
              <w:right w:w="70" w:type="dxa"/>
            </w:tcMar>
            <w:vAlign w:val="center"/>
          </w:tcPr>
          <w:p w14:paraId="0031E426">
            <w:pPr>
              <w:keepNext/>
              <w:spacing w:before="20" w:after="20" w:line="260" w:lineRule="exact"/>
              <w:ind w:left="0" w:leftChars="0" w:right="0" w:rightChars="0" w:firstLine="0" w:firstLineChars="0"/>
              <w:jc w:val="center"/>
              <w:rPr>
                <w:del w:id="3692" w:author="xh" w:date="2026-10-14T08:38:28Z"/>
              </w:rPr>
            </w:pPr>
            <w:ins w:id="1550" w:author="xh" w:date="2026-10-13T09:57:21Z">
              <w:del w:id="3691" w:author="xh" w:date="2026-10-14T08:38:28Z">
                <w:r>
                  <w:rPr>
                    <w:rFonts w:ascii="Times New Roman" w:hAnsi="Times New Roman" w:eastAsia="宋体"/>
                    <w:b w:val="0"/>
                    <w:sz w:val="18"/>
                  </w:rPr>
                  <w:delText xml:space="preserve">1.52～1.62</w:delText>
                </w:r>
              </w:del>
            </w:ins>
          </w:p>
        </w:tc>
      </w:tr>
      <w:tr w14:paraId="03363B3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551" w:author="xh" w:date="2026-10-13T09:57:21Z"/>
          <w:del w:id="3693" w:author="xh" w:date="2026-10-14T08:38:28Z"/>
        </w:trPr>
        <w:tc>
          <w:tcPr>
            <w:tcW w:w="1385" w:type="dxa"/>
            <w:tcMar>
              <w:left w:w="70" w:type="dxa"/>
              <w:right w:w="70" w:type="dxa"/>
            </w:tcMar>
            <w:vAlign w:val="center"/>
          </w:tcPr>
          <w:p w14:paraId="17577C1D">
            <w:pPr>
              <w:keepNext/>
              <w:spacing w:before="20" w:after="20" w:line="260" w:lineRule="exact"/>
              <w:ind w:left="0" w:leftChars="0" w:right="0" w:rightChars="0" w:firstLine="0" w:firstLineChars="0"/>
              <w:jc w:val="center"/>
              <w:rPr>
                <w:del w:id="3695" w:author="xh" w:date="2026-10-14T08:38:28Z"/>
              </w:rPr>
            </w:pPr>
            <w:ins w:id="1552" w:author="xh" w:date="2026-10-13T09:57:21Z">
              <w:del w:id="3694" w:author="xh" w:date="2026-10-14T08:38:28Z">
                <w:r>
                  <w:rPr>
                    <w:rFonts w:ascii="Times New Roman" w:hAnsi="Times New Roman" w:eastAsia="宋体"/>
                    <w:b w:val="0"/>
                    <w:sz w:val="18"/>
                  </w:rPr>
                  <w:delText xml:space="preserve">(4%,7%]</w:delText>
                </w:r>
              </w:del>
            </w:ins>
          </w:p>
        </w:tc>
        <w:tc>
          <w:tcPr>
            <w:tcW w:w="1385" w:type="dxa"/>
            <w:tcMar>
              <w:left w:w="70" w:type="dxa"/>
              <w:right w:w="70" w:type="dxa"/>
            </w:tcMar>
            <w:vAlign w:val="center"/>
          </w:tcPr>
          <w:p w14:paraId="750F87C0">
            <w:pPr>
              <w:keepNext/>
              <w:spacing w:before="20" w:after="20" w:line="260" w:lineRule="exact"/>
              <w:ind w:left="0" w:leftChars="0" w:right="0" w:rightChars="0" w:firstLine="0" w:firstLineChars="0"/>
              <w:jc w:val="center"/>
              <w:rPr>
                <w:del w:id="3697" w:author="xh" w:date="2026-10-14T08:38:28Z"/>
              </w:rPr>
            </w:pPr>
            <w:ins w:id="1553" w:author="xh" w:date="2026-10-13T09:57:21Z">
              <w:del w:id="3696" w:author="xh" w:date="2026-10-14T08:38:28Z">
                <w:r>
                  <w:rPr>
                    <w:rFonts w:ascii="Times New Roman" w:hAnsi="Times New Roman" w:eastAsia="宋体"/>
                    <w:b w:val="0"/>
                    <w:sz w:val="18"/>
                  </w:rPr>
                  <w:delText xml:space="preserve">(1,2]</w:delText>
                </w:r>
              </w:del>
            </w:ins>
          </w:p>
        </w:tc>
        <w:tc>
          <w:tcPr>
            <w:tcW w:w="1385" w:type="dxa"/>
            <w:tcMar>
              <w:left w:w="70" w:type="dxa"/>
              <w:right w:w="70" w:type="dxa"/>
            </w:tcMar>
            <w:vAlign w:val="center"/>
          </w:tcPr>
          <w:p w14:paraId="6533139D">
            <w:pPr>
              <w:keepNext/>
              <w:spacing w:before="20" w:after="20" w:line="260" w:lineRule="exact"/>
              <w:ind w:left="0" w:leftChars="0" w:right="0" w:rightChars="0" w:firstLine="0" w:firstLineChars="0"/>
              <w:jc w:val="center"/>
              <w:rPr>
                <w:del w:id="3699" w:author="xh" w:date="2026-10-14T08:38:28Z"/>
              </w:rPr>
            </w:pPr>
            <w:ins w:id="1554" w:author="xh" w:date="2026-10-13T09:57:21Z">
              <w:del w:id="3698" w:author="xh" w:date="2026-10-14T08:38:28Z">
                <w:r>
                  <w:rPr>
                    <w:rFonts w:ascii="Times New Roman" w:hAnsi="Times New Roman" w:eastAsia="宋体"/>
                    <w:b w:val="0"/>
                    <w:sz w:val="18"/>
                  </w:rPr>
                  <w:delText xml:space="preserve">1.98～2.30</w:delText>
                </w:r>
              </w:del>
            </w:ins>
          </w:p>
        </w:tc>
        <w:tc>
          <w:tcPr>
            <w:tcW w:w="1385" w:type="dxa"/>
            <w:tcMar>
              <w:left w:w="70" w:type="dxa"/>
              <w:right w:w="70" w:type="dxa"/>
            </w:tcMar>
            <w:vAlign w:val="center"/>
          </w:tcPr>
          <w:p w14:paraId="13825A2C">
            <w:pPr>
              <w:keepNext/>
              <w:spacing w:before="20" w:after="20" w:line="260" w:lineRule="exact"/>
              <w:ind w:left="0" w:leftChars="0" w:right="0" w:rightChars="0" w:firstLine="0" w:firstLineChars="0"/>
              <w:jc w:val="center"/>
              <w:rPr>
                <w:del w:id="3701" w:author="xh" w:date="2026-10-14T08:38:28Z"/>
              </w:rPr>
            </w:pPr>
            <w:ins w:id="1555" w:author="xh" w:date="2026-10-13T09:57:21Z">
              <w:del w:id="3700" w:author="xh" w:date="2026-10-14T08:38:28Z">
                <w:r>
                  <w:rPr>
                    <w:rFonts w:ascii="Times New Roman" w:hAnsi="Times New Roman" w:eastAsia="宋体"/>
                    <w:b w:val="0"/>
                    <w:sz w:val="18"/>
                  </w:rPr>
                  <w:delText xml:space="preserve">1.67～2.17</w:delText>
                </w:r>
              </w:del>
            </w:ins>
          </w:p>
        </w:tc>
        <w:tc>
          <w:tcPr>
            <w:tcW w:w="1385" w:type="dxa"/>
            <w:tcMar>
              <w:left w:w="70" w:type="dxa"/>
              <w:right w:w="70" w:type="dxa"/>
            </w:tcMar>
            <w:vAlign w:val="center"/>
          </w:tcPr>
          <w:p w14:paraId="16B4E0AA">
            <w:pPr>
              <w:keepNext/>
              <w:spacing w:before="20" w:after="20" w:line="260" w:lineRule="exact"/>
              <w:ind w:left="0" w:leftChars="0" w:right="0" w:rightChars="0" w:firstLine="0" w:firstLineChars="0"/>
              <w:jc w:val="center"/>
              <w:rPr>
                <w:del w:id="3703" w:author="xh" w:date="2026-10-14T08:38:28Z"/>
              </w:rPr>
            </w:pPr>
            <w:ins w:id="1556" w:author="xh" w:date="2026-10-13T09:57:21Z">
              <w:del w:id="3702" w:author="xh" w:date="2026-10-14T08:38:28Z">
                <w:r>
                  <w:rPr>
                    <w:rFonts w:ascii="Times New Roman" w:hAnsi="Times New Roman" w:eastAsia="宋体"/>
                    <w:b w:val="0"/>
                    <w:sz w:val="18"/>
                  </w:rPr>
                  <w:delText xml:space="preserve">1.52～2.03</w:delText>
                </w:r>
              </w:del>
            </w:ins>
          </w:p>
        </w:tc>
        <w:tc>
          <w:tcPr>
            <w:tcW w:w="1385" w:type="dxa"/>
            <w:tcMar>
              <w:left w:w="70" w:type="dxa"/>
              <w:right w:w="70" w:type="dxa"/>
            </w:tcMar>
            <w:vAlign w:val="center"/>
          </w:tcPr>
          <w:p w14:paraId="2EE650C6">
            <w:pPr>
              <w:keepNext/>
              <w:spacing w:before="20" w:after="20" w:line="260" w:lineRule="exact"/>
              <w:ind w:left="0" w:leftChars="0" w:right="0" w:rightChars="0" w:firstLine="0" w:firstLineChars="0"/>
              <w:jc w:val="center"/>
              <w:rPr>
                <w:del w:id="3705" w:author="xh" w:date="2026-10-14T08:38:28Z"/>
              </w:rPr>
            </w:pPr>
            <w:ins w:id="1557" w:author="xh" w:date="2026-10-13T09:57:21Z">
              <w:del w:id="3704" w:author="xh" w:date="2026-10-14T08:38:28Z">
                <w:r>
                  <w:rPr>
                    <w:rFonts w:ascii="Times New Roman" w:hAnsi="Times New Roman" w:eastAsia="宋体"/>
                    <w:b w:val="0"/>
                    <w:sz w:val="18"/>
                  </w:rPr>
                  <w:delText xml:space="preserve">1.52～1.87</w:delText>
                </w:r>
              </w:del>
            </w:ins>
          </w:p>
        </w:tc>
      </w:tr>
      <w:tr w14:paraId="3538D0C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558" w:author="xh" w:date="2026-10-13T09:57:21Z"/>
          <w:del w:id="3706" w:author="xh" w:date="2026-10-14T08:38:28Z"/>
        </w:trPr>
        <w:tc>
          <w:tcPr>
            <w:tcW w:w="1385" w:type="dxa"/>
            <w:tcMar>
              <w:left w:w="70" w:type="dxa"/>
              <w:right w:w="70" w:type="dxa"/>
            </w:tcMar>
            <w:vAlign w:val="center"/>
          </w:tcPr>
          <w:p w14:paraId="5973273A">
            <w:pPr>
              <w:keepNext/>
              <w:spacing w:before="20" w:after="20" w:line="260" w:lineRule="exact"/>
              <w:ind w:left="0" w:leftChars="0" w:right="0" w:rightChars="0" w:firstLine="0" w:firstLineChars="0"/>
              <w:jc w:val="center"/>
              <w:rPr>
                <w:del w:id="3708" w:author="xh" w:date="2026-10-14T08:38:28Z"/>
              </w:rPr>
            </w:pPr>
            <w:ins w:id="1559" w:author="xh" w:date="2026-10-13T09:57:21Z">
              <w:del w:id="3707" w:author="xh" w:date="2026-10-14T08:38:28Z">
                <w:r>
                  <w:rPr>
                    <w:rFonts w:ascii="Times New Roman" w:hAnsi="Times New Roman" w:eastAsia="宋体"/>
                    <w:b w:val="0"/>
                    <w:sz w:val="18"/>
                  </w:rPr>
                  <w:delText xml:space="preserve">(4%,7%]</w:delText>
                </w:r>
              </w:del>
            </w:ins>
          </w:p>
        </w:tc>
        <w:tc>
          <w:tcPr>
            <w:tcW w:w="1385" w:type="dxa"/>
            <w:tcMar>
              <w:left w:w="70" w:type="dxa"/>
              <w:right w:w="70" w:type="dxa"/>
            </w:tcMar>
            <w:vAlign w:val="center"/>
          </w:tcPr>
          <w:p w14:paraId="6D5ED320">
            <w:pPr>
              <w:keepNext/>
              <w:spacing w:before="20" w:after="20" w:line="260" w:lineRule="exact"/>
              <w:ind w:left="0" w:leftChars="0" w:right="0" w:rightChars="0" w:firstLine="0" w:firstLineChars="0"/>
              <w:jc w:val="center"/>
              <w:rPr>
                <w:del w:id="3710" w:author="xh" w:date="2026-10-14T08:38:28Z"/>
              </w:rPr>
            </w:pPr>
            <w:ins w:id="1560" w:author="xh" w:date="2026-10-13T09:57:21Z">
              <w:del w:id="3709" w:author="xh" w:date="2026-10-14T08:38:28Z">
                <w:r>
                  <w:rPr>
                    <w:rFonts w:ascii="Times New Roman" w:hAnsi="Times New Roman" w:eastAsia="宋体"/>
                    <w:b w:val="0"/>
                    <w:sz w:val="18"/>
                  </w:rPr>
                  <w:delText xml:space="preserve">&gt;2</w:delText>
                </w:r>
              </w:del>
            </w:ins>
          </w:p>
        </w:tc>
        <w:tc>
          <w:tcPr>
            <w:tcW w:w="1385" w:type="dxa"/>
            <w:tcMar>
              <w:left w:w="70" w:type="dxa"/>
              <w:right w:w="70" w:type="dxa"/>
            </w:tcMar>
            <w:vAlign w:val="center"/>
          </w:tcPr>
          <w:p w14:paraId="0D442D46">
            <w:pPr>
              <w:keepNext/>
              <w:spacing w:before="20" w:after="20" w:line="260" w:lineRule="exact"/>
              <w:ind w:left="0" w:leftChars="0" w:right="0" w:rightChars="0" w:firstLine="0" w:firstLineChars="0"/>
              <w:jc w:val="center"/>
              <w:rPr>
                <w:del w:id="3712" w:author="xh" w:date="2026-10-14T08:38:28Z"/>
              </w:rPr>
            </w:pPr>
            <w:ins w:id="1561" w:author="xh" w:date="2026-10-13T09:57:21Z">
              <w:del w:id="3711" w:author="xh" w:date="2026-10-14T08:38:28Z">
                <w:r>
                  <w:rPr>
                    <w:rFonts w:ascii="Times New Roman" w:hAnsi="Times New Roman" w:eastAsia="宋体"/>
                    <w:b w:val="0"/>
                    <w:sz w:val="18"/>
                  </w:rPr>
                  <w:delText xml:space="preserve">2.29～2.65</w:delText>
                </w:r>
              </w:del>
            </w:ins>
          </w:p>
        </w:tc>
        <w:tc>
          <w:tcPr>
            <w:tcW w:w="1385" w:type="dxa"/>
            <w:tcMar>
              <w:left w:w="70" w:type="dxa"/>
              <w:right w:w="70" w:type="dxa"/>
            </w:tcMar>
            <w:vAlign w:val="center"/>
          </w:tcPr>
          <w:p w14:paraId="57622EE4">
            <w:pPr>
              <w:keepNext/>
              <w:spacing w:before="20" w:after="20" w:line="260" w:lineRule="exact"/>
              <w:ind w:left="0" w:leftChars="0" w:right="0" w:rightChars="0" w:firstLine="0" w:firstLineChars="0"/>
              <w:jc w:val="center"/>
              <w:rPr>
                <w:del w:id="3714" w:author="xh" w:date="2026-10-14T08:38:28Z"/>
              </w:rPr>
            </w:pPr>
            <w:ins w:id="1562" w:author="xh" w:date="2026-10-13T09:57:21Z">
              <w:del w:id="3713" w:author="xh" w:date="2026-10-14T08:38:28Z">
                <w:r>
                  <w:rPr>
                    <w:rFonts w:ascii="Times New Roman" w:hAnsi="Times New Roman" w:eastAsia="宋体"/>
                    <w:b w:val="0"/>
                    <w:sz w:val="18"/>
                  </w:rPr>
                  <w:delText xml:space="preserve">2.16～2.65</w:delText>
                </w:r>
              </w:del>
            </w:ins>
          </w:p>
        </w:tc>
        <w:tc>
          <w:tcPr>
            <w:tcW w:w="1385" w:type="dxa"/>
            <w:tcMar>
              <w:left w:w="70" w:type="dxa"/>
              <w:right w:w="70" w:type="dxa"/>
            </w:tcMar>
            <w:vAlign w:val="center"/>
          </w:tcPr>
          <w:p w14:paraId="3618A615">
            <w:pPr>
              <w:keepNext/>
              <w:spacing w:before="20" w:after="20" w:line="260" w:lineRule="exact"/>
              <w:ind w:left="0" w:leftChars="0" w:right="0" w:rightChars="0" w:firstLine="0" w:firstLineChars="0"/>
              <w:jc w:val="center"/>
              <w:rPr>
                <w:del w:id="3716" w:author="xh" w:date="2026-10-14T08:38:28Z"/>
              </w:rPr>
            </w:pPr>
            <w:ins w:id="1563" w:author="xh" w:date="2026-10-13T09:57:21Z">
              <w:del w:id="3715" w:author="xh" w:date="2026-10-14T08:38:28Z">
                <w:r>
                  <w:rPr>
                    <w:rFonts w:ascii="Times New Roman" w:hAnsi="Times New Roman" w:eastAsia="宋体"/>
                    <w:b w:val="0"/>
                    <w:sz w:val="18"/>
                  </w:rPr>
                  <w:delText xml:space="preserve">2.01～2.65</w:delText>
                </w:r>
              </w:del>
            </w:ins>
          </w:p>
        </w:tc>
        <w:tc>
          <w:tcPr>
            <w:tcW w:w="1385" w:type="dxa"/>
            <w:tcMar>
              <w:left w:w="70" w:type="dxa"/>
              <w:right w:w="70" w:type="dxa"/>
            </w:tcMar>
            <w:vAlign w:val="center"/>
          </w:tcPr>
          <w:p w14:paraId="0CAA7C4F">
            <w:pPr>
              <w:keepNext/>
              <w:spacing w:before="20" w:after="20" w:line="260" w:lineRule="exact"/>
              <w:ind w:left="0" w:leftChars="0" w:right="0" w:rightChars="0" w:firstLine="0" w:firstLineChars="0"/>
              <w:jc w:val="center"/>
              <w:rPr>
                <w:del w:id="3718" w:author="xh" w:date="2026-10-14T08:38:28Z"/>
              </w:rPr>
            </w:pPr>
            <w:ins w:id="1564" w:author="xh" w:date="2026-10-13T09:57:21Z">
              <w:del w:id="3717" w:author="xh" w:date="2026-10-14T08:38:28Z">
                <w:r>
                  <w:rPr>
                    <w:rFonts w:ascii="Times New Roman" w:hAnsi="Times New Roman" w:eastAsia="宋体"/>
                    <w:b w:val="0"/>
                    <w:sz w:val="18"/>
                  </w:rPr>
                  <w:delText xml:space="preserve">2.01～2.54</w:delText>
                </w:r>
              </w:del>
            </w:ins>
          </w:p>
        </w:tc>
      </w:tr>
      <w:tr w14:paraId="4013092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565" w:author="xh" w:date="2026-10-13T09:57:21Z"/>
          <w:del w:id="3719" w:author="xh" w:date="2026-10-14T08:38:28Z"/>
        </w:trPr>
        <w:tc>
          <w:tcPr>
            <w:tcW w:w="1385" w:type="dxa"/>
            <w:tcMar>
              <w:left w:w="70" w:type="dxa"/>
              <w:right w:w="70" w:type="dxa"/>
            </w:tcMar>
            <w:vAlign w:val="center"/>
          </w:tcPr>
          <w:p w14:paraId="2EDAD4DC">
            <w:pPr>
              <w:keepNext/>
              <w:spacing w:before="20" w:after="20" w:line="260" w:lineRule="exact"/>
              <w:ind w:left="0" w:leftChars="0" w:right="0" w:rightChars="0" w:firstLine="0" w:firstLineChars="0"/>
              <w:jc w:val="center"/>
              <w:rPr>
                <w:del w:id="3721" w:author="xh" w:date="2026-10-14T08:38:28Z"/>
              </w:rPr>
            </w:pPr>
            <w:ins w:id="1566" w:author="xh" w:date="2026-10-13T09:57:21Z">
              <w:del w:id="3720" w:author="xh" w:date="2026-10-14T08:38:28Z">
                <w:r>
                  <w:rPr>
                    <w:rFonts w:ascii="Times New Roman" w:hAnsi="Times New Roman" w:eastAsia="宋体"/>
                    <w:b w:val="0"/>
                    <w:sz w:val="18"/>
                  </w:rPr>
                  <w:delText xml:space="preserve">&gt;7%</w:delText>
                </w:r>
              </w:del>
            </w:ins>
          </w:p>
        </w:tc>
        <w:tc>
          <w:tcPr>
            <w:tcW w:w="1385" w:type="dxa"/>
            <w:tcMar>
              <w:left w:w="70" w:type="dxa"/>
              <w:right w:w="70" w:type="dxa"/>
            </w:tcMar>
            <w:vAlign w:val="center"/>
          </w:tcPr>
          <w:p w14:paraId="64DC1BC6">
            <w:pPr>
              <w:keepNext/>
              <w:spacing w:before="20" w:after="20" w:line="260" w:lineRule="exact"/>
              <w:ind w:left="0" w:leftChars="0" w:right="0" w:rightChars="0" w:firstLine="0" w:firstLineChars="0"/>
              <w:jc w:val="center"/>
              <w:rPr>
                <w:del w:id="3723" w:author="xh" w:date="2026-10-14T08:38:28Z"/>
              </w:rPr>
            </w:pPr>
            <w:ins w:id="1567" w:author="xh" w:date="2026-10-13T09:57:21Z">
              <w:del w:id="3722" w:author="xh" w:date="2026-10-14T08:38:28Z">
                <w:r>
                  <w:rPr>
                    <w:rFonts w:ascii="Times New Roman" w:hAnsi="Times New Roman" w:eastAsia="宋体"/>
                    <w:b w:val="0"/>
                    <w:sz w:val="18"/>
                  </w:rPr>
                  <w:delText xml:space="preserve">≤1</w:delText>
                </w:r>
              </w:del>
            </w:ins>
          </w:p>
        </w:tc>
        <w:tc>
          <w:tcPr>
            <w:tcW w:w="1385" w:type="dxa"/>
            <w:tcMar>
              <w:left w:w="70" w:type="dxa"/>
              <w:right w:w="70" w:type="dxa"/>
            </w:tcMar>
            <w:vAlign w:val="center"/>
          </w:tcPr>
          <w:p w14:paraId="6419E67E">
            <w:pPr>
              <w:keepNext/>
              <w:spacing w:before="20" w:after="20" w:line="260" w:lineRule="exact"/>
              <w:ind w:left="0" w:leftChars="0" w:right="0" w:rightChars="0" w:firstLine="0" w:firstLineChars="0"/>
              <w:jc w:val="center"/>
              <w:rPr>
                <w:del w:id="3725" w:author="xh" w:date="2026-10-14T08:38:28Z"/>
              </w:rPr>
            </w:pPr>
            <w:ins w:id="1568" w:author="xh" w:date="2026-10-13T09:57:21Z">
              <w:del w:id="3724" w:author="xh" w:date="2026-10-14T08:38:28Z">
                <w:r>
                  <w:rPr>
                    <w:rFonts w:ascii="Times New Roman" w:hAnsi="Times New Roman" w:eastAsia="宋体"/>
                    <w:b w:val="0"/>
                    <w:sz w:val="18"/>
                  </w:rPr>
                  <w:delText xml:space="preserve">1.91～1.92</w:delText>
                </w:r>
              </w:del>
            </w:ins>
          </w:p>
        </w:tc>
        <w:tc>
          <w:tcPr>
            <w:tcW w:w="1385" w:type="dxa"/>
            <w:tcMar>
              <w:left w:w="70" w:type="dxa"/>
              <w:right w:w="70" w:type="dxa"/>
            </w:tcMar>
            <w:vAlign w:val="center"/>
          </w:tcPr>
          <w:p w14:paraId="310D39BA">
            <w:pPr>
              <w:keepNext/>
              <w:spacing w:before="20" w:after="20" w:line="260" w:lineRule="exact"/>
              <w:ind w:left="0" w:leftChars="0" w:right="0" w:rightChars="0" w:firstLine="0" w:firstLineChars="0"/>
              <w:jc w:val="center"/>
              <w:rPr>
                <w:del w:id="3727" w:author="xh" w:date="2026-10-14T08:38:28Z"/>
              </w:rPr>
            </w:pPr>
            <w:ins w:id="1569" w:author="xh" w:date="2026-10-13T09:57:21Z">
              <w:del w:id="3726" w:author="xh" w:date="2026-10-14T08:38:28Z">
                <w:r>
                  <w:rPr>
                    <w:rFonts w:ascii="Times New Roman" w:hAnsi="Times New Roman" w:eastAsia="宋体"/>
                    <w:b w:val="0"/>
                    <w:sz w:val="18"/>
                  </w:rPr>
                  <w:delText xml:space="preserve">1.76～1.92</w:delText>
                </w:r>
              </w:del>
            </w:ins>
          </w:p>
        </w:tc>
        <w:tc>
          <w:tcPr>
            <w:tcW w:w="1385" w:type="dxa"/>
            <w:tcMar>
              <w:left w:w="70" w:type="dxa"/>
              <w:right w:w="70" w:type="dxa"/>
            </w:tcMar>
            <w:vAlign w:val="center"/>
          </w:tcPr>
          <w:p w14:paraId="2938189A">
            <w:pPr>
              <w:keepNext/>
              <w:spacing w:before="20" w:after="20" w:line="260" w:lineRule="exact"/>
              <w:ind w:left="0" w:leftChars="0" w:right="0" w:rightChars="0" w:firstLine="0" w:firstLineChars="0"/>
              <w:jc w:val="center"/>
              <w:rPr>
                <w:del w:id="3729" w:author="xh" w:date="2026-10-14T08:38:28Z"/>
              </w:rPr>
            </w:pPr>
            <w:ins w:id="1570" w:author="xh" w:date="2026-10-13T09:57:21Z">
              <w:del w:id="3728" w:author="xh" w:date="2026-10-14T08:38:28Z">
                <w:r>
                  <w:rPr>
                    <w:rFonts w:ascii="Times New Roman" w:hAnsi="Times New Roman" w:eastAsia="宋体"/>
                    <w:b w:val="0"/>
                    <w:sz w:val="18"/>
                  </w:rPr>
                  <w:delText xml:space="preserve">1.50～1.64</w:delText>
                </w:r>
              </w:del>
            </w:ins>
          </w:p>
        </w:tc>
        <w:tc>
          <w:tcPr>
            <w:tcW w:w="1385" w:type="dxa"/>
            <w:tcMar>
              <w:left w:w="70" w:type="dxa"/>
              <w:right w:w="70" w:type="dxa"/>
            </w:tcMar>
            <w:vAlign w:val="center"/>
          </w:tcPr>
          <w:p w14:paraId="138795CC">
            <w:pPr>
              <w:keepNext/>
              <w:spacing w:before="20" w:after="20" w:line="260" w:lineRule="exact"/>
              <w:ind w:left="0" w:leftChars="0" w:right="0" w:rightChars="0" w:firstLine="0" w:firstLineChars="0"/>
              <w:jc w:val="center"/>
              <w:rPr>
                <w:del w:id="3731" w:author="xh" w:date="2026-10-14T08:38:28Z"/>
              </w:rPr>
            </w:pPr>
            <w:ins w:id="1571" w:author="xh" w:date="2026-10-13T09:57:21Z">
              <w:del w:id="3730" w:author="xh" w:date="2026-10-14T08:38:28Z">
                <w:r>
                  <w:rPr>
                    <w:rFonts w:ascii="Times New Roman" w:hAnsi="Times New Roman" w:eastAsia="宋体"/>
                    <w:b w:val="0"/>
                    <w:sz w:val="18"/>
                  </w:rPr>
                  <w:delText xml:space="preserve">1.36～1.51</w:delText>
                </w:r>
              </w:del>
            </w:ins>
          </w:p>
        </w:tc>
      </w:tr>
      <w:tr w14:paraId="18E498F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572" w:author="xh" w:date="2026-10-13T09:57:21Z"/>
          <w:del w:id="3732" w:author="xh" w:date="2026-10-14T08:38:28Z"/>
        </w:trPr>
        <w:tc>
          <w:tcPr>
            <w:tcW w:w="1385" w:type="dxa"/>
            <w:tcMar>
              <w:left w:w="70" w:type="dxa"/>
              <w:right w:w="70" w:type="dxa"/>
            </w:tcMar>
            <w:vAlign w:val="center"/>
          </w:tcPr>
          <w:p w14:paraId="5AB4921B">
            <w:pPr>
              <w:keepNext/>
              <w:spacing w:before="20" w:after="20" w:line="260" w:lineRule="exact"/>
              <w:ind w:left="0" w:leftChars="0" w:right="0" w:rightChars="0" w:firstLine="0" w:firstLineChars="0"/>
              <w:jc w:val="center"/>
              <w:rPr>
                <w:del w:id="3734" w:author="xh" w:date="2026-10-14T08:38:28Z"/>
              </w:rPr>
            </w:pPr>
            <w:ins w:id="1573" w:author="xh" w:date="2026-10-13T09:57:21Z">
              <w:del w:id="3733" w:author="xh" w:date="2026-10-14T08:38:28Z">
                <w:r>
                  <w:rPr>
                    <w:rFonts w:ascii="Times New Roman" w:hAnsi="Times New Roman" w:eastAsia="宋体"/>
                    <w:b w:val="0"/>
                    <w:sz w:val="18"/>
                  </w:rPr>
                  <w:delText xml:space="preserve">&gt;7%</w:delText>
                </w:r>
              </w:del>
            </w:ins>
          </w:p>
        </w:tc>
        <w:tc>
          <w:tcPr>
            <w:tcW w:w="1385" w:type="dxa"/>
            <w:tcMar>
              <w:left w:w="70" w:type="dxa"/>
              <w:right w:w="70" w:type="dxa"/>
            </w:tcMar>
            <w:vAlign w:val="center"/>
          </w:tcPr>
          <w:p w14:paraId="170D71F6">
            <w:pPr>
              <w:keepNext/>
              <w:spacing w:before="20" w:after="20" w:line="260" w:lineRule="exact"/>
              <w:ind w:left="0" w:leftChars="0" w:right="0" w:rightChars="0" w:firstLine="0" w:firstLineChars="0"/>
              <w:jc w:val="center"/>
              <w:rPr>
                <w:del w:id="3736" w:author="xh" w:date="2026-10-14T08:38:28Z"/>
              </w:rPr>
            </w:pPr>
            <w:ins w:id="1574" w:author="xh" w:date="2026-10-13T09:57:21Z">
              <w:del w:id="3735" w:author="xh" w:date="2026-10-14T08:38:28Z">
                <w:r>
                  <w:rPr>
                    <w:rFonts w:ascii="Times New Roman" w:hAnsi="Times New Roman" w:eastAsia="宋体"/>
                    <w:b w:val="0"/>
                    <w:sz w:val="18"/>
                  </w:rPr>
                  <w:delText xml:space="preserve">(1,2]</w:delText>
                </w:r>
              </w:del>
            </w:ins>
          </w:p>
        </w:tc>
        <w:tc>
          <w:tcPr>
            <w:tcW w:w="1385" w:type="dxa"/>
            <w:tcMar>
              <w:left w:w="70" w:type="dxa"/>
              <w:right w:w="70" w:type="dxa"/>
            </w:tcMar>
            <w:vAlign w:val="center"/>
          </w:tcPr>
          <w:p w14:paraId="79D765E3">
            <w:pPr>
              <w:keepNext/>
              <w:spacing w:before="20" w:after="20" w:line="260" w:lineRule="exact"/>
              <w:ind w:left="0" w:leftChars="0" w:right="0" w:rightChars="0" w:firstLine="0" w:firstLineChars="0"/>
              <w:jc w:val="center"/>
              <w:rPr>
                <w:del w:id="3738" w:author="xh" w:date="2026-10-14T08:38:28Z"/>
              </w:rPr>
            </w:pPr>
            <w:ins w:id="1575" w:author="xh" w:date="2026-10-13T09:57:21Z">
              <w:del w:id="3737" w:author="xh" w:date="2026-10-14T08:38:28Z">
                <w:r>
                  <w:rPr>
                    <w:rFonts w:ascii="Times New Roman" w:hAnsi="Times New Roman" w:eastAsia="宋体"/>
                    <w:b w:val="0"/>
                    <w:sz w:val="18"/>
                  </w:rPr>
                  <w:delText xml:space="preserve">1.91～2.09</w:delText>
                </w:r>
              </w:del>
            </w:ins>
          </w:p>
        </w:tc>
        <w:tc>
          <w:tcPr>
            <w:tcW w:w="1385" w:type="dxa"/>
            <w:tcMar>
              <w:left w:w="70" w:type="dxa"/>
              <w:right w:w="70" w:type="dxa"/>
            </w:tcMar>
            <w:vAlign w:val="center"/>
          </w:tcPr>
          <w:p w14:paraId="646C2D00">
            <w:pPr>
              <w:keepNext/>
              <w:spacing w:before="20" w:after="20" w:line="260" w:lineRule="exact"/>
              <w:ind w:left="0" w:leftChars="0" w:right="0" w:rightChars="0" w:firstLine="0" w:firstLineChars="0"/>
              <w:jc w:val="center"/>
              <w:rPr>
                <w:del w:id="3740" w:author="xh" w:date="2026-10-14T08:38:28Z"/>
              </w:rPr>
            </w:pPr>
            <w:ins w:id="1576" w:author="xh" w:date="2026-10-13T09:57:21Z">
              <w:del w:id="3739" w:author="xh" w:date="2026-10-14T08:38:28Z">
                <w:r>
                  <w:rPr>
                    <w:rFonts w:ascii="Times New Roman" w:hAnsi="Times New Roman" w:eastAsia="宋体"/>
                    <w:b w:val="0"/>
                    <w:sz w:val="18"/>
                  </w:rPr>
                  <w:delText xml:space="preserve">1.76～2.09</w:delText>
                </w:r>
              </w:del>
            </w:ins>
          </w:p>
        </w:tc>
        <w:tc>
          <w:tcPr>
            <w:tcW w:w="1385" w:type="dxa"/>
            <w:tcMar>
              <w:left w:w="70" w:type="dxa"/>
              <w:right w:w="70" w:type="dxa"/>
            </w:tcMar>
            <w:vAlign w:val="center"/>
          </w:tcPr>
          <w:p w14:paraId="3C98AC0E">
            <w:pPr>
              <w:keepNext/>
              <w:spacing w:before="20" w:after="20" w:line="260" w:lineRule="exact"/>
              <w:ind w:left="0" w:leftChars="0" w:right="0" w:rightChars="0" w:firstLine="0" w:firstLineChars="0"/>
              <w:jc w:val="center"/>
              <w:rPr>
                <w:del w:id="3742" w:author="xh" w:date="2026-10-14T08:38:28Z"/>
              </w:rPr>
            </w:pPr>
            <w:ins w:id="1577" w:author="xh" w:date="2026-10-13T09:57:21Z">
              <w:del w:id="3741" w:author="xh" w:date="2026-10-14T08:38:28Z">
                <w:r>
                  <w:rPr>
                    <w:rFonts w:ascii="Times New Roman" w:hAnsi="Times New Roman" w:eastAsia="宋体"/>
                    <w:b w:val="0"/>
                    <w:sz w:val="18"/>
                  </w:rPr>
                  <w:delText xml:space="preserve">1.50～1.95</w:delText>
                </w:r>
              </w:del>
            </w:ins>
          </w:p>
        </w:tc>
        <w:tc>
          <w:tcPr>
            <w:tcW w:w="1385" w:type="dxa"/>
            <w:tcMar>
              <w:left w:w="70" w:type="dxa"/>
              <w:right w:w="70" w:type="dxa"/>
            </w:tcMar>
            <w:vAlign w:val="center"/>
          </w:tcPr>
          <w:p w14:paraId="7FAD1D4F">
            <w:pPr>
              <w:keepNext/>
              <w:spacing w:before="20" w:after="20" w:line="260" w:lineRule="exact"/>
              <w:ind w:left="0" w:leftChars="0" w:right="0" w:rightChars="0" w:firstLine="0" w:firstLineChars="0"/>
              <w:jc w:val="center"/>
              <w:rPr>
                <w:del w:id="3744" w:author="xh" w:date="2026-10-14T08:38:28Z"/>
              </w:rPr>
            </w:pPr>
            <w:ins w:id="1578" w:author="xh" w:date="2026-10-13T09:57:21Z">
              <w:del w:id="3743" w:author="xh" w:date="2026-10-14T08:38:28Z">
                <w:r>
                  <w:rPr>
                    <w:rFonts w:ascii="Times New Roman" w:hAnsi="Times New Roman" w:eastAsia="宋体"/>
                    <w:b w:val="0"/>
                    <w:sz w:val="18"/>
                  </w:rPr>
                  <w:delText xml:space="preserve">1.36～1.95</w:delText>
                </w:r>
              </w:del>
            </w:ins>
          </w:p>
        </w:tc>
      </w:tr>
      <w:tr w14:paraId="65CB0EF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579" w:author="xh" w:date="2026-10-13T09:57:21Z"/>
          <w:del w:id="3745" w:author="xh" w:date="2026-10-14T08:38:28Z"/>
        </w:trPr>
        <w:tc>
          <w:tcPr>
            <w:tcW w:w="1385" w:type="dxa"/>
            <w:tcMar>
              <w:left w:w="70" w:type="dxa"/>
              <w:right w:w="70" w:type="dxa"/>
            </w:tcMar>
            <w:vAlign w:val="center"/>
          </w:tcPr>
          <w:p w14:paraId="448B2BC7">
            <w:pPr>
              <w:keepNext w:val="0"/>
              <w:spacing w:before="20" w:after="20" w:line="260" w:lineRule="exact"/>
              <w:ind w:left="0" w:leftChars="0" w:right="0" w:rightChars="0" w:firstLine="0" w:firstLineChars="0"/>
              <w:jc w:val="center"/>
              <w:rPr>
                <w:del w:id="3747" w:author="xh" w:date="2026-10-14T08:38:28Z"/>
              </w:rPr>
            </w:pPr>
            <w:ins w:id="1580" w:author="xh" w:date="2026-10-13T09:57:21Z">
              <w:del w:id="3746" w:author="xh" w:date="2026-10-14T08:38:28Z">
                <w:r>
                  <w:rPr>
                    <w:rFonts w:ascii="Times New Roman" w:hAnsi="Times New Roman" w:eastAsia="宋体"/>
                    <w:b w:val="0"/>
                    <w:sz w:val="18"/>
                  </w:rPr>
                  <w:delText xml:space="preserve">&gt;7%</w:delText>
                </w:r>
              </w:del>
            </w:ins>
          </w:p>
        </w:tc>
        <w:tc>
          <w:tcPr>
            <w:tcW w:w="1385" w:type="dxa"/>
            <w:tcMar>
              <w:left w:w="70" w:type="dxa"/>
              <w:right w:w="70" w:type="dxa"/>
            </w:tcMar>
            <w:vAlign w:val="center"/>
          </w:tcPr>
          <w:p w14:paraId="1E0EE264">
            <w:pPr>
              <w:keepNext w:val="0"/>
              <w:spacing w:before="20" w:after="20" w:line="260" w:lineRule="exact"/>
              <w:ind w:left="0" w:leftChars="0" w:right="0" w:rightChars="0" w:firstLine="0" w:firstLineChars="0"/>
              <w:jc w:val="center"/>
              <w:rPr>
                <w:del w:id="3749" w:author="xh" w:date="2026-10-14T08:38:28Z"/>
              </w:rPr>
            </w:pPr>
            <w:ins w:id="1581" w:author="xh" w:date="2026-10-13T09:57:21Z">
              <w:del w:id="3748" w:author="xh" w:date="2026-10-14T08:38:28Z">
                <w:r>
                  <w:rPr>
                    <w:rFonts w:ascii="Times New Roman" w:hAnsi="Times New Roman" w:eastAsia="宋体"/>
                    <w:b w:val="0"/>
                    <w:sz w:val="18"/>
                  </w:rPr>
                  <w:delText xml:space="preserve">&gt;2</w:delText>
                </w:r>
              </w:del>
            </w:ins>
          </w:p>
        </w:tc>
        <w:tc>
          <w:tcPr>
            <w:tcW w:w="1385" w:type="dxa"/>
            <w:tcMar>
              <w:left w:w="70" w:type="dxa"/>
              <w:right w:w="70" w:type="dxa"/>
            </w:tcMar>
            <w:vAlign w:val="center"/>
          </w:tcPr>
          <w:p w14:paraId="1B8515AA">
            <w:pPr>
              <w:keepNext w:val="0"/>
              <w:spacing w:before="20" w:after="20" w:line="260" w:lineRule="exact"/>
              <w:ind w:left="0" w:leftChars="0" w:right="0" w:rightChars="0" w:firstLine="0" w:firstLineChars="0"/>
              <w:jc w:val="center"/>
              <w:rPr>
                <w:del w:id="3751" w:author="xh" w:date="2026-10-14T08:38:28Z"/>
              </w:rPr>
            </w:pPr>
            <w:ins w:id="1582" w:author="xh" w:date="2026-10-13T09:57:21Z">
              <w:del w:id="3750" w:author="xh" w:date="2026-10-14T08:38:28Z">
                <w:r>
                  <w:rPr>
                    <w:rFonts w:ascii="Times New Roman" w:hAnsi="Times New Roman" w:eastAsia="宋体"/>
                    <w:b w:val="0"/>
                    <w:sz w:val="18"/>
                  </w:rPr>
                  <w:delText xml:space="preserve">2.31～2.49</w:delText>
                </w:r>
              </w:del>
            </w:ins>
          </w:p>
        </w:tc>
        <w:tc>
          <w:tcPr>
            <w:tcW w:w="1385" w:type="dxa"/>
            <w:tcMar>
              <w:left w:w="70" w:type="dxa"/>
              <w:right w:w="70" w:type="dxa"/>
            </w:tcMar>
            <w:vAlign w:val="center"/>
          </w:tcPr>
          <w:p w14:paraId="0D9FD818">
            <w:pPr>
              <w:keepNext w:val="0"/>
              <w:spacing w:before="20" w:after="20" w:line="260" w:lineRule="exact"/>
              <w:ind w:left="0" w:leftChars="0" w:right="0" w:rightChars="0" w:firstLine="0" w:firstLineChars="0"/>
              <w:jc w:val="center"/>
              <w:rPr>
                <w:del w:id="3753" w:author="xh" w:date="2026-10-14T08:38:28Z"/>
              </w:rPr>
            </w:pPr>
            <w:ins w:id="1583" w:author="xh" w:date="2026-10-13T09:57:21Z">
              <w:del w:id="3752" w:author="xh" w:date="2026-10-14T08:38:28Z">
                <w:r>
                  <w:rPr>
                    <w:rFonts w:ascii="Times New Roman" w:hAnsi="Times New Roman" w:eastAsia="宋体"/>
                    <w:b w:val="0"/>
                    <w:sz w:val="18"/>
                  </w:rPr>
                  <w:delText xml:space="preserve">2.08～2.49</w:delText>
                </w:r>
              </w:del>
            </w:ins>
          </w:p>
        </w:tc>
        <w:tc>
          <w:tcPr>
            <w:tcW w:w="1385" w:type="dxa"/>
            <w:tcMar>
              <w:left w:w="70" w:type="dxa"/>
              <w:right w:w="70" w:type="dxa"/>
            </w:tcMar>
            <w:vAlign w:val="center"/>
          </w:tcPr>
          <w:p w14:paraId="3B2CD14B">
            <w:pPr>
              <w:keepNext w:val="0"/>
              <w:spacing w:before="20" w:after="20" w:line="260" w:lineRule="exact"/>
              <w:ind w:left="0" w:leftChars="0" w:right="0" w:rightChars="0" w:firstLine="0" w:firstLineChars="0"/>
              <w:jc w:val="center"/>
              <w:rPr>
                <w:del w:id="3755" w:author="xh" w:date="2026-10-14T08:38:28Z"/>
              </w:rPr>
            </w:pPr>
            <w:ins w:id="1584" w:author="xh" w:date="2026-10-13T09:57:21Z">
              <w:del w:id="3754" w:author="xh" w:date="2026-10-14T08:38:28Z">
                <w:r>
                  <w:rPr>
                    <w:rFonts w:ascii="Times New Roman" w:hAnsi="Times New Roman" w:eastAsia="宋体"/>
                    <w:b w:val="0"/>
                    <w:sz w:val="18"/>
                  </w:rPr>
                  <w:delText xml:space="preserve">1.93～2.42</w:delText>
                </w:r>
              </w:del>
            </w:ins>
          </w:p>
        </w:tc>
        <w:tc>
          <w:tcPr>
            <w:tcW w:w="1385" w:type="dxa"/>
            <w:tcMar>
              <w:left w:w="70" w:type="dxa"/>
              <w:right w:w="70" w:type="dxa"/>
            </w:tcMar>
            <w:vAlign w:val="center"/>
          </w:tcPr>
          <w:p w14:paraId="7FF0BBA4">
            <w:pPr>
              <w:keepNext w:val="0"/>
              <w:spacing w:before="20" w:after="20" w:line="260" w:lineRule="exact"/>
              <w:ind w:left="0" w:leftChars="0" w:right="0" w:rightChars="0" w:firstLine="0" w:firstLineChars="0"/>
              <w:jc w:val="center"/>
              <w:rPr>
                <w:del w:id="3757" w:author="xh" w:date="2026-10-14T08:38:28Z"/>
              </w:rPr>
            </w:pPr>
            <w:ins w:id="1585" w:author="xh" w:date="2026-10-13T09:57:21Z">
              <w:del w:id="3756" w:author="xh" w:date="2026-10-14T08:38:28Z">
                <w:r>
                  <w:rPr>
                    <w:rFonts w:ascii="Times New Roman" w:hAnsi="Times New Roman" w:eastAsia="宋体"/>
                    <w:b w:val="0"/>
                    <w:sz w:val="18"/>
                  </w:rPr>
                  <w:delText xml:space="preserve">1.80～2.42</w:delText>
                </w:r>
              </w:del>
            </w:ins>
          </w:p>
        </w:tc>
      </w:tr>
    </w:tbl>
    <w:tbl xmlns:a="http://schemas.openxmlformats.org/drawingml/2006/main" xmlns:pic="http://schemas.openxmlformats.org/drawingml/2006/picture">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ins w:id="3758" w:author="xh" w:date="2026-10-14T08:38:28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759" w:author="xh" w:date="2026-10-14T08:38:28Z">
              <w:r>
                <w:rPr>
                  <w:rFonts w:ascii="Times New Roman" w:hAnsi="Times New Roman" w:eastAsia="宋体"/>
                  <w:b/>
                  <w:sz w:val="18"/>
                </w:rPr>
                <w:t>平均增长率</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760" w:author="xh" w:date="2026-10-14T08:38:28Z">
              <w:r>
                <w:rPr>
                  <w:rFonts w:ascii="Times New Roman" w:hAnsi="Times New Roman" w:eastAsia="宋体"/>
                  <w:b/>
                  <w:sz w:val="18"/>
                </w:rPr>
                <w:t>装机渗透率</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761" w:author="xh" w:date="2026-10-14T08:38:28Z">
              <w:r>
                <w:rPr>
                  <w:rFonts w:ascii="Times New Roman" w:hAnsi="Times New Roman" w:eastAsia="宋体"/>
                  <w:b/>
                  <w:sz w:val="18"/>
                </w:rPr>
                <w:t>≤30%</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762" w:author="xh" w:date="2026-10-14T08:38:28Z">
              <w:r>
                <w:rPr>
                  <w:rFonts w:ascii="Times New Roman" w:hAnsi="Times New Roman" w:eastAsia="宋体"/>
                  <w:b/>
                  <w:sz w:val="18"/>
                </w:rPr>
                <w:t>(30%,50%]</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763" w:author="xh" w:date="2026-10-14T08:38:28Z">
              <w:r>
                <w:rPr>
                  <w:rFonts w:ascii="Times New Roman" w:hAnsi="Times New Roman" w:eastAsia="宋体"/>
                  <w:b/>
                  <w:sz w:val="18"/>
                </w:rPr>
                <w:t>(50%,70%]</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764" w:author="xh" w:date="2026-10-14T08:38:28Z">
              <w:r>
                <w:rPr>
                  <w:rFonts w:ascii="Times New Roman" w:hAnsi="Times New Roman" w:eastAsia="宋体"/>
                  <w:b/>
                  <w:sz w:val="18"/>
                </w:rPr>
                <w:t>&gt;70%</w:t>
              </w:r>
            </w:ins>
          </w:p>
        </w:tc>
      </w:tr>
      <w:tr>
        <w:trPr>
          <w:cantSplit/>
          <w:ins w:id="3765" w:author="xh" w:date="2026-10-14T08:38:28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766" w:author="xh" w:date="2026-10-14T08:38:28Z">
              <w:r>
                <w:rPr>
                  <w:rFonts w:ascii="Times New Roman" w:hAnsi="Times New Roman" w:eastAsia="宋体"/>
                  <w:b w:val="0"/>
                  <w:sz w:val="18"/>
                </w:rPr>
                <w:t>≤2%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767" w:author="xh" w:date="2026-10-14T08:38:28Z">
              <w:r>
                <w:rPr>
                  <w:rFonts w:ascii="Times New Roman" w:hAnsi="Times New Roman" w:eastAsia="宋体"/>
                  <w:b w:val="0"/>
                  <w:sz w:val="18"/>
                </w:rPr>
                <w:t>≤1</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768" w:author="xh" w:date="2026-10-14T08:38:28Z">
              <w:r>
                <w:rPr>
                  <w:rFonts w:ascii="Times New Roman" w:hAnsi="Times New Roman" w:eastAsia="宋体"/>
                  <w:b w:val="0"/>
                  <w:sz w:val="18"/>
                </w:rPr>
                <w:t>1.84～2.22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769" w:author="xh" w:date="2026-10-14T08:38:28Z">
              <w:r>
                <w:rPr>
                  <w:rFonts w:ascii="Times New Roman" w:hAnsi="Times New Roman" w:eastAsia="宋体"/>
                  <w:b w:val="0"/>
                  <w:sz w:val="18"/>
                </w:rPr>
                <w:t>1.84～2.00</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770" w:author="xh" w:date="2026-10-14T08:38:28Z">
              <w:r>
                <w:rPr>
                  <w:rFonts w:ascii="Times New Roman" w:hAnsi="Times New Roman" w:eastAsia="宋体"/>
                  <w:b w:val="0"/>
                  <w:sz w:val="18"/>
                </w:rPr>
                <w:t>1.84～2.00</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771" w:author="xh" w:date="2026-10-14T08:38:28Z">
              <w:r>
                <w:rPr>
                  <w:rFonts w:ascii="Times New Roman" w:hAnsi="Times New Roman" w:eastAsia="宋体"/>
                  <w:b w:val="0"/>
                  <w:sz w:val="18"/>
                </w:rPr>
                <w:t>1.84～2.00</w:t>
              </w:r>
            </w:ins>
          </w:p>
        </w:tc>
      </w:tr>
      <w:tr>
        <w:trPr>
          <w:cantSplit/>
          <w:ins w:id="3772" w:author="xh" w:date="2026-10-14T08:38:28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773" w:author="xh" w:date="2026-10-14T08:38:28Z">
              <w:r>
                <w:rPr>
                  <w:rFonts w:ascii="Times New Roman" w:hAnsi="Times New Roman" w:eastAsia="宋体"/>
                  <w:b w:val="0"/>
                  <w:sz w:val="18"/>
                </w:rPr>
                <w:t>≤2%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774" w:author="xh" w:date="2026-10-14T08:38:28Z">
              <w:r>
                <w:rPr>
                  <w:rFonts w:ascii="Times New Roman" w:hAnsi="Times New Roman" w:eastAsia="宋体"/>
                  <w:b w:val="0"/>
                  <w:sz w:val="18"/>
                </w:rPr>
                <w:t>(1,2]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775" w:author="xh" w:date="2026-10-14T08:38:28Z">
              <w:r>
                <w:rPr>
                  <w:rFonts w:ascii="Times New Roman" w:hAnsi="Times New Roman" w:eastAsia="宋体"/>
                  <w:b w:val="0"/>
                  <w:sz w:val="18"/>
                </w:rPr>
                <w:t>1.84～2.40</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776" w:author="xh" w:date="2026-10-14T08:38:28Z">
              <w:r>
                <w:rPr>
                  <w:rFonts w:ascii="Times New Roman" w:hAnsi="Times New Roman" w:eastAsia="宋体"/>
                  <w:b w:val="0"/>
                  <w:sz w:val="18"/>
                </w:rPr>
                <w:t>1.84～2.22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777" w:author="xh" w:date="2026-10-14T08:38:28Z">
              <w:r>
                <w:rPr>
                  <w:rFonts w:ascii="Times New Roman" w:hAnsi="Times New Roman" w:eastAsia="宋体"/>
                  <w:b w:val="0"/>
                  <w:sz w:val="18"/>
                </w:rPr>
                <w:t>1.84～2.20</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778" w:author="xh" w:date="2026-10-14T08:38:28Z">
              <w:r>
                <w:rPr>
                  <w:rFonts w:ascii="Times New Roman" w:hAnsi="Times New Roman" w:eastAsia="宋体"/>
                  <w:b w:val="0"/>
                  <w:sz w:val="18"/>
                </w:rPr>
                <w:t>1.84～2.20</w:t>
              </w:r>
            </w:ins>
          </w:p>
        </w:tc>
      </w:tr>
      <w:tr>
        <w:trPr>
          <w:cantSplit/>
          <w:ins w:id="3779" w:author="xh" w:date="2026-10-14T08:38:28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780" w:author="xh" w:date="2026-10-14T08:38:28Z">
              <w:r>
                <w:rPr>
                  <w:rFonts w:ascii="Times New Roman" w:hAnsi="Times New Roman" w:eastAsia="宋体"/>
                  <w:b w:val="0"/>
                  <w:sz w:val="18"/>
                </w:rPr>
                <w:t>≤2%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781" w:author="xh" w:date="2026-10-14T08:38:28Z">
              <w:r>
                <w:rPr>
                  <w:rFonts w:ascii="Times New Roman" w:hAnsi="Times New Roman" w:eastAsia="宋体"/>
                  <w:b w:val="0"/>
                  <w:sz w:val="18"/>
                </w:rPr>
                <w:t>&gt;2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782" w:author="xh" w:date="2026-10-14T08:38:28Z">
              <w:r>
                <w:rPr>
                  <w:rFonts w:ascii="Times New Roman" w:hAnsi="Times New Roman" w:eastAsia="宋体"/>
                  <w:b w:val="0"/>
                  <w:sz w:val="18"/>
                </w:rPr>
                <w:t>2.40～3.15</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783" w:author="xh" w:date="2026-10-14T08:38:28Z">
              <w:r>
                <w:rPr>
                  <w:rFonts w:ascii="Times New Roman" w:hAnsi="Times New Roman" w:eastAsia="宋体"/>
                  <w:b w:val="0"/>
                  <w:sz w:val="18"/>
                </w:rPr>
                <w:t>2.20～2.91</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784" w:author="xh" w:date="2026-10-14T08:38:28Z">
              <w:r>
                <w:rPr>
                  <w:rFonts w:ascii="Times New Roman" w:hAnsi="Times New Roman" w:eastAsia="宋体"/>
                  <w:b w:val="0"/>
                  <w:sz w:val="18"/>
                </w:rPr>
                <w:t>2.20～2.84</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785" w:author="xh" w:date="2026-10-14T08:38:28Z">
              <w:r>
                <w:rPr>
                  <w:rFonts w:ascii="Times New Roman" w:hAnsi="Times New Roman" w:eastAsia="宋体"/>
                  <w:b w:val="0"/>
                  <w:sz w:val="18"/>
                </w:rPr>
                <w:t>2.20～2.84</w:t>
              </w:r>
            </w:ins>
          </w:p>
        </w:tc>
      </w:tr>
      <w:tr>
        <w:trPr>
          <w:cantSplit/>
          <w:ins w:id="3786" w:author="xh" w:date="2026-10-14T08:38:28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787" w:author="xh" w:date="2026-10-14T08:38:28Z">
              <w:r>
                <w:rPr>
                  <w:rFonts w:ascii="Times New Roman" w:hAnsi="Times New Roman" w:eastAsia="宋体"/>
                  <w:b w:val="0"/>
                  <w:sz w:val="18"/>
                </w:rPr>
                <w:t>(2%,4%]</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788" w:author="xh" w:date="2026-10-14T08:38:28Z">
              <w:r>
                <w:rPr>
                  <w:rFonts w:ascii="Times New Roman" w:hAnsi="Times New Roman" w:eastAsia="宋体"/>
                  <w:b w:val="0"/>
                  <w:sz w:val="18"/>
                </w:rPr>
                <w:t>≤1</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789" w:author="xh" w:date="2026-10-14T08:38:28Z">
              <w:r>
                <w:rPr>
                  <w:rFonts w:ascii="Times New Roman" w:hAnsi="Times New Roman" w:eastAsia="宋体"/>
                  <w:b w:val="0"/>
                  <w:sz w:val="18"/>
                </w:rPr>
                <w:t>1.88～2.23</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790" w:author="xh" w:date="2026-10-14T08:38:28Z">
              <w:r>
                <w:rPr>
                  <w:rFonts w:ascii="Times New Roman" w:hAnsi="Times New Roman" w:eastAsia="宋体"/>
                  <w:b w:val="0"/>
                  <w:sz w:val="18"/>
                </w:rPr>
                <w:t>1.70～1.89</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791" w:author="xh" w:date="2026-10-14T08:38:28Z">
              <w:r>
                <w:rPr>
                  <w:rFonts w:ascii="Times New Roman" w:hAnsi="Times New Roman" w:eastAsia="宋体"/>
                  <w:b w:val="0"/>
                  <w:sz w:val="18"/>
                </w:rPr>
                <w:t>1.70～1.78</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792" w:author="xh" w:date="2026-10-14T08:38:28Z">
              <w:r>
                <w:rPr>
                  <w:rFonts w:ascii="Times New Roman" w:hAnsi="Times New Roman" w:eastAsia="宋体"/>
                  <w:b w:val="0"/>
                  <w:sz w:val="18"/>
                </w:rPr>
                <w:t>1.70～1.78</w:t>
              </w:r>
            </w:ins>
          </w:p>
        </w:tc>
      </w:tr>
      <w:tr>
        <w:trPr>
          <w:cantSplit/>
          <w:ins w:id="3793" w:author="xh" w:date="2026-10-14T08:38:28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794" w:author="xh" w:date="2026-10-14T08:38:28Z">
              <w:r>
                <w:rPr>
                  <w:rFonts w:ascii="Times New Roman" w:hAnsi="Times New Roman" w:eastAsia="宋体"/>
                  <w:b w:val="0"/>
                  <w:sz w:val="18"/>
                </w:rPr>
                <w:t>(2%,4%]</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795" w:author="xh" w:date="2026-10-14T08:38:28Z">
              <w:r>
                <w:rPr>
                  <w:rFonts w:ascii="Times New Roman" w:hAnsi="Times New Roman" w:eastAsia="宋体"/>
                  <w:b w:val="0"/>
                  <w:sz w:val="18"/>
                </w:rPr>
                <w:t>(1,2]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796" w:author="xh" w:date="2026-10-14T08:38:28Z">
              <w:r>
                <w:rPr>
                  <w:rFonts w:ascii="Times New Roman" w:hAnsi="Times New Roman" w:eastAsia="宋体"/>
                  <w:b w:val="0"/>
                  <w:sz w:val="18"/>
                </w:rPr>
                <w:t>1.88～2.43</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797" w:author="xh" w:date="2026-10-14T08:38:28Z">
              <w:r>
                <w:rPr>
                  <w:rFonts w:ascii="Times New Roman" w:hAnsi="Times New Roman" w:eastAsia="宋体"/>
                  <w:b w:val="0"/>
                  <w:sz w:val="18"/>
                </w:rPr>
                <w:t>1.70～2.15</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798" w:author="xh" w:date="2026-10-14T08:38:28Z">
              <w:r>
                <w:rPr>
                  <w:rFonts w:ascii="Times New Roman" w:hAnsi="Times New Roman" w:eastAsia="宋体"/>
                  <w:b w:val="0"/>
                  <w:sz w:val="18"/>
                </w:rPr>
                <w:t>1.70～1.96</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799" w:author="xh" w:date="2026-10-14T08:38:28Z">
              <w:r>
                <w:rPr>
                  <w:rFonts w:ascii="Times New Roman" w:hAnsi="Times New Roman" w:eastAsia="宋体"/>
                  <w:b w:val="0"/>
                  <w:sz w:val="18"/>
                </w:rPr>
                <w:t>1.70～1.96</w:t>
              </w:r>
            </w:ins>
          </w:p>
        </w:tc>
      </w:tr>
      <w:tr>
        <w:trPr>
          <w:cantSplit/>
          <w:ins w:id="3800" w:author="xh" w:date="2026-10-14T08:38:28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801" w:author="xh" w:date="2026-10-14T08:38:28Z">
              <w:r>
                <w:rPr>
                  <w:rFonts w:ascii="Times New Roman" w:hAnsi="Times New Roman" w:eastAsia="宋体"/>
                  <w:b w:val="0"/>
                  <w:sz w:val="18"/>
                </w:rPr>
                <w:t>(2%,4%]</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802" w:author="xh" w:date="2026-10-14T08:38:28Z">
              <w:r>
                <w:rPr>
                  <w:rFonts w:ascii="Times New Roman" w:hAnsi="Times New Roman" w:eastAsia="宋体"/>
                  <w:b w:val="0"/>
                  <w:sz w:val="18"/>
                </w:rPr>
                <w:t>&gt;2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803" w:author="xh" w:date="2026-10-14T08:38:28Z">
              <w:r>
                <w:rPr>
                  <w:rFonts w:ascii="Times New Roman" w:hAnsi="Times New Roman" w:eastAsia="宋体"/>
                  <w:b w:val="0"/>
                  <w:sz w:val="18"/>
                </w:rPr>
                <w:t>2.34～2.92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804" w:author="xh" w:date="2026-10-14T08:38:28Z">
              <w:r>
                <w:rPr>
                  <w:rFonts w:ascii="Times New Roman" w:hAnsi="Times New Roman" w:eastAsia="宋体"/>
                  <w:b w:val="0"/>
                  <w:sz w:val="18"/>
                </w:rPr>
                <w:t>2.25～2.92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805" w:author="xh" w:date="2026-10-14T08:38:28Z">
              <w:r>
                <w:rPr>
                  <w:rFonts w:ascii="Times New Roman" w:hAnsi="Times New Roman" w:eastAsia="宋体"/>
                  <w:b w:val="0"/>
                  <w:sz w:val="18"/>
                </w:rPr>
                <w:t>2.25～2.71</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806" w:author="xh" w:date="2026-10-14T08:38:28Z">
              <w:r>
                <w:rPr>
                  <w:rFonts w:ascii="Times New Roman" w:hAnsi="Times New Roman" w:eastAsia="宋体"/>
                  <w:b w:val="0"/>
                  <w:sz w:val="18"/>
                </w:rPr>
                <w:t>2.25～2.71</w:t>
              </w:r>
            </w:ins>
          </w:p>
        </w:tc>
      </w:tr>
      <w:tr>
        <w:trPr>
          <w:cantSplit/>
          <w:ins w:id="3807" w:author="xh" w:date="2026-10-14T08:38:28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808" w:author="xh" w:date="2026-10-14T08:38:28Z">
              <w:r>
                <w:rPr>
                  <w:rFonts w:ascii="Times New Roman" w:hAnsi="Times New Roman" w:eastAsia="宋体"/>
                  <w:b w:val="0"/>
                  <w:sz w:val="18"/>
                </w:rPr>
                <w:t>(4%,7%]</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809" w:author="xh" w:date="2026-10-14T08:38:28Z">
              <w:r>
                <w:rPr>
                  <w:rFonts w:ascii="Times New Roman" w:hAnsi="Times New Roman" w:eastAsia="宋体"/>
                  <w:b w:val="0"/>
                  <w:sz w:val="18"/>
                </w:rPr>
                <w:t>≤1</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810" w:author="xh" w:date="2026-10-14T08:38:28Z">
              <w:r>
                <w:rPr>
                  <w:rFonts w:ascii="Times New Roman" w:hAnsi="Times New Roman" w:eastAsia="宋体"/>
                  <w:b w:val="0"/>
                  <w:sz w:val="18"/>
                </w:rPr>
                <w:t>1.98～2.10</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811" w:author="xh" w:date="2026-10-14T08:38:28Z">
              <w:r>
                <w:rPr>
                  <w:rFonts w:ascii="Times New Roman" w:hAnsi="Times New Roman" w:eastAsia="宋体"/>
                  <w:b w:val="0"/>
                  <w:sz w:val="18"/>
                </w:rPr>
                <w:t>1.67～1.84</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812" w:author="xh" w:date="2026-10-14T08:38:28Z">
              <w:r>
                <w:rPr>
                  <w:rFonts w:ascii="Times New Roman" w:hAnsi="Times New Roman" w:eastAsia="宋体"/>
                  <w:b w:val="0"/>
                  <w:sz w:val="18"/>
                </w:rPr>
                <w:t>1.52～1.68</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813" w:author="xh" w:date="2026-10-14T08:38:28Z">
              <w:r>
                <w:rPr>
                  <w:rFonts w:ascii="Times New Roman" w:hAnsi="Times New Roman" w:eastAsia="宋体"/>
                  <w:b w:val="0"/>
                  <w:sz w:val="18"/>
                </w:rPr>
                <w:t>1.52～1.62</w:t>
              </w:r>
            </w:ins>
          </w:p>
        </w:tc>
      </w:tr>
      <w:tr>
        <w:trPr>
          <w:cantSplit/>
          <w:ins w:id="3814" w:author="xh" w:date="2026-10-14T08:38:28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815" w:author="xh" w:date="2026-10-14T08:38:28Z">
              <w:r>
                <w:rPr>
                  <w:rFonts w:ascii="Times New Roman" w:hAnsi="Times New Roman" w:eastAsia="宋体"/>
                  <w:b w:val="0"/>
                  <w:sz w:val="18"/>
                </w:rPr>
                <w:t>(4%,7%]</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816" w:author="xh" w:date="2026-10-14T08:38:28Z">
              <w:r>
                <w:rPr>
                  <w:rFonts w:ascii="Times New Roman" w:hAnsi="Times New Roman" w:eastAsia="宋体"/>
                  <w:b w:val="0"/>
                  <w:sz w:val="18"/>
                </w:rPr>
                <w:t>(1,2]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817" w:author="xh" w:date="2026-10-14T08:38:28Z">
              <w:r>
                <w:rPr>
                  <w:rFonts w:ascii="Times New Roman" w:hAnsi="Times New Roman" w:eastAsia="宋体"/>
                  <w:b w:val="0"/>
                  <w:sz w:val="18"/>
                </w:rPr>
                <w:t>1.98～2.30</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818" w:author="xh" w:date="2026-10-14T08:38:28Z">
              <w:r>
                <w:rPr>
                  <w:rFonts w:ascii="Times New Roman" w:hAnsi="Times New Roman" w:eastAsia="宋体"/>
                  <w:b w:val="0"/>
                  <w:sz w:val="18"/>
                </w:rPr>
                <w:t>1.67～2.17</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819" w:author="xh" w:date="2026-10-14T08:38:28Z">
              <w:r>
                <w:rPr>
                  <w:rFonts w:ascii="Times New Roman" w:hAnsi="Times New Roman" w:eastAsia="宋体"/>
                  <w:b w:val="0"/>
                  <w:sz w:val="18"/>
                </w:rPr>
                <w:t>1.52～2.03</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820" w:author="xh" w:date="2026-10-14T08:38:28Z">
              <w:r>
                <w:rPr>
                  <w:rFonts w:ascii="Times New Roman" w:hAnsi="Times New Roman" w:eastAsia="宋体"/>
                  <w:b w:val="0"/>
                  <w:sz w:val="18"/>
                </w:rPr>
                <w:t>1.52～2.02</w:t>
              </w:r>
            </w:ins>
          </w:p>
        </w:tc>
      </w:tr>
      <w:tr>
        <w:trPr>
          <w:cantSplit/>
          <w:ins w:id="3821" w:author="xh" w:date="2026-10-14T08:38:28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822" w:author="xh" w:date="2026-10-14T08:38:28Z">
              <w:r>
                <w:rPr>
                  <w:rFonts w:ascii="Times New Roman" w:hAnsi="Times New Roman" w:eastAsia="宋体"/>
                  <w:b w:val="0"/>
                  <w:sz w:val="18"/>
                </w:rPr>
                <w:t>(4%,7%]</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823" w:author="xh" w:date="2026-10-14T08:38:28Z">
              <w:r>
                <w:rPr>
                  <w:rFonts w:ascii="Times New Roman" w:hAnsi="Times New Roman" w:eastAsia="宋体"/>
                  <w:b w:val="0"/>
                  <w:sz w:val="18"/>
                </w:rPr>
                <w:t>&gt;2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824" w:author="xh" w:date="2026-10-14T08:38:28Z">
              <w:r>
                <w:rPr>
                  <w:rFonts w:ascii="Times New Roman" w:hAnsi="Times New Roman" w:eastAsia="宋体"/>
                  <w:b w:val="0"/>
                  <w:sz w:val="18"/>
                </w:rPr>
                <w:t>2.29～2.65</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825" w:author="xh" w:date="2026-10-14T08:38:28Z">
              <w:r>
                <w:rPr>
                  <w:rFonts w:ascii="Times New Roman" w:hAnsi="Times New Roman" w:eastAsia="宋体"/>
                  <w:b w:val="0"/>
                  <w:sz w:val="18"/>
                </w:rPr>
                <w:t>2.13～2.65</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826" w:author="xh" w:date="2026-10-14T08:38:28Z">
              <w:r>
                <w:rPr>
                  <w:rFonts w:ascii="Times New Roman" w:hAnsi="Times New Roman" w:eastAsia="宋体"/>
                  <w:b w:val="0"/>
                  <w:sz w:val="18"/>
                </w:rPr>
                <w:t>2.01～2.65</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827" w:author="xh" w:date="2026-10-14T08:38:28Z">
              <w:r>
                <w:rPr>
                  <w:rFonts w:ascii="Times New Roman" w:hAnsi="Times New Roman" w:eastAsia="宋体"/>
                  <w:b w:val="0"/>
                  <w:sz w:val="18"/>
                </w:rPr>
                <w:t>2.01～2.54</w:t>
              </w:r>
            </w:ins>
          </w:p>
        </w:tc>
      </w:tr>
      <w:tr>
        <w:trPr>
          <w:cantSplit/>
          <w:ins w:id="3828" w:author="xh" w:date="2026-10-14T08:38:28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829" w:author="xh" w:date="2026-10-14T08:38:28Z">
              <w:r>
                <w:rPr>
                  <w:rFonts w:ascii="Times New Roman" w:hAnsi="Times New Roman" w:eastAsia="宋体"/>
                  <w:b w:val="0"/>
                  <w:sz w:val="18"/>
                </w:rPr>
                <w:t>&gt;7%</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830" w:author="xh" w:date="2026-10-14T08:38:28Z">
              <w:r>
                <w:rPr>
                  <w:rFonts w:ascii="Times New Roman" w:hAnsi="Times New Roman" w:eastAsia="宋体"/>
                  <w:b w:val="0"/>
                  <w:sz w:val="18"/>
                </w:rPr>
                <w:t>≤1</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831" w:author="xh" w:date="2026-10-14T08:38:28Z">
              <w:r>
                <w:rPr>
                  <w:rFonts w:ascii="Times New Roman" w:hAnsi="Times New Roman" w:eastAsia="宋体"/>
                  <w:b w:val="0"/>
                  <w:sz w:val="18"/>
                </w:rPr>
                <w:t>1.91～1.92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832" w:author="xh" w:date="2026-10-14T08:38:28Z">
              <w:r>
                <w:rPr>
                  <w:rFonts w:ascii="Times New Roman" w:hAnsi="Times New Roman" w:eastAsia="宋体"/>
                  <w:b w:val="0"/>
                  <w:sz w:val="18"/>
                </w:rPr>
                <w:t>1.76～1.92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833" w:author="xh" w:date="2026-10-14T08:38:28Z">
              <w:r>
                <w:rPr>
                  <w:rFonts w:ascii="Times New Roman" w:hAnsi="Times New Roman" w:eastAsia="宋体"/>
                  <w:b w:val="0"/>
                  <w:sz w:val="18"/>
                </w:rPr>
                <w:t>1.50～1.64</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834" w:author="xh" w:date="2026-10-14T08:38:28Z">
              <w:r>
                <w:rPr>
                  <w:rFonts w:ascii="Times New Roman" w:hAnsi="Times New Roman" w:eastAsia="宋体"/>
                  <w:b w:val="0"/>
                  <w:sz w:val="18"/>
                </w:rPr>
                <w:t>1.36～1.51</w:t>
              </w:r>
            </w:ins>
          </w:p>
        </w:tc>
      </w:tr>
      <w:tr>
        <w:trPr>
          <w:cantSplit/>
          <w:ins w:id="3835" w:author="xh" w:date="2026-10-14T08:38:28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836" w:author="xh" w:date="2026-10-14T08:38:28Z">
              <w:r>
                <w:rPr>
                  <w:rFonts w:ascii="Times New Roman" w:hAnsi="Times New Roman" w:eastAsia="宋体"/>
                  <w:b w:val="0"/>
                  <w:sz w:val="18"/>
                </w:rPr>
                <w:t>&gt;7%</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837" w:author="xh" w:date="2026-10-14T08:38:28Z">
              <w:r>
                <w:rPr>
                  <w:rFonts w:ascii="Times New Roman" w:hAnsi="Times New Roman" w:eastAsia="宋体"/>
                  <w:b w:val="0"/>
                  <w:sz w:val="18"/>
                </w:rPr>
                <w:t>(1,2]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838" w:author="xh" w:date="2026-10-14T08:38:28Z">
              <w:r>
                <w:rPr>
                  <w:rFonts w:ascii="Times New Roman" w:hAnsi="Times New Roman" w:eastAsia="宋体"/>
                  <w:b w:val="0"/>
                  <w:sz w:val="18"/>
                </w:rPr>
                <w:t>1.91～2.09</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839" w:author="xh" w:date="2026-10-14T08:38:28Z">
              <w:r>
                <w:rPr>
                  <w:rFonts w:ascii="Times New Roman" w:hAnsi="Times New Roman" w:eastAsia="宋体"/>
                  <w:b w:val="0"/>
                  <w:sz w:val="18"/>
                </w:rPr>
                <w:t>1.76～2.09</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840" w:author="xh" w:date="2026-10-14T08:38:28Z">
              <w:r>
                <w:rPr>
                  <w:rFonts w:ascii="Times New Roman" w:hAnsi="Times New Roman" w:eastAsia="宋体"/>
                  <w:b w:val="0"/>
                  <w:sz w:val="18"/>
                </w:rPr>
                <w:t>1.50～1.95</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841" w:author="xh" w:date="2026-10-14T08:38:28Z">
              <w:r>
                <w:rPr>
                  <w:rFonts w:ascii="Times New Roman" w:hAnsi="Times New Roman" w:eastAsia="宋体"/>
                  <w:b w:val="0"/>
                  <w:sz w:val="18"/>
                </w:rPr>
                <w:t>1.36～1.95</w:t>
              </w:r>
            </w:ins>
          </w:p>
        </w:tc>
      </w:tr>
      <w:tr>
        <w:trPr>
          <w:cantSplit/>
          <w:ins w:id="3842" w:author="xh" w:date="2026-10-14T08:38:28Z"/>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ins w:id="3843" w:author="xh" w:date="2026-10-14T08:38:28Z">
              <w:r>
                <w:rPr>
                  <w:rFonts w:ascii="Times New Roman" w:hAnsi="Times New Roman" w:eastAsia="宋体"/>
                  <w:b w:val="0"/>
                  <w:sz w:val="18"/>
                </w:rPr>
                <w:t>&gt;7%</w:t>
              </w:r>
            </w:ins>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ins w:id="3844" w:author="xh" w:date="2026-10-14T08:38:28Z">
              <w:r>
                <w:rPr>
                  <w:rFonts w:ascii="Times New Roman" w:hAnsi="Times New Roman" w:eastAsia="宋体"/>
                  <w:b w:val="0"/>
                  <w:sz w:val="18"/>
                </w:rPr>
                <w:t>&gt;2</w:t>
              </w:r>
            </w:ins>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ins w:id="3845" w:author="xh" w:date="2026-10-14T08:38:28Z">
              <w:r>
                <w:rPr>
                  <w:rFonts w:ascii="Times New Roman" w:hAnsi="Times New Roman" w:eastAsia="宋体"/>
                  <w:b w:val="0"/>
                  <w:sz w:val="18"/>
                </w:rPr>
                <w:t>2.23～2.49</w:t>
              </w:r>
            </w:ins>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ins w:id="3846" w:author="xh" w:date="2026-10-14T08:38:28Z">
              <w:r>
                <w:rPr>
                  <w:rFonts w:ascii="Times New Roman" w:hAnsi="Times New Roman" w:eastAsia="宋体"/>
                  <w:b w:val="0"/>
                  <w:sz w:val="18"/>
                </w:rPr>
                <w:t>2.08～2.49</w:t>
              </w:r>
            </w:ins>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ins w:id="3847" w:author="xh" w:date="2026-10-14T08:38:28Z">
              <w:r>
                <w:rPr>
                  <w:rFonts w:ascii="Times New Roman" w:hAnsi="Times New Roman" w:eastAsia="宋体"/>
                  <w:b w:val="0"/>
                  <w:sz w:val="18"/>
                </w:rPr>
                <w:t>1.93～2.42</w:t>
              </w:r>
            </w:ins>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ins w:id="3848" w:author="xh" w:date="2026-10-14T08:38:28Z">
              <w:r>
                <w:rPr>
                  <w:rFonts w:ascii="Times New Roman" w:hAnsi="Times New Roman" w:eastAsia="宋体"/>
                  <w:b w:val="0"/>
                  <w:sz w:val="18"/>
                </w:rPr>
                <w:t>1.80～2.42</w:t>
              </w:r>
            </w:ins>
          </w:p>
        </w:tc>
      </w:tr>
    </w:tbl>
    <w:p w14:paraId="512CDEFA">
      <w:pPr>
        <w:keepNext/>
        <w:ind w:left="0" w:leftChars="0" w:right="0" w:rightChars="0" w:firstLine="0" w:firstLineChars="0"/>
        <w:jc w:val="center"/>
        <w:rPr>
          <w:ins w:id="1586" w:author="xh" w:date="2026-10-13T10:22:15Z"/>
        </w:rPr>
      </w:pPr>
      <w:ins w:id="1587" w:author="xh" w:date="2026-10-13T10:22:15Z">
        <w:r>
          <w:rPr>
            <w:rFonts w:ascii="Times New Roman" w:hAnsi="Times New Roman" w:eastAsia="宋体"/>
            <w:color w:val="000000"/>
            <w:sz w:val="21"/>
          </w:rPr>
          <w:t xml:space="preserve">表1</w:t>
        </w:r>
        <w:ins w:id="2420" w:author="xh" w:date="2026-10-14T08:38:28Z">
          <w:ins w:id="6550" w:author="xh" w:date="2026-10-14T09:08:03Z">
            <w:r>
              <w:rPr>
                <w:rFonts w:ascii="Times New Roman" w:hAnsi="Times New Roman" w:eastAsia="宋体"/>
                <w:color w:val="000000"/>
                <w:sz w:val="21"/>
              </w:rPr>
              <w:t xml:space="preserve">8</w:t>
            </w:r>
          </w:ins>
          <w:del w:id="6551" w:author="xh" w:date="2026-10-14T09:08:03Z">
            <w:r>
              <w:rPr>
                <w:rFonts w:ascii="Times New Roman" w:hAnsi="Times New Roman" w:eastAsia="宋体"/>
                <w:color w:val="000000"/>
                <w:sz w:val="21"/>
              </w:rPr>
              <w:delText xml:space="preserve">2</w:delText>
            </w:r>
          </w:del>
        </w:ins>
        <w:del w:id="2421" w:author="xh" w:date="2026-10-14T08:38:28Z">
          <w:r>
            <w:rPr>
              <w:rFonts w:ascii="Times New Roman" w:hAnsi="Times New Roman" w:eastAsia="宋体"/>
              <w:color w:val="000000"/>
              <w:sz w:val="21"/>
            </w:rPr>
            <w:delText xml:space="preserve">0</w:delText>
          </w:r>
        </w:del>
        <w:r>
          <w:rPr>
            <w:rFonts w:ascii="Times New Roman" w:hAnsi="Times New Roman" w:eastAsia="宋体"/>
            <w:color w:val="000000"/>
            <w:sz w:val="21"/>
          </w:rPr>
          <w:t xml:space="preserve"> 电缆长度占比(10%,30%]</w:t>
        </w:r>
        <w:del w:id="2422" w:author="xh" w:date="2026-10-14T08:38:28Z">
          <w:r>
            <w:rPr>
              <w:rFonts w:ascii="Times New Roman" w:hAnsi="Times New Roman" w:eastAsia="宋体"/>
              <w:color w:val="000000"/>
              <w:sz w:val="21"/>
            </w:rPr>
            <w:delText xml:space="preserve">、储能支撑4 h</w:delText>
          </w:r>
        </w:del>
        <w:r>
          <w:rPr>
            <w:rFonts w:ascii="Times New Roman" w:hAnsi="Times New Roman" w:eastAsia="宋体"/>
            <w:color w:val="000000"/>
            <w:sz w:val="21"/>
          </w:rPr>
          <w:t xml:space="preserve">、负荷分散系数1.10时的容载比区间</w:t>
        </w:r>
      </w:ins>
    </w:p>
    <w:tbl>
      <w:tblPr>
        <w:tblStyle w:val="33"/>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385"/>
        <w:gridCol w:w="1385"/>
        <w:gridCol w:w="1385"/>
        <w:gridCol w:w="1385"/>
        <w:gridCol w:w="1385"/>
        <w:gridCol w:w="1385"/>
      </w:tblGrid>
      <w:tr w14:paraId="4A15C10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ins w:id="1588" w:author="xh" w:date="2026-10-13T10:49:31Z"/>
          <w:del w:id="3849" w:author="xh" w:date="2026-10-14T08:38:28Z"/>
        </w:trPr>
        <w:tc>
          <w:tcPr>
            <w:tcW w:w="1385" w:type="dxa"/>
            <w:tcMar>
              <w:left w:w="70" w:type="dxa"/>
              <w:right w:w="70" w:type="dxa"/>
            </w:tcMar>
            <w:vAlign w:val="center"/>
          </w:tcPr>
          <w:p w14:paraId="1A55F072">
            <w:pPr>
              <w:keepNext/>
              <w:spacing w:before="20" w:after="20" w:line="260" w:lineRule="exact"/>
              <w:ind w:left="0" w:leftChars="0" w:right="0" w:rightChars="0" w:firstLine="0" w:firstLineChars="0"/>
              <w:jc w:val="center"/>
              <w:rPr>
                <w:del w:id="3851" w:author="xh" w:date="2026-10-14T08:38:28Z"/>
              </w:rPr>
            </w:pPr>
            <w:ins w:id="1589" w:author="xh" w:date="2026-10-13T10:49:31Z">
              <w:del w:id="3850" w:author="xh" w:date="2026-10-14T08:38:28Z">
                <w:r>
                  <w:rPr>
                    <w:rFonts w:ascii="Times New Roman" w:hAnsi="Times New Roman" w:eastAsia="宋体"/>
                    <w:b/>
                    <w:sz w:val="18"/>
                  </w:rPr>
                  <w:delText xml:space="preserve">平均增长率</w:delText>
                </w:r>
              </w:del>
            </w:ins>
          </w:p>
        </w:tc>
        <w:tc>
          <w:tcPr>
            <w:tcW w:w="1385" w:type="dxa"/>
            <w:tcMar>
              <w:left w:w="70" w:type="dxa"/>
              <w:right w:w="70" w:type="dxa"/>
            </w:tcMar>
            <w:vAlign w:val="center"/>
          </w:tcPr>
          <w:p w14:paraId="6318D0D0">
            <w:pPr>
              <w:keepNext/>
              <w:spacing w:before="20" w:after="20" w:line="260" w:lineRule="exact"/>
              <w:ind w:left="0" w:leftChars="0" w:right="0" w:rightChars="0" w:firstLine="0" w:firstLineChars="0"/>
              <w:jc w:val="center"/>
              <w:rPr>
                <w:del w:id="3853" w:author="xh" w:date="2026-10-14T08:38:28Z"/>
              </w:rPr>
            </w:pPr>
            <w:ins w:id="1590" w:author="xh" w:date="2026-10-13T10:49:31Z">
              <w:del w:id="3852" w:author="xh" w:date="2026-10-14T08:38:28Z">
                <w:r>
                  <w:rPr>
                    <w:rFonts w:ascii="Times New Roman" w:hAnsi="Times New Roman" w:eastAsia="宋体"/>
                    <w:b/>
                    <w:sz w:val="18"/>
                  </w:rPr>
                  <w:delText xml:space="preserve">装机渗透率</w:delText>
                </w:r>
              </w:del>
            </w:ins>
          </w:p>
        </w:tc>
        <w:tc>
          <w:tcPr>
            <w:tcW w:w="1385" w:type="dxa"/>
            <w:tcMar>
              <w:left w:w="70" w:type="dxa"/>
              <w:right w:w="70" w:type="dxa"/>
            </w:tcMar>
            <w:vAlign w:val="center"/>
          </w:tcPr>
          <w:p w14:paraId="4F8AE4D4">
            <w:pPr>
              <w:keepNext/>
              <w:spacing w:before="20" w:after="20" w:line="260" w:lineRule="exact"/>
              <w:ind w:left="0" w:leftChars="0" w:right="0" w:rightChars="0" w:firstLine="0" w:firstLineChars="0"/>
              <w:jc w:val="center"/>
              <w:rPr>
                <w:del w:id="3855" w:author="xh" w:date="2026-10-14T08:38:28Z"/>
              </w:rPr>
            </w:pPr>
            <w:ins w:id="1591" w:author="xh" w:date="2026-10-13T10:49:31Z">
              <w:del w:id="3854" w:author="xh" w:date="2026-10-14T08:38:28Z">
                <w:r>
                  <w:rPr>
                    <w:rFonts w:ascii="Times New Roman" w:hAnsi="Times New Roman" w:eastAsia="宋体"/>
                    <w:b/>
                    <w:sz w:val="18"/>
                  </w:rPr>
                  <w:delText xml:space="preserve">≤30%</w:delText>
                </w:r>
              </w:del>
            </w:ins>
          </w:p>
        </w:tc>
        <w:tc>
          <w:tcPr>
            <w:tcW w:w="1385" w:type="dxa"/>
            <w:tcMar>
              <w:left w:w="70" w:type="dxa"/>
              <w:right w:w="70" w:type="dxa"/>
            </w:tcMar>
            <w:vAlign w:val="center"/>
          </w:tcPr>
          <w:p w14:paraId="2ADC9678">
            <w:pPr>
              <w:keepNext/>
              <w:spacing w:before="20" w:after="20" w:line="260" w:lineRule="exact"/>
              <w:ind w:left="0" w:leftChars="0" w:right="0" w:rightChars="0" w:firstLine="0" w:firstLineChars="0"/>
              <w:jc w:val="center"/>
              <w:rPr>
                <w:del w:id="3857" w:author="xh" w:date="2026-10-14T08:38:28Z"/>
              </w:rPr>
            </w:pPr>
            <w:ins w:id="1592" w:author="xh" w:date="2026-10-13T10:49:31Z">
              <w:del w:id="3856" w:author="xh" w:date="2026-10-14T08:38:28Z">
                <w:r>
                  <w:rPr>
                    <w:rFonts w:ascii="Times New Roman" w:hAnsi="Times New Roman" w:eastAsia="宋体"/>
                    <w:b/>
                    <w:sz w:val="18"/>
                  </w:rPr>
                  <w:delText xml:space="preserve">(30%,50%]</w:delText>
                </w:r>
              </w:del>
            </w:ins>
          </w:p>
        </w:tc>
        <w:tc>
          <w:tcPr>
            <w:tcW w:w="1385" w:type="dxa"/>
            <w:tcMar>
              <w:left w:w="70" w:type="dxa"/>
              <w:right w:w="70" w:type="dxa"/>
            </w:tcMar>
            <w:vAlign w:val="center"/>
          </w:tcPr>
          <w:p w14:paraId="07C296F9">
            <w:pPr>
              <w:keepNext/>
              <w:spacing w:before="20" w:after="20" w:line="260" w:lineRule="exact"/>
              <w:ind w:left="0" w:leftChars="0" w:right="0" w:rightChars="0" w:firstLine="0" w:firstLineChars="0"/>
              <w:jc w:val="center"/>
              <w:rPr>
                <w:del w:id="3859" w:author="xh" w:date="2026-10-14T08:38:28Z"/>
              </w:rPr>
            </w:pPr>
            <w:ins w:id="1593" w:author="xh" w:date="2026-10-13T10:49:31Z">
              <w:del w:id="3858" w:author="xh" w:date="2026-10-14T08:38:28Z">
                <w:r>
                  <w:rPr>
                    <w:rFonts w:ascii="Times New Roman" w:hAnsi="Times New Roman" w:eastAsia="宋体"/>
                    <w:b/>
                    <w:sz w:val="18"/>
                  </w:rPr>
                  <w:delText xml:space="preserve">(50%,70%]</w:delText>
                </w:r>
              </w:del>
            </w:ins>
          </w:p>
        </w:tc>
        <w:tc>
          <w:tcPr>
            <w:tcW w:w="1385" w:type="dxa"/>
            <w:tcMar>
              <w:left w:w="70" w:type="dxa"/>
              <w:right w:w="70" w:type="dxa"/>
            </w:tcMar>
            <w:vAlign w:val="center"/>
          </w:tcPr>
          <w:p w14:paraId="7BF432FE">
            <w:pPr>
              <w:keepNext/>
              <w:spacing w:before="20" w:after="20" w:line="260" w:lineRule="exact"/>
              <w:ind w:left="0" w:leftChars="0" w:right="0" w:rightChars="0" w:firstLine="0" w:firstLineChars="0"/>
              <w:jc w:val="center"/>
              <w:rPr>
                <w:del w:id="3861" w:author="xh" w:date="2026-10-14T08:38:28Z"/>
              </w:rPr>
            </w:pPr>
            <w:ins w:id="1594" w:author="xh" w:date="2026-10-13T10:49:31Z">
              <w:del w:id="3860" w:author="xh" w:date="2026-10-14T08:38:28Z">
                <w:r>
                  <w:rPr>
                    <w:rFonts w:ascii="Times New Roman" w:hAnsi="Times New Roman" w:eastAsia="宋体"/>
                    <w:b/>
                    <w:sz w:val="18"/>
                  </w:rPr>
                  <w:delText xml:space="preserve">&gt;70%</w:delText>
                </w:r>
              </w:del>
            </w:ins>
          </w:p>
        </w:tc>
      </w:tr>
      <w:tr w14:paraId="4531FF9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595" w:author="xh" w:date="2026-10-13T10:49:31Z"/>
          <w:del w:id="3862" w:author="xh" w:date="2026-10-14T08:38:28Z"/>
        </w:trPr>
        <w:tc>
          <w:tcPr>
            <w:tcW w:w="1385" w:type="dxa"/>
            <w:tcMar>
              <w:left w:w="70" w:type="dxa"/>
              <w:right w:w="70" w:type="dxa"/>
            </w:tcMar>
            <w:vAlign w:val="center"/>
          </w:tcPr>
          <w:p w14:paraId="73B65234">
            <w:pPr>
              <w:keepNext/>
              <w:spacing w:before="20" w:after="20" w:line="260" w:lineRule="exact"/>
              <w:ind w:left="0" w:leftChars="0" w:right="0" w:rightChars="0" w:firstLine="0" w:firstLineChars="0"/>
              <w:jc w:val="center"/>
              <w:rPr>
                <w:del w:id="3864" w:author="xh" w:date="2026-10-14T08:38:28Z"/>
              </w:rPr>
            </w:pPr>
            <w:ins w:id="1596" w:author="xh" w:date="2026-10-13T10:49:31Z">
              <w:del w:id="3863" w:author="xh" w:date="2026-10-14T08:38:28Z">
                <w:r>
                  <w:rPr>
                    <w:rFonts w:ascii="Times New Roman" w:hAnsi="Times New Roman" w:eastAsia="宋体"/>
                    <w:b w:val="0"/>
                    <w:sz w:val="18"/>
                  </w:rPr>
                  <w:delText xml:space="preserve">≤2%</w:delText>
                </w:r>
              </w:del>
            </w:ins>
          </w:p>
        </w:tc>
        <w:tc>
          <w:tcPr>
            <w:tcW w:w="1385" w:type="dxa"/>
            <w:tcMar>
              <w:left w:w="70" w:type="dxa"/>
              <w:right w:w="70" w:type="dxa"/>
            </w:tcMar>
            <w:vAlign w:val="center"/>
          </w:tcPr>
          <w:p w14:paraId="08457E40">
            <w:pPr>
              <w:keepNext/>
              <w:spacing w:before="20" w:after="20" w:line="260" w:lineRule="exact"/>
              <w:ind w:left="0" w:leftChars="0" w:right="0" w:rightChars="0" w:firstLine="0" w:firstLineChars="0"/>
              <w:jc w:val="center"/>
              <w:rPr>
                <w:del w:id="3866" w:author="xh" w:date="2026-10-14T08:38:28Z"/>
              </w:rPr>
            </w:pPr>
            <w:ins w:id="1597" w:author="xh" w:date="2026-10-13T10:49:31Z">
              <w:del w:id="3865" w:author="xh" w:date="2026-10-14T08:38:28Z">
                <w:r>
                  <w:rPr>
                    <w:rFonts w:ascii="Times New Roman" w:hAnsi="Times New Roman" w:eastAsia="宋体"/>
                    <w:b w:val="0"/>
                    <w:sz w:val="18"/>
                  </w:rPr>
                  <w:delText xml:space="preserve">≤1</w:delText>
                </w:r>
              </w:del>
            </w:ins>
          </w:p>
        </w:tc>
        <w:tc>
          <w:tcPr>
            <w:tcW w:w="1385" w:type="dxa"/>
            <w:tcMar>
              <w:left w:w="70" w:type="dxa"/>
              <w:right w:w="70" w:type="dxa"/>
            </w:tcMar>
            <w:vAlign w:val="center"/>
          </w:tcPr>
          <w:p w14:paraId="18762028">
            <w:pPr>
              <w:keepNext/>
              <w:spacing w:before="20" w:after="20" w:line="260" w:lineRule="exact"/>
              <w:ind w:left="0" w:leftChars="0" w:right="0" w:rightChars="0" w:firstLine="0" w:firstLineChars="0"/>
              <w:jc w:val="center"/>
              <w:rPr>
                <w:del w:id="3868" w:author="xh" w:date="2026-10-14T08:38:28Z"/>
              </w:rPr>
            </w:pPr>
            <w:ins w:id="1598" w:author="xh" w:date="2026-10-13T10:49:31Z">
              <w:del w:id="3867" w:author="xh" w:date="2026-10-14T08:38:28Z">
                <w:r>
                  <w:rPr>
                    <w:rFonts w:ascii="Times New Roman" w:hAnsi="Times New Roman" w:eastAsia="宋体"/>
                    <w:b w:val="0"/>
                    <w:sz w:val="18"/>
                  </w:rPr>
                  <w:delText xml:space="preserve">1.84～2.22</w:delText>
                </w:r>
              </w:del>
            </w:ins>
          </w:p>
        </w:tc>
        <w:tc>
          <w:tcPr>
            <w:tcW w:w="1385" w:type="dxa"/>
            <w:tcMar>
              <w:left w:w="70" w:type="dxa"/>
              <w:right w:w="70" w:type="dxa"/>
            </w:tcMar>
            <w:vAlign w:val="center"/>
          </w:tcPr>
          <w:p w14:paraId="162069EE">
            <w:pPr>
              <w:keepNext/>
              <w:spacing w:before="20" w:after="20" w:line="260" w:lineRule="exact"/>
              <w:ind w:left="0" w:leftChars="0" w:right="0" w:rightChars="0" w:firstLine="0" w:firstLineChars="0"/>
              <w:jc w:val="center"/>
              <w:rPr>
                <w:del w:id="3870" w:author="xh" w:date="2026-10-14T08:38:28Z"/>
              </w:rPr>
            </w:pPr>
            <w:ins w:id="1599" w:author="xh" w:date="2026-10-13T10:49:31Z">
              <w:del w:id="3869" w:author="xh" w:date="2026-10-14T08:38:28Z">
                <w:r>
                  <w:rPr>
                    <w:rFonts w:ascii="Times New Roman" w:hAnsi="Times New Roman" w:eastAsia="宋体"/>
                    <w:b w:val="0"/>
                    <w:sz w:val="18"/>
                  </w:rPr>
                  <w:delText xml:space="preserve">1.84～2.00</w:delText>
                </w:r>
              </w:del>
            </w:ins>
          </w:p>
        </w:tc>
        <w:tc>
          <w:tcPr>
            <w:tcW w:w="1385" w:type="dxa"/>
            <w:tcMar>
              <w:left w:w="70" w:type="dxa"/>
              <w:right w:w="70" w:type="dxa"/>
            </w:tcMar>
            <w:vAlign w:val="center"/>
          </w:tcPr>
          <w:p w14:paraId="5CD27BBE">
            <w:pPr>
              <w:keepNext/>
              <w:spacing w:before="20" w:after="20" w:line="260" w:lineRule="exact"/>
              <w:ind w:left="0" w:leftChars="0" w:right="0" w:rightChars="0" w:firstLine="0" w:firstLineChars="0"/>
              <w:jc w:val="center"/>
              <w:rPr>
                <w:del w:id="3872" w:author="xh" w:date="2026-10-14T08:38:28Z"/>
              </w:rPr>
            </w:pPr>
            <w:ins w:id="1600" w:author="xh" w:date="2026-10-13T10:49:31Z">
              <w:del w:id="3871" w:author="xh" w:date="2026-10-14T08:38:28Z">
                <w:r>
                  <w:rPr>
                    <w:rFonts w:ascii="Times New Roman" w:hAnsi="Times New Roman" w:eastAsia="宋体"/>
                    <w:b w:val="0"/>
                    <w:sz w:val="18"/>
                  </w:rPr>
                  <w:delText xml:space="preserve">1.84～2.00</w:delText>
                </w:r>
              </w:del>
            </w:ins>
          </w:p>
        </w:tc>
        <w:tc>
          <w:tcPr>
            <w:tcW w:w="1385" w:type="dxa"/>
            <w:tcMar>
              <w:left w:w="70" w:type="dxa"/>
              <w:right w:w="70" w:type="dxa"/>
            </w:tcMar>
            <w:vAlign w:val="center"/>
          </w:tcPr>
          <w:p w14:paraId="1D2F7302">
            <w:pPr>
              <w:keepNext/>
              <w:spacing w:before="20" w:after="20" w:line="260" w:lineRule="exact"/>
              <w:ind w:left="0" w:leftChars="0" w:right="0" w:rightChars="0" w:firstLine="0" w:firstLineChars="0"/>
              <w:jc w:val="center"/>
              <w:rPr>
                <w:del w:id="3874" w:author="xh" w:date="2026-10-14T08:38:28Z"/>
              </w:rPr>
            </w:pPr>
            <w:ins w:id="1601" w:author="xh" w:date="2026-10-13T10:49:31Z">
              <w:del w:id="3873" w:author="xh" w:date="2026-10-14T08:38:28Z">
                <w:r>
                  <w:rPr>
                    <w:rFonts w:ascii="Times New Roman" w:hAnsi="Times New Roman" w:eastAsia="宋体"/>
                    <w:b w:val="0"/>
                    <w:sz w:val="18"/>
                  </w:rPr>
                  <w:delText xml:space="preserve">1.84～2.00</w:delText>
                </w:r>
              </w:del>
            </w:ins>
          </w:p>
        </w:tc>
      </w:tr>
      <w:tr w14:paraId="0A34718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602" w:author="xh" w:date="2026-10-13T10:49:31Z"/>
          <w:del w:id="3875" w:author="xh" w:date="2026-10-14T08:38:28Z"/>
        </w:trPr>
        <w:tc>
          <w:tcPr>
            <w:tcW w:w="1385" w:type="dxa"/>
            <w:tcMar>
              <w:left w:w="70" w:type="dxa"/>
              <w:right w:w="70" w:type="dxa"/>
            </w:tcMar>
            <w:vAlign w:val="center"/>
          </w:tcPr>
          <w:p w14:paraId="46212D05">
            <w:pPr>
              <w:keepNext/>
              <w:spacing w:before="20" w:after="20" w:line="260" w:lineRule="exact"/>
              <w:ind w:left="0" w:leftChars="0" w:right="0" w:rightChars="0" w:firstLine="0" w:firstLineChars="0"/>
              <w:jc w:val="center"/>
              <w:rPr>
                <w:del w:id="3877" w:author="xh" w:date="2026-10-14T08:38:28Z"/>
              </w:rPr>
            </w:pPr>
            <w:ins w:id="1603" w:author="xh" w:date="2026-10-13T10:49:31Z">
              <w:del w:id="3876" w:author="xh" w:date="2026-10-14T08:38:28Z">
                <w:r>
                  <w:rPr>
                    <w:rFonts w:ascii="Times New Roman" w:hAnsi="Times New Roman" w:eastAsia="宋体"/>
                    <w:b w:val="0"/>
                    <w:sz w:val="18"/>
                  </w:rPr>
                  <w:delText xml:space="preserve">≤2%</w:delText>
                </w:r>
              </w:del>
            </w:ins>
          </w:p>
        </w:tc>
        <w:tc>
          <w:tcPr>
            <w:tcW w:w="1385" w:type="dxa"/>
            <w:tcMar>
              <w:left w:w="70" w:type="dxa"/>
              <w:right w:w="70" w:type="dxa"/>
            </w:tcMar>
            <w:vAlign w:val="center"/>
          </w:tcPr>
          <w:p w14:paraId="5698D17A">
            <w:pPr>
              <w:keepNext/>
              <w:spacing w:before="20" w:after="20" w:line="260" w:lineRule="exact"/>
              <w:ind w:left="0" w:leftChars="0" w:right="0" w:rightChars="0" w:firstLine="0" w:firstLineChars="0"/>
              <w:jc w:val="center"/>
              <w:rPr>
                <w:del w:id="3879" w:author="xh" w:date="2026-10-14T08:38:28Z"/>
              </w:rPr>
            </w:pPr>
            <w:ins w:id="1604" w:author="xh" w:date="2026-10-13T10:49:31Z">
              <w:del w:id="3878" w:author="xh" w:date="2026-10-14T08:38:28Z">
                <w:r>
                  <w:rPr>
                    <w:rFonts w:ascii="Times New Roman" w:hAnsi="Times New Roman" w:eastAsia="宋体"/>
                    <w:b w:val="0"/>
                    <w:sz w:val="18"/>
                  </w:rPr>
                  <w:delText xml:space="preserve">(1,2]</w:delText>
                </w:r>
              </w:del>
            </w:ins>
          </w:p>
        </w:tc>
        <w:tc>
          <w:tcPr>
            <w:tcW w:w="1385" w:type="dxa"/>
            <w:tcMar>
              <w:left w:w="70" w:type="dxa"/>
              <w:right w:w="70" w:type="dxa"/>
            </w:tcMar>
            <w:vAlign w:val="center"/>
          </w:tcPr>
          <w:p w14:paraId="09D49393">
            <w:pPr>
              <w:keepNext/>
              <w:spacing w:before="20" w:after="20" w:line="260" w:lineRule="exact"/>
              <w:ind w:left="0" w:leftChars="0" w:right="0" w:rightChars="0" w:firstLine="0" w:firstLineChars="0"/>
              <w:jc w:val="center"/>
              <w:rPr>
                <w:del w:id="3881" w:author="xh" w:date="2026-10-14T08:38:28Z"/>
              </w:rPr>
            </w:pPr>
            <w:ins w:id="1605" w:author="xh" w:date="2026-10-13T10:49:31Z">
              <w:del w:id="3880" w:author="xh" w:date="2026-10-14T08:38:28Z">
                <w:r>
                  <w:rPr>
                    <w:rFonts w:ascii="Times New Roman" w:hAnsi="Times New Roman" w:eastAsia="宋体"/>
                    <w:b w:val="0"/>
                    <w:sz w:val="18"/>
                  </w:rPr>
                  <w:delText xml:space="preserve">1.84～2.40</w:delText>
                </w:r>
              </w:del>
            </w:ins>
          </w:p>
        </w:tc>
        <w:tc>
          <w:tcPr>
            <w:tcW w:w="1385" w:type="dxa"/>
            <w:tcMar>
              <w:left w:w="70" w:type="dxa"/>
              <w:right w:w="70" w:type="dxa"/>
            </w:tcMar>
            <w:vAlign w:val="center"/>
          </w:tcPr>
          <w:p w14:paraId="00A1609D">
            <w:pPr>
              <w:keepNext/>
              <w:spacing w:before="20" w:after="20" w:line="260" w:lineRule="exact"/>
              <w:ind w:left="0" w:leftChars="0" w:right="0" w:rightChars="0" w:firstLine="0" w:firstLineChars="0"/>
              <w:jc w:val="center"/>
              <w:rPr>
                <w:del w:id="3883" w:author="xh" w:date="2026-10-14T08:38:28Z"/>
              </w:rPr>
            </w:pPr>
            <w:ins w:id="1606" w:author="xh" w:date="2026-10-13T10:49:31Z">
              <w:del w:id="3882" w:author="xh" w:date="2026-10-14T08:38:28Z">
                <w:r>
                  <w:rPr>
                    <w:rFonts w:ascii="Times New Roman" w:hAnsi="Times New Roman" w:eastAsia="宋体"/>
                    <w:b w:val="0"/>
                    <w:sz w:val="18"/>
                  </w:rPr>
                  <w:delText xml:space="preserve">1.84～2.22</w:delText>
                </w:r>
              </w:del>
            </w:ins>
          </w:p>
        </w:tc>
        <w:tc>
          <w:tcPr>
            <w:tcW w:w="1385" w:type="dxa"/>
            <w:tcMar>
              <w:left w:w="70" w:type="dxa"/>
              <w:right w:w="70" w:type="dxa"/>
            </w:tcMar>
            <w:vAlign w:val="center"/>
          </w:tcPr>
          <w:p w14:paraId="1FE6EC54">
            <w:pPr>
              <w:keepNext/>
              <w:spacing w:before="20" w:after="20" w:line="260" w:lineRule="exact"/>
              <w:ind w:left="0" w:leftChars="0" w:right="0" w:rightChars="0" w:firstLine="0" w:firstLineChars="0"/>
              <w:jc w:val="center"/>
              <w:rPr>
                <w:del w:id="3885" w:author="xh" w:date="2026-10-14T08:38:28Z"/>
              </w:rPr>
            </w:pPr>
            <w:ins w:id="1607" w:author="xh" w:date="2026-10-13T10:49:31Z">
              <w:del w:id="3884" w:author="xh" w:date="2026-10-14T08:38:28Z">
                <w:r>
                  <w:rPr>
                    <w:rFonts w:ascii="Times New Roman" w:hAnsi="Times New Roman" w:eastAsia="宋体"/>
                    <w:b w:val="0"/>
                    <w:sz w:val="18"/>
                  </w:rPr>
                  <w:delText xml:space="preserve">1.84～2.20</w:delText>
                </w:r>
              </w:del>
            </w:ins>
          </w:p>
        </w:tc>
        <w:tc>
          <w:tcPr>
            <w:tcW w:w="1385" w:type="dxa"/>
            <w:tcMar>
              <w:left w:w="70" w:type="dxa"/>
              <w:right w:w="70" w:type="dxa"/>
            </w:tcMar>
            <w:vAlign w:val="center"/>
          </w:tcPr>
          <w:p w14:paraId="6616D205">
            <w:pPr>
              <w:keepNext/>
              <w:spacing w:before="20" w:after="20" w:line="260" w:lineRule="exact"/>
              <w:ind w:left="0" w:leftChars="0" w:right="0" w:rightChars="0" w:firstLine="0" w:firstLineChars="0"/>
              <w:jc w:val="center"/>
              <w:rPr>
                <w:del w:id="3887" w:author="xh" w:date="2026-10-14T08:38:28Z"/>
              </w:rPr>
            </w:pPr>
            <w:ins w:id="1608" w:author="xh" w:date="2026-10-13T10:49:31Z">
              <w:del w:id="3886" w:author="xh" w:date="2026-10-14T08:38:28Z">
                <w:r>
                  <w:rPr>
                    <w:rFonts w:ascii="Times New Roman" w:hAnsi="Times New Roman" w:eastAsia="宋体"/>
                    <w:b w:val="0"/>
                    <w:sz w:val="18"/>
                  </w:rPr>
                  <w:delText xml:space="preserve">1.84～2.20</w:delText>
                </w:r>
              </w:del>
            </w:ins>
          </w:p>
        </w:tc>
      </w:tr>
      <w:tr w14:paraId="4175121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609" w:author="xh" w:date="2026-10-13T10:49:31Z"/>
          <w:del w:id="3888" w:author="xh" w:date="2026-10-14T08:38:28Z"/>
        </w:trPr>
        <w:tc>
          <w:tcPr>
            <w:tcW w:w="1385" w:type="dxa"/>
            <w:tcMar>
              <w:left w:w="70" w:type="dxa"/>
              <w:right w:w="70" w:type="dxa"/>
            </w:tcMar>
            <w:vAlign w:val="center"/>
          </w:tcPr>
          <w:p w14:paraId="26220618">
            <w:pPr>
              <w:keepNext/>
              <w:spacing w:before="20" w:after="20" w:line="260" w:lineRule="exact"/>
              <w:ind w:left="0" w:leftChars="0" w:right="0" w:rightChars="0" w:firstLine="0" w:firstLineChars="0"/>
              <w:jc w:val="center"/>
              <w:rPr>
                <w:del w:id="3890" w:author="xh" w:date="2026-10-14T08:38:28Z"/>
              </w:rPr>
            </w:pPr>
            <w:ins w:id="1610" w:author="xh" w:date="2026-10-13T10:49:31Z">
              <w:del w:id="3889" w:author="xh" w:date="2026-10-14T08:38:28Z">
                <w:r>
                  <w:rPr>
                    <w:rFonts w:ascii="Times New Roman" w:hAnsi="Times New Roman" w:eastAsia="宋体"/>
                    <w:b w:val="0"/>
                    <w:sz w:val="18"/>
                  </w:rPr>
                  <w:delText xml:space="preserve">≤2%</w:delText>
                </w:r>
              </w:del>
            </w:ins>
          </w:p>
        </w:tc>
        <w:tc>
          <w:tcPr>
            <w:tcW w:w="1385" w:type="dxa"/>
            <w:tcMar>
              <w:left w:w="70" w:type="dxa"/>
              <w:right w:w="70" w:type="dxa"/>
            </w:tcMar>
            <w:vAlign w:val="center"/>
          </w:tcPr>
          <w:p w14:paraId="234FFC63">
            <w:pPr>
              <w:keepNext/>
              <w:spacing w:before="20" w:after="20" w:line="260" w:lineRule="exact"/>
              <w:ind w:left="0" w:leftChars="0" w:right="0" w:rightChars="0" w:firstLine="0" w:firstLineChars="0"/>
              <w:jc w:val="center"/>
              <w:rPr>
                <w:del w:id="3892" w:author="xh" w:date="2026-10-14T08:38:28Z"/>
              </w:rPr>
            </w:pPr>
            <w:ins w:id="1611" w:author="xh" w:date="2026-10-13T10:49:31Z">
              <w:del w:id="3891" w:author="xh" w:date="2026-10-14T08:38:28Z">
                <w:r>
                  <w:rPr>
                    <w:rFonts w:ascii="Times New Roman" w:hAnsi="Times New Roman" w:eastAsia="宋体"/>
                    <w:b w:val="0"/>
                    <w:sz w:val="18"/>
                  </w:rPr>
                  <w:delText xml:space="preserve">&gt;2</w:delText>
                </w:r>
              </w:del>
            </w:ins>
          </w:p>
        </w:tc>
        <w:tc>
          <w:tcPr>
            <w:tcW w:w="1385" w:type="dxa"/>
            <w:tcMar>
              <w:left w:w="70" w:type="dxa"/>
              <w:right w:w="70" w:type="dxa"/>
            </w:tcMar>
            <w:vAlign w:val="center"/>
          </w:tcPr>
          <w:p w14:paraId="40AC8BE9">
            <w:pPr>
              <w:keepNext/>
              <w:spacing w:before="20" w:after="20" w:line="260" w:lineRule="exact"/>
              <w:ind w:left="0" w:leftChars="0" w:right="0" w:rightChars="0" w:firstLine="0" w:firstLineChars="0"/>
              <w:jc w:val="center"/>
              <w:rPr>
                <w:del w:id="3894" w:author="xh" w:date="2026-10-14T08:38:28Z"/>
              </w:rPr>
            </w:pPr>
            <w:ins w:id="1612" w:author="xh" w:date="2026-10-13T10:49:31Z">
              <w:del w:id="3893" w:author="xh" w:date="2026-10-14T08:38:28Z">
                <w:r>
                  <w:rPr>
                    <w:rFonts w:ascii="Times New Roman" w:hAnsi="Times New Roman" w:eastAsia="宋体"/>
                    <w:b w:val="0"/>
                    <w:sz w:val="18"/>
                  </w:rPr>
                  <w:delText xml:space="preserve">2.43～3.15</w:delText>
                </w:r>
              </w:del>
            </w:ins>
          </w:p>
        </w:tc>
        <w:tc>
          <w:tcPr>
            <w:tcW w:w="1385" w:type="dxa"/>
            <w:tcMar>
              <w:left w:w="70" w:type="dxa"/>
              <w:right w:w="70" w:type="dxa"/>
            </w:tcMar>
            <w:vAlign w:val="center"/>
          </w:tcPr>
          <w:p w14:paraId="73F07ED6">
            <w:pPr>
              <w:keepNext/>
              <w:spacing w:before="20" w:after="20" w:line="260" w:lineRule="exact"/>
              <w:ind w:left="0" w:leftChars="0" w:right="0" w:rightChars="0" w:firstLine="0" w:firstLineChars="0"/>
              <w:jc w:val="center"/>
              <w:rPr>
                <w:del w:id="3896" w:author="xh" w:date="2026-10-14T08:38:28Z"/>
              </w:rPr>
            </w:pPr>
            <w:ins w:id="1613" w:author="xh" w:date="2026-10-13T10:49:31Z">
              <w:del w:id="3895" w:author="xh" w:date="2026-10-14T08:38:28Z">
                <w:r>
                  <w:rPr>
                    <w:rFonts w:ascii="Times New Roman" w:hAnsi="Times New Roman" w:eastAsia="宋体"/>
                    <w:b w:val="0"/>
                    <w:sz w:val="18"/>
                  </w:rPr>
                  <w:delText xml:space="preserve">2.30～2.91</w:delText>
                </w:r>
              </w:del>
            </w:ins>
          </w:p>
        </w:tc>
        <w:tc>
          <w:tcPr>
            <w:tcW w:w="1385" w:type="dxa"/>
            <w:tcMar>
              <w:left w:w="70" w:type="dxa"/>
              <w:right w:w="70" w:type="dxa"/>
            </w:tcMar>
            <w:vAlign w:val="center"/>
          </w:tcPr>
          <w:p w14:paraId="7D96933E">
            <w:pPr>
              <w:keepNext/>
              <w:spacing w:before="20" w:after="20" w:line="260" w:lineRule="exact"/>
              <w:ind w:left="0" w:leftChars="0" w:right="0" w:rightChars="0" w:firstLine="0" w:firstLineChars="0"/>
              <w:jc w:val="center"/>
              <w:rPr>
                <w:del w:id="3898" w:author="xh" w:date="2026-10-14T08:38:28Z"/>
              </w:rPr>
            </w:pPr>
            <w:ins w:id="1614" w:author="xh" w:date="2026-10-13T10:49:31Z">
              <w:del w:id="3897" w:author="xh" w:date="2026-10-14T08:38:28Z">
                <w:r>
                  <w:rPr>
                    <w:rFonts w:ascii="Times New Roman" w:hAnsi="Times New Roman" w:eastAsia="宋体"/>
                    <w:b w:val="0"/>
                    <w:sz w:val="18"/>
                  </w:rPr>
                  <w:delText xml:space="preserve">2.30～2.84</w:delText>
                </w:r>
              </w:del>
            </w:ins>
          </w:p>
        </w:tc>
        <w:tc>
          <w:tcPr>
            <w:tcW w:w="1385" w:type="dxa"/>
            <w:tcMar>
              <w:left w:w="70" w:type="dxa"/>
              <w:right w:w="70" w:type="dxa"/>
            </w:tcMar>
            <w:vAlign w:val="center"/>
          </w:tcPr>
          <w:p w14:paraId="6E9C821A">
            <w:pPr>
              <w:keepNext/>
              <w:spacing w:before="20" w:after="20" w:line="260" w:lineRule="exact"/>
              <w:ind w:left="0" w:leftChars="0" w:right="0" w:rightChars="0" w:firstLine="0" w:firstLineChars="0"/>
              <w:jc w:val="center"/>
              <w:rPr>
                <w:del w:id="3900" w:author="xh" w:date="2026-10-14T08:38:28Z"/>
              </w:rPr>
            </w:pPr>
            <w:ins w:id="1615" w:author="xh" w:date="2026-10-13T10:49:31Z">
              <w:del w:id="3899" w:author="xh" w:date="2026-10-14T08:38:28Z">
                <w:r>
                  <w:rPr>
                    <w:rFonts w:ascii="Times New Roman" w:hAnsi="Times New Roman" w:eastAsia="宋体"/>
                    <w:b w:val="0"/>
                    <w:sz w:val="18"/>
                  </w:rPr>
                  <w:delText xml:space="preserve">2.30～2.84</w:delText>
                </w:r>
              </w:del>
            </w:ins>
          </w:p>
        </w:tc>
      </w:tr>
      <w:tr w14:paraId="595491F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616" w:author="xh" w:date="2026-10-13T10:49:31Z"/>
          <w:del w:id="3901" w:author="xh" w:date="2026-10-14T08:38:28Z"/>
        </w:trPr>
        <w:tc>
          <w:tcPr>
            <w:tcW w:w="1385" w:type="dxa"/>
            <w:tcMar>
              <w:left w:w="70" w:type="dxa"/>
              <w:right w:w="70" w:type="dxa"/>
            </w:tcMar>
            <w:vAlign w:val="center"/>
          </w:tcPr>
          <w:p w14:paraId="711E159E">
            <w:pPr>
              <w:keepNext/>
              <w:spacing w:before="20" w:after="20" w:line="260" w:lineRule="exact"/>
              <w:ind w:left="0" w:leftChars="0" w:right="0" w:rightChars="0" w:firstLine="0" w:firstLineChars="0"/>
              <w:jc w:val="center"/>
              <w:rPr>
                <w:del w:id="3903" w:author="xh" w:date="2026-10-14T08:38:28Z"/>
              </w:rPr>
            </w:pPr>
            <w:ins w:id="1617" w:author="xh" w:date="2026-10-13T10:49:31Z">
              <w:del w:id="3902" w:author="xh" w:date="2026-10-14T08:38:28Z">
                <w:r>
                  <w:rPr>
                    <w:rFonts w:ascii="Times New Roman" w:hAnsi="Times New Roman" w:eastAsia="宋体"/>
                    <w:b w:val="0"/>
                    <w:sz w:val="18"/>
                  </w:rPr>
                  <w:delText xml:space="preserve">(2%,4%]</w:delText>
                </w:r>
              </w:del>
            </w:ins>
          </w:p>
        </w:tc>
        <w:tc>
          <w:tcPr>
            <w:tcW w:w="1385" w:type="dxa"/>
            <w:tcMar>
              <w:left w:w="70" w:type="dxa"/>
              <w:right w:w="70" w:type="dxa"/>
            </w:tcMar>
            <w:vAlign w:val="center"/>
          </w:tcPr>
          <w:p w14:paraId="0BB0BB68">
            <w:pPr>
              <w:keepNext/>
              <w:spacing w:before="20" w:after="20" w:line="260" w:lineRule="exact"/>
              <w:ind w:left="0" w:leftChars="0" w:right="0" w:rightChars="0" w:firstLine="0" w:firstLineChars="0"/>
              <w:jc w:val="center"/>
              <w:rPr>
                <w:del w:id="3905" w:author="xh" w:date="2026-10-14T08:38:28Z"/>
              </w:rPr>
            </w:pPr>
            <w:ins w:id="1618" w:author="xh" w:date="2026-10-13T10:49:31Z">
              <w:del w:id="3904" w:author="xh" w:date="2026-10-14T08:38:28Z">
                <w:r>
                  <w:rPr>
                    <w:rFonts w:ascii="Times New Roman" w:hAnsi="Times New Roman" w:eastAsia="宋体"/>
                    <w:b w:val="0"/>
                    <w:sz w:val="18"/>
                  </w:rPr>
                  <w:delText xml:space="preserve">≤1</w:delText>
                </w:r>
              </w:del>
            </w:ins>
          </w:p>
        </w:tc>
        <w:tc>
          <w:tcPr>
            <w:tcW w:w="1385" w:type="dxa"/>
            <w:tcMar>
              <w:left w:w="70" w:type="dxa"/>
              <w:right w:w="70" w:type="dxa"/>
            </w:tcMar>
            <w:vAlign w:val="center"/>
          </w:tcPr>
          <w:p w14:paraId="4A1052E6">
            <w:pPr>
              <w:keepNext/>
              <w:spacing w:before="20" w:after="20" w:line="260" w:lineRule="exact"/>
              <w:ind w:left="0" w:leftChars="0" w:right="0" w:rightChars="0" w:firstLine="0" w:firstLineChars="0"/>
              <w:jc w:val="center"/>
              <w:rPr>
                <w:del w:id="3907" w:author="xh" w:date="2026-10-14T08:38:28Z"/>
              </w:rPr>
            </w:pPr>
            <w:ins w:id="1619" w:author="xh" w:date="2026-10-13T10:49:31Z">
              <w:del w:id="3906" w:author="xh" w:date="2026-10-14T08:38:28Z">
                <w:r>
                  <w:rPr>
                    <w:rFonts w:ascii="Times New Roman" w:hAnsi="Times New Roman" w:eastAsia="宋体"/>
                    <w:b w:val="0"/>
                    <w:sz w:val="18"/>
                  </w:rPr>
                  <w:delText xml:space="preserve">1.88～2.23</w:delText>
                </w:r>
              </w:del>
            </w:ins>
          </w:p>
        </w:tc>
        <w:tc>
          <w:tcPr>
            <w:tcW w:w="1385" w:type="dxa"/>
            <w:tcMar>
              <w:left w:w="70" w:type="dxa"/>
              <w:right w:w="70" w:type="dxa"/>
            </w:tcMar>
            <w:vAlign w:val="center"/>
          </w:tcPr>
          <w:p w14:paraId="7E1F98BB">
            <w:pPr>
              <w:keepNext/>
              <w:spacing w:before="20" w:after="20" w:line="260" w:lineRule="exact"/>
              <w:ind w:left="0" w:leftChars="0" w:right="0" w:rightChars="0" w:firstLine="0" w:firstLineChars="0"/>
              <w:jc w:val="center"/>
              <w:rPr>
                <w:del w:id="3909" w:author="xh" w:date="2026-10-14T08:38:28Z"/>
              </w:rPr>
            </w:pPr>
            <w:ins w:id="1620" w:author="xh" w:date="2026-10-13T10:49:31Z">
              <w:del w:id="3908" w:author="xh" w:date="2026-10-14T08:38:28Z">
                <w:r>
                  <w:rPr>
                    <w:rFonts w:ascii="Times New Roman" w:hAnsi="Times New Roman" w:eastAsia="宋体"/>
                    <w:b w:val="0"/>
                    <w:sz w:val="18"/>
                  </w:rPr>
                  <w:delText xml:space="preserve">1.70～1.89</w:delText>
                </w:r>
              </w:del>
            </w:ins>
          </w:p>
        </w:tc>
        <w:tc>
          <w:tcPr>
            <w:tcW w:w="1385" w:type="dxa"/>
            <w:tcMar>
              <w:left w:w="70" w:type="dxa"/>
              <w:right w:w="70" w:type="dxa"/>
            </w:tcMar>
            <w:vAlign w:val="center"/>
          </w:tcPr>
          <w:p w14:paraId="6294BA87">
            <w:pPr>
              <w:keepNext/>
              <w:spacing w:before="20" w:after="20" w:line="260" w:lineRule="exact"/>
              <w:ind w:left="0" w:leftChars="0" w:right="0" w:rightChars="0" w:firstLine="0" w:firstLineChars="0"/>
              <w:jc w:val="center"/>
              <w:rPr>
                <w:del w:id="3911" w:author="xh" w:date="2026-10-14T08:38:28Z"/>
              </w:rPr>
            </w:pPr>
            <w:ins w:id="1621" w:author="xh" w:date="2026-10-13T10:49:31Z">
              <w:del w:id="3910" w:author="xh" w:date="2026-10-14T08:38:28Z">
                <w:r>
                  <w:rPr>
                    <w:rFonts w:ascii="Times New Roman" w:hAnsi="Times New Roman" w:eastAsia="宋体"/>
                    <w:b w:val="0"/>
                    <w:sz w:val="18"/>
                  </w:rPr>
                  <w:delText xml:space="preserve">1.70～1.78</w:delText>
                </w:r>
              </w:del>
            </w:ins>
          </w:p>
        </w:tc>
        <w:tc>
          <w:tcPr>
            <w:tcW w:w="1385" w:type="dxa"/>
            <w:tcMar>
              <w:left w:w="70" w:type="dxa"/>
              <w:right w:w="70" w:type="dxa"/>
            </w:tcMar>
            <w:vAlign w:val="center"/>
          </w:tcPr>
          <w:p w14:paraId="52E6D6EE">
            <w:pPr>
              <w:keepNext/>
              <w:spacing w:before="20" w:after="20" w:line="260" w:lineRule="exact"/>
              <w:ind w:left="0" w:leftChars="0" w:right="0" w:rightChars="0" w:firstLine="0" w:firstLineChars="0"/>
              <w:jc w:val="center"/>
              <w:rPr>
                <w:del w:id="3913" w:author="xh" w:date="2026-10-14T08:38:28Z"/>
              </w:rPr>
            </w:pPr>
            <w:ins w:id="1622" w:author="xh" w:date="2026-10-13T10:49:31Z">
              <w:del w:id="3912" w:author="xh" w:date="2026-10-14T08:38:28Z">
                <w:r>
                  <w:rPr>
                    <w:rFonts w:ascii="Times New Roman" w:hAnsi="Times New Roman" w:eastAsia="宋体"/>
                    <w:b w:val="0"/>
                    <w:sz w:val="18"/>
                  </w:rPr>
                  <w:delText xml:space="preserve">1.70～1.78</w:delText>
                </w:r>
              </w:del>
            </w:ins>
          </w:p>
        </w:tc>
      </w:tr>
      <w:tr w14:paraId="59BD613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623" w:author="xh" w:date="2026-10-13T10:49:31Z"/>
          <w:del w:id="3914" w:author="xh" w:date="2026-10-14T08:38:28Z"/>
        </w:trPr>
        <w:tc>
          <w:tcPr>
            <w:tcW w:w="1385" w:type="dxa"/>
            <w:tcMar>
              <w:left w:w="70" w:type="dxa"/>
              <w:right w:w="70" w:type="dxa"/>
            </w:tcMar>
            <w:vAlign w:val="center"/>
          </w:tcPr>
          <w:p w14:paraId="4555DBF9">
            <w:pPr>
              <w:keepNext/>
              <w:spacing w:before="20" w:after="20" w:line="260" w:lineRule="exact"/>
              <w:ind w:left="0" w:leftChars="0" w:right="0" w:rightChars="0" w:firstLine="0" w:firstLineChars="0"/>
              <w:jc w:val="center"/>
              <w:rPr>
                <w:del w:id="3916" w:author="xh" w:date="2026-10-14T08:38:28Z"/>
              </w:rPr>
            </w:pPr>
            <w:ins w:id="1624" w:author="xh" w:date="2026-10-13T10:49:31Z">
              <w:del w:id="3915" w:author="xh" w:date="2026-10-14T08:38:28Z">
                <w:r>
                  <w:rPr>
                    <w:rFonts w:ascii="Times New Roman" w:hAnsi="Times New Roman" w:eastAsia="宋体"/>
                    <w:b w:val="0"/>
                    <w:sz w:val="18"/>
                  </w:rPr>
                  <w:delText xml:space="preserve">(2%,4%]</w:delText>
                </w:r>
              </w:del>
            </w:ins>
          </w:p>
        </w:tc>
        <w:tc>
          <w:tcPr>
            <w:tcW w:w="1385" w:type="dxa"/>
            <w:tcMar>
              <w:left w:w="70" w:type="dxa"/>
              <w:right w:w="70" w:type="dxa"/>
            </w:tcMar>
            <w:vAlign w:val="center"/>
          </w:tcPr>
          <w:p w14:paraId="57F1B499">
            <w:pPr>
              <w:keepNext/>
              <w:spacing w:before="20" w:after="20" w:line="260" w:lineRule="exact"/>
              <w:ind w:left="0" w:leftChars="0" w:right="0" w:rightChars="0" w:firstLine="0" w:firstLineChars="0"/>
              <w:jc w:val="center"/>
              <w:rPr>
                <w:del w:id="3918" w:author="xh" w:date="2026-10-14T08:38:28Z"/>
              </w:rPr>
            </w:pPr>
            <w:ins w:id="1625" w:author="xh" w:date="2026-10-13T10:49:31Z">
              <w:del w:id="3917" w:author="xh" w:date="2026-10-14T08:38:28Z">
                <w:r>
                  <w:rPr>
                    <w:rFonts w:ascii="Times New Roman" w:hAnsi="Times New Roman" w:eastAsia="宋体"/>
                    <w:b w:val="0"/>
                    <w:sz w:val="18"/>
                  </w:rPr>
                  <w:delText xml:space="preserve">(1,2]</w:delText>
                </w:r>
              </w:del>
            </w:ins>
          </w:p>
        </w:tc>
        <w:tc>
          <w:tcPr>
            <w:tcW w:w="1385" w:type="dxa"/>
            <w:tcMar>
              <w:left w:w="70" w:type="dxa"/>
              <w:right w:w="70" w:type="dxa"/>
            </w:tcMar>
            <w:vAlign w:val="center"/>
          </w:tcPr>
          <w:p w14:paraId="6EB310F7">
            <w:pPr>
              <w:keepNext/>
              <w:spacing w:before="20" w:after="20" w:line="260" w:lineRule="exact"/>
              <w:ind w:left="0" w:leftChars="0" w:right="0" w:rightChars="0" w:firstLine="0" w:firstLineChars="0"/>
              <w:jc w:val="center"/>
              <w:rPr>
                <w:del w:id="3920" w:author="xh" w:date="2026-10-14T08:38:28Z"/>
              </w:rPr>
            </w:pPr>
            <w:ins w:id="1626" w:author="xh" w:date="2026-10-13T10:49:31Z">
              <w:del w:id="3919" w:author="xh" w:date="2026-10-14T08:38:28Z">
                <w:r>
                  <w:rPr>
                    <w:rFonts w:ascii="Times New Roman" w:hAnsi="Times New Roman" w:eastAsia="宋体"/>
                    <w:b w:val="0"/>
                    <w:sz w:val="18"/>
                  </w:rPr>
                  <w:delText xml:space="preserve">1.88～2.43</w:delText>
                </w:r>
              </w:del>
            </w:ins>
          </w:p>
        </w:tc>
        <w:tc>
          <w:tcPr>
            <w:tcW w:w="1385" w:type="dxa"/>
            <w:tcMar>
              <w:left w:w="70" w:type="dxa"/>
              <w:right w:w="70" w:type="dxa"/>
            </w:tcMar>
            <w:vAlign w:val="center"/>
          </w:tcPr>
          <w:p w14:paraId="3EBEA582">
            <w:pPr>
              <w:keepNext/>
              <w:spacing w:before="20" w:after="20" w:line="260" w:lineRule="exact"/>
              <w:ind w:left="0" w:leftChars="0" w:right="0" w:rightChars="0" w:firstLine="0" w:firstLineChars="0"/>
              <w:jc w:val="center"/>
              <w:rPr>
                <w:del w:id="3922" w:author="xh" w:date="2026-10-14T08:38:28Z"/>
              </w:rPr>
            </w:pPr>
            <w:ins w:id="1627" w:author="xh" w:date="2026-10-13T10:49:31Z">
              <w:del w:id="3921" w:author="xh" w:date="2026-10-14T08:38:28Z">
                <w:r>
                  <w:rPr>
                    <w:rFonts w:ascii="Times New Roman" w:hAnsi="Times New Roman" w:eastAsia="宋体"/>
                    <w:b w:val="0"/>
                    <w:sz w:val="18"/>
                  </w:rPr>
                  <w:delText xml:space="preserve">1.70～2.15</w:delText>
                </w:r>
              </w:del>
            </w:ins>
          </w:p>
        </w:tc>
        <w:tc>
          <w:tcPr>
            <w:tcW w:w="1385" w:type="dxa"/>
            <w:tcMar>
              <w:left w:w="70" w:type="dxa"/>
              <w:right w:w="70" w:type="dxa"/>
            </w:tcMar>
            <w:vAlign w:val="center"/>
          </w:tcPr>
          <w:p w14:paraId="71CC8E3A">
            <w:pPr>
              <w:keepNext/>
              <w:spacing w:before="20" w:after="20" w:line="260" w:lineRule="exact"/>
              <w:ind w:left="0" w:leftChars="0" w:right="0" w:rightChars="0" w:firstLine="0" w:firstLineChars="0"/>
              <w:jc w:val="center"/>
              <w:rPr>
                <w:del w:id="3924" w:author="xh" w:date="2026-10-14T08:38:28Z"/>
              </w:rPr>
            </w:pPr>
            <w:ins w:id="1628" w:author="xh" w:date="2026-10-13T10:49:31Z">
              <w:del w:id="3923" w:author="xh" w:date="2026-10-14T08:38:28Z">
                <w:r>
                  <w:rPr>
                    <w:rFonts w:ascii="Times New Roman" w:hAnsi="Times New Roman" w:eastAsia="宋体"/>
                    <w:b w:val="0"/>
                    <w:sz w:val="18"/>
                  </w:rPr>
                  <w:delText xml:space="preserve">1.70～1.96</w:delText>
                </w:r>
              </w:del>
            </w:ins>
          </w:p>
        </w:tc>
        <w:tc>
          <w:tcPr>
            <w:tcW w:w="1385" w:type="dxa"/>
            <w:tcMar>
              <w:left w:w="70" w:type="dxa"/>
              <w:right w:w="70" w:type="dxa"/>
            </w:tcMar>
            <w:vAlign w:val="center"/>
          </w:tcPr>
          <w:p w14:paraId="3B58D28B">
            <w:pPr>
              <w:keepNext/>
              <w:spacing w:before="20" w:after="20" w:line="260" w:lineRule="exact"/>
              <w:ind w:left="0" w:leftChars="0" w:right="0" w:rightChars="0" w:firstLine="0" w:firstLineChars="0"/>
              <w:jc w:val="center"/>
              <w:rPr>
                <w:del w:id="3926" w:author="xh" w:date="2026-10-14T08:38:28Z"/>
              </w:rPr>
            </w:pPr>
            <w:ins w:id="1629" w:author="xh" w:date="2026-10-13T10:49:31Z">
              <w:del w:id="3925" w:author="xh" w:date="2026-10-14T08:38:28Z">
                <w:r>
                  <w:rPr>
                    <w:rFonts w:ascii="Times New Roman" w:hAnsi="Times New Roman" w:eastAsia="宋体"/>
                    <w:b w:val="0"/>
                    <w:sz w:val="18"/>
                  </w:rPr>
                  <w:delText xml:space="preserve">1.70～1.96</w:delText>
                </w:r>
              </w:del>
            </w:ins>
          </w:p>
        </w:tc>
      </w:tr>
      <w:tr w14:paraId="2620D15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630" w:author="xh" w:date="2026-10-13T10:49:31Z"/>
          <w:del w:id="3927" w:author="xh" w:date="2026-10-14T08:38:28Z"/>
        </w:trPr>
        <w:tc>
          <w:tcPr>
            <w:tcW w:w="1385" w:type="dxa"/>
            <w:tcMar>
              <w:left w:w="70" w:type="dxa"/>
              <w:right w:w="70" w:type="dxa"/>
            </w:tcMar>
            <w:vAlign w:val="center"/>
          </w:tcPr>
          <w:p w14:paraId="4C241906">
            <w:pPr>
              <w:keepNext/>
              <w:spacing w:before="20" w:after="20" w:line="260" w:lineRule="exact"/>
              <w:ind w:left="0" w:leftChars="0" w:right="0" w:rightChars="0" w:firstLine="0" w:firstLineChars="0"/>
              <w:jc w:val="center"/>
              <w:rPr>
                <w:del w:id="3929" w:author="xh" w:date="2026-10-14T08:38:28Z"/>
              </w:rPr>
            </w:pPr>
            <w:ins w:id="1631" w:author="xh" w:date="2026-10-13T10:49:31Z">
              <w:del w:id="3928" w:author="xh" w:date="2026-10-14T08:38:28Z">
                <w:r>
                  <w:rPr>
                    <w:rFonts w:ascii="Times New Roman" w:hAnsi="Times New Roman" w:eastAsia="宋体"/>
                    <w:b w:val="0"/>
                    <w:sz w:val="18"/>
                  </w:rPr>
                  <w:delText xml:space="preserve">(2%,4%]</w:delText>
                </w:r>
              </w:del>
            </w:ins>
          </w:p>
        </w:tc>
        <w:tc>
          <w:tcPr>
            <w:tcW w:w="1385" w:type="dxa"/>
            <w:tcMar>
              <w:left w:w="70" w:type="dxa"/>
              <w:right w:w="70" w:type="dxa"/>
            </w:tcMar>
            <w:vAlign w:val="center"/>
          </w:tcPr>
          <w:p w14:paraId="2EE8656C">
            <w:pPr>
              <w:keepNext/>
              <w:spacing w:before="20" w:after="20" w:line="260" w:lineRule="exact"/>
              <w:ind w:left="0" w:leftChars="0" w:right="0" w:rightChars="0" w:firstLine="0" w:firstLineChars="0"/>
              <w:jc w:val="center"/>
              <w:rPr>
                <w:del w:id="3931" w:author="xh" w:date="2026-10-14T08:38:28Z"/>
              </w:rPr>
            </w:pPr>
            <w:ins w:id="1632" w:author="xh" w:date="2026-10-13T10:49:31Z">
              <w:del w:id="3930" w:author="xh" w:date="2026-10-14T08:38:28Z">
                <w:r>
                  <w:rPr>
                    <w:rFonts w:ascii="Times New Roman" w:hAnsi="Times New Roman" w:eastAsia="宋体"/>
                    <w:b w:val="0"/>
                    <w:sz w:val="18"/>
                  </w:rPr>
                  <w:delText xml:space="preserve">&gt;2</w:delText>
                </w:r>
              </w:del>
            </w:ins>
          </w:p>
        </w:tc>
        <w:tc>
          <w:tcPr>
            <w:tcW w:w="1385" w:type="dxa"/>
            <w:tcMar>
              <w:left w:w="70" w:type="dxa"/>
              <w:right w:w="70" w:type="dxa"/>
            </w:tcMar>
            <w:vAlign w:val="center"/>
          </w:tcPr>
          <w:p w14:paraId="3F4D6CF3">
            <w:pPr>
              <w:keepNext/>
              <w:spacing w:before="20" w:after="20" w:line="260" w:lineRule="exact"/>
              <w:ind w:left="0" w:leftChars="0" w:right="0" w:rightChars="0" w:firstLine="0" w:firstLineChars="0"/>
              <w:jc w:val="center"/>
              <w:rPr>
                <w:del w:id="3933" w:author="xh" w:date="2026-10-14T08:38:28Z"/>
              </w:rPr>
            </w:pPr>
            <w:ins w:id="1633" w:author="xh" w:date="2026-10-13T10:49:31Z">
              <w:del w:id="3932" w:author="xh" w:date="2026-10-14T08:38:28Z">
                <w:r>
                  <w:rPr>
                    <w:rFonts w:ascii="Times New Roman" w:hAnsi="Times New Roman" w:eastAsia="宋体"/>
                    <w:b w:val="0"/>
                    <w:sz w:val="18"/>
                  </w:rPr>
                  <w:delText xml:space="preserve">2.34～2.92</w:delText>
                </w:r>
              </w:del>
            </w:ins>
          </w:p>
        </w:tc>
        <w:tc>
          <w:tcPr>
            <w:tcW w:w="1385" w:type="dxa"/>
            <w:tcMar>
              <w:left w:w="70" w:type="dxa"/>
              <w:right w:w="70" w:type="dxa"/>
            </w:tcMar>
            <w:vAlign w:val="center"/>
          </w:tcPr>
          <w:p w14:paraId="1220191D">
            <w:pPr>
              <w:keepNext/>
              <w:spacing w:before="20" w:after="20" w:line="260" w:lineRule="exact"/>
              <w:ind w:left="0" w:leftChars="0" w:right="0" w:rightChars="0" w:firstLine="0" w:firstLineChars="0"/>
              <w:jc w:val="center"/>
              <w:rPr>
                <w:del w:id="3935" w:author="xh" w:date="2026-10-14T08:38:28Z"/>
              </w:rPr>
            </w:pPr>
            <w:ins w:id="1634" w:author="xh" w:date="2026-10-13T10:49:31Z">
              <w:del w:id="3934" w:author="xh" w:date="2026-10-14T08:38:28Z">
                <w:r>
                  <w:rPr>
                    <w:rFonts w:ascii="Times New Roman" w:hAnsi="Times New Roman" w:eastAsia="宋体"/>
                    <w:b w:val="0"/>
                    <w:sz w:val="18"/>
                  </w:rPr>
                  <w:delText xml:space="preserve">2.25～2.92</w:delText>
                </w:r>
              </w:del>
            </w:ins>
          </w:p>
        </w:tc>
        <w:tc>
          <w:tcPr>
            <w:tcW w:w="1385" w:type="dxa"/>
            <w:tcMar>
              <w:left w:w="70" w:type="dxa"/>
              <w:right w:w="70" w:type="dxa"/>
            </w:tcMar>
            <w:vAlign w:val="center"/>
          </w:tcPr>
          <w:p w14:paraId="5FCD79D3">
            <w:pPr>
              <w:keepNext/>
              <w:spacing w:before="20" w:after="20" w:line="260" w:lineRule="exact"/>
              <w:ind w:left="0" w:leftChars="0" w:right="0" w:rightChars="0" w:firstLine="0" w:firstLineChars="0"/>
              <w:jc w:val="center"/>
              <w:rPr>
                <w:del w:id="3937" w:author="xh" w:date="2026-10-14T08:38:28Z"/>
              </w:rPr>
            </w:pPr>
            <w:ins w:id="1635" w:author="xh" w:date="2026-10-13T10:49:31Z">
              <w:del w:id="3936" w:author="xh" w:date="2026-10-14T08:38:28Z">
                <w:r>
                  <w:rPr>
                    <w:rFonts w:ascii="Times New Roman" w:hAnsi="Times New Roman" w:eastAsia="宋体"/>
                    <w:b w:val="0"/>
                    <w:sz w:val="18"/>
                  </w:rPr>
                  <w:delText xml:space="preserve">2.25～2.71</w:delText>
                </w:r>
              </w:del>
            </w:ins>
          </w:p>
        </w:tc>
        <w:tc>
          <w:tcPr>
            <w:tcW w:w="1385" w:type="dxa"/>
            <w:tcMar>
              <w:left w:w="70" w:type="dxa"/>
              <w:right w:w="70" w:type="dxa"/>
            </w:tcMar>
            <w:vAlign w:val="center"/>
          </w:tcPr>
          <w:p w14:paraId="0F4D27E2">
            <w:pPr>
              <w:keepNext/>
              <w:spacing w:before="20" w:after="20" w:line="260" w:lineRule="exact"/>
              <w:ind w:left="0" w:leftChars="0" w:right="0" w:rightChars="0" w:firstLine="0" w:firstLineChars="0"/>
              <w:jc w:val="center"/>
              <w:rPr>
                <w:del w:id="3939" w:author="xh" w:date="2026-10-14T08:38:28Z"/>
              </w:rPr>
            </w:pPr>
            <w:ins w:id="1636" w:author="xh" w:date="2026-10-13T10:49:31Z">
              <w:del w:id="3938" w:author="xh" w:date="2026-10-14T08:38:28Z">
                <w:r>
                  <w:rPr>
                    <w:rFonts w:ascii="Times New Roman" w:hAnsi="Times New Roman" w:eastAsia="宋体"/>
                    <w:b w:val="0"/>
                    <w:sz w:val="18"/>
                  </w:rPr>
                  <w:delText xml:space="preserve">2.25～2.71</w:delText>
                </w:r>
              </w:del>
            </w:ins>
          </w:p>
        </w:tc>
      </w:tr>
      <w:tr w14:paraId="52315B2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637" w:author="xh" w:date="2026-10-13T10:49:31Z"/>
          <w:del w:id="3940" w:author="xh" w:date="2026-10-14T08:38:28Z"/>
        </w:trPr>
        <w:tc>
          <w:tcPr>
            <w:tcW w:w="1385" w:type="dxa"/>
            <w:tcMar>
              <w:left w:w="70" w:type="dxa"/>
              <w:right w:w="70" w:type="dxa"/>
            </w:tcMar>
            <w:vAlign w:val="center"/>
          </w:tcPr>
          <w:p w14:paraId="0A5BCCD9">
            <w:pPr>
              <w:keepNext/>
              <w:spacing w:before="20" w:after="20" w:line="260" w:lineRule="exact"/>
              <w:ind w:left="0" w:leftChars="0" w:right="0" w:rightChars="0" w:firstLine="0" w:firstLineChars="0"/>
              <w:jc w:val="center"/>
              <w:rPr>
                <w:del w:id="3942" w:author="xh" w:date="2026-10-14T08:38:28Z"/>
              </w:rPr>
            </w:pPr>
            <w:ins w:id="1638" w:author="xh" w:date="2026-10-13T10:49:31Z">
              <w:del w:id="3941" w:author="xh" w:date="2026-10-14T08:38:28Z">
                <w:r>
                  <w:rPr>
                    <w:rFonts w:ascii="Times New Roman" w:hAnsi="Times New Roman" w:eastAsia="宋体"/>
                    <w:b w:val="0"/>
                    <w:sz w:val="18"/>
                  </w:rPr>
                  <w:delText xml:space="preserve">(4%,7%]</w:delText>
                </w:r>
              </w:del>
            </w:ins>
          </w:p>
        </w:tc>
        <w:tc>
          <w:tcPr>
            <w:tcW w:w="1385" w:type="dxa"/>
            <w:tcMar>
              <w:left w:w="70" w:type="dxa"/>
              <w:right w:w="70" w:type="dxa"/>
            </w:tcMar>
            <w:vAlign w:val="center"/>
          </w:tcPr>
          <w:p w14:paraId="61000EF1">
            <w:pPr>
              <w:keepNext/>
              <w:spacing w:before="20" w:after="20" w:line="260" w:lineRule="exact"/>
              <w:ind w:left="0" w:leftChars="0" w:right="0" w:rightChars="0" w:firstLine="0" w:firstLineChars="0"/>
              <w:jc w:val="center"/>
              <w:rPr>
                <w:del w:id="3944" w:author="xh" w:date="2026-10-14T08:38:28Z"/>
              </w:rPr>
            </w:pPr>
            <w:ins w:id="1639" w:author="xh" w:date="2026-10-13T10:49:31Z">
              <w:del w:id="3943" w:author="xh" w:date="2026-10-14T08:38:28Z">
                <w:r>
                  <w:rPr>
                    <w:rFonts w:ascii="Times New Roman" w:hAnsi="Times New Roman" w:eastAsia="宋体"/>
                    <w:b w:val="0"/>
                    <w:sz w:val="18"/>
                  </w:rPr>
                  <w:delText xml:space="preserve">≤1</w:delText>
                </w:r>
              </w:del>
            </w:ins>
          </w:p>
        </w:tc>
        <w:tc>
          <w:tcPr>
            <w:tcW w:w="1385" w:type="dxa"/>
            <w:tcMar>
              <w:left w:w="70" w:type="dxa"/>
              <w:right w:w="70" w:type="dxa"/>
            </w:tcMar>
            <w:vAlign w:val="center"/>
          </w:tcPr>
          <w:p w14:paraId="04444829">
            <w:pPr>
              <w:keepNext/>
              <w:spacing w:before="20" w:after="20" w:line="260" w:lineRule="exact"/>
              <w:ind w:left="0" w:leftChars="0" w:right="0" w:rightChars="0" w:firstLine="0" w:firstLineChars="0"/>
              <w:jc w:val="center"/>
              <w:rPr>
                <w:del w:id="3946" w:author="xh" w:date="2026-10-14T08:38:28Z"/>
              </w:rPr>
            </w:pPr>
            <w:ins w:id="1640" w:author="xh" w:date="2026-10-13T10:49:31Z">
              <w:del w:id="3945" w:author="xh" w:date="2026-10-14T08:38:28Z">
                <w:r>
                  <w:rPr>
                    <w:rFonts w:ascii="Times New Roman" w:hAnsi="Times New Roman" w:eastAsia="宋体"/>
                    <w:b w:val="0"/>
                    <w:sz w:val="18"/>
                  </w:rPr>
                  <w:delText xml:space="preserve">1.98～2.10</w:delText>
                </w:r>
              </w:del>
            </w:ins>
          </w:p>
        </w:tc>
        <w:tc>
          <w:tcPr>
            <w:tcW w:w="1385" w:type="dxa"/>
            <w:tcMar>
              <w:left w:w="70" w:type="dxa"/>
              <w:right w:w="70" w:type="dxa"/>
            </w:tcMar>
            <w:vAlign w:val="center"/>
          </w:tcPr>
          <w:p w14:paraId="3CCFE662">
            <w:pPr>
              <w:keepNext/>
              <w:spacing w:before="20" w:after="20" w:line="260" w:lineRule="exact"/>
              <w:ind w:left="0" w:leftChars="0" w:right="0" w:rightChars="0" w:firstLine="0" w:firstLineChars="0"/>
              <w:jc w:val="center"/>
              <w:rPr>
                <w:del w:id="3948" w:author="xh" w:date="2026-10-14T08:38:28Z"/>
              </w:rPr>
            </w:pPr>
            <w:ins w:id="1641" w:author="xh" w:date="2026-10-13T10:49:31Z">
              <w:del w:id="3947" w:author="xh" w:date="2026-10-14T08:38:28Z">
                <w:r>
                  <w:rPr>
                    <w:rFonts w:ascii="Times New Roman" w:hAnsi="Times New Roman" w:eastAsia="宋体"/>
                    <w:b w:val="0"/>
                    <w:sz w:val="18"/>
                  </w:rPr>
                  <w:delText xml:space="preserve">1.67～1.84</w:delText>
                </w:r>
              </w:del>
            </w:ins>
          </w:p>
        </w:tc>
        <w:tc>
          <w:tcPr>
            <w:tcW w:w="1385" w:type="dxa"/>
            <w:tcMar>
              <w:left w:w="70" w:type="dxa"/>
              <w:right w:w="70" w:type="dxa"/>
            </w:tcMar>
            <w:vAlign w:val="center"/>
          </w:tcPr>
          <w:p w14:paraId="1FE103BA">
            <w:pPr>
              <w:keepNext/>
              <w:spacing w:before="20" w:after="20" w:line="260" w:lineRule="exact"/>
              <w:ind w:left="0" w:leftChars="0" w:right="0" w:rightChars="0" w:firstLine="0" w:firstLineChars="0"/>
              <w:jc w:val="center"/>
              <w:rPr>
                <w:del w:id="3950" w:author="xh" w:date="2026-10-14T08:38:28Z"/>
              </w:rPr>
            </w:pPr>
            <w:ins w:id="1642" w:author="xh" w:date="2026-10-13T10:49:31Z">
              <w:del w:id="3949" w:author="xh" w:date="2026-10-14T08:38:28Z">
                <w:r>
                  <w:rPr>
                    <w:rFonts w:ascii="Times New Roman" w:hAnsi="Times New Roman" w:eastAsia="宋体"/>
                    <w:b w:val="0"/>
                    <w:sz w:val="18"/>
                  </w:rPr>
                  <w:delText xml:space="preserve">1.52～1.68</w:delText>
                </w:r>
              </w:del>
            </w:ins>
          </w:p>
        </w:tc>
        <w:tc>
          <w:tcPr>
            <w:tcW w:w="1385" w:type="dxa"/>
            <w:tcMar>
              <w:left w:w="70" w:type="dxa"/>
              <w:right w:w="70" w:type="dxa"/>
            </w:tcMar>
            <w:vAlign w:val="center"/>
          </w:tcPr>
          <w:p w14:paraId="3A1DAE27">
            <w:pPr>
              <w:keepNext/>
              <w:spacing w:before="20" w:after="20" w:line="260" w:lineRule="exact"/>
              <w:ind w:left="0" w:leftChars="0" w:right="0" w:rightChars="0" w:firstLine="0" w:firstLineChars="0"/>
              <w:jc w:val="center"/>
              <w:rPr>
                <w:del w:id="3952" w:author="xh" w:date="2026-10-14T08:38:28Z"/>
              </w:rPr>
            </w:pPr>
            <w:ins w:id="1643" w:author="xh" w:date="2026-10-13T10:49:31Z">
              <w:del w:id="3951" w:author="xh" w:date="2026-10-14T08:38:28Z">
                <w:r>
                  <w:rPr>
                    <w:rFonts w:ascii="Times New Roman" w:hAnsi="Times New Roman" w:eastAsia="宋体"/>
                    <w:b w:val="0"/>
                    <w:sz w:val="18"/>
                  </w:rPr>
                  <w:delText xml:space="preserve">1.52～1.62</w:delText>
                </w:r>
              </w:del>
            </w:ins>
          </w:p>
        </w:tc>
      </w:tr>
      <w:tr w14:paraId="2F60D37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644" w:author="xh" w:date="2026-10-13T10:49:31Z"/>
          <w:del w:id="3953" w:author="xh" w:date="2026-10-14T08:38:28Z"/>
        </w:trPr>
        <w:tc>
          <w:tcPr>
            <w:tcW w:w="1385" w:type="dxa"/>
            <w:tcMar>
              <w:left w:w="70" w:type="dxa"/>
              <w:right w:w="70" w:type="dxa"/>
            </w:tcMar>
            <w:vAlign w:val="center"/>
          </w:tcPr>
          <w:p w14:paraId="039848ED">
            <w:pPr>
              <w:keepNext/>
              <w:spacing w:before="20" w:after="20" w:line="260" w:lineRule="exact"/>
              <w:ind w:left="0" w:leftChars="0" w:right="0" w:rightChars="0" w:firstLine="0" w:firstLineChars="0"/>
              <w:jc w:val="center"/>
              <w:rPr>
                <w:del w:id="3955" w:author="xh" w:date="2026-10-14T08:38:28Z"/>
              </w:rPr>
            </w:pPr>
            <w:ins w:id="1645" w:author="xh" w:date="2026-10-13T10:49:31Z">
              <w:del w:id="3954" w:author="xh" w:date="2026-10-14T08:38:28Z">
                <w:r>
                  <w:rPr>
                    <w:rFonts w:ascii="Times New Roman" w:hAnsi="Times New Roman" w:eastAsia="宋体"/>
                    <w:b w:val="0"/>
                    <w:sz w:val="18"/>
                  </w:rPr>
                  <w:delText xml:space="preserve">(4%,7%]</w:delText>
                </w:r>
              </w:del>
            </w:ins>
          </w:p>
        </w:tc>
        <w:tc>
          <w:tcPr>
            <w:tcW w:w="1385" w:type="dxa"/>
            <w:tcMar>
              <w:left w:w="70" w:type="dxa"/>
              <w:right w:w="70" w:type="dxa"/>
            </w:tcMar>
            <w:vAlign w:val="center"/>
          </w:tcPr>
          <w:p w14:paraId="3F3636F8">
            <w:pPr>
              <w:keepNext/>
              <w:spacing w:before="20" w:after="20" w:line="260" w:lineRule="exact"/>
              <w:ind w:left="0" w:leftChars="0" w:right="0" w:rightChars="0" w:firstLine="0" w:firstLineChars="0"/>
              <w:jc w:val="center"/>
              <w:rPr>
                <w:del w:id="3957" w:author="xh" w:date="2026-10-14T08:38:28Z"/>
              </w:rPr>
            </w:pPr>
            <w:ins w:id="1646" w:author="xh" w:date="2026-10-13T10:49:31Z">
              <w:del w:id="3956" w:author="xh" w:date="2026-10-14T08:38:28Z">
                <w:r>
                  <w:rPr>
                    <w:rFonts w:ascii="Times New Roman" w:hAnsi="Times New Roman" w:eastAsia="宋体"/>
                    <w:b w:val="0"/>
                    <w:sz w:val="18"/>
                  </w:rPr>
                  <w:delText xml:space="preserve">(1,2]</w:delText>
                </w:r>
              </w:del>
            </w:ins>
          </w:p>
        </w:tc>
        <w:tc>
          <w:tcPr>
            <w:tcW w:w="1385" w:type="dxa"/>
            <w:tcMar>
              <w:left w:w="70" w:type="dxa"/>
              <w:right w:w="70" w:type="dxa"/>
            </w:tcMar>
            <w:vAlign w:val="center"/>
          </w:tcPr>
          <w:p w14:paraId="0C398DD9">
            <w:pPr>
              <w:keepNext/>
              <w:spacing w:before="20" w:after="20" w:line="260" w:lineRule="exact"/>
              <w:ind w:left="0" w:leftChars="0" w:right="0" w:rightChars="0" w:firstLine="0" w:firstLineChars="0"/>
              <w:jc w:val="center"/>
              <w:rPr>
                <w:del w:id="3959" w:author="xh" w:date="2026-10-14T08:38:28Z"/>
              </w:rPr>
            </w:pPr>
            <w:ins w:id="1647" w:author="xh" w:date="2026-10-13T10:49:31Z">
              <w:del w:id="3958" w:author="xh" w:date="2026-10-14T08:38:28Z">
                <w:r>
                  <w:rPr>
                    <w:rFonts w:ascii="Times New Roman" w:hAnsi="Times New Roman" w:eastAsia="宋体"/>
                    <w:b w:val="0"/>
                    <w:sz w:val="18"/>
                  </w:rPr>
                  <w:delText xml:space="preserve">1.98～2.30</w:delText>
                </w:r>
              </w:del>
            </w:ins>
          </w:p>
        </w:tc>
        <w:tc>
          <w:tcPr>
            <w:tcW w:w="1385" w:type="dxa"/>
            <w:tcMar>
              <w:left w:w="70" w:type="dxa"/>
              <w:right w:w="70" w:type="dxa"/>
            </w:tcMar>
            <w:vAlign w:val="center"/>
          </w:tcPr>
          <w:p w14:paraId="16024476">
            <w:pPr>
              <w:keepNext/>
              <w:spacing w:before="20" w:after="20" w:line="260" w:lineRule="exact"/>
              <w:ind w:left="0" w:leftChars="0" w:right="0" w:rightChars="0" w:firstLine="0" w:firstLineChars="0"/>
              <w:jc w:val="center"/>
              <w:rPr>
                <w:del w:id="3961" w:author="xh" w:date="2026-10-14T08:38:28Z"/>
              </w:rPr>
            </w:pPr>
            <w:ins w:id="1648" w:author="xh" w:date="2026-10-13T10:49:31Z">
              <w:del w:id="3960" w:author="xh" w:date="2026-10-14T08:38:28Z">
                <w:r>
                  <w:rPr>
                    <w:rFonts w:ascii="Times New Roman" w:hAnsi="Times New Roman" w:eastAsia="宋体"/>
                    <w:b w:val="0"/>
                    <w:sz w:val="18"/>
                  </w:rPr>
                  <w:delText xml:space="preserve">1.67～2.17</w:delText>
                </w:r>
              </w:del>
            </w:ins>
          </w:p>
        </w:tc>
        <w:tc>
          <w:tcPr>
            <w:tcW w:w="1385" w:type="dxa"/>
            <w:tcMar>
              <w:left w:w="70" w:type="dxa"/>
              <w:right w:w="70" w:type="dxa"/>
            </w:tcMar>
            <w:vAlign w:val="center"/>
          </w:tcPr>
          <w:p w14:paraId="0861F57A">
            <w:pPr>
              <w:keepNext/>
              <w:spacing w:before="20" w:after="20" w:line="260" w:lineRule="exact"/>
              <w:ind w:left="0" w:leftChars="0" w:right="0" w:rightChars="0" w:firstLine="0" w:firstLineChars="0"/>
              <w:jc w:val="center"/>
              <w:rPr>
                <w:del w:id="3963" w:author="xh" w:date="2026-10-14T08:38:28Z"/>
              </w:rPr>
            </w:pPr>
            <w:ins w:id="1649" w:author="xh" w:date="2026-10-13T10:49:31Z">
              <w:del w:id="3962" w:author="xh" w:date="2026-10-14T08:38:28Z">
                <w:r>
                  <w:rPr>
                    <w:rFonts w:ascii="Times New Roman" w:hAnsi="Times New Roman" w:eastAsia="宋体"/>
                    <w:b w:val="0"/>
                    <w:sz w:val="18"/>
                  </w:rPr>
                  <w:delText xml:space="preserve">1.52～2.03</w:delText>
                </w:r>
              </w:del>
            </w:ins>
          </w:p>
        </w:tc>
        <w:tc>
          <w:tcPr>
            <w:tcW w:w="1385" w:type="dxa"/>
            <w:tcMar>
              <w:left w:w="70" w:type="dxa"/>
              <w:right w:w="70" w:type="dxa"/>
            </w:tcMar>
            <w:vAlign w:val="center"/>
          </w:tcPr>
          <w:p w14:paraId="2139D306">
            <w:pPr>
              <w:keepNext/>
              <w:spacing w:before="20" w:after="20" w:line="260" w:lineRule="exact"/>
              <w:ind w:left="0" w:leftChars="0" w:right="0" w:rightChars="0" w:firstLine="0" w:firstLineChars="0"/>
              <w:jc w:val="center"/>
              <w:rPr>
                <w:del w:id="3965" w:author="xh" w:date="2026-10-14T08:38:28Z"/>
              </w:rPr>
            </w:pPr>
            <w:ins w:id="1650" w:author="xh" w:date="2026-10-13T10:49:31Z">
              <w:del w:id="3964" w:author="xh" w:date="2026-10-14T08:38:28Z">
                <w:r>
                  <w:rPr>
                    <w:rFonts w:ascii="Times New Roman" w:hAnsi="Times New Roman" w:eastAsia="宋体"/>
                    <w:b w:val="0"/>
                    <w:sz w:val="18"/>
                  </w:rPr>
                  <w:delText xml:space="preserve">1.52～1.87</w:delText>
                </w:r>
              </w:del>
            </w:ins>
          </w:p>
        </w:tc>
      </w:tr>
      <w:tr w14:paraId="5D5A29D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651" w:author="xh" w:date="2026-10-13T10:49:31Z"/>
          <w:del w:id="3966" w:author="xh" w:date="2026-10-14T08:38:28Z"/>
        </w:trPr>
        <w:tc>
          <w:tcPr>
            <w:tcW w:w="1385" w:type="dxa"/>
            <w:tcMar>
              <w:left w:w="70" w:type="dxa"/>
              <w:right w:w="70" w:type="dxa"/>
            </w:tcMar>
            <w:vAlign w:val="center"/>
          </w:tcPr>
          <w:p w14:paraId="24CF60C7">
            <w:pPr>
              <w:keepNext/>
              <w:spacing w:before="20" w:after="20" w:line="260" w:lineRule="exact"/>
              <w:ind w:left="0" w:leftChars="0" w:right="0" w:rightChars="0" w:firstLine="0" w:firstLineChars="0"/>
              <w:jc w:val="center"/>
              <w:rPr>
                <w:del w:id="3968" w:author="xh" w:date="2026-10-14T08:38:28Z"/>
              </w:rPr>
            </w:pPr>
            <w:ins w:id="1652" w:author="xh" w:date="2026-10-13T10:49:31Z">
              <w:del w:id="3967" w:author="xh" w:date="2026-10-14T08:38:28Z">
                <w:r>
                  <w:rPr>
                    <w:rFonts w:ascii="Times New Roman" w:hAnsi="Times New Roman" w:eastAsia="宋体"/>
                    <w:b w:val="0"/>
                    <w:sz w:val="18"/>
                  </w:rPr>
                  <w:delText xml:space="preserve">(4%,7%]</w:delText>
                </w:r>
              </w:del>
            </w:ins>
          </w:p>
        </w:tc>
        <w:tc>
          <w:tcPr>
            <w:tcW w:w="1385" w:type="dxa"/>
            <w:tcMar>
              <w:left w:w="70" w:type="dxa"/>
              <w:right w:w="70" w:type="dxa"/>
            </w:tcMar>
            <w:vAlign w:val="center"/>
          </w:tcPr>
          <w:p w14:paraId="20D4DD20">
            <w:pPr>
              <w:keepNext/>
              <w:spacing w:before="20" w:after="20" w:line="260" w:lineRule="exact"/>
              <w:ind w:left="0" w:leftChars="0" w:right="0" w:rightChars="0" w:firstLine="0" w:firstLineChars="0"/>
              <w:jc w:val="center"/>
              <w:rPr>
                <w:del w:id="3970" w:author="xh" w:date="2026-10-14T08:38:28Z"/>
              </w:rPr>
            </w:pPr>
            <w:ins w:id="1653" w:author="xh" w:date="2026-10-13T10:49:31Z">
              <w:del w:id="3969" w:author="xh" w:date="2026-10-14T08:38:28Z">
                <w:r>
                  <w:rPr>
                    <w:rFonts w:ascii="Times New Roman" w:hAnsi="Times New Roman" w:eastAsia="宋体"/>
                    <w:b w:val="0"/>
                    <w:sz w:val="18"/>
                  </w:rPr>
                  <w:delText xml:space="preserve">&gt;2</w:delText>
                </w:r>
              </w:del>
            </w:ins>
          </w:p>
        </w:tc>
        <w:tc>
          <w:tcPr>
            <w:tcW w:w="1385" w:type="dxa"/>
            <w:tcMar>
              <w:left w:w="70" w:type="dxa"/>
              <w:right w:w="70" w:type="dxa"/>
            </w:tcMar>
            <w:vAlign w:val="center"/>
          </w:tcPr>
          <w:p w14:paraId="70CE9C86">
            <w:pPr>
              <w:keepNext/>
              <w:spacing w:before="20" w:after="20" w:line="260" w:lineRule="exact"/>
              <w:ind w:left="0" w:leftChars="0" w:right="0" w:rightChars="0" w:firstLine="0" w:firstLineChars="0"/>
              <w:jc w:val="center"/>
              <w:rPr>
                <w:del w:id="3972" w:author="xh" w:date="2026-10-14T08:38:28Z"/>
              </w:rPr>
            </w:pPr>
            <w:ins w:id="1654" w:author="xh" w:date="2026-10-13T10:49:31Z">
              <w:del w:id="3971" w:author="xh" w:date="2026-10-14T08:38:28Z">
                <w:r>
                  <w:rPr>
                    <w:rFonts w:ascii="Times New Roman" w:hAnsi="Times New Roman" w:eastAsia="宋体"/>
                    <w:b w:val="0"/>
                    <w:sz w:val="18"/>
                  </w:rPr>
                  <w:delText xml:space="preserve">2.29～2.65</w:delText>
                </w:r>
              </w:del>
            </w:ins>
          </w:p>
        </w:tc>
        <w:tc>
          <w:tcPr>
            <w:tcW w:w="1385" w:type="dxa"/>
            <w:tcMar>
              <w:left w:w="70" w:type="dxa"/>
              <w:right w:w="70" w:type="dxa"/>
            </w:tcMar>
            <w:vAlign w:val="center"/>
          </w:tcPr>
          <w:p w14:paraId="15BD524E">
            <w:pPr>
              <w:keepNext/>
              <w:spacing w:before="20" w:after="20" w:line="260" w:lineRule="exact"/>
              <w:ind w:left="0" w:leftChars="0" w:right="0" w:rightChars="0" w:firstLine="0" w:firstLineChars="0"/>
              <w:jc w:val="center"/>
              <w:rPr>
                <w:del w:id="3974" w:author="xh" w:date="2026-10-14T08:38:28Z"/>
              </w:rPr>
            </w:pPr>
            <w:ins w:id="1655" w:author="xh" w:date="2026-10-13T10:49:31Z">
              <w:del w:id="3973" w:author="xh" w:date="2026-10-14T08:38:28Z">
                <w:r>
                  <w:rPr>
                    <w:rFonts w:ascii="Times New Roman" w:hAnsi="Times New Roman" w:eastAsia="宋体"/>
                    <w:b w:val="0"/>
                    <w:sz w:val="18"/>
                  </w:rPr>
                  <w:delText xml:space="preserve">2.16～2.65</w:delText>
                </w:r>
              </w:del>
            </w:ins>
          </w:p>
        </w:tc>
        <w:tc>
          <w:tcPr>
            <w:tcW w:w="1385" w:type="dxa"/>
            <w:tcMar>
              <w:left w:w="70" w:type="dxa"/>
              <w:right w:w="70" w:type="dxa"/>
            </w:tcMar>
            <w:vAlign w:val="center"/>
          </w:tcPr>
          <w:p w14:paraId="1D9DF88F">
            <w:pPr>
              <w:keepNext/>
              <w:spacing w:before="20" w:after="20" w:line="260" w:lineRule="exact"/>
              <w:ind w:left="0" w:leftChars="0" w:right="0" w:rightChars="0" w:firstLine="0" w:firstLineChars="0"/>
              <w:jc w:val="center"/>
              <w:rPr>
                <w:del w:id="3976" w:author="xh" w:date="2026-10-14T08:38:28Z"/>
              </w:rPr>
            </w:pPr>
            <w:ins w:id="1656" w:author="xh" w:date="2026-10-13T10:49:31Z">
              <w:del w:id="3975" w:author="xh" w:date="2026-10-14T08:38:28Z">
                <w:r>
                  <w:rPr>
                    <w:rFonts w:ascii="Times New Roman" w:hAnsi="Times New Roman" w:eastAsia="宋体"/>
                    <w:b w:val="0"/>
                    <w:sz w:val="18"/>
                  </w:rPr>
                  <w:delText xml:space="preserve">2.01～2.65</w:delText>
                </w:r>
              </w:del>
            </w:ins>
          </w:p>
        </w:tc>
        <w:tc>
          <w:tcPr>
            <w:tcW w:w="1385" w:type="dxa"/>
            <w:tcMar>
              <w:left w:w="70" w:type="dxa"/>
              <w:right w:w="70" w:type="dxa"/>
            </w:tcMar>
            <w:vAlign w:val="center"/>
          </w:tcPr>
          <w:p w14:paraId="4C0FC88B">
            <w:pPr>
              <w:keepNext/>
              <w:spacing w:before="20" w:after="20" w:line="260" w:lineRule="exact"/>
              <w:ind w:left="0" w:leftChars="0" w:right="0" w:rightChars="0" w:firstLine="0" w:firstLineChars="0"/>
              <w:jc w:val="center"/>
              <w:rPr>
                <w:del w:id="3978" w:author="xh" w:date="2026-10-14T08:38:28Z"/>
              </w:rPr>
            </w:pPr>
            <w:ins w:id="1657" w:author="xh" w:date="2026-10-13T10:49:31Z">
              <w:del w:id="3977" w:author="xh" w:date="2026-10-14T08:38:28Z">
                <w:r>
                  <w:rPr>
                    <w:rFonts w:ascii="Times New Roman" w:hAnsi="Times New Roman" w:eastAsia="宋体"/>
                    <w:b w:val="0"/>
                    <w:sz w:val="18"/>
                  </w:rPr>
                  <w:delText xml:space="preserve">2.01～2.54</w:delText>
                </w:r>
              </w:del>
            </w:ins>
          </w:p>
        </w:tc>
      </w:tr>
      <w:tr w14:paraId="4001DF9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658" w:author="xh" w:date="2026-10-13T10:49:31Z"/>
          <w:del w:id="3979" w:author="xh" w:date="2026-10-14T08:38:28Z"/>
        </w:trPr>
        <w:tc>
          <w:tcPr>
            <w:tcW w:w="1385" w:type="dxa"/>
            <w:tcMar>
              <w:left w:w="70" w:type="dxa"/>
              <w:right w:w="70" w:type="dxa"/>
            </w:tcMar>
            <w:vAlign w:val="center"/>
          </w:tcPr>
          <w:p w14:paraId="78EA31AB">
            <w:pPr>
              <w:keepNext/>
              <w:spacing w:before="20" w:after="20" w:line="260" w:lineRule="exact"/>
              <w:ind w:left="0" w:leftChars="0" w:right="0" w:rightChars="0" w:firstLine="0" w:firstLineChars="0"/>
              <w:jc w:val="center"/>
              <w:rPr>
                <w:del w:id="3981" w:author="xh" w:date="2026-10-14T08:38:28Z"/>
              </w:rPr>
            </w:pPr>
            <w:ins w:id="1659" w:author="xh" w:date="2026-10-13T10:49:31Z">
              <w:del w:id="3980" w:author="xh" w:date="2026-10-14T08:38:28Z">
                <w:r>
                  <w:rPr>
                    <w:rFonts w:ascii="Times New Roman" w:hAnsi="Times New Roman" w:eastAsia="宋体"/>
                    <w:b w:val="0"/>
                    <w:sz w:val="18"/>
                  </w:rPr>
                  <w:delText xml:space="preserve">&gt;7%</w:delText>
                </w:r>
              </w:del>
            </w:ins>
          </w:p>
        </w:tc>
        <w:tc>
          <w:tcPr>
            <w:tcW w:w="1385" w:type="dxa"/>
            <w:tcMar>
              <w:left w:w="70" w:type="dxa"/>
              <w:right w:w="70" w:type="dxa"/>
            </w:tcMar>
            <w:vAlign w:val="center"/>
          </w:tcPr>
          <w:p w14:paraId="1B5F45F9">
            <w:pPr>
              <w:keepNext/>
              <w:spacing w:before="20" w:after="20" w:line="260" w:lineRule="exact"/>
              <w:ind w:left="0" w:leftChars="0" w:right="0" w:rightChars="0" w:firstLine="0" w:firstLineChars="0"/>
              <w:jc w:val="center"/>
              <w:rPr>
                <w:del w:id="3983" w:author="xh" w:date="2026-10-14T08:38:28Z"/>
              </w:rPr>
            </w:pPr>
            <w:ins w:id="1660" w:author="xh" w:date="2026-10-13T10:49:31Z">
              <w:del w:id="3982" w:author="xh" w:date="2026-10-14T08:38:28Z">
                <w:r>
                  <w:rPr>
                    <w:rFonts w:ascii="Times New Roman" w:hAnsi="Times New Roman" w:eastAsia="宋体"/>
                    <w:b w:val="0"/>
                    <w:sz w:val="18"/>
                  </w:rPr>
                  <w:delText xml:space="preserve">≤1</w:delText>
                </w:r>
              </w:del>
            </w:ins>
          </w:p>
        </w:tc>
        <w:tc>
          <w:tcPr>
            <w:tcW w:w="1385" w:type="dxa"/>
            <w:tcMar>
              <w:left w:w="70" w:type="dxa"/>
              <w:right w:w="70" w:type="dxa"/>
            </w:tcMar>
            <w:vAlign w:val="center"/>
          </w:tcPr>
          <w:p w14:paraId="6206B7AD">
            <w:pPr>
              <w:keepNext/>
              <w:spacing w:before="20" w:after="20" w:line="260" w:lineRule="exact"/>
              <w:ind w:left="0" w:leftChars="0" w:right="0" w:rightChars="0" w:firstLine="0" w:firstLineChars="0"/>
              <w:jc w:val="center"/>
              <w:rPr>
                <w:del w:id="3985" w:author="xh" w:date="2026-10-14T08:38:28Z"/>
              </w:rPr>
            </w:pPr>
            <w:ins w:id="1661" w:author="xh" w:date="2026-10-13T10:49:31Z">
              <w:del w:id="3984" w:author="xh" w:date="2026-10-14T08:38:28Z">
                <w:r>
                  <w:rPr>
                    <w:rFonts w:ascii="Times New Roman" w:hAnsi="Times New Roman" w:eastAsia="宋体"/>
                    <w:b w:val="0"/>
                    <w:sz w:val="18"/>
                  </w:rPr>
                  <w:delText xml:space="preserve">1.91～1.92</w:delText>
                </w:r>
              </w:del>
            </w:ins>
          </w:p>
        </w:tc>
        <w:tc>
          <w:tcPr>
            <w:tcW w:w="1385" w:type="dxa"/>
            <w:tcMar>
              <w:left w:w="70" w:type="dxa"/>
              <w:right w:w="70" w:type="dxa"/>
            </w:tcMar>
            <w:vAlign w:val="center"/>
          </w:tcPr>
          <w:p w14:paraId="32F7BFBA">
            <w:pPr>
              <w:keepNext/>
              <w:spacing w:before="20" w:after="20" w:line="260" w:lineRule="exact"/>
              <w:ind w:left="0" w:leftChars="0" w:right="0" w:rightChars="0" w:firstLine="0" w:firstLineChars="0"/>
              <w:jc w:val="center"/>
              <w:rPr>
                <w:del w:id="3987" w:author="xh" w:date="2026-10-14T08:38:28Z"/>
              </w:rPr>
            </w:pPr>
            <w:ins w:id="1662" w:author="xh" w:date="2026-10-13T10:49:31Z">
              <w:del w:id="3986" w:author="xh" w:date="2026-10-14T08:38:28Z">
                <w:r>
                  <w:rPr>
                    <w:rFonts w:ascii="Times New Roman" w:hAnsi="Times New Roman" w:eastAsia="宋体"/>
                    <w:b w:val="0"/>
                    <w:sz w:val="18"/>
                  </w:rPr>
                  <w:delText xml:space="preserve">1.76～1.92</w:delText>
                </w:r>
              </w:del>
            </w:ins>
          </w:p>
        </w:tc>
        <w:tc>
          <w:tcPr>
            <w:tcW w:w="1385" w:type="dxa"/>
            <w:tcMar>
              <w:left w:w="70" w:type="dxa"/>
              <w:right w:w="70" w:type="dxa"/>
            </w:tcMar>
            <w:vAlign w:val="center"/>
          </w:tcPr>
          <w:p w14:paraId="624324B9">
            <w:pPr>
              <w:keepNext/>
              <w:spacing w:before="20" w:after="20" w:line="260" w:lineRule="exact"/>
              <w:ind w:left="0" w:leftChars="0" w:right="0" w:rightChars="0" w:firstLine="0" w:firstLineChars="0"/>
              <w:jc w:val="center"/>
              <w:rPr>
                <w:del w:id="3989" w:author="xh" w:date="2026-10-14T08:38:28Z"/>
              </w:rPr>
            </w:pPr>
            <w:ins w:id="1663" w:author="xh" w:date="2026-10-13T10:49:31Z">
              <w:del w:id="3988" w:author="xh" w:date="2026-10-14T08:38:28Z">
                <w:r>
                  <w:rPr>
                    <w:rFonts w:ascii="Times New Roman" w:hAnsi="Times New Roman" w:eastAsia="宋体"/>
                    <w:b w:val="0"/>
                    <w:sz w:val="18"/>
                  </w:rPr>
                  <w:delText xml:space="preserve">1.50～1.64</w:delText>
                </w:r>
              </w:del>
            </w:ins>
          </w:p>
        </w:tc>
        <w:tc>
          <w:tcPr>
            <w:tcW w:w="1385" w:type="dxa"/>
            <w:tcMar>
              <w:left w:w="70" w:type="dxa"/>
              <w:right w:w="70" w:type="dxa"/>
            </w:tcMar>
            <w:vAlign w:val="center"/>
          </w:tcPr>
          <w:p w14:paraId="27D02AB0">
            <w:pPr>
              <w:keepNext/>
              <w:spacing w:before="20" w:after="20" w:line="260" w:lineRule="exact"/>
              <w:ind w:left="0" w:leftChars="0" w:right="0" w:rightChars="0" w:firstLine="0" w:firstLineChars="0"/>
              <w:jc w:val="center"/>
              <w:rPr>
                <w:del w:id="3991" w:author="xh" w:date="2026-10-14T08:38:28Z"/>
              </w:rPr>
            </w:pPr>
            <w:ins w:id="1664" w:author="xh" w:date="2026-10-13T10:49:31Z">
              <w:del w:id="3990" w:author="xh" w:date="2026-10-14T08:38:28Z">
                <w:r>
                  <w:rPr>
                    <w:rFonts w:ascii="Times New Roman" w:hAnsi="Times New Roman" w:eastAsia="宋体"/>
                    <w:b w:val="0"/>
                    <w:sz w:val="18"/>
                  </w:rPr>
                  <w:delText xml:space="preserve">1.36～1.51</w:delText>
                </w:r>
              </w:del>
            </w:ins>
          </w:p>
        </w:tc>
      </w:tr>
      <w:tr w14:paraId="2C5B84F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665" w:author="xh" w:date="2026-10-13T10:49:31Z"/>
          <w:del w:id="3992" w:author="xh" w:date="2026-10-14T08:38:28Z"/>
        </w:trPr>
        <w:tc>
          <w:tcPr>
            <w:tcW w:w="1385" w:type="dxa"/>
            <w:tcMar>
              <w:left w:w="70" w:type="dxa"/>
              <w:right w:w="70" w:type="dxa"/>
            </w:tcMar>
            <w:vAlign w:val="center"/>
          </w:tcPr>
          <w:p w14:paraId="729607B0">
            <w:pPr>
              <w:keepNext/>
              <w:spacing w:before="20" w:after="20" w:line="260" w:lineRule="exact"/>
              <w:ind w:left="0" w:leftChars="0" w:right="0" w:rightChars="0" w:firstLine="0" w:firstLineChars="0"/>
              <w:jc w:val="center"/>
              <w:rPr>
                <w:del w:id="3994" w:author="xh" w:date="2026-10-14T08:38:28Z"/>
              </w:rPr>
            </w:pPr>
            <w:ins w:id="1666" w:author="xh" w:date="2026-10-13T10:49:31Z">
              <w:del w:id="3993" w:author="xh" w:date="2026-10-14T08:38:28Z">
                <w:r>
                  <w:rPr>
                    <w:rFonts w:ascii="Times New Roman" w:hAnsi="Times New Roman" w:eastAsia="宋体"/>
                    <w:b w:val="0"/>
                    <w:sz w:val="18"/>
                  </w:rPr>
                  <w:delText xml:space="preserve">&gt;7%</w:delText>
                </w:r>
              </w:del>
            </w:ins>
          </w:p>
        </w:tc>
        <w:tc>
          <w:tcPr>
            <w:tcW w:w="1385" w:type="dxa"/>
            <w:tcMar>
              <w:left w:w="70" w:type="dxa"/>
              <w:right w:w="70" w:type="dxa"/>
            </w:tcMar>
            <w:vAlign w:val="center"/>
          </w:tcPr>
          <w:p w14:paraId="7DDB1A9E">
            <w:pPr>
              <w:keepNext/>
              <w:spacing w:before="20" w:after="20" w:line="260" w:lineRule="exact"/>
              <w:ind w:left="0" w:leftChars="0" w:right="0" w:rightChars="0" w:firstLine="0" w:firstLineChars="0"/>
              <w:jc w:val="center"/>
              <w:rPr>
                <w:del w:id="3996" w:author="xh" w:date="2026-10-14T08:38:28Z"/>
              </w:rPr>
            </w:pPr>
            <w:ins w:id="1667" w:author="xh" w:date="2026-10-13T10:49:31Z">
              <w:del w:id="3995" w:author="xh" w:date="2026-10-14T08:38:28Z">
                <w:r>
                  <w:rPr>
                    <w:rFonts w:ascii="Times New Roman" w:hAnsi="Times New Roman" w:eastAsia="宋体"/>
                    <w:b w:val="0"/>
                    <w:sz w:val="18"/>
                  </w:rPr>
                  <w:delText xml:space="preserve">(1,2]</w:delText>
                </w:r>
              </w:del>
            </w:ins>
          </w:p>
        </w:tc>
        <w:tc>
          <w:tcPr>
            <w:tcW w:w="1385" w:type="dxa"/>
            <w:tcMar>
              <w:left w:w="70" w:type="dxa"/>
              <w:right w:w="70" w:type="dxa"/>
            </w:tcMar>
            <w:vAlign w:val="center"/>
          </w:tcPr>
          <w:p w14:paraId="675EE7C1">
            <w:pPr>
              <w:keepNext/>
              <w:spacing w:before="20" w:after="20" w:line="260" w:lineRule="exact"/>
              <w:ind w:left="0" w:leftChars="0" w:right="0" w:rightChars="0" w:firstLine="0" w:firstLineChars="0"/>
              <w:jc w:val="center"/>
              <w:rPr>
                <w:del w:id="3998" w:author="xh" w:date="2026-10-14T08:38:28Z"/>
              </w:rPr>
            </w:pPr>
            <w:ins w:id="1668" w:author="xh" w:date="2026-10-13T10:49:31Z">
              <w:del w:id="3997" w:author="xh" w:date="2026-10-14T08:38:28Z">
                <w:r>
                  <w:rPr>
                    <w:rFonts w:ascii="Times New Roman" w:hAnsi="Times New Roman" w:eastAsia="宋体"/>
                    <w:b w:val="0"/>
                    <w:sz w:val="18"/>
                  </w:rPr>
                  <w:delText xml:space="preserve">1.91～2.09</w:delText>
                </w:r>
              </w:del>
            </w:ins>
          </w:p>
        </w:tc>
        <w:tc>
          <w:tcPr>
            <w:tcW w:w="1385" w:type="dxa"/>
            <w:tcMar>
              <w:left w:w="70" w:type="dxa"/>
              <w:right w:w="70" w:type="dxa"/>
            </w:tcMar>
            <w:vAlign w:val="center"/>
          </w:tcPr>
          <w:p w14:paraId="20D4EE75">
            <w:pPr>
              <w:keepNext/>
              <w:spacing w:before="20" w:after="20" w:line="260" w:lineRule="exact"/>
              <w:ind w:left="0" w:leftChars="0" w:right="0" w:rightChars="0" w:firstLine="0" w:firstLineChars="0"/>
              <w:jc w:val="center"/>
              <w:rPr>
                <w:del w:id="4000" w:author="xh" w:date="2026-10-14T08:38:28Z"/>
              </w:rPr>
            </w:pPr>
            <w:ins w:id="1669" w:author="xh" w:date="2026-10-13T10:49:31Z">
              <w:del w:id="3999" w:author="xh" w:date="2026-10-14T08:38:28Z">
                <w:r>
                  <w:rPr>
                    <w:rFonts w:ascii="Times New Roman" w:hAnsi="Times New Roman" w:eastAsia="宋体"/>
                    <w:b w:val="0"/>
                    <w:sz w:val="18"/>
                  </w:rPr>
                  <w:delText xml:space="preserve">1.76～2.09</w:delText>
                </w:r>
              </w:del>
            </w:ins>
          </w:p>
        </w:tc>
        <w:tc>
          <w:tcPr>
            <w:tcW w:w="1385" w:type="dxa"/>
            <w:tcMar>
              <w:left w:w="70" w:type="dxa"/>
              <w:right w:w="70" w:type="dxa"/>
            </w:tcMar>
            <w:vAlign w:val="center"/>
          </w:tcPr>
          <w:p w14:paraId="6D5162A3">
            <w:pPr>
              <w:keepNext/>
              <w:spacing w:before="20" w:after="20" w:line="260" w:lineRule="exact"/>
              <w:ind w:left="0" w:leftChars="0" w:right="0" w:rightChars="0" w:firstLine="0" w:firstLineChars="0"/>
              <w:jc w:val="center"/>
              <w:rPr>
                <w:del w:id="4002" w:author="xh" w:date="2026-10-14T08:38:28Z"/>
              </w:rPr>
            </w:pPr>
            <w:ins w:id="1670" w:author="xh" w:date="2026-10-13T10:49:31Z">
              <w:del w:id="4001" w:author="xh" w:date="2026-10-14T08:38:28Z">
                <w:r>
                  <w:rPr>
                    <w:rFonts w:ascii="Times New Roman" w:hAnsi="Times New Roman" w:eastAsia="宋体"/>
                    <w:b w:val="0"/>
                    <w:sz w:val="18"/>
                  </w:rPr>
                  <w:delText xml:space="preserve">1.50～1.95</w:delText>
                </w:r>
              </w:del>
            </w:ins>
          </w:p>
        </w:tc>
        <w:tc>
          <w:tcPr>
            <w:tcW w:w="1385" w:type="dxa"/>
            <w:tcMar>
              <w:left w:w="70" w:type="dxa"/>
              <w:right w:w="70" w:type="dxa"/>
            </w:tcMar>
            <w:vAlign w:val="center"/>
          </w:tcPr>
          <w:p w14:paraId="4DDFE85D">
            <w:pPr>
              <w:keepNext/>
              <w:spacing w:before="20" w:after="20" w:line="260" w:lineRule="exact"/>
              <w:ind w:left="0" w:leftChars="0" w:right="0" w:rightChars="0" w:firstLine="0" w:firstLineChars="0"/>
              <w:jc w:val="center"/>
              <w:rPr>
                <w:del w:id="4004" w:author="xh" w:date="2026-10-14T08:38:28Z"/>
              </w:rPr>
            </w:pPr>
            <w:ins w:id="1671" w:author="xh" w:date="2026-10-13T10:49:31Z">
              <w:del w:id="4003" w:author="xh" w:date="2026-10-14T08:38:28Z">
                <w:r>
                  <w:rPr>
                    <w:rFonts w:ascii="Times New Roman" w:hAnsi="Times New Roman" w:eastAsia="宋体"/>
                    <w:b w:val="0"/>
                    <w:sz w:val="18"/>
                  </w:rPr>
                  <w:delText xml:space="preserve">1.36～1.95</w:delText>
                </w:r>
              </w:del>
            </w:ins>
          </w:p>
        </w:tc>
      </w:tr>
      <w:tr w14:paraId="060FFDD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672" w:author="xh" w:date="2026-10-13T10:49:31Z"/>
          <w:del w:id="4005" w:author="xh" w:date="2026-10-14T08:38:28Z"/>
        </w:trPr>
        <w:tc>
          <w:tcPr>
            <w:tcW w:w="1385" w:type="dxa"/>
            <w:tcMar>
              <w:left w:w="70" w:type="dxa"/>
              <w:right w:w="70" w:type="dxa"/>
            </w:tcMar>
            <w:vAlign w:val="center"/>
          </w:tcPr>
          <w:p w14:paraId="33611329">
            <w:pPr>
              <w:keepNext w:val="0"/>
              <w:spacing w:before="20" w:after="20" w:line="260" w:lineRule="exact"/>
              <w:ind w:left="0" w:leftChars="0" w:right="0" w:rightChars="0" w:firstLine="0" w:firstLineChars="0"/>
              <w:jc w:val="center"/>
              <w:rPr>
                <w:del w:id="4007" w:author="xh" w:date="2026-10-14T08:38:28Z"/>
              </w:rPr>
            </w:pPr>
            <w:ins w:id="1673" w:author="xh" w:date="2026-10-13T10:49:31Z">
              <w:del w:id="4006" w:author="xh" w:date="2026-10-14T08:38:28Z">
                <w:r>
                  <w:rPr>
                    <w:rFonts w:ascii="Times New Roman" w:hAnsi="Times New Roman" w:eastAsia="宋体"/>
                    <w:b w:val="0"/>
                    <w:sz w:val="18"/>
                  </w:rPr>
                  <w:delText xml:space="preserve">&gt;7%</w:delText>
                </w:r>
              </w:del>
            </w:ins>
          </w:p>
        </w:tc>
        <w:tc>
          <w:tcPr>
            <w:tcW w:w="1385" w:type="dxa"/>
            <w:tcMar>
              <w:left w:w="70" w:type="dxa"/>
              <w:right w:w="70" w:type="dxa"/>
            </w:tcMar>
            <w:vAlign w:val="center"/>
          </w:tcPr>
          <w:p w14:paraId="5BF447EB">
            <w:pPr>
              <w:keepNext w:val="0"/>
              <w:spacing w:before="20" w:after="20" w:line="260" w:lineRule="exact"/>
              <w:ind w:left="0" w:leftChars="0" w:right="0" w:rightChars="0" w:firstLine="0" w:firstLineChars="0"/>
              <w:jc w:val="center"/>
              <w:rPr>
                <w:del w:id="4009" w:author="xh" w:date="2026-10-14T08:38:28Z"/>
              </w:rPr>
            </w:pPr>
            <w:ins w:id="1674" w:author="xh" w:date="2026-10-13T10:49:31Z">
              <w:del w:id="4008" w:author="xh" w:date="2026-10-14T08:38:28Z">
                <w:r>
                  <w:rPr>
                    <w:rFonts w:ascii="Times New Roman" w:hAnsi="Times New Roman" w:eastAsia="宋体"/>
                    <w:b w:val="0"/>
                    <w:sz w:val="18"/>
                  </w:rPr>
                  <w:delText xml:space="preserve">&gt;2</w:delText>
                </w:r>
              </w:del>
            </w:ins>
          </w:p>
        </w:tc>
        <w:tc>
          <w:tcPr>
            <w:tcW w:w="1385" w:type="dxa"/>
            <w:tcMar>
              <w:left w:w="70" w:type="dxa"/>
              <w:right w:w="70" w:type="dxa"/>
            </w:tcMar>
            <w:vAlign w:val="center"/>
          </w:tcPr>
          <w:p w14:paraId="3A2D8B64">
            <w:pPr>
              <w:keepNext w:val="0"/>
              <w:spacing w:before="20" w:after="20" w:line="260" w:lineRule="exact"/>
              <w:ind w:left="0" w:leftChars="0" w:right="0" w:rightChars="0" w:firstLine="0" w:firstLineChars="0"/>
              <w:jc w:val="center"/>
              <w:rPr>
                <w:del w:id="4011" w:author="xh" w:date="2026-10-14T08:38:28Z"/>
              </w:rPr>
            </w:pPr>
            <w:ins w:id="1675" w:author="xh" w:date="2026-10-13T10:49:31Z">
              <w:del w:id="4010" w:author="xh" w:date="2026-10-14T08:38:28Z">
                <w:r>
                  <w:rPr>
                    <w:rFonts w:ascii="Times New Roman" w:hAnsi="Times New Roman" w:eastAsia="宋体"/>
                    <w:b w:val="0"/>
                    <w:sz w:val="18"/>
                  </w:rPr>
                  <w:delText xml:space="preserve">2.31～2.49</w:delText>
                </w:r>
              </w:del>
            </w:ins>
          </w:p>
        </w:tc>
        <w:tc>
          <w:tcPr>
            <w:tcW w:w="1385" w:type="dxa"/>
            <w:tcMar>
              <w:left w:w="70" w:type="dxa"/>
              <w:right w:w="70" w:type="dxa"/>
            </w:tcMar>
            <w:vAlign w:val="center"/>
          </w:tcPr>
          <w:p w14:paraId="056B2239">
            <w:pPr>
              <w:keepNext w:val="0"/>
              <w:spacing w:before="20" w:after="20" w:line="260" w:lineRule="exact"/>
              <w:ind w:left="0" w:leftChars="0" w:right="0" w:rightChars="0" w:firstLine="0" w:firstLineChars="0"/>
              <w:jc w:val="center"/>
              <w:rPr>
                <w:del w:id="4013" w:author="xh" w:date="2026-10-14T08:38:28Z"/>
              </w:rPr>
            </w:pPr>
            <w:ins w:id="1676" w:author="xh" w:date="2026-10-13T10:49:31Z">
              <w:del w:id="4012" w:author="xh" w:date="2026-10-14T08:38:28Z">
                <w:r>
                  <w:rPr>
                    <w:rFonts w:ascii="Times New Roman" w:hAnsi="Times New Roman" w:eastAsia="宋体"/>
                    <w:b w:val="0"/>
                    <w:sz w:val="18"/>
                  </w:rPr>
                  <w:delText xml:space="preserve">2.08～2.49</w:delText>
                </w:r>
              </w:del>
            </w:ins>
          </w:p>
        </w:tc>
        <w:tc>
          <w:tcPr>
            <w:tcW w:w="1385" w:type="dxa"/>
            <w:tcMar>
              <w:left w:w="70" w:type="dxa"/>
              <w:right w:w="70" w:type="dxa"/>
            </w:tcMar>
            <w:vAlign w:val="center"/>
          </w:tcPr>
          <w:p w14:paraId="3918878B">
            <w:pPr>
              <w:keepNext w:val="0"/>
              <w:spacing w:before="20" w:after="20" w:line="260" w:lineRule="exact"/>
              <w:ind w:left="0" w:leftChars="0" w:right="0" w:rightChars="0" w:firstLine="0" w:firstLineChars="0"/>
              <w:jc w:val="center"/>
              <w:rPr>
                <w:del w:id="4015" w:author="xh" w:date="2026-10-14T08:38:28Z"/>
              </w:rPr>
            </w:pPr>
            <w:ins w:id="1677" w:author="xh" w:date="2026-10-13T10:49:31Z">
              <w:del w:id="4014" w:author="xh" w:date="2026-10-14T08:38:28Z">
                <w:r>
                  <w:rPr>
                    <w:rFonts w:ascii="Times New Roman" w:hAnsi="Times New Roman" w:eastAsia="宋体"/>
                    <w:b w:val="0"/>
                    <w:sz w:val="18"/>
                  </w:rPr>
                  <w:delText xml:space="preserve">1.93～2.42</w:delText>
                </w:r>
              </w:del>
            </w:ins>
          </w:p>
        </w:tc>
        <w:tc>
          <w:tcPr>
            <w:tcW w:w="1385" w:type="dxa"/>
            <w:tcMar>
              <w:left w:w="70" w:type="dxa"/>
              <w:right w:w="70" w:type="dxa"/>
            </w:tcMar>
            <w:vAlign w:val="center"/>
          </w:tcPr>
          <w:p w14:paraId="7F175E4C">
            <w:pPr>
              <w:keepNext w:val="0"/>
              <w:spacing w:before="20" w:after="20" w:line="260" w:lineRule="exact"/>
              <w:ind w:left="0" w:leftChars="0" w:right="0" w:rightChars="0" w:firstLine="0" w:firstLineChars="0"/>
              <w:jc w:val="center"/>
              <w:rPr>
                <w:del w:id="4017" w:author="xh" w:date="2026-10-14T08:38:28Z"/>
              </w:rPr>
            </w:pPr>
            <w:ins w:id="1678" w:author="xh" w:date="2026-10-13T10:49:31Z">
              <w:del w:id="4016" w:author="xh" w:date="2026-10-14T08:38:28Z">
                <w:r>
                  <w:rPr>
                    <w:rFonts w:ascii="Times New Roman" w:hAnsi="Times New Roman" w:eastAsia="宋体"/>
                    <w:b w:val="0"/>
                    <w:sz w:val="18"/>
                  </w:rPr>
                  <w:delText xml:space="preserve">1.80～2.42</w:delText>
                </w:r>
              </w:del>
            </w:ins>
          </w:p>
        </w:tc>
      </w:tr>
    </w:tbl>
    <w:tbl xmlns:a="http://schemas.openxmlformats.org/drawingml/2006/main" xmlns:pic="http://schemas.openxmlformats.org/drawingml/2006/picture">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ins w:id="4018" w:author="xh" w:date="2026-10-14T08:38:28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019" w:author="xh" w:date="2026-10-14T08:38:28Z">
              <w:r>
                <w:rPr>
                  <w:rFonts w:ascii="Times New Roman" w:hAnsi="Times New Roman" w:eastAsia="宋体"/>
                  <w:b/>
                  <w:sz w:val="18"/>
                </w:rPr>
                <w:t>平均增长率</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020" w:author="xh" w:date="2026-10-14T08:38:28Z">
              <w:r>
                <w:rPr>
                  <w:rFonts w:ascii="Times New Roman" w:hAnsi="Times New Roman" w:eastAsia="宋体"/>
                  <w:b/>
                  <w:sz w:val="18"/>
                </w:rPr>
                <w:t>装机渗透率</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021" w:author="xh" w:date="2026-10-14T08:38:28Z">
              <w:r>
                <w:rPr>
                  <w:rFonts w:ascii="Times New Roman" w:hAnsi="Times New Roman" w:eastAsia="宋体"/>
                  <w:b/>
                  <w:sz w:val="18"/>
                </w:rPr>
                <w:t>≤30%</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022" w:author="xh" w:date="2026-10-14T08:38:28Z">
              <w:r>
                <w:rPr>
                  <w:rFonts w:ascii="Times New Roman" w:hAnsi="Times New Roman" w:eastAsia="宋体"/>
                  <w:b/>
                  <w:sz w:val="18"/>
                </w:rPr>
                <w:t>(30%,50%]</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023" w:author="xh" w:date="2026-10-14T08:38:28Z">
              <w:r>
                <w:rPr>
                  <w:rFonts w:ascii="Times New Roman" w:hAnsi="Times New Roman" w:eastAsia="宋体"/>
                  <w:b/>
                  <w:sz w:val="18"/>
                </w:rPr>
                <w:t>(50%,70%]</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024" w:author="xh" w:date="2026-10-14T08:38:28Z">
              <w:r>
                <w:rPr>
                  <w:rFonts w:ascii="Times New Roman" w:hAnsi="Times New Roman" w:eastAsia="宋体"/>
                  <w:b/>
                  <w:sz w:val="18"/>
                </w:rPr>
                <w:t>&gt;70%</w:t>
              </w:r>
            </w:ins>
          </w:p>
        </w:tc>
      </w:tr>
      <w:tr>
        <w:trPr>
          <w:cantSplit/>
          <w:ins w:id="4025" w:author="xh" w:date="2026-10-14T08:38:28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026" w:author="xh" w:date="2026-10-14T08:38:28Z">
              <w:r>
                <w:rPr>
                  <w:rFonts w:ascii="Times New Roman" w:hAnsi="Times New Roman" w:eastAsia="宋体"/>
                  <w:b w:val="0"/>
                  <w:sz w:val="18"/>
                </w:rPr>
                <w:t>≤2%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027" w:author="xh" w:date="2026-10-14T08:38:28Z">
              <w:r>
                <w:rPr>
                  <w:rFonts w:ascii="Times New Roman" w:hAnsi="Times New Roman" w:eastAsia="宋体"/>
                  <w:b w:val="0"/>
                  <w:sz w:val="18"/>
                </w:rPr>
                <w:t>≤1</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028" w:author="xh" w:date="2026-10-14T08:38:28Z">
              <w:r>
                <w:rPr>
                  <w:rFonts w:ascii="Times New Roman" w:hAnsi="Times New Roman" w:eastAsia="宋体"/>
                  <w:b w:val="0"/>
                  <w:sz w:val="18"/>
                </w:rPr>
                <w:t>1.84～2.22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029" w:author="xh" w:date="2026-10-14T08:38:28Z">
              <w:r>
                <w:rPr>
                  <w:rFonts w:ascii="Times New Roman" w:hAnsi="Times New Roman" w:eastAsia="宋体"/>
                  <w:b w:val="0"/>
                  <w:sz w:val="18"/>
                </w:rPr>
                <w:t>1.84～2.00</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030" w:author="xh" w:date="2026-10-14T08:38:28Z">
              <w:r>
                <w:rPr>
                  <w:rFonts w:ascii="Times New Roman" w:hAnsi="Times New Roman" w:eastAsia="宋体"/>
                  <w:b w:val="0"/>
                  <w:sz w:val="18"/>
                </w:rPr>
                <w:t>1.84～2.00</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031" w:author="xh" w:date="2026-10-14T08:38:28Z">
              <w:r>
                <w:rPr>
                  <w:rFonts w:ascii="Times New Roman" w:hAnsi="Times New Roman" w:eastAsia="宋体"/>
                  <w:b w:val="0"/>
                  <w:sz w:val="18"/>
                </w:rPr>
                <w:t>1.84～2.00</w:t>
              </w:r>
            </w:ins>
          </w:p>
        </w:tc>
      </w:tr>
      <w:tr>
        <w:trPr>
          <w:cantSplit/>
          <w:ins w:id="4032" w:author="xh" w:date="2026-10-14T08:38:28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033" w:author="xh" w:date="2026-10-14T08:38:28Z">
              <w:r>
                <w:rPr>
                  <w:rFonts w:ascii="Times New Roman" w:hAnsi="Times New Roman" w:eastAsia="宋体"/>
                  <w:b w:val="0"/>
                  <w:sz w:val="18"/>
                </w:rPr>
                <w:t>≤2%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034" w:author="xh" w:date="2026-10-14T08:38:28Z">
              <w:r>
                <w:rPr>
                  <w:rFonts w:ascii="Times New Roman" w:hAnsi="Times New Roman" w:eastAsia="宋体"/>
                  <w:b w:val="0"/>
                  <w:sz w:val="18"/>
                </w:rPr>
                <w:t>(1,2]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035" w:author="xh" w:date="2026-10-14T08:38:28Z">
              <w:r>
                <w:rPr>
                  <w:rFonts w:ascii="Times New Roman" w:hAnsi="Times New Roman" w:eastAsia="宋体"/>
                  <w:b w:val="0"/>
                  <w:sz w:val="18"/>
                </w:rPr>
                <w:t>1.84～2.40</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036" w:author="xh" w:date="2026-10-14T08:38:28Z">
              <w:r>
                <w:rPr>
                  <w:rFonts w:ascii="Times New Roman" w:hAnsi="Times New Roman" w:eastAsia="宋体"/>
                  <w:b w:val="0"/>
                  <w:sz w:val="18"/>
                </w:rPr>
                <w:t>1.84～2.22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037" w:author="xh" w:date="2026-10-14T08:38:28Z">
              <w:r>
                <w:rPr>
                  <w:rFonts w:ascii="Times New Roman" w:hAnsi="Times New Roman" w:eastAsia="宋体"/>
                  <w:b w:val="0"/>
                  <w:sz w:val="18"/>
                </w:rPr>
                <w:t>1.84～2.20</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038" w:author="xh" w:date="2026-10-14T08:38:28Z">
              <w:r>
                <w:rPr>
                  <w:rFonts w:ascii="Times New Roman" w:hAnsi="Times New Roman" w:eastAsia="宋体"/>
                  <w:b w:val="0"/>
                  <w:sz w:val="18"/>
                </w:rPr>
                <w:t>1.84～2.20</w:t>
              </w:r>
            </w:ins>
          </w:p>
        </w:tc>
      </w:tr>
      <w:tr>
        <w:trPr>
          <w:cantSplit/>
          <w:ins w:id="4039" w:author="xh" w:date="2026-10-14T08:38:28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040" w:author="xh" w:date="2026-10-14T08:38:28Z">
              <w:r>
                <w:rPr>
                  <w:rFonts w:ascii="Times New Roman" w:hAnsi="Times New Roman" w:eastAsia="宋体"/>
                  <w:b w:val="0"/>
                  <w:sz w:val="18"/>
                </w:rPr>
                <w:t>≤2%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041" w:author="xh" w:date="2026-10-14T08:38:28Z">
              <w:r>
                <w:rPr>
                  <w:rFonts w:ascii="Times New Roman" w:hAnsi="Times New Roman" w:eastAsia="宋体"/>
                  <w:b w:val="0"/>
                  <w:sz w:val="18"/>
                </w:rPr>
                <w:t>&gt;2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042" w:author="xh" w:date="2026-10-14T08:38:28Z">
              <w:r>
                <w:rPr>
                  <w:rFonts w:ascii="Times New Roman" w:hAnsi="Times New Roman" w:eastAsia="宋体"/>
                  <w:b w:val="0"/>
                  <w:sz w:val="18"/>
                </w:rPr>
                <w:t>2.40～3.15</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043" w:author="xh" w:date="2026-10-14T08:38:28Z">
              <w:r>
                <w:rPr>
                  <w:rFonts w:ascii="Times New Roman" w:hAnsi="Times New Roman" w:eastAsia="宋体"/>
                  <w:b w:val="0"/>
                  <w:sz w:val="18"/>
                </w:rPr>
                <w:t>2.20～2.91</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044" w:author="xh" w:date="2026-10-14T08:38:28Z">
              <w:r>
                <w:rPr>
                  <w:rFonts w:ascii="Times New Roman" w:hAnsi="Times New Roman" w:eastAsia="宋体"/>
                  <w:b w:val="0"/>
                  <w:sz w:val="18"/>
                </w:rPr>
                <w:t>2.20～2.84</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045" w:author="xh" w:date="2026-10-14T08:38:28Z">
              <w:r>
                <w:rPr>
                  <w:rFonts w:ascii="Times New Roman" w:hAnsi="Times New Roman" w:eastAsia="宋体"/>
                  <w:b w:val="0"/>
                  <w:sz w:val="18"/>
                </w:rPr>
                <w:t>2.20～2.84</w:t>
              </w:r>
            </w:ins>
          </w:p>
        </w:tc>
      </w:tr>
      <w:tr>
        <w:trPr>
          <w:cantSplit/>
          <w:ins w:id="4046" w:author="xh" w:date="2026-10-14T08:38:28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047" w:author="xh" w:date="2026-10-14T08:38:28Z">
              <w:r>
                <w:rPr>
                  <w:rFonts w:ascii="Times New Roman" w:hAnsi="Times New Roman" w:eastAsia="宋体"/>
                  <w:b w:val="0"/>
                  <w:sz w:val="18"/>
                </w:rPr>
                <w:t>(2%,4%]</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048" w:author="xh" w:date="2026-10-14T08:38:28Z">
              <w:r>
                <w:rPr>
                  <w:rFonts w:ascii="Times New Roman" w:hAnsi="Times New Roman" w:eastAsia="宋体"/>
                  <w:b w:val="0"/>
                  <w:sz w:val="18"/>
                </w:rPr>
                <w:t>≤1</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049" w:author="xh" w:date="2026-10-14T08:38:28Z">
              <w:r>
                <w:rPr>
                  <w:rFonts w:ascii="Times New Roman" w:hAnsi="Times New Roman" w:eastAsia="宋体"/>
                  <w:b w:val="0"/>
                  <w:sz w:val="18"/>
                </w:rPr>
                <w:t>1.88～2.23</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050" w:author="xh" w:date="2026-10-14T08:38:28Z">
              <w:r>
                <w:rPr>
                  <w:rFonts w:ascii="Times New Roman" w:hAnsi="Times New Roman" w:eastAsia="宋体"/>
                  <w:b w:val="0"/>
                  <w:sz w:val="18"/>
                </w:rPr>
                <w:t>1.70～1.89</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051" w:author="xh" w:date="2026-10-14T08:38:28Z">
              <w:r>
                <w:rPr>
                  <w:rFonts w:ascii="Times New Roman" w:hAnsi="Times New Roman" w:eastAsia="宋体"/>
                  <w:b w:val="0"/>
                  <w:sz w:val="18"/>
                </w:rPr>
                <w:t>1.70～1.78</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052" w:author="xh" w:date="2026-10-14T08:38:28Z">
              <w:r>
                <w:rPr>
                  <w:rFonts w:ascii="Times New Roman" w:hAnsi="Times New Roman" w:eastAsia="宋体"/>
                  <w:b w:val="0"/>
                  <w:sz w:val="18"/>
                </w:rPr>
                <w:t>1.70～1.78</w:t>
              </w:r>
            </w:ins>
          </w:p>
        </w:tc>
      </w:tr>
      <w:tr>
        <w:trPr>
          <w:cantSplit/>
          <w:ins w:id="4053" w:author="xh" w:date="2026-10-14T08:38:28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054" w:author="xh" w:date="2026-10-14T08:38:28Z">
              <w:r>
                <w:rPr>
                  <w:rFonts w:ascii="Times New Roman" w:hAnsi="Times New Roman" w:eastAsia="宋体"/>
                  <w:b w:val="0"/>
                  <w:sz w:val="18"/>
                </w:rPr>
                <w:t>(2%,4%]</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055" w:author="xh" w:date="2026-10-14T08:38:28Z">
              <w:r>
                <w:rPr>
                  <w:rFonts w:ascii="Times New Roman" w:hAnsi="Times New Roman" w:eastAsia="宋体"/>
                  <w:b w:val="0"/>
                  <w:sz w:val="18"/>
                </w:rPr>
                <w:t>(1,2]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056" w:author="xh" w:date="2026-10-14T08:38:28Z">
              <w:r>
                <w:rPr>
                  <w:rFonts w:ascii="Times New Roman" w:hAnsi="Times New Roman" w:eastAsia="宋体"/>
                  <w:b w:val="0"/>
                  <w:sz w:val="18"/>
                </w:rPr>
                <w:t>1.88～2.43</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057" w:author="xh" w:date="2026-10-14T08:38:28Z">
              <w:r>
                <w:rPr>
                  <w:rFonts w:ascii="Times New Roman" w:hAnsi="Times New Roman" w:eastAsia="宋体"/>
                  <w:b w:val="0"/>
                  <w:sz w:val="18"/>
                </w:rPr>
                <w:t>1.70～2.15</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058" w:author="xh" w:date="2026-10-14T08:38:28Z">
              <w:r>
                <w:rPr>
                  <w:rFonts w:ascii="Times New Roman" w:hAnsi="Times New Roman" w:eastAsia="宋体"/>
                  <w:b w:val="0"/>
                  <w:sz w:val="18"/>
                </w:rPr>
                <w:t>1.70～1.96</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059" w:author="xh" w:date="2026-10-14T08:38:28Z">
              <w:r>
                <w:rPr>
                  <w:rFonts w:ascii="Times New Roman" w:hAnsi="Times New Roman" w:eastAsia="宋体"/>
                  <w:b w:val="0"/>
                  <w:sz w:val="18"/>
                </w:rPr>
                <w:t>1.70～1.96</w:t>
              </w:r>
            </w:ins>
          </w:p>
        </w:tc>
      </w:tr>
      <w:tr>
        <w:trPr>
          <w:cantSplit/>
          <w:ins w:id="4060" w:author="xh" w:date="2026-10-14T08:38:28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061" w:author="xh" w:date="2026-10-14T08:38:28Z">
              <w:r>
                <w:rPr>
                  <w:rFonts w:ascii="Times New Roman" w:hAnsi="Times New Roman" w:eastAsia="宋体"/>
                  <w:b w:val="0"/>
                  <w:sz w:val="18"/>
                </w:rPr>
                <w:t>(2%,4%]</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062" w:author="xh" w:date="2026-10-14T08:38:28Z">
              <w:r>
                <w:rPr>
                  <w:rFonts w:ascii="Times New Roman" w:hAnsi="Times New Roman" w:eastAsia="宋体"/>
                  <w:b w:val="0"/>
                  <w:sz w:val="18"/>
                </w:rPr>
                <w:t>&gt;2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063" w:author="xh" w:date="2026-10-14T08:38:28Z">
              <w:r>
                <w:rPr>
                  <w:rFonts w:ascii="Times New Roman" w:hAnsi="Times New Roman" w:eastAsia="宋体"/>
                  <w:b w:val="0"/>
                  <w:sz w:val="18"/>
                </w:rPr>
                <w:t>2.34～2.92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064" w:author="xh" w:date="2026-10-14T08:38:28Z">
              <w:r>
                <w:rPr>
                  <w:rFonts w:ascii="Times New Roman" w:hAnsi="Times New Roman" w:eastAsia="宋体"/>
                  <w:b w:val="0"/>
                  <w:sz w:val="18"/>
                </w:rPr>
                <w:t>2.25～2.92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065" w:author="xh" w:date="2026-10-14T08:38:28Z">
              <w:r>
                <w:rPr>
                  <w:rFonts w:ascii="Times New Roman" w:hAnsi="Times New Roman" w:eastAsia="宋体"/>
                  <w:b w:val="0"/>
                  <w:sz w:val="18"/>
                </w:rPr>
                <w:t>2.25～2.71</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066" w:author="xh" w:date="2026-10-14T08:38:28Z">
              <w:r>
                <w:rPr>
                  <w:rFonts w:ascii="Times New Roman" w:hAnsi="Times New Roman" w:eastAsia="宋体"/>
                  <w:b w:val="0"/>
                  <w:sz w:val="18"/>
                </w:rPr>
                <w:t>2.25～2.71</w:t>
              </w:r>
            </w:ins>
          </w:p>
        </w:tc>
      </w:tr>
      <w:tr>
        <w:trPr>
          <w:cantSplit/>
          <w:ins w:id="4067" w:author="xh" w:date="2026-10-14T08:38:28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068" w:author="xh" w:date="2026-10-14T08:38:28Z">
              <w:r>
                <w:rPr>
                  <w:rFonts w:ascii="Times New Roman" w:hAnsi="Times New Roman" w:eastAsia="宋体"/>
                  <w:b w:val="0"/>
                  <w:sz w:val="18"/>
                </w:rPr>
                <w:t>(4%,7%]</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069" w:author="xh" w:date="2026-10-14T08:38:28Z">
              <w:r>
                <w:rPr>
                  <w:rFonts w:ascii="Times New Roman" w:hAnsi="Times New Roman" w:eastAsia="宋体"/>
                  <w:b w:val="0"/>
                  <w:sz w:val="18"/>
                </w:rPr>
                <w:t>≤1</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070" w:author="xh" w:date="2026-10-14T08:38:28Z">
              <w:r>
                <w:rPr>
                  <w:rFonts w:ascii="Times New Roman" w:hAnsi="Times New Roman" w:eastAsia="宋体"/>
                  <w:b w:val="0"/>
                  <w:sz w:val="18"/>
                </w:rPr>
                <w:t>1.98～2.10</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071" w:author="xh" w:date="2026-10-14T08:38:28Z">
              <w:r>
                <w:rPr>
                  <w:rFonts w:ascii="Times New Roman" w:hAnsi="Times New Roman" w:eastAsia="宋体"/>
                  <w:b w:val="0"/>
                  <w:sz w:val="18"/>
                </w:rPr>
                <w:t>1.67～1.84</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072" w:author="xh" w:date="2026-10-14T08:38:28Z">
              <w:r>
                <w:rPr>
                  <w:rFonts w:ascii="Times New Roman" w:hAnsi="Times New Roman" w:eastAsia="宋体"/>
                  <w:b w:val="0"/>
                  <w:sz w:val="18"/>
                </w:rPr>
                <w:t>1.52～1.68</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073" w:author="xh" w:date="2026-10-14T08:38:28Z">
              <w:r>
                <w:rPr>
                  <w:rFonts w:ascii="Times New Roman" w:hAnsi="Times New Roman" w:eastAsia="宋体"/>
                  <w:b w:val="0"/>
                  <w:sz w:val="18"/>
                </w:rPr>
                <w:t>1.52～1.62</w:t>
              </w:r>
            </w:ins>
          </w:p>
        </w:tc>
      </w:tr>
      <w:tr>
        <w:trPr>
          <w:cantSplit/>
          <w:ins w:id="4074" w:author="xh" w:date="2026-10-14T08:38:28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075" w:author="xh" w:date="2026-10-14T08:38:28Z">
              <w:r>
                <w:rPr>
                  <w:rFonts w:ascii="Times New Roman" w:hAnsi="Times New Roman" w:eastAsia="宋体"/>
                  <w:b w:val="0"/>
                  <w:sz w:val="18"/>
                </w:rPr>
                <w:t>(4%,7%]</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076" w:author="xh" w:date="2026-10-14T08:38:28Z">
              <w:r>
                <w:rPr>
                  <w:rFonts w:ascii="Times New Roman" w:hAnsi="Times New Roman" w:eastAsia="宋体"/>
                  <w:b w:val="0"/>
                  <w:sz w:val="18"/>
                </w:rPr>
                <w:t>(1,2]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077" w:author="xh" w:date="2026-10-14T08:38:28Z">
              <w:r>
                <w:rPr>
                  <w:rFonts w:ascii="Times New Roman" w:hAnsi="Times New Roman" w:eastAsia="宋体"/>
                  <w:b w:val="0"/>
                  <w:sz w:val="18"/>
                </w:rPr>
                <w:t>1.98～2.30</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078" w:author="xh" w:date="2026-10-14T08:38:28Z">
              <w:r>
                <w:rPr>
                  <w:rFonts w:ascii="Times New Roman" w:hAnsi="Times New Roman" w:eastAsia="宋体"/>
                  <w:b w:val="0"/>
                  <w:sz w:val="18"/>
                </w:rPr>
                <w:t>1.67～2.17</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079" w:author="xh" w:date="2026-10-14T08:38:28Z">
              <w:r>
                <w:rPr>
                  <w:rFonts w:ascii="Times New Roman" w:hAnsi="Times New Roman" w:eastAsia="宋体"/>
                  <w:b w:val="0"/>
                  <w:sz w:val="18"/>
                </w:rPr>
                <w:t>1.52～2.03</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080" w:author="xh" w:date="2026-10-14T08:38:28Z">
              <w:r>
                <w:rPr>
                  <w:rFonts w:ascii="Times New Roman" w:hAnsi="Times New Roman" w:eastAsia="宋体"/>
                  <w:b w:val="0"/>
                  <w:sz w:val="18"/>
                </w:rPr>
                <w:t>1.52～2.02</w:t>
              </w:r>
            </w:ins>
          </w:p>
        </w:tc>
      </w:tr>
      <w:tr>
        <w:trPr>
          <w:cantSplit/>
          <w:ins w:id="4081" w:author="xh" w:date="2026-10-14T08:38:28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082" w:author="xh" w:date="2026-10-14T08:38:28Z">
              <w:r>
                <w:rPr>
                  <w:rFonts w:ascii="Times New Roman" w:hAnsi="Times New Roman" w:eastAsia="宋体"/>
                  <w:b w:val="0"/>
                  <w:sz w:val="18"/>
                </w:rPr>
                <w:t>(4%,7%]</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083" w:author="xh" w:date="2026-10-14T08:38:28Z">
              <w:r>
                <w:rPr>
                  <w:rFonts w:ascii="Times New Roman" w:hAnsi="Times New Roman" w:eastAsia="宋体"/>
                  <w:b w:val="0"/>
                  <w:sz w:val="18"/>
                </w:rPr>
                <w:t>&gt;2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084" w:author="xh" w:date="2026-10-14T08:38:28Z">
              <w:r>
                <w:rPr>
                  <w:rFonts w:ascii="Times New Roman" w:hAnsi="Times New Roman" w:eastAsia="宋体"/>
                  <w:b w:val="0"/>
                  <w:sz w:val="18"/>
                </w:rPr>
                <w:t>2.29～2.65</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085" w:author="xh" w:date="2026-10-14T08:38:28Z">
              <w:r>
                <w:rPr>
                  <w:rFonts w:ascii="Times New Roman" w:hAnsi="Times New Roman" w:eastAsia="宋体"/>
                  <w:b w:val="0"/>
                  <w:sz w:val="18"/>
                </w:rPr>
                <w:t>2.13～2.65</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086" w:author="xh" w:date="2026-10-14T08:38:28Z">
              <w:r>
                <w:rPr>
                  <w:rFonts w:ascii="Times New Roman" w:hAnsi="Times New Roman" w:eastAsia="宋体"/>
                  <w:b w:val="0"/>
                  <w:sz w:val="18"/>
                </w:rPr>
                <w:t>2.01～2.65</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087" w:author="xh" w:date="2026-10-14T08:38:28Z">
              <w:r>
                <w:rPr>
                  <w:rFonts w:ascii="Times New Roman" w:hAnsi="Times New Roman" w:eastAsia="宋体"/>
                  <w:b w:val="0"/>
                  <w:sz w:val="18"/>
                </w:rPr>
                <w:t>2.01～2.54</w:t>
              </w:r>
            </w:ins>
          </w:p>
        </w:tc>
      </w:tr>
      <w:tr>
        <w:trPr>
          <w:cantSplit/>
          <w:ins w:id="4088" w:author="xh" w:date="2026-10-14T08:38:28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089" w:author="xh" w:date="2026-10-14T08:38:28Z">
              <w:r>
                <w:rPr>
                  <w:rFonts w:ascii="Times New Roman" w:hAnsi="Times New Roman" w:eastAsia="宋体"/>
                  <w:b w:val="0"/>
                  <w:sz w:val="18"/>
                </w:rPr>
                <w:t>&gt;7%</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090" w:author="xh" w:date="2026-10-14T08:38:28Z">
              <w:r>
                <w:rPr>
                  <w:rFonts w:ascii="Times New Roman" w:hAnsi="Times New Roman" w:eastAsia="宋体"/>
                  <w:b w:val="0"/>
                  <w:sz w:val="18"/>
                </w:rPr>
                <w:t>≤1</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091" w:author="xh" w:date="2026-10-14T08:38:28Z">
              <w:r>
                <w:rPr>
                  <w:rFonts w:ascii="Times New Roman" w:hAnsi="Times New Roman" w:eastAsia="宋体"/>
                  <w:b w:val="0"/>
                  <w:sz w:val="18"/>
                </w:rPr>
                <w:t>1.91～1.92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092" w:author="xh" w:date="2026-10-14T08:38:28Z">
              <w:r>
                <w:rPr>
                  <w:rFonts w:ascii="Times New Roman" w:hAnsi="Times New Roman" w:eastAsia="宋体"/>
                  <w:b w:val="0"/>
                  <w:sz w:val="18"/>
                </w:rPr>
                <w:t>1.76～1.92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093" w:author="xh" w:date="2026-10-14T08:38:28Z">
              <w:r>
                <w:rPr>
                  <w:rFonts w:ascii="Times New Roman" w:hAnsi="Times New Roman" w:eastAsia="宋体"/>
                  <w:b w:val="0"/>
                  <w:sz w:val="18"/>
                </w:rPr>
                <w:t>1.50～1.64</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094" w:author="xh" w:date="2026-10-14T08:38:28Z">
              <w:r>
                <w:rPr>
                  <w:rFonts w:ascii="Times New Roman" w:hAnsi="Times New Roman" w:eastAsia="宋体"/>
                  <w:b w:val="0"/>
                  <w:sz w:val="18"/>
                </w:rPr>
                <w:t>1.36～1.51</w:t>
              </w:r>
            </w:ins>
          </w:p>
        </w:tc>
      </w:tr>
      <w:tr>
        <w:trPr>
          <w:cantSplit/>
          <w:ins w:id="4095" w:author="xh" w:date="2026-10-14T08:38:28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096" w:author="xh" w:date="2026-10-14T08:38:28Z">
              <w:r>
                <w:rPr>
                  <w:rFonts w:ascii="Times New Roman" w:hAnsi="Times New Roman" w:eastAsia="宋体"/>
                  <w:b w:val="0"/>
                  <w:sz w:val="18"/>
                </w:rPr>
                <w:t>&gt;7%</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097" w:author="xh" w:date="2026-10-14T08:38:28Z">
              <w:r>
                <w:rPr>
                  <w:rFonts w:ascii="Times New Roman" w:hAnsi="Times New Roman" w:eastAsia="宋体"/>
                  <w:b w:val="0"/>
                  <w:sz w:val="18"/>
                </w:rPr>
                <w:t>(1,2]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098" w:author="xh" w:date="2026-10-14T08:38:28Z">
              <w:r>
                <w:rPr>
                  <w:rFonts w:ascii="Times New Roman" w:hAnsi="Times New Roman" w:eastAsia="宋体"/>
                  <w:b w:val="0"/>
                  <w:sz w:val="18"/>
                </w:rPr>
                <w:t>1.91～2.09</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099" w:author="xh" w:date="2026-10-14T08:38:28Z">
              <w:r>
                <w:rPr>
                  <w:rFonts w:ascii="Times New Roman" w:hAnsi="Times New Roman" w:eastAsia="宋体"/>
                  <w:b w:val="0"/>
                  <w:sz w:val="18"/>
                </w:rPr>
                <w:t>1.76～2.09</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100" w:author="xh" w:date="2026-10-14T08:38:28Z">
              <w:r>
                <w:rPr>
                  <w:rFonts w:ascii="Times New Roman" w:hAnsi="Times New Roman" w:eastAsia="宋体"/>
                  <w:b w:val="0"/>
                  <w:sz w:val="18"/>
                </w:rPr>
                <w:t>1.50～1.95</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101" w:author="xh" w:date="2026-10-14T08:38:28Z">
              <w:r>
                <w:rPr>
                  <w:rFonts w:ascii="Times New Roman" w:hAnsi="Times New Roman" w:eastAsia="宋体"/>
                  <w:b w:val="0"/>
                  <w:sz w:val="18"/>
                </w:rPr>
                <w:t>1.36～1.95</w:t>
              </w:r>
            </w:ins>
          </w:p>
        </w:tc>
      </w:tr>
      <w:tr>
        <w:trPr>
          <w:cantSplit/>
          <w:ins w:id="4102" w:author="xh" w:date="2026-10-14T08:38:28Z"/>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ins w:id="4103" w:author="xh" w:date="2026-10-14T08:38:28Z">
              <w:r>
                <w:rPr>
                  <w:rFonts w:ascii="Times New Roman" w:hAnsi="Times New Roman" w:eastAsia="宋体"/>
                  <w:b w:val="0"/>
                  <w:sz w:val="18"/>
                </w:rPr>
                <w:t>&gt;7%</w:t>
              </w:r>
            </w:ins>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ins w:id="4104" w:author="xh" w:date="2026-10-14T08:38:28Z">
              <w:r>
                <w:rPr>
                  <w:rFonts w:ascii="Times New Roman" w:hAnsi="Times New Roman" w:eastAsia="宋体"/>
                  <w:b w:val="0"/>
                  <w:sz w:val="18"/>
                </w:rPr>
                <w:t>&gt;2</w:t>
              </w:r>
            </w:ins>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ins w:id="4105" w:author="xh" w:date="2026-10-14T08:38:28Z">
              <w:r>
                <w:rPr>
                  <w:rFonts w:ascii="Times New Roman" w:hAnsi="Times New Roman" w:eastAsia="宋体"/>
                  <w:b w:val="0"/>
                  <w:sz w:val="18"/>
                </w:rPr>
                <w:t>2.23～2.49</w:t>
              </w:r>
            </w:ins>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ins w:id="4106" w:author="xh" w:date="2026-10-14T08:38:28Z">
              <w:r>
                <w:rPr>
                  <w:rFonts w:ascii="Times New Roman" w:hAnsi="Times New Roman" w:eastAsia="宋体"/>
                  <w:b w:val="0"/>
                  <w:sz w:val="18"/>
                </w:rPr>
                <w:t>2.08～2.49</w:t>
              </w:r>
            </w:ins>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ins w:id="4107" w:author="xh" w:date="2026-10-14T08:38:28Z">
              <w:r>
                <w:rPr>
                  <w:rFonts w:ascii="Times New Roman" w:hAnsi="Times New Roman" w:eastAsia="宋体"/>
                  <w:b w:val="0"/>
                  <w:sz w:val="18"/>
                </w:rPr>
                <w:t>1.93～2.42</w:t>
              </w:r>
            </w:ins>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ins w:id="4108" w:author="xh" w:date="2026-10-14T08:38:28Z">
              <w:r>
                <w:rPr>
                  <w:rFonts w:ascii="Times New Roman" w:hAnsi="Times New Roman" w:eastAsia="宋体"/>
                  <w:b w:val="0"/>
                  <w:sz w:val="18"/>
                </w:rPr>
                <w:t>1.80～2.42</w:t>
              </w:r>
            </w:ins>
          </w:p>
        </w:tc>
      </w:tr>
    </w:tbl>
    <w:p w14:paraId="22E5B348">
      <w:pPr>
        <w:keepNext/>
        <w:ind w:left="0" w:leftChars="0" w:right="0" w:rightChars="0" w:firstLine="0" w:firstLineChars="0"/>
        <w:jc w:val="center"/>
        <w:rPr>
          <w:ins w:id="1679" w:author="xh" w:date="2026-10-13T10:55:19Z"/>
          <w:del w:id="2430" w:author="xh" w:date="2026-10-14T08:38:28Z"/>
        </w:rPr>
      </w:pPr>
      <w:ins w:id="1680" w:author="xh" w:date="2026-10-13T10:55:19Z">
        <w:del w:id="2429" w:author="xh" w:date="2026-10-14T08:38:28Z">
          <w:r>
            <w:rPr>
              <w:rFonts w:ascii="Times New Roman" w:hAnsi="Times New Roman" w:eastAsia="宋体"/>
              <w:color w:val="000000"/>
              <w:sz w:val="21"/>
            </w:rPr>
            <w:delText xml:space="preserve">表11 电缆长度占比&gt;30%、储能支撑2 h、负荷分散系数1.10时的容载比区间</w:delText>
          </w:r>
        </w:del>
      </w:ins>
    </w:p>
    <w:tbl>
      <w:tblPr>
        <w:tblStyle w:val="33"/>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385"/>
        <w:gridCol w:w="1385"/>
        <w:gridCol w:w="1385"/>
        <w:gridCol w:w="1385"/>
        <w:gridCol w:w="1385"/>
        <w:gridCol w:w="1385"/>
      </w:tblGrid>
      <w:tr w14:paraId="5734725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ins w:id="1681" w:author="xh" w:date="2026-10-13T11:01:48Z"/>
          <w:del w:id="2431" w:author="xh" w:date="2026-10-14T08:38:28Z"/>
        </w:trPr>
        <w:tc>
          <w:tcPr>
            <w:tcW w:w="1385" w:type="dxa"/>
            <w:tcMar>
              <w:left w:w="70" w:type="dxa"/>
              <w:right w:w="70" w:type="dxa"/>
            </w:tcMar>
            <w:vAlign w:val="center"/>
          </w:tcPr>
          <w:p w14:paraId="4FFFB578">
            <w:pPr>
              <w:keepNext/>
              <w:spacing w:before="20" w:after="20" w:line="260" w:lineRule="exact"/>
              <w:ind w:left="0" w:leftChars="0" w:right="0" w:rightChars="0" w:firstLine="0" w:firstLineChars="0"/>
              <w:jc w:val="center"/>
              <w:rPr>
                <w:del w:id="2433" w:author="xh" w:date="2026-10-14T08:38:28Z"/>
              </w:rPr>
            </w:pPr>
            <w:ins w:id="1682" w:author="xh" w:date="2026-10-13T11:01:48Z">
              <w:del w:id="2432" w:author="xh" w:date="2026-10-14T08:38:28Z">
                <w:r>
                  <w:rPr>
                    <w:rFonts w:ascii="Times New Roman" w:hAnsi="Times New Roman" w:eastAsia="宋体"/>
                    <w:b/>
                    <w:sz w:val="18"/>
                  </w:rPr>
                  <w:delText xml:space="preserve">平均增长率</w:delText>
                </w:r>
              </w:del>
            </w:ins>
          </w:p>
        </w:tc>
        <w:tc>
          <w:tcPr>
            <w:tcW w:w="1385" w:type="dxa"/>
            <w:tcMar>
              <w:left w:w="70" w:type="dxa"/>
              <w:right w:w="70" w:type="dxa"/>
            </w:tcMar>
            <w:vAlign w:val="center"/>
          </w:tcPr>
          <w:p w14:paraId="6FD5AF45">
            <w:pPr>
              <w:keepNext/>
              <w:spacing w:before="20" w:after="20" w:line="260" w:lineRule="exact"/>
              <w:ind w:left="0" w:leftChars="0" w:right="0" w:rightChars="0" w:firstLine="0" w:firstLineChars="0"/>
              <w:jc w:val="center"/>
              <w:rPr>
                <w:del w:id="2435" w:author="xh" w:date="2026-10-14T08:38:28Z"/>
              </w:rPr>
            </w:pPr>
            <w:ins w:id="1683" w:author="xh" w:date="2026-10-13T11:01:48Z">
              <w:del w:id="2434" w:author="xh" w:date="2026-10-14T08:38:28Z">
                <w:r>
                  <w:rPr>
                    <w:rFonts w:ascii="Times New Roman" w:hAnsi="Times New Roman" w:eastAsia="宋体"/>
                    <w:b/>
                    <w:sz w:val="18"/>
                  </w:rPr>
                  <w:delText xml:space="preserve">装机渗透率</w:delText>
                </w:r>
              </w:del>
            </w:ins>
          </w:p>
        </w:tc>
        <w:tc>
          <w:tcPr>
            <w:tcW w:w="1385" w:type="dxa"/>
            <w:tcMar>
              <w:left w:w="70" w:type="dxa"/>
              <w:right w:w="70" w:type="dxa"/>
            </w:tcMar>
            <w:vAlign w:val="center"/>
          </w:tcPr>
          <w:p w14:paraId="0CB3BD92">
            <w:pPr>
              <w:keepNext/>
              <w:spacing w:before="20" w:after="20" w:line="260" w:lineRule="exact"/>
              <w:ind w:left="0" w:leftChars="0" w:right="0" w:rightChars="0" w:firstLine="0" w:firstLineChars="0"/>
              <w:jc w:val="center"/>
              <w:rPr>
                <w:del w:id="2437" w:author="xh" w:date="2026-10-14T08:38:28Z"/>
              </w:rPr>
            </w:pPr>
            <w:ins w:id="1684" w:author="xh" w:date="2026-10-13T11:01:48Z">
              <w:del w:id="2436" w:author="xh" w:date="2026-10-14T08:38:28Z">
                <w:r>
                  <w:rPr>
                    <w:rFonts w:ascii="Times New Roman" w:hAnsi="Times New Roman" w:eastAsia="宋体"/>
                    <w:b/>
                    <w:sz w:val="18"/>
                  </w:rPr>
                  <w:delText xml:space="preserve">≤30%</w:delText>
                </w:r>
              </w:del>
            </w:ins>
          </w:p>
        </w:tc>
        <w:tc>
          <w:tcPr>
            <w:tcW w:w="1385" w:type="dxa"/>
            <w:tcMar>
              <w:left w:w="70" w:type="dxa"/>
              <w:right w:w="70" w:type="dxa"/>
            </w:tcMar>
            <w:vAlign w:val="center"/>
          </w:tcPr>
          <w:p w14:paraId="2B98843D">
            <w:pPr>
              <w:keepNext/>
              <w:spacing w:before="20" w:after="20" w:line="260" w:lineRule="exact"/>
              <w:ind w:left="0" w:leftChars="0" w:right="0" w:rightChars="0" w:firstLine="0" w:firstLineChars="0"/>
              <w:jc w:val="center"/>
              <w:rPr>
                <w:del w:id="2439" w:author="xh" w:date="2026-10-14T08:38:28Z"/>
              </w:rPr>
            </w:pPr>
            <w:ins w:id="1685" w:author="xh" w:date="2026-10-13T11:01:48Z">
              <w:del w:id="2438" w:author="xh" w:date="2026-10-14T08:38:28Z">
                <w:r>
                  <w:rPr>
                    <w:rFonts w:ascii="Times New Roman" w:hAnsi="Times New Roman" w:eastAsia="宋体"/>
                    <w:b/>
                    <w:sz w:val="18"/>
                  </w:rPr>
                  <w:delText xml:space="preserve">(30%,50%]</w:delText>
                </w:r>
              </w:del>
            </w:ins>
          </w:p>
        </w:tc>
        <w:tc>
          <w:tcPr>
            <w:tcW w:w="1385" w:type="dxa"/>
            <w:tcMar>
              <w:left w:w="70" w:type="dxa"/>
              <w:right w:w="70" w:type="dxa"/>
            </w:tcMar>
            <w:vAlign w:val="center"/>
          </w:tcPr>
          <w:p w14:paraId="5EBC1A83">
            <w:pPr>
              <w:keepNext/>
              <w:spacing w:before="20" w:after="20" w:line="260" w:lineRule="exact"/>
              <w:ind w:left="0" w:leftChars="0" w:right="0" w:rightChars="0" w:firstLine="0" w:firstLineChars="0"/>
              <w:jc w:val="center"/>
              <w:rPr>
                <w:del w:id="2441" w:author="xh" w:date="2026-10-14T08:38:28Z"/>
              </w:rPr>
            </w:pPr>
            <w:ins w:id="1686" w:author="xh" w:date="2026-10-13T11:01:48Z">
              <w:del w:id="2440" w:author="xh" w:date="2026-10-14T08:38:28Z">
                <w:r>
                  <w:rPr>
                    <w:rFonts w:ascii="Times New Roman" w:hAnsi="Times New Roman" w:eastAsia="宋体"/>
                    <w:b/>
                    <w:sz w:val="18"/>
                  </w:rPr>
                  <w:delText xml:space="preserve">(50%,70%]</w:delText>
                </w:r>
              </w:del>
            </w:ins>
          </w:p>
        </w:tc>
        <w:tc>
          <w:tcPr>
            <w:tcW w:w="1385" w:type="dxa"/>
            <w:tcMar>
              <w:left w:w="70" w:type="dxa"/>
              <w:right w:w="70" w:type="dxa"/>
            </w:tcMar>
            <w:vAlign w:val="center"/>
          </w:tcPr>
          <w:p w14:paraId="4113D7EA">
            <w:pPr>
              <w:keepNext/>
              <w:spacing w:before="20" w:after="20" w:line="260" w:lineRule="exact"/>
              <w:ind w:left="0" w:leftChars="0" w:right="0" w:rightChars="0" w:firstLine="0" w:firstLineChars="0"/>
              <w:jc w:val="center"/>
              <w:rPr>
                <w:del w:id="2443" w:author="xh" w:date="2026-10-14T08:38:28Z"/>
              </w:rPr>
            </w:pPr>
            <w:ins w:id="1687" w:author="xh" w:date="2026-10-13T11:01:48Z">
              <w:del w:id="2442" w:author="xh" w:date="2026-10-14T08:38:28Z">
                <w:r>
                  <w:rPr>
                    <w:rFonts w:ascii="Times New Roman" w:hAnsi="Times New Roman" w:eastAsia="宋体"/>
                    <w:b/>
                    <w:sz w:val="18"/>
                  </w:rPr>
                  <w:delText xml:space="preserve">&gt;70%</w:delText>
                </w:r>
              </w:del>
            </w:ins>
          </w:p>
        </w:tc>
      </w:tr>
      <w:tr w14:paraId="18C3215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688" w:author="xh" w:date="2026-10-13T11:01:48Z"/>
          <w:del w:id="2444" w:author="xh" w:date="2026-10-14T08:38:28Z"/>
        </w:trPr>
        <w:tc>
          <w:tcPr>
            <w:tcW w:w="1385" w:type="dxa"/>
            <w:tcMar>
              <w:left w:w="70" w:type="dxa"/>
              <w:right w:w="70" w:type="dxa"/>
            </w:tcMar>
            <w:vAlign w:val="center"/>
          </w:tcPr>
          <w:p w14:paraId="424FEFA8">
            <w:pPr>
              <w:keepNext/>
              <w:spacing w:before="20" w:after="20" w:line="260" w:lineRule="exact"/>
              <w:ind w:left="0" w:leftChars="0" w:right="0" w:rightChars="0" w:firstLine="0" w:firstLineChars="0"/>
              <w:jc w:val="center"/>
              <w:rPr>
                <w:del w:id="2446" w:author="xh" w:date="2026-10-14T08:38:28Z"/>
              </w:rPr>
            </w:pPr>
            <w:ins w:id="1689" w:author="xh" w:date="2026-10-13T11:01:48Z">
              <w:del w:id="2445" w:author="xh" w:date="2026-10-14T08:38:28Z">
                <w:r>
                  <w:rPr>
                    <w:rFonts w:ascii="Times New Roman" w:hAnsi="Times New Roman" w:eastAsia="宋体"/>
                    <w:b w:val="0"/>
                    <w:sz w:val="18"/>
                  </w:rPr>
                  <w:delText xml:space="preserve">≤2%</w:delText>
                </w:r>
              </w:del>
            </w:ins>
          </w:p>
        </w:tc>
        <w:tc>
          <w:tcPr>
            <w:tcW w:w="1385" w:type="dxa"/>
            <w:tcMar>
              <w:left w:w="70" w:type="dxa"/>
              <w:right w:w="70" w:type="dxa"/>
            </w:tcMar>
            <w:vAlign w:val="center"/>
          </w:tcPr>
          <w:p w14:paraId="18C7954D">
            <w:pPr>
              <w:keepNext/>
              <w:spacing w:before="20" w:after="20" w:line="260" w:lineRule="exact"/>
              <w:ind w:left="0" w:leftChars="0" w:right="0" w:rightChars="0" w:firstLine="0" w:firstLineChars="0"/>
              <w:jc w:val="center"/>
              <w:rPr>
                <w:del w:id="2448" w:author="xh" w:date="2026-10-14T08:38:28Z"/>
              </w:rPr>
            </w:pPr>
            <w:ins w:id="1690" w:author="xh" w:date="2026-10-13T11:01:48Z">
              <w:del w:id="2447" w:author="xh" w:date="2026-10-14T08:38:28Z">
                <w:r>
                  <w:rPr>
                    <w:rFonts w:ascii="Times New Roman" w:hAnsi="Times New Roman" w:eastAsia="宋体"/>
                    <w:b w:val="0"/>
                    <w:sz w:val="18"/>
                  </w:rPr>
                  <w:delText xml:space="preserve">≤1</w:delText>
                </w:r>
              </w:del>
            </w:ins>
          </w:p>
        </w:tc>
        <w:tc>
          <w:tcPr>
            <w:tcW w:w="1385" w:type="dxa"/>
            <w:tcMar>
              <w:left w:w="70" w:type="dxa"/>
              <w:right w:w="70" w:type="dxa"/>
            </w:tcMar>
            <w:vAlign w:val="center"/>
          </w:tcPr>
          <w:p w14:paraId="28307BAC">
            <w:pPr>
              <w:keepNext/>
              <w:spacing w:before="20" w:after="20" w:line="260" w:lineRule="exact"/>
              <w:ind w:left="0" w:leftChars="0" w:right="0" w:rightChars="0" w:firstLine="0" w:firstLineChars="0"/>
              <w:jc w:val="center"/>
              <w:rPr>
                <w:del w:id="2450" w:author="xh" w:date="2026-10-14T08:38:28Z"/>
              </w:rPr>
            </w:pPr>
            <w:ins w:id="1691" w:author="xh" w:date="2026-10-13T11:01:48Z">
              <w:del w:id="2449" w:author="xh" w:date="2026-10-14T08:38:28Z">
                <w:r>
                  <w:rPr>
                    <w:rFonts w:ascii="Times New Roman" w:hAnsi="Times New Roman" w:eastAsia="宋体"/>
                    <w:b w:val="0"/>
                    <w:sz w:val="18"/>
                  </w:rPr>
                  <w:delText xml:space="preserve">2.00～2.22</w:delText>
                </w:r>
              </w:del>
            </w:ins>
          </w:p>
        </w:tc>
        <w:tc>
          <w:tcPr>
            <w:tcW w:w="1385" w:type="dxa"/>
            <w:tcMar>
              <w:left w:w="70" w:type="dxa"/>
              <w:right w:w="70" w:type="dxa"/>
            </w:tcMar>
            <w:vAlign w:val="center"/>
          </w:tcPr>
          <w:p w14:paraId="0031333D">
            <w:pPr>
              <w:keepNext/>
              <w:spacing w:before="20" w:after="20" w:line="260" w:lineRule="exact"/>
              <w:ind w:left="0" w:leftChars="0" w:right="0" w:rightChars="0" w:firstLine="0" w:firstLineChars="0"/>
              <w:jc w:val="center"/>
              <w:rPr>
                <w:del w:id="2452" w:author="xh" w:date="2026-10-14T08:38:28Z"/>
              </w:rPr>
            </w:pPr>
            <w:ins w:id="1692" w:author="xh" w:date="2026-10-13T11:01:48Z">
              <w:del w:id="2451" w:author="xh" w:date="2026-10-14T08:38:28Z">
                <w:r>
                  <w:rPr>
                    <w:rFonts w:ascii="Times New Roman" w:hAnsi="Times New Roman" w:eastAsia="宋体"/>
                    <w:b w:val="0"/>
                    <w:sz w:val="18"/>
                  </w:rPr>
                  <w:delText xml:space="preserve">1.84～2.04</w:delText>
                </w:r>
              </w:del>
            </w:ins>
          </w:p>
        </w:tc>
        <w:tc>
          <w:tcPr>
            <w:tcW w:w="1385" w:type="dxa"/>
            <w:tcMar>
              <w:left w:w="70" w:type="dxa"/>
              <w:right w:w="70" w:type="dxa"/>
            </w:tcMar>
            <w:vAlign w:val="center"/>
          </w:tcPr>
          <w:p w14:paraId="57A49537">
            <w:pPr>
              <w:keepNext/>
              <w:spacing w:before="20" w:after="20" w:line="260" w:lineRule="exact"/>
              <w:ind w:left="0" w:leftChars="0" w:right="0" w:rightChars="0" w:firstLine="0" w:firstLineChars="0"/>
              <w:jc w:val="center"/>
              <w:rPr>
                <w:del w:id="2454" w:author="xh" w:date="2026-10-14T08:38:28Z"/>
              </w:rPr>
            </w:pPr>
            <w:ins w:id="1693" w:author="xh" w:date="2026-10-13T11:01:48Z">
              <w:del w:id="2453" w:author="xh" w:date="2026-10-14T08:38:28Z">
                <w:r>
                  <w:rPr>
                    <w:rFonts w:ascii="Times New Roman" w:hAnsi="Times New Roman" w:eastAsia="宋体"/>
                    <w:b w:val="0"/>
                    <w:sz w:val="18"/>
                  </w:rPr>
                  <w:delText xml:space="preserve">1.84～2.04</w:delText>
                </w:r>
              </w:del>
            </w:ins>
          </w:p>
        </w:tc>
        <w:tc>
          <w:tcPr>
            <w:tcW w:w="1385" w:type="dxa"/>
            <w:tcMar>
              <w:left w:w="70" w:type="dxa"/>
              <w:right w:w="70" w:type="dxa"/>
            </w:tcMar>
            <w:vAlign w:val="center"/>
          </w:tcPr>
          <w:p w14:paraId="2ADFDB08">
            <w:pPr>
              <w:keepNext/>
              <w:spacing w:before="20" w:after="20" w:line="260" w:lineRule="exact"/>
              <w:ind w:left="0" w:leftChars="0" w:right="0" w:rightChars="0" w:firstLine="0" w:firstLineChars="0"/>
              <w:jc w:val="center"/>
              <w:rPr>
                <w:del w:id="2456" w:author="xh" w:date="2026-10-14T08:38:28Z"/>
              </w:rPr>
            </w:pPr>
            <w:ins w:id="1694" w:author="xh" w:date="2026-10-13T11:01:48Z">
              <w:del w:id="2455" w:author="xh" w:date="2026-10-14T08:38:28Z">
                <w:r>
                  <w:rPr>
                    <w:rFonts w:ascii="Times New Roman" w:hAnsi="Times New Roman" w:eastAsia="宋体"/>
                    <w:b w:val="0"/>
                    <w:sz w:val="18"/>
                  </w:rPr>
                  <w:delText xml:space="preserve">1.84～2.00</w:delText>
                </w:r>
              </w:del>
            </w:ins>
          </w:p>
        </w:tc>
      </w:tr>
      <w:tr w14:paraId="2AC300B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695" w:author="xh" w:date="2026-10-13T11:01:48Z"/>
          <w:del w:id="2457" w:author="xh" w:date="2026-10-14T08:38:28Z"/>
        </w:trPr>
        <w:tc>
          <w:tcPr>
            <w:tcW w:w="1385" w:type="dxa"/>
            <w:tcMar>
              <w:left w:w="70" w:type="dxa"/>
              <w:right w:w="70" w:type="dxa"/>
            </w:tcMar>
            <w:vAlign w:val="center"/>
          </w:tcPr>
          <w:p w14:paraId="0B4692C1">
            <w:pPr>
              <w:keepNext/>
              <w:spacing w:before="20" w:after="20" w:line="260" w:lineRule="exact"/>
              <w:ind w:left="0" w:leftChars="0" w:right="0" w:rightChars="0" w:firstLine="0" w:firstLineChars="0"/>
              <w:jc w:val="center"/>
              <w:rPr>
                <w:del w:id="2459" w:author="xh" w:date="2026-10-14T08:38:28Z"/>
              </w:rPr>
            </w:pPr>
            <w:ins w:id="1696" w:author="xh" w:date="2026-10-13T11:01:48Z">
              <w:del w:id="2458" w:author="xh" w:date="2026-10-14T08:38:28Z">
                <w:r>
                  <w:rPr>
                    <w:rFonts w:ascii="Times New Roman" w:hAnsi="Times New Roman" w:eastAsia="宋体"/>
                    <w:b w:val="0"/>
                    <w:sz w:val="18"/>
                  </w:rPr>
                  <w:delText xml:space="preserve">≤2%</w:delText>
                </w:r>
              </w:del>
            </w:ins>
          </w:p>
        </w:tc>
        <w:tc>
          <w:tcPr>
            <w:tcW w:w="1385" w:type="dxa"/>
            <w:tcMar>
              <w:left w:w="70" w:type="dxa"/>
              <w:right w:w="70" w:type="dxa"/>
            </w:tcMar>
            <w:vAlign w:val="center"/>
          </w:tcPr>
          <w:p w14:paraId="2A126CC3">
            <w:pPr>
              <w:keepNext/>
              <w:spacing w:before="20" w:after="20" w:line="260" w:lineRule="exact"/>
              <w:ind w:left="0" w:leftChars="0" w:right="0" w:rightChars="0" w:firstLine="0" w:firstLineChars="0"/>
              <w:jc w:val="center"/>
              <w:rPr>
                <w:del w:id="2461" w:author="xh" w:date="2026-10-14T08:38:28Z"/>
              </w:rPr>
            </w:pPr>
            <w:ins w:id="1697" w:author="xh" w:date="2026-10-13T11:01:48Z">
              <w:del w:id="2460" w:author="xh" w:date="2026-10-14T08:38:28Z">
                <w:r>
                  <w:rPr>
                    <w:rFonts w:ascii="Times New Roman" w:hAnsi="Times New Roman" w:eastAsia="宋体"/>
                    <w:b w:val="0"/>
                    <w:sz w:val="18"/>
                  </w:rPr>
                  <w:delText xml:space="preserve">(1,2]</w:delText>
                </w:r>
              </w:del>
            </w:ins>
          </w:p>
        </w:tc>
        <w:tc>
          <w:tcPr>
            <w:tcW w:w="1385" w:type="dxa"/>
            <w:tcMar>
              <w:left w:w="70" w:type="dxa"/>
              <w:right w:w="70" w:type="dxa"/>
            </w:tcMar>
            <w:vAlign w:val="center"/>
          </w:tcPr>
          <w:p w14:paraId="734BD678">
            <w:pPr>
              <w:keepNext/>
              <w:spacing w:before="20" w:after="20" w:line="260" w:lineRule="exact"/>
              <w:ind w:left="0" w:leftChars="0" w:right="0" w:rightChars="0" w:firstLine="0" w:firstLineChars="0"/>
              <w:jc w:val="center"/>
              <w:rPr>
                <w:del w:id="2463" w:author="xh" w:date="2026-10-14T08:38:28Z"/>
              </w:rPr>
            </w:pPr>
            <w:ins w:id="1698" w:author="xh" w:date="2026-10-13T11:01:48Z">
              <w:del w:id="2462" w:author="xh" w:date="2026-10-14T08:38:28Z">
                <w:r>
                  <w:rPr>
                    <w:rFonts w:ascii="Times New Roman" w:hAnsi="Times New Roman" w:eastAsia="宋体"/>
                    <w:b w:val="0"/>
                    <w:sz w:val="18"/>
                  </w:rPr>
                  <w:delText xml:space="preserve">2.00～2.40</w:delText>
                </w:r>
              </w:del>
            </w:ins>
          </w:p>
        </w:tc>
        <w:tc>
          <w:tcPr>
            <w:tcW w:w="1385" w:type="dxa"/>
            <w:tcMar>
              <w:left w:w="70" w:type="dxa"/>
              <w:right w:w="70" w:type="dxa"/>
            </w:tcMar>
            <w:vAlign w:val="center"/>
          </w:tcPr>
          <w:p w14:paraId="70B057F7">
            <w:pPr>
              <w:keepNext/>
              <w:spacing w:before="20" w:after="20" w:line="260" w:lineRule="exact"/>
              <w:ind w:left="0" w:leftChars="0" w:right="0" w:rightChars="0" w:firstLine="0" w:firstLineChars="0"/>
              <w:jc w:val="center"/>
              <w:rPr>
                <w:del w:id="2465" w:author="xh" w:date="2026-10-14T08:38:28Z"/>
              </w:rPr>
            </w:pPr>
            <w:ins w:id="1699" w:author="xh" w:date="2026-10-13T11:01:48Z">
              <w:del w:id="2464" w:author="xh" w:date="2026-10-14T08:38:28Z">
                <w:r>
                  <w:rPr>
                    <w:rFonts w:ascii="Times New Roman" w:hAnsi="Times New Roman" w:eastAsia="宋体"/>
                    <w:b w:val="0"/>
                    <w:sz w:val="18"/>
                  </w:rPr>
                  <w:delText xml:space="preserve">1.84～2.20</w:delText>
                </w:r>
              </w:del>
            </w:ins>
          </w:p>
        </w:tc>
        <w:tc>
          <w:tcPr>
            <w:tcW w:w="1385" w:type="dxa"/>
            <w:tcMar>
              <w:left w:w="70" w:type="dxa"/>
              <w:right w:w="70" w:type="dxa"/>
            </w:tcMar>
            <w:vAlign w:val="center"/>
          </w:tcPr>
          <w:p w14:paraId="3A2706DA">
            <w:pPr>
              <w:keepNext/>
              <w:spacing w:before="20" w:after="20" w:line="260" w:lineRule="exact"/>
              <w:ind w:left="0" w:leftChars="0" w:right="0" w:rightChars="0" w:firstLine="0" w:firstLineChars="0"/>
              <w:jc w:val="center"/>
              <w:rPr>
                <w:del w:id="2467" w:author="xh" w:date="2026-10-14T08:38:28Z"/>
              </w:rPr>
            </w:pPr>
            <w:ins w:id="1700" w:author="xh" w:date="2026-10-13T11:01:48Z">
              <w:del w:id="2466" w:author="xh" w:date="2026-10-14T08:38:28Z">
                <w:r>
                  <w:rPr>
                    <w:rFonts w:ascii="Times New Roman" w:hAnsi="Times New Roman" w:eastAsia="宋体"/>
                    <w:b w:val="0"/>
                    <w:sz w:val="18"/>
                  </w:rPr>
                  <w:delText xml:space="preserve">1.84～2.20</w:delText>
                </w:r>
              </w:del>
            </w:ins>
          </w:p>
        </w:tc>
        <w:tc>
          <w:tcPr>
            <w:tcW w:w="1385" w:type="dxa"/>
            <w:tcMar>
              <w:left w:w="70" w:type="dxa"/>
              <w:right w:w="70" w:type="dxa"/>
            </w:tcMar>
            <w:vAlign w:val="center"/>
          </w:tcPr>
          <w:p w14:paraId="6152C353">
            <w:pPr>
              <w:keepNext/>
              <w:spacing w:before="20" w:after="20" w:line="260" w:lineRule="exact"/>
              <w:ind w:left="0" w:leftChars="0" w:right="0" w:rightChars="0" w:firstLine="0" w:firstLineChars="0"/>
              <w:jc w:val="center"/>
              <w:rPr>
                <w:del w:id="2469" w:author="xh" w:date="2026-10-14T08:38:28Z"/>
              </w:rPr>
            </w:pPr>
            <w:ins w:id="1701" w:author="xh" w:date="2026-10-13T11:01:48Z">
              <w:del w:id="2468" w:author="xh" w:date="2026-10-14T08:38:28Z">
                <w:r>
                  <w:rPr>
                    <w:rFonts w:ascii="Times New Roman" w:hAnsi="Times New Roman" w:eastAsia="宋体"/>
                    <w:b w:val="0"/>
                    <w:sz w:val="18"/>
                  </w:rPr>
                  <w:delText xml:space="preserve">1.84～2.20</w:delText>
                </w:r>
              </w:del>
            </w:ins>
          </w:p>
        </w:tc>
      </w:tr>
      <w:tr w14:paraId="226E261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702" w:author="xh" w:date="2026-10-13T11:01:48Z"/>
          <w:del w:id="2470" w:author="xh" w:date="2026-10-14T08:38:28Z"/>
        </w:trPr>
        <w:tc>
          <w:tcPr>
            <w:tcW w:w="1385" w:type="dxa"/>
            <w:tcMar>
              <w:left w:w="70" w:type="dxa"/>
              <w:right w:w="70" w:type="dxa"/>
            </w:tcMar>
            <w:vAlign w:val="center"/>
          </w:tcPr>
          <w:p w14:paraId="4298A065">
            <w:pPr>
              <w:keepNext/>
              <w:spacing w:before="20" w:after="20" w:line="260" w:lineRule="exact"/>
              <w:ind w:left="0" w:leftChars="0" w:right="0" w:rightChars="0" w:firstLine="0" w:firstLineChars="0"/>
              <w:jc w:val="center"/>
              <w:rPr>
                <w:del w:id="2472" w:author="xh" w:date="2026-10-14T08:38:28Z"/>
              </w:rPr>
            </w:pPr>
            <w:ins w:id="1703" w:author="xh" w:date="2026-10-13T11:01:48Z">
              <w:del w:id="2471" w:author="xh" w:date="2026-10-14T08:38:28Z">
                <w:r>
                  <w:rPr>
                    <w:rFonts w:ascii="Times New Roman" w:hAnsi="Times New Roman" w:eastAsia="宋体"/>
                    <w:b w:val="0"/>
                    <w:sz w:val="18"/>
                  </w:rPr>
                  <w:delText xml:space="preserve">≤2%</w:delText>
                </w:r>
              </w:del>
            </w:ins>
          </w:p>
        </w:tc>
        <w:tc>
          <w:tcPr>
            <w:tcW w:w="1385" w:type="dxa"/>
            <w:tcMar>
              <w:left w:w="70" w:type="dxa"/>
              <w:right w:w="70" w:type="dxa"/>
            </w:tcMar>
            <w:vAlign w:val="center"/>
          </w:tcPr>
          <w:p w14:paraId="24860342">
            <w:pPr>
              <w:keepNext/>
              <w:spacing w:before="20" w:after="20" w:line="260" w:lineRule="exact"/>
              <w:ind w:left="0" w:leftChars="0" w:right="0" w:rightChars="0" w:firstLine="0" w:firstLineChars="0"/>
              <w:jc w:val="center"/>
              <w:rPr>
                <w:del w:id="2474" w:author="xh" w:date="2026-10-14T08:38:28Z"/>
              </w:rPr>
            </w:pPr>
            <w:ins w:id="1704" w:author="xh" w:date="2026-10-13T11:01:48Z">
              <w:del w:id="2473" w:author="xh" w:date="2026-10-14T08:38:28Z">
                <w:r>
                  <w:rPr>
                    <w:rFonts w:ascii="Times New Roman" w:hAnsi="Times New Roman" w:eastAsia="宋体"/>
                    <w:b w:val="0"/>
                    <w:sz w:val="18"/>
                  </w:rPr>
                  <w:delText xml:space="preserve">&gt;2</w:delText>
                </w:r>
              </w:del>
            </w:ins>
          </w:p>
        </w:tc>
        <w:tc>
          <w:tcPr>
            <w:tcW w:w="1385" w:type="dxa"/>
            <w:tcMar>
              <w:left w:w="70" w:type="dxa"/>
              <w:right w:w="70" w:type="dxa"/>
            </w:tcMar>
            <w:vAlign w:val="center"/>
          </w:tcPr>
          <w:p w14:paraId="5950641E">
            <w:pPr>
              <w:keepNext/>
              <w:spacing w:before="20" w:after="20" w:line="260" w:lineRule="exact"/>
              <w:ind w:left="0" w:leftChars="0" w:right="0" w:rightChars="0" w:firstLine="0" w:firstLineChars="0"/>
              <w:jc w:val="center"/>
              <w:rPr>
                <w:del w:id="2476" w:author="xh" w:date="2026-10-14T08:38:28Z"/>
              </w:rPr>
            </w:pPr>
            <w:ins w:id="1705" w:author="xh" w:date="2026-10-13T11:01:48Z">
              <w:del w:id="2475" w:author="xh" w:date="2026-10-14T08:38:28Z">
                <w:r>
                  <w:rPr>
                    <w:rFonts w:ascii="Times New Roman" w:hAnsi="Times New Roman" w:eastAsia="宋体"/>
                    <w:b w:val="0"/>
                    <w:sz w:val="18"/>
                  </w:rPr>
                  <w:delText xml:space="preserve">2.40～3.15</w:delText>
                </w:r>
              </w:del>
            </w:ins>
          </w:p>
        </w:tc>
        <w:tc>
          <w:tcPr>
            <w:tcW w:w="1385" w:type="dxa"/>
            <w:tcMar>
              <w:left w:w="70" w:type="dxa"/>
              <w:right w:w="70" w:type="dxa"/>
            </w:tcMar>
            <w:vAlign w:val="center"/>
          </w:tcPr>
          <w:p w14:paraId="0E1CBAA8">
            <w:pPr>
              <w:keepNext/>
              <w:spacing w:before="20" w:after="20" w:line="260" w:lineRule="exact"/>
              <w:ind w:left="0" w:leftChars="0" w:right="0" w:rightChars="0" w:firstLine="0" w:firstLineChars="0"/>
              <w:jc w:val="center"/>
              <w:rPr>
                <w:del w:id="2478" w:author="xh" w:date="2026-10-14T08:38:28Z"/>
              </w:rPr>
            </w:pPr>
            <w:ins w:id="1706" w:author="xh" w:date="2026-10-13T11:01:48Z">
              <w:del w:id="2477" w:author="xh" w:date="2026-10-14T08:38:28Z">
                <w:r>
                  <w:rPr>
                    <w:rFonts w:ascii="Times New Roman" w:hAnsi="Times New Roman" w:eastAsia="宋体"/>
                    <w:b w:val="0"/>
                    <w:sz w:val="18"/>
                  </w:rPr>
                  <w:delText xml:space="preserve">2.20～2.84</w:delText>
                </w:r>
              </w:del>
            </w:ins>
          </w:p>
        </w:tc>
        <w:tc>
          <w:tcPr>
            <w:tcW w:w="1385" w:type="dxa"/>
            <w:tcMar>
              <w:left w:w="70" w:type="dxa"/>
              <w:right w:w="70" w:type="dxa"/>
            </w:tcMar>
            <w:vAlign w:val="center"/>
          </w:tcPr>
          <w:p w14:paraId="10768B42">
            <w:pPr>
              <w:keepNext/>
              <w:spacing w:before="20" w:after="20" w:line="260" w:lineRule="exact"/>
              <w:ind w:left="0" w:leftChars="0" w:right="0" w:rightChars="0" w:firstLine="0" w:firstLineChars="0"/>
              <w:jc w:val="center"/>
              <w:rPr>
                <w:del w:id="2480" w:author="xh" w:date="2026-10-14T08:38:28Z"/>
              </w:rPr>
            </w:pPr>
            <w:ins w:id="1707" w:author="xh" w:date="2026-10-13T11:01:48Z">
              <w:del w:id="2479" w:author="xh" w:date="2026-10-14T08:38:28Z">
                <w:r>
                  <w:rPr>
                    <w:rFonts w:ascii="Times New Roman" w:hAnsi="Times New Roman" w:eastAsia="宋体"/>
                    <w:b w:val="0"/>
                    <w:sz w:val="18"/>
                  </w:rPr>
                  <w:delText xml:space="preserve">2.20～2.84</w:delText>
                </w:r>
              </w:del>
            </w:ins>
          </w:p>
        </w:tc>
        <w:tc>
          <w:tcPr>
            <w:tcW w:w="1385" w:type="dxa"/>
            <w:tcMar>
              <w:left w:w="70" w:type="dxa"/>
              <w:right w:w="70" w:type="dxa"/>
            </w:tcMar>
            <w:vAlign w:val="center"/>
          </w:tcPr>
          <w:p w14:paraId="4CDC4A27">
            <w:pPr>
              <w:keepNext/>
              <w:spacing w:before="20" w:after="20" w:line="260" w:lineRule="exact"/>
              <w:ind w:left="0" w:leftChars="0" w:right="0" w:rightChars="0" w:firstLine="0" w:firstLineChars="0"/>
              <w:jc w:val="center"/>
              <w:rPr>
                <w:del w:id="2482" w:author="xh" w:date="2026-10-14T08:38:28Z"/>
              </w:rPr>
            </w:pPr>
            <w:ins w:id="1708" w:author="xh" w:date="2026-10-13T11:01:48Z">
              <w:del w:id="2481" w:author="xh" w:date="2026-10-14T08:38:28Z">
                <w:r>
                  <w:rPr>
                    <w:rFonts w:ascii="Times New Roman" w:hAnsi="Times New Roman" w:eastAsia="宋体"/>
                    <w:b w:val="0"/>
                    <w:sz w:val="18"/>
                  </w:rPr>
                  <w:delText xml:space="preserve">2.20～2.84</w:delText>
                </w:r>
              </w:del>
            </w:ins>
          </w:p>
        </w:tc>
      </w:tr>
      <w:tr w14:paraId="4046DE8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709" w:author="xh" w:date="2026-10-13T11:01:48Z"/>
          <w:del w:id="2483" w:author="xh" w:date="2026-10-14T08:38:28Z"/>
        </w:trPr>
        <w:tc>
          <w:tcPr>
            <w:tcW w:w="1385" w:type="dxa"/>
            <w:tcMar>
              <w:left w:w="70" w:type="dxa"/>
              <w:right w:w="70" w:type="dxa"/>
            </w:tcMar>
            <w:vAlign w:val="center"/>
          </w:tcPr>
          <w:p w14:paraId="4968AB9C">
            <w:pPr>
              <w:keepNext/>
              <w:spacing w:before="20" w:after="20" w:line="260" w:lineRule="exact"/>
              <w:ind w:left="0" w:leftChars="0" w:right="0" w:rightChars="0" w:firstLine="0" w:firstLineChars="0"/>
              <w:jc w:val="center"/>
              <w:rPr>
                <w:del w:id="2485" w:author="xh" w:date="2026-10-14T08:38:28Z"/>
              </w:rPr>
            </w:pPr>
            <w:ins w:id="1710" w:author="xh" w:date="2026-10-13T11:01:48Z">
              <w:del w:id="2484" w:author="xh" w:date="2026-10-14T08:38:28Z">
                <w:r>
                  <w:rPr>
                    <w:rFonts w:ascii="Times New Roman" w:hAnsi="Times New Roman" w:eastAsia="宋体"/>
                    <w:b w:val="0"/>
                    <w:sz w:val="18"/>
                  </w:rPr>
                  <w:delText xml:space="preserve">(2%,4%]</w:delText>
                </w:r>
              </w:del>
            </w:ins>
          </w:p>
        </w:tc>
        <w:tc>
          <w:tcPr>
            <w:tcW w:w="1385" w:type="dxa"/>
            <w:tcMar>
              <w:left w:w="70" w:type="dxa"/>
              <w:right w:w="70" w:type="dxa"/>
            </w:tcMar>
            <w:vAlign w:val="center"/>
          </w:tcPr>
          <w:p w14:paraId="38E0D954">
            <w:pPr>
              <w:keepNext/>
              <w:spacing w:before="20" w:after="20" w:line="260" w:lineRule="exact"/>
              <w:ind w:left="0" w:leftChars="0" w:right="0" w:rightChars="0" w:firstLine="0" w:firstLineChars="0"/>
              <w:jc w:val="center"/>
              <w:rPr>
                <w:del w:id="2487" w:author="xh" w:date="2026-10-14T08:38:28Z"/>
              </w:rPr>
            </w:pPr>
            <w:ins w:id="1711" w:author="xh" w:date="2026-10-13T11:01:48Z">
              <w:del w:id="2486" w:author="xh" w:date="2026-10-14T08:38:28Z">
                <w:r>
                  <w:rPr>
                    <w:rFonts w:ascii="Times New Roman" w:hAnsi="Times New Roman" w:eastAsia="宋体"/>
                    <w:b w:val="0"/>
                    <w:sz w:val="18"/>
                  </w:rPr>
                  <w:delText xml:space="preserve">≤1</w:delText>
                </w:r>
              </w:del>
            </w:ins>
          </w:p>
        </w:tc>
        <w:tc>
          <w:tcPr>
            <w:tcW w:w="1385" w:type="dxa"/>
            <w:tcMar>
              <w:left w:w="70" w:type="dxa"/>
              <w:right w:w="70" w:type="dxa"/>
            </w:tcMar>
            <w:vAlign w:val="center"/>
          </w:tcPr>
          <w:p w14:paraId="5650D836">
            <w:pPr>
              <w:keepNext/>
              <w:spacing w:before="20" w:after="20" w:line="260" w:lineRule="exact"/>
              <w:ind w:left="0" w:leftChars="0" w:right="0" w:rightChars="0" w:firstLine="0" w:firstLineChars="0"/>
              <w:jc w:val="center"/>
              <w:rPr>
                <w:del w:id="2489" w:author="xh" w:date="2026-10-14T08:38:28Z"/>
              </w:rPr>
            </w:pPr>
            <w:ins w:id="1712" w:author="xh" w:date="2026-10-13T11:01:48Z">
              <w:del w:id="2488" w:author="xh" w:date="2026-10-14T08:38:28Z">
                <w:r>
                  <w:rPr>
                    <w:rFonts w:ascii="Times New Roman" w:hAnsi="Times New Roman" w:eastAsia="宋体"/>
                    <w:b w:val="0"/>
                    <w:sz w:val="18"/>
                  </w:rPr>
                  <w:delText xml:space="preserve">1.88～2.14</w:delText>
                </w:r>
              </w:del>
            </w:ins>
          </w:p>
        </w:tc>
        <w:tc>
          <w:tcPr>
            <w:tcW w:w="1385" w:type="dxa"/>
            <w:tcMar>
              <w:left w:w="70" w:type="dxa"/>
              <w:right w:w="70" w:type="dxa"/>
            </w:tcMar>
            <w:vAlign w:val="center"/>
          </w:tcPr>
          <w:p w14:paraId="05FE8586">
            <w:pPr>
              <w:keepNext/>
              <w:spacing w:before="20" w:after="20" w:line="260" w:lineRule="exact"/>
              <w:ind w:left="0" w:leftChars="0" w:right="0" w:rightChars="0" w:firstLine="0" w:firstLineChars="0"/>
              <w:jc w:val="center"/>
              <w:rPr>
                <w:del w:id="2491" w:author="xh" w:date="2026-10-14T08:38:28Z"/>
              </w:rPr>
            </w:pPr>
            <w:ins w:id="1713" w:author="xh" w:date="2026-10-13T11:01:48Z">
              <w:del w:id="2490" w:author="xh" w:date="2026-10-14T08:38:28Z">
                <w:r>
                  <w:rPr>
                    <w:rFonts w:ascii="Times New Roman" w:hAnsi="Times New Roman" w:eastAsia="宋体"/>
                    <w:b w:val="0"/>
                    <w:sz w:val="18"/>
                  </w:rPr>
                  <w:delText xml:space="preserve">1.70～1.96</w:delText>
                </w:r>
              </w:del>
            </w:ins>
          </w:p>
        </w:tc>
        <w:tc>
          <w:tcPr>
            <w:tcW w:w="1385" w:type="dxa"/>
            <w:tcMar>
              <w:left w:w="70" w:type="dxa"/>
              <w:right w:w="70" w:type="dxa"/>
            </w:tcMar>
            <w:vAlign w:val="center"/>
          </w:tcPr>
          <w:p w14:paraId="4DC35C94">
            <w:pPr>
              <w:keepNext/>
              <w:spacing w:before="20" w:after="20" w:line="260" w:lineRule="exact"/>
              <w:ind w:left="0" w:leftChars="0" w:right="0" w:rightChars="0" w:firstLine="0" w:firstLineChars="0"/>
              <w:jc w:val="center"/>
              <w:rPr>
                <w:del w:id="2493" w:author="xh" w:date="2026-10-14T08:38:28Z"/>
              </w:rPr>
            </w:pPr>
            <w:ins w:id="1714" w:author="xh" w:date="2026-10-13T11:01:48Z">
              <w:del w:id="2492" w:author="xh" w:date="2026-10-14T08:38:28Z">
                <w:r>
                  <w:rPr>
                    <w:rFonts w:ascii="Times New Roman" w:hAnsi="Times New Roman" w:eastAsia="宋体"/>
                    <w:b w:val="0"/>
                    <w:sz w:val="18"/>
                  </w:rPr>
                  <w:delText xml:space="preserve">1.70～1.96</w:delText>
                </w:r>
              </w:del>
            </w:ins>
          </w:p>
        </w:tc>
        <w:tc>
          <w:tcPr>
            <w:tcW w:w="1385" w:type="dxa"/>
            <w:tcMar>
              <w:left w:w="70" w:type="dxa"/>
              <w:right w:w="70" w:type="dxa"/>
            </w:tcMar>
            <w:vAlign w:val="center"/>
          </w:tcPr>
          <w:p w14:paraId="064D754B">
            <w:pPr>
              <w:keepNext/>
              <w:spacing w:before="20" w:after="20" w:line="260" w:lineRule="exact"/>
              <w:ind w:left="0" w:leftChars="0" w:right="0" w:rightChars="0" w:firstLine="0" w:firstLineChars="0"/>
              <w:jc w:val="center"/>
              <w:rPr>
                <w:del w:id="2495" w:author="xh" w:date="2026-10-14T08:38:28Z"/>
              </w:rPr>
            </w:pPr>
            <w:ins w:id="1715" w:author="xh" w:date="2026-10-13T11:01:48Z">
              <w:del w:id="2494" w:author="xh" w:date="2026-10-14T08:38:28Z">
                <w:r>
                  <w:rPr>
                    <w:rFonts w:ascii="Times New Roman" w:hAnsi="Times New Roman" w:eastAsia="宋体"/>
                    <w:b w:val="0"/>
                    <w:sz w:val="18"/>
                  </w:rPr>
                  <w:delText xml:space="preserve">1.70～1.78</w:delText>
                </w:r>
              </w:del>
            </w:ins>
          </w:p>
        </w:tc>
      </w:tr>
      <w:tr w14:paraId="5F01949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716" w:author="xh" w:date="2026-10-13T11:01:48Z"/>
          <w:del w:id="2496" w:author="xh" w:date="2026-10-14T08:38:28Z"/>
        </w:trPr>
        <w:tc>
          <w:tcPr>
            <w:tcW w:w="1385" w:type="dxa"/>
            <w:tcMar>
              <w:left w:w="70" w:type="dxa"/>
              <w:right w:w="70" w:type="dxa"/>
            </w:tcMar>
            <w:vAlign w:val="center"/>
          </w:tcPr>
          <w:p w14:paraId="72280489">
            <w:pPr>
              <w:keepNext/>
              <w:spacing w:before="20" w:after="20" w:line="260" w:lineRule="exact"/>
              <w:ind w:left="0" w:leftChars="0" w:right="0" w:rightChars="0" w:firstLine="0" w:firstLineChars="0"/>
              <w:jc w:val="center"/>
              <w:rPr>
                <w:del w:id="2498" w:author="xh" w:date="2026-10-14T08:38:28Z"/>
              </w:rPr>
            </w:pPr>
            <w:ins w:id="1717" w:author="xh" w:date="2026-10-13T11:01:48Z">
              <w:del w:id="2497" w:author="xh" w:date="2026-10-14T08:38:28Z">
                <w:r>
                  <w:rPr>
                    <w:rFonts w:ascii="Times New Roman" w:hAnsi="Times New Roman" w:eastAsia="宋体"/>
                    <w:b w:val="0"/>
                    <w:sz w:val="18"/>
                  </w:rPr>
                  <w:delText xml:space="preserve">(2%,4%]</w:delText>
                </w:r>
              </w:del>
            </w:ins>
          </w:p>
        </w:tc>
        <w:tc>
          <w:tcPr>
            <w:tcW w:w="1385" w:type="dxa"/>
            <w:tcMar>
              <w:left w:w="70" w:type="dxa"/>
              <w:right w:w="70" w:type="dxa"/>
            </w:tcMar>
            <w:vAlign w:val="center"/>
          </w:tcPr>
          <w:p w14:paraId="768A6706">
            <w:pPr>
              <w:keepNext/>
              <w:spacing w:before="20" w:after="20" w:line="260" w:lineRule="exact"/>
              <w:ind w:left="0" w:leftChars="0" w:right="0" w:rightChars="0" w:firstLine="0" w:firstLineChars="0"/>
              <w:jc w:val="center"/>
              <w:rPr>
                <w:del w:id="2500" w:author="xh" w:date="2026-10-14T08:38:28Z"/>
              </w:rPr>
            </w:pPr>
            <w:ins w:id="1718" w:author="xh" w:date="2026-10-13T11:01:48Z">
              <w:del w:id="2499" w:author="xh" w:date="2026-10-14T08:38:28Z">
                <w:r>
                  <w:rPr>
                    <w:rFonts w:ascii="Times New Roman" w:hAnsi="Times New Roman" w:eastAsia="宋体"/>
                    <w:b w:val="0"/>
                    <w:sz w:val="18"/>
                  </w:rPr>
                  <w:delText xml:space="preserve">(1,2]</w:delText>
                </w:r>
              </w:del>
            </w:ins>
          </w:p>
        </w:tc>
        <w:tc>
          <w:tcPr>
            <w:tcW w:w="1385" w:type="dxa"/>
            <w:tcMar>
              <w:left w:w="70" w:type="dxa"/>
              <w:right w:w="70" w:type="dxa"/>
            </w:tcMar>
            <w:vAlign w:val="center"/>
          </w:tcPr>
          <w:p w14:paraId="12EE9F15">
            <w:pPr>
              <w:keepNext/>
              <w:spacing w:before="20" w:after="20" w:line="260" w:lineRule="exact"/>
              <w:ind w:left="0" w:leftChars="0" w:right="0" w:rightChars="0" w:firstLine="0" w:firstLineChars="0"/>
              <w:jc w:val="center"/>
              <w:rPr>
                <w:del w:id="2502" w:author="xh" w:date="2026-10-14T08:38:28Z"/>
              </w:rPr>
            </w:pPr>
            <w:ins w:id="1719" w:author="xh" w:date="2026-10-13T11:01:48Z">
              <w:del w:id="2501" w:author="xh" w:date="2026-10-14T08:38:28Z">
                <w:r>
                  <w:rPr>
                    <w:rFonts w:ascii="Times New Roman" w:hAnsi="Times New Roman" w:eastAsia="宋体"/>
                    <w:b w:val="0"/>
                    <w:sz w:val="18"/>
                  </w:rPr>
                  <w:delText xml:space="preserve">1.88～2.26</w:delText>
                </w:r>
              </w:del>
            </w:ins>
          </w:p>
        </w:tc>
        <w:tc>
          <w:tcPr>
            <w:tcW w:w="1385" w:type="dxa"/>
            <w:tcMar>
              <w:left w:w="70" w:type="dxa"/>
              <w:right w:w="70" w:type="dxa"/>
            </w:tcMar>
            <w:vAlign w:val="center"/>
          </w:tcPr>
          <w:p w14:paraId="2E66FD45">
            <w:pPr>
              <w:keepNext/>
              <w:spacing w:before="20" w:after="20" w:line="260" w:lineRule="exact"/>
              <w:ind w:left="0" w:leftChars="0" w:right="0" w:rightChars="0" w:firstLine="0" w:firstLineChars="0"/>
              <w:jc w:val="center"/>
              <w:rPr>
                <w:del w:id="2504" w:author="xh" w:date="2026-10-14T08:38:28Z"/>
              </w:rPr>
            </w:pPr>
            <w:ins w:id="1720" w:author="xh" w:date="2026-10-13T11:01:48Z">
              <w:del w:id="2503" w:author="xh" w:date="2026-10-14T08:38:28Z">
                <w:r>
                  <w:rPr>
                    <w:rFonts w:ascii="Times New Roman" w:hAnsi="Times New Roman" w:eastAsia="宋体"/>
                    <w:b w:val="0"/>
                    <w:sz w:val="18"/>
                  </w:rPr>
                  <w:delText xml:space="preserve">1.70～2.14</w:delText>
                </w:r>
              </w:del>
            </w:ins>
          </w:p>
        </w:tc>
        <w:tc>
          <w:tcPr>
            <w:tcW w:w="1385" w:type="dxa"/>
            <w:tcMar>
              <w:left w:w="70" w:type="dxa"/>
              <w:right w:w="70" w:type="dxa"/>
            </w:tcMar>
            <w:vAlign w:val="center"/>
          </w:tcPr>
          <w:p w14:paraId="4A6BF08C">
            <w:pPr>
              <w:keepNext/>
              <w:spacing w:before="20" w:after="20" w:line="260" w:lineRule="exact"/>
              <w:ind w:left="0" w:leftChars="0" w:right="0" w:rightChars="0" w:firstLine="0" w:firstLineChars="0"/>
              <w:jc w:val="center"/>
              <w:rPr>
                <w:del w:id="2506" w:author="xh" w:date="2026-10-14T08:38:28Z"/>
              </w:rPr>
            </w:pPr>
            <w:ins w:id="1721" w:author="xh" w:date="2026-10-13T11:01:48Z">
              <w:del w:id="2505" w:author="xh" w:date="2026-10-14T08:38:28Z">
                <w:r>
                  <w:rPr>
                    <w:rFonts w:ascii="Times New Roman" w:hAnsi="Times New Roman" w:eastAsia="宋体"/>
                    <w:b w:val="0"/>
                    <w:sz w:val="18"/>
                  </w:rPr>
                  <w:delText xml:space="preserve">1.70～1.96</w:delText>
                </w:r>
              </w:del>
            </w:ins>
          </w:p>
        </w:tc>
        <w:tc>
          <w:tcPr>
            <w:tcW w:w="1385" w:type="dxa"/>
            <w:tcMar>
              <w:left w:w="70" w:type="dxa"/>
              <w:right w:w="70" w:type="dxa"/>
            </w:tcMar>
            <w:vAlign w:val="center"/>
          </w:tcPr>
          <w:p w14:paraId="7A74B59B">
            <w:pPr>
              <w:keepNext/>
              <w:spacing w:before="20" w:after="20" w:line="260" w:lineRule="exact"/>
              <w:ind w:left="0" w:leftChars="0" w:right="0" w:rightChars="0" w:firstLine="0" w:firstLineChars="0"/>
              <w:jc w:val="center"/>
              <w:rPr>
                <w:del w:id="2508" w:author="xh" w:date="2026-10-14T08:38:28Z"/>
              </w:rPr>
            </w:pPr>
            <w:ins w:id="1722" w:author="xh" w:date="2026-10-13T11:01:48Z">
              <w:del w:id="2507" w:author="xh" w:date="2026-10-14T08:38:28Z">
                <w:r>
                  <w:rPr>
                    <w:rFonts w:ascii="Times New Roman" w:hAnsi="Times New Roman" w:eastAsia="宋体"/>
                    <w:b w:val="0"/>
                    <w:sz w:val="18"/>
                  </w:rPr>
                  <w:delText xml:space="preserve">1.70～1.96</w:delText>
                </w:r>
              </w:del>
            </w:ins>
          </w:p>
        </w:tc>
      </w:tr>
      <w:tr w14:paraId="3177751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723" w:author="xh" w:date="2026-10-13T11:01:48Z"/>
          <w:del w:id="2509" w:author="xh" w:date="2026-10-14T08:38:28Z"/>
        </w:trPr>
        <w:tc>
          <w:tcPr>
            <w:tcW w:w="1385" w:type="dxa"/>
            <w:tcMar>
              <w:left w:w="70" w:type="dxa"/>
              <w:right w:w="70" w:type="dxa"/>
            </w:tcMar>
            <w:vAlign w:val="center"/>
          </w:tcPr>
          <w:p w14:paraId="6A7C7F81">
            <w:pPr>
              <w:keepNext/>
              <w:spacing w:before="20" w:after="20" w:line="260" w:lineRule="exact"/>
              <w:ind w:left="0" w:leftChars="0" w:right="0" w:rightChars="0" w:firstLine="0" w:firstLineChars="0"/>
              <w:jc w:val="center"/>
              <w:rPr>
                <w:del w:id="2511" w:author="xh" w:date="2026-10-14T08:38:28Z"/>
              </w:rPr>
            </w:pPr>
            <w:ins w:id="1724" w:author="xh" w:date="2026-10-13T11:01:48Z">
              <w:del w:id="2510" w:author="xh" w:date="2026-10-14T08:38:28Z">
                <w:r>
                  <w:rPr>
                    <w:rFonts w:ascii="Times New Roman" w:hAnsi="Times New Roman" w:eastAsia="宋体"/>
                    <w:b w:val="0"/>
                    <w:sz w:val="18"/>
                  </w:rPr>
                  <w:delText xml:space="preserve">(2%,4%]</w:delText>
                </w:r>
              </w:del>
            </w:ins>
          </w:p>
        </w:tc>
        <w:tc>
          <w:tcPr>
            <w:tcW w:w="1385" w:type="dxa"/>
            <w:tcMar>
              <w:left w:w="70" w:type="dxa"/>
              <w:right w:w="70" w:type="dxa"/>
            </w:tcMar>
            <w:vAlign w:val="center"/>
          </w:tcPr>
          <w:p w14:paraId="61D6EB7C">
            <w:pPr>
              <w:keepNext/>
              <w:spacing w:before="20" w:after="20" w:line="260" w:lineRule="exact"/>
              <w:ind w:left="0" w:leftChars="0" w:right="0" w:rightChars="0" w:firstLine="0" w:firstLineChars="0"/>
              <w:jc w:val="center"/>
              <w:rPr>
                <w:del w:id="2513" w:author="xh" w:date="2026-10-14T08:38:28Z"/>
              </w:rPr>
            </w:pPr>
            <w:ins w:id="1725" w:author="xh" w:date="2026-10-13T11:01:48Z">
              <w:del w:id="2512" w:author="xh" w:date="2026-10-14T08:38:28Z">
                <w:r>
                  <w:rPr>
                    <w:rFonts w:ascii="Times New Roman" w:hAnsi="Times New Roman" w:eastAsia="宋体"/>
                    <w:b w:val="0"/>
                    <w:sz w:val="18"/>
                  </w:rPr>
                  <w:delText xml:space="preserve">&gt;2</w:delText>
                </w:r>
              </w:del>
            </w:ins>
          </w:p>
        </w:tc>
        <w:tc>
          <w:tcPr>
            <w:tcW w:w="1385" w:type="dxa"/>
            <w:tcMar>
              <w:left w:w="70" w:type="dxa"/>
              <w:right w:w="70" w:type="dxa"/>
            </w:tcMar>
            <w:vAlign w:val="center"/>
          </w:tcPr>
          <w:p w14:paraId="61B2DCE4">
            <w:pPr>
              <w:keepNext/>
              <w:spacing w:before="20" w:after="20" w:line="260" w:lineRule="exact"/>
              <w:ind w:left="0" w:leftChars="0" w:right="0" w:rightChars="0" w:firstLine="0" w:firstLineChars="0"/>
              <w:jc w:val="center"/>
              <w:rPr>
                <w:del w:id="2515" w:author="xh" w:date="2026-10-14T08:38:28Z"/>
              </w:rPr>
            </w:pPr>
            <w:ins w:id="1726" w:author="xh" w:date="2026-10-13T11:01:48Z">
              <w:del w:id="2514" w:author="xh" w:date="2026-10-14T08:38:28Z">
                <w:r>
                  <w:rPr>
                    <w:rFonts w:ascii="Times New Roman" w:hAnsi="Times New Roman" w:eastAsia="宋体"/>
                    <w:b w:val="0"/>
                    <w:sz w:val="18"/>
                  </w:rPr>
                  <w:delText xml:space="preserve">2.34～2.92</w:delText>
                </w:r>
              </w:del>
            </w:ins>
          </w:p>
        </w:tc>
        <w:tc>
          <w:tcPr>
            <w:tcW w:w="1385" w:type="dxa"/>
            <w:tcMar>
              <w:left w:w="70" w:type="dxa"/>
              <w:right w:w="70" w:type="dxa"/>
            </w:tcMar>
            <w:vAlign w:val="center"/>
          </w:tcPr>
          <w:p w14:paraId="0621E06D">
            <w:pPr>
              <w:keepNext/>
              <w:spacing w:before="20" w:after="20" w:line="260" w:lineRule="exact"/>
              <w:ind w:left="0" w:leftChars="0" w:right="0" w:rightChars="0" w:firstLine="0" w:firstLineChars="0"/>
              <w:jc w:val="center"/>
              <w:rPr>
                <w:del w:id="2517" w:author="xh" w:date="2026-10-14T08:38:28Z"/>
              </w:rPr>
            </w:pPr>
            <w:ins w:id="1727" w:author="xh" w:date="2026-10-13T11:01:48Z">
              <w:del w:id="2516" w:author="xh" w:date="2026-10-14T08:38:28Z">
                <w:r>
                  <w:rPr>
                    <w:rFonts w:ascii="Times New Roman" w:hAnsi="Times New Roman" w:eastAsia="宋体"/>
                    <w:b w:val="0"/>
                    <w:sz w:val="18"/>
                  </w:rPr>
                  <w:delText xml:space="preserve">2.25～2.92</w:delText>
                </w:r>
              </w:del>
            </w:ins>
          </w:p>
        </w:tc>
        <w:tc>
          <w:tcPr>
            <w:tcW w:w="1385" w:type="dxa"/>
            <w:tcMar>
              <w:left w:w="70" w:type="dxa"/>
              <w:right w:w="70" w:type="dxa"/>
            </w:tcMar>
            <w:vAlign w:val="center"/>
          </w:tcPr>
          <w:p w14:paraId="714F4C7C">
            <w:pPr>
              <w:keepNext/>
              <w:spacing w:before="20" w:after="20" w:line="260" w:lineRule="exact"/>
              <w:ind w:left="0" w:leftChars="0" w:right="0" w:rightChars="0" w:firstLine="0" w:firstLineChars="0"/>
              <w:jc w:val="center"/>
              <w:rPr>
                <w:del w:id="2519" w:author="xh" w:date="2026-10-14T08:38:28Z"/>
              </w:rPr>
            </w:pPr>
            <w:ins w:id="1728" w:author="xh" w:date="2026-10-13T11:01:48Z">
              <w:del w:id="2518" w:author="xh" w:date="2026-10-14T08:38:28Z">
                <w:r>
                  <w:rPr>
                    <w:rFonts w:ascii="Times New Roman" w:hAnsi="Times New Roman" w:eastAsia="宋体"/>
                    <w:b w:val="0"/>
                    <w:sz w:val="18"/>
                  </w:rPr>
                  <w:delText xml:space="preserve">2.25～2.71</w:delText>
                </w:r>
              </w:del>
            </w:ins>
          </w:p>
        </w:tc>
        <w:tc>
          <w:tcPr>
            <w:tcW w:w="1385" w:type="dxa"/>
            <w:tcMar>
              <w:left w:w="70" w:type="dxa"/>
              <w:right w:w="70" w:type="dxa"/>
            </w:tcMar>
            <w:vAlign w:val="center"/>
          </w:tcPr>
          <w:p w14:paraId="1772D0A1">
            <w:pPr>
              <w:keepNext/>
              <w:spacing w:before="20" w:after="20" w:line="260" w:lineRule="exact"/>
              <w:ind w:left="0" w:leftChars="0" w:right="0" w:rightChars="0" w:firstLine="0" w:firstLineChars="0"/>
              <w:jc w:val="center"/>
              <w:rPr>
                <w:del w:id="2521" w:author="xh" w:date="2026-10-14T08:38:28Z"/>
              </w:rPr>
            </w:pPr>
            <w:ins w:id="1729" w:author="xh" w:date="2026-10-13T11:01:48Z">
              <w:del w:id="2520" w:author="xh" w:date="2026-10-14T08:38:28Z">
                <w:r>
                  <w:rPr>
                    <w:rFonts w:ascii="Times New Roman" w:hAnsi="Times New Roman" w:eastAsia="宋体"/>
                    <w:b w:val="0"/>
                    <w:sz w:val="18"/>
                  </w:rPr>
                  <w:delText xml:space="preserve">2.25～2.71</w:delText>
                </w:r>
              </w:del>
            </w:ins>
          </w:p>
        </w:tc>
      </w:tr>
      <w:tr w14:paraId="310F9B9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730" w:author="xh" w:date="2026-10-13T11:01:48Z"/>
          <w:del w:id="2522" w:author="xh" w:date="2026-10-14T08:38:28Z"/>
        </w:trPr>
        <w:tc>
          <w:tcPr>
            <w:tcW w:w="1385" w:type="dxa"/>
            <w:tcMar>
              <w:left w:w="70" w:type="dxa"/>
              <w:right w:w="70" w:type="dxa"/>
            </w:tcMar>
            <w:vAlign w:val="center"/>
          </w:tcPr>
          <w:p w14:paraId="3F9C8319">
            <w:pPr>
              <w:keepNext/>
              <w:spacing w:before="20" w:after="20" w:line="260" w:lineRule="exact"/>
              <w:ind w:left="0" w:leftChars="0" w:right="0" w:rightChars="0" w:firstLine="0" w:firstLineChars="0"/>
              <w:jc w:val="center"/>
              <w:rPr>
                <w:del w:id="2524" w:author="xh" w:date="2026-10-14T08:38:28Z"/>
              </w:rPr>
            </w:pPr>
            <w:ins w:id="1731" w:author="xh" w:date="2026-10-13T11:01:48Z">
              <w:del w:id="2523" w:author="xh" w:date="2026-10-14T08:38:28Z">
                <w:r>
                  <w:rPr>
                    <w:rFonts w:ascii="Times New Roman" w:hAnsi="Times New Roman" w:eastAsia="宋体"/>
                    <w:b w:val="0"/>
                    <w:sz w:val="18"/>
                  </w:rPr>
                  <w:delText xml:space="preserve">(4%,7%]</w:delText>
                </w:r>
              </w:del>
            </w:ins>
          </w:p>
        </w:tc>
        <w:tc>
          <w:tcPr>
            <w:tcW w:w="1385" w:type="dxa"/>
            <w:tcMar>
              <w:left w:w="70" w:type="dxa"/>
              <w:right w:w="70" w:type="dxa"/>
            </w:tcMar>
            <w:vAlign w:val="center"/>
          </w:tcPr>
          <w:p w14:paraId="3E2B6307">
            <w:pPr>
              <w:keepNext/>
              <w:spacing w:before="20" w:after="20" w:line="260" w:lineRule="exact"/>
              <w:ind w:left="0" w:leftChars="0" w:right="0" w:rightChars="0" w:firstLine="0" w:firstLineChars="0"/>
              <w:jc w:val="center"/>
              <w:rPr>
                <w:del w:id="2526" w:author="xh" w:date="2026-10-14T08:38:28Z"/>
              </w:rPr>
            </w:pPr>
            <w:ins w:id="1732" w:author="xh" w:date="2026-10-13T11:01:48Z">
              <w:del w:id="2525" w:author="xh" w:date="2026-10-14T08:38:28Z">
                <w:r>
                  <w:rPr>
                    <w:rFonts w:ascii="Times New Roman" w:hAnsi="Times New Roman" w:eastAsia="宋体"/>
                    <w:b w:val="0"/>
                    <w:sz w:val="18"/>
                  </w:rPr>
                  <w:delText xml:space="preserve">≤1</w:delText>
                </w:r>
              </w:del>
            </w:ins>
          </w:p>
        </w:tc>
        <w:tc>
          <w:tcPr>
            <w:tcW w:w="1385" w:type="dxa"/>
            <w:tcMar>
              <w:left w:w="70" w:type="dxa"/>
              <w:right w:w="70" w:type="dxa"/>
            </w:tcMar>
            <w:vAlign w:val="center"/>
          </w:tcPr>
          <w:p w14:paraId="6052CD65">
            <w:pPr>
              <w:keepNext/>
              <w:spacing w:before="20" w:after="20" w:line="260" w:lineRule="exact"/>
              <w:ind w:left="0" w:leftChars="0" w:right="0" w:rightChars="0" w:firstLine="0" w:firstLineChars="0"/>
              <w:jc w:val="center"/>
              <w:rPr>
                <w:del w:id="2528" w:author="xh" w:date="2026-10-14T08:38:28Z"/>
              </w:rPr>
            </w:pPr>
            <w:ins w:id="1733" w:author="xh" w:date="2026-10-13T11:01:48Z">
              <w:del w:id="2527" w:author="xh" w:date="2026-10-14T08:38:28Z">
                <w:r>
                  <w:rPr>
                    <w:rFonts w:ascii="Times New Roman" w:hAnsi="Times New Roman" w:eastAsia="宋体"/>
                    <w:b w:val="0"/>
                    <w:sz w:val="18"/>
                  </w:rPr>
                  <w:delText xml:space="preserve">1.98～2.10</w:delText>
                </w:r>
              </w:del>
            </w:ins>
          </w:p>
        </w:tc>
        <w:tc>
          <w:tcPr>
            <w:tcW w:w="1385" w:type="dxa"/>
            <w:tcMar>
              <w:left w:w="70" w:type="dxa"/>
              <w:right w:w="70" w:type="dxa"/>
            </w:tcMar>
            <w:vAlign w:val="center"/>
          </w:tcPr>
          <w:p w14:paraId="1973BF97">
            <w:pPr>
              <w:keepNext/>
              <w:spacing w:before="20" w:after="20" w:line="260" w:lineRule="exact"/>
              <w:ind w:left="0" w:leftChars="0" w:right="0" w:rightChars="0" w:firstLine="0" w:firstLineChars="0"/>
              <w:jc w:val="center"/>
              <w:rPr>
                <w:del w:id="2530" w:author="xh" w:date="2026-10-14T08:38:28Z"/>
              </w:rPr>
            </w:pPr>
            <w:ins w:id="1734" w:author="xh" w:date="2026-10-13T11:01:48Z">
              <w:del w:id="2529" w:author="xh" w:date="2026-10-14T08:38:28Z">
                <w:r>
                  <w:rPr>
                    <w:rFonts w:ascii="Times New Roman" w:hAnsi="Times New Roman" w:eastAsia="宋体"/>
                    <w:b w:val="0"/>
                    <w:sz w:val="18"/>
                  </w:rPr>
                  <w:delText xml:space="preserve">1.77～1.94</w:delText>
                </w:r>
              </w:del>
            </w:ins>
          </w:p>
        </w:tc>
        <w:tc>
          <w:tcPr>
            <w:tcW w:w="1385" w:type="dxa"/>
            <w:tcMar>
              <w:left w:w="70" w:type="dxa"/>
              <w:right w:w="70" w:type="dxa"/>
            </w:tcMar>
            <w:vAlign w:val="center"/>
          </w:tcPr>
          <w:p w14:paraId="54B4D781">
            <w:pPr>
              <w:keepNext/>
              <w:spacing w:before="20" w:after="20" w:line="260" w:lineRule="exact"/>
              <w:ind w:left="0" w:leftChars="0" w:right="0" w:rightChars="0" w:firstLine="0" w:firstLineChars="0"/>
              <w:jc w:val="center"/>
              <w:rPr>
                <w:del w:id="2532" w:author="xh" w:date="2026-10-14T08:38:28Z"/>
              </w:rPr>
            </w:pPr>
            <w:ins w:id="1735" w:author="xh" w:date="2026-10-13T11:01:48Z">
              <w:del w:id="2531" w:author="xh" w:date="2026-10-14T08:38:28Z">
                <w:r>
                  <w:rPr>
                    <w:rFonts w:ascii="Times New Roman" w:hAnsi="Times New Roman" w:eastAsia="宋体"/>
                    <w:b w:val="0"/>
                    <w:sz w:val="18"/>
                  </w:rPr>
                  <w:delText xml:space="preserve">1.61～1.78</w:delText>
                </w:r>
              </w:del>
            </w:ins>
          </w:p>
        </w:tc>
        <w:tc>
          <w:tcPr>
            <w:tcW w:w="1385" w:type="dxa"/>
            <w:tcMar>
              <w:left w:w="70" w:type="dxa"/>
              <w:right w:w="70" w:type="dxa"/>
            </w:tcMar>
            <w:vAlign w:val="center"/>
          </w:tcPr>
          <w:p w14:paraId="42237E0F">
            <w:pPr>
              <w:keepNext/>
              <w:spacing w:before="20" w:after="20" w:line="260" w:lineRule="exact"/>
              <w:ind w:left="0" w:leftChars="0" w:right="0" w:rightChars="0" w:firstLine="0" w:firstLineChars="0"/>
              <w:jc w:val="center"/>
              <w:rPr>
                <w:del w:id="2534" w:author="xh" w:date="2026-10-14T08:38:28Z"/>
              </w:rPr>
            </w:pPr>
            <w:ins w:id="1736" w:author="xh" w:date="2026-10-13T11:01:48Z">
              <w:del w:id="2533" w:author="xh" w:date="2026-10-14T08:38:28Z">
                <w:r>
                  <w:rPr>
                    <w:rFonts w:ascii="Times New Roman" w:hAnsi="Times New Roman" w:eastAsia="宋体"/>
                    <w:b w:val="0"/>
                    <w:sz w:val="18"/>
                  </w:rPr>
                  <w:delText xml:space="preserve">1.52～1.78</w:delText>
                </w:r>
              </w:del>
            </w:ins>
          </w:p>
        </w:tc>
      </w:tr>
      <w:tr w14:paraId="0ACFFBB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737" w:author="xh" w:date="2026-10-13T11:01:48Z"/>
          <w:del w:id="2535" w:author="xh" w:date="2026-10-14T08:38:28Z"/>
        </w:trPr>
        <w:tc>
          <w:tcPr>
            <w:tcW w:w="1385" w:type="dxa"/>
            <w:tcMar>
              <w:left w:w="70" w:type="dxa"/>
              <w:right w:w="70" w:type="dxa"/>
            </w:tcMar>
            <w:vAlign w:val="center"/>
          </w:tcPr>
          <w:p w14:paraId="1D2FDF68">
            <w:pPr>
              <w:keepNext/>
              <w:spacing w:before="20" w:after="20" w:line="260" w:lineRule="exact"/>
              <w:ind w:left="0" w:leftChars="0" w:right="0" w:rightChars="0" w:firstLine="0" w:firstLineChars="0"/>
              <w:jc w:val="center"/>
              <w:rPr>
                <w:del w:id="2537" w:author="xh" w:date="2026-10-14T08:38:28Z"/>
              </w:rPr>
            </w:pPr>
            <w:ins w:id="1738" w:author="xh" w:date="2026-10-13T11:01:48Z">
              <w:del w:id="2536" w:author="xh" w:date="2026-10-14T08:38:28Z">
                <w:r>
                  <w:rPr>
                    <w:rFonts w:ascii="Times New Roman" w:hAnsi="Times New Roman" w:eastAsia="宋体"/>
                    <w:b w:val="0"/>
                    <w:sz w:val="18"/>
                  </w:rPr>
                  <w:delText xml:space="preserve">(4%,7%]</w:delText>
                </w:r>
              </w:del>
            </w:ins>
          </w:p>
        </w:tc>
        <w:tc>
          <w:tcPr>
            <w:tcW w:w="1385" w:type="dxa"/>
            <w:tcMar>
              <w:left w:w="70" w:type="dxa"/>
              <w:right w:w="70" w:type="dxa"/>
            </w:tcMar>
            <w:vAlign w:val="center"/>
          </w:tcPr>
          <w:p w14:paraId="339C095D">
            <w:pPr>
              <w:keepNext/>
              <w:spacing w:before="20" w:after="20" w:line="260" w:lineRule="exact"/>
              <w:ind w:left="0" w:leftChars="0" w:right="0" w:rightChars="0" w:firstLine="0" w:firstLineChars="0"/>
              <w:jc w:val="center"/>
              <w:rPr>
                <w:del w:id="2539" w:author="xh" w:date="2026-10-14T08:38:28Z"/>
              </w:rPr>
            </w:pPr>
            <w:ins w:id="1739" w:author="xh" w:date="2026-10-13T11:01:48Z">
              <w:del w:id="2538" w:author="xh" w:date="2026-10-14T08:38:28Z">
                <w:r>
                  <w:rPr>
                    <w:rFonts w:ascii="Times New Roman" w:hAnsi="Times New Roman" w:eastAsia="宋体"/>
                    <w:b w:val="0"/>
                    <w:sz w:val="18"/>
                  </w:rPr>
                  <w:delText xml:space="preserve">(1,2]</w:delText>
                </w:r>
              </w:del>
            </w:ins>
          </w:p>
        </w:tc>
        <w:tc>
          <w:tcPr>
            <w:tcW w:w="1385" w:type="dxa"/>
            <w:tcMar>
              <w:left w:w="70" w:type="dxa"/>
              <w:right w:w="70" w:type="dxa"/>
            </w:tcMar>
            <w:vAlign w:val="center"/>
          </w:tcPr>
          <w:p w14:paraId="6BAF6215">
            <w:pPr>
              <w:keepNext/>
              <w:spacing w:before="20" w:after="20" w:line="260" w:lineRule="exact"/>
              <w:ind w:left="0" w:leftChars="0" w:right="0" w:rightChars="0" w:firstLine="0" w:firstLineChars="0"/>
              <w:jc w:val="center"/>
              <w:rPr>
                <w:del w:id="2541" w:author="xh" w:date="2026-10-14T08:38:28Z"/>
              </w:rPr>
            </w:pPr>
            <w:ins w:id="1740" w:author="xh" w:date="2026-10-13T11:01:48Z">
              <w:del w:id="2540" w:author="xh" w:date="2026-10-14T08:38:28Z">
                <w:r>
                  <w:rPr>
                    <w:rFonts w:ascii="Times New Roman" w:hAnsi="Times New Roman" w:eastAsia="宋体"/>
                    <w:b w:val="0"/>
                    <w:sz w:val="18"/>
                  </w:rPr>
                  <w:delText xml:space="preserve">1.98～2.30</w:delText>
                </w:r>
              </w:del>
            </w:ins>
          </w:p>
        </w:tc>
        <w:tc>
          <w:tcPr>
            <w:tcW w:w="1385" w:type="dxa"/>
            <w:tcMar>
              <w:left w:w="70" w:type="dxa"/>
              <w:right w:w="70" w:type="dxa"/>
            </w:tcMar>
            <w:vAlign w:val="center"/>
          </w:tcPr>
          <w:p w14:paraId="322C7E07">
            <w:pPr>
              <w:keepNext/>
              <w:spacing w:before="20" w:after="20" w:line="260" w:lineRule="exact"/>
              <w:ind w:left="0" w:leftChars="0" w:right="0" w:rightChars="0" w:firstLine="0" w:firstLineChars="0"/>
              <w:jc w:val="center"/>
              <w:rPr>
                <w:del w:id="2543" w:author="xh" w:date="2026-10-14T08:38:28Z"/>
              </w:rPr>
            </w:pPr>
            <w:ins w:id="1741" w:author="xh" w:date="2026-10-13T11:01:48Z">
              <w:del w:id="2542" w:author="xh" w:date="2026-10-14T08:38:28Z">
                <w:r>
                  <w:rPr>
                    <w:rFonts w:ascii="Times New Roman" w:hAnsi="Times New Roman" w:eastAsia="宋体"/>
                    <w:b w:val="0"/>
                    <w:sz w:val="18"/>
                  </w:rPr>
                  <w:delText xml:space="preserve">1.77～2.30</w:delText>
                </w:r>
              </w:del>
            </w:ins>
          </w:p>
        </w:tc>
        <w:tc>
          <w:tcPr>
            <w:tcW w:w="1385" w:type="dxa"/>
            <w:tcMar>
              <w:left w:w="70" w:type="dxa"/>
              <w:right w:w="70" w:type="dxa"/>
            </w:tcMar>
            <w:vAlign w:val="center"/>
          </w:tcPr>
          <w:p w14:paraId="0C8DF9F9">
            <w:pPr>
              <w:keepNext/>
              <w:spacing w:before="20" w:after="20" w:line="260" w:lineRule="exact"/>
              <w:ind w:left="0" w:leftChars="0" w:right="0" w:rightChars="0" w:firstLine="0" w:firstLineChars="0"/>
              <w:jc w:val="center"/>
              <w:rPr>
                <w:del w:id="2545" w:author="xh" w:date="2026-10-14T08:38:28Z"/>
              </w:rPr>
            </w:pPr>
            <w:ins w:id="1742" w:author="xh" w:date="2026-10-13T11:01:48Z">
              <w:del w:id="2544" w:author="xh" w:date="2026-10-14T08:38:28Z">
                <w:r>
                  <w:rPr>
                    <w:rFonts w:ascii="Times New Roman" w:hAnsi="Times New Roman" w:eastAsia="宋体"/>
                    <w:b w:val="0"/>
                    <w:sz w:val="18"/>
                  </w:rPr>
                  <w:delText xml:space="preserve">1.61～2.17</w:delText>
                </w:r>
              </w:del>
            </w:ins>
          </w:p>
        </w:tc>
        <w:tc>
          <w:tcPr>
            <w:tcW w:w="1385" w:type="dxa"/>
            <w:tcMar>
              <w:left w:w="70" w:type="dxa"/>
              <w:right w:w="70" w:type="dxa"/>
            </w:tcMar>
            <w:vAlign w:val="center"/>
          </w:tcPr>
          <w:p w14:paraId="6F4E8E9B">
            <w:pPr>
              <w:keepNext/>
              <w:spacing w:before="20" w:after="20" w:line="260" w:lineRule="exact"/>
              <w:ind w:left="0" w:leftChars="0" w:right="0" w:rightChars="0" w:firstLine="0" w:firstLineChars="0"/>
              <w:jc w:val="center"/>
              <w:rPr>
                <w:del w:id="2547" w:author="xh" w:date="2026-10-14T08:38:28Z"/>
              </w:rPr>
            </w:pPr>
            <w:ins w:id="1743" w:author="xh" w:date="2026-10-13T11:01:48Z">
              <w:del w:id="2546" w:author="xh" w:date="2026-10-14T08:38:28Z">
                <w:r>
                  <w:rPr>
                    <w:rFonts w:ascii="Times New Roman" w:hAnsi="Times New Roman" w:eastAsia="宋体"/>
                    <w:b w:val="0"/>
                    <w:sz w:val="18"/>
                  </w:rPr>
                  <w:delText xml:space="preserve">1.52～2.14</w:delText>
                </w:r>
              </w:del>
            </w:ins>
          </w:p>
        </w:tc>
      </w:tr>
      <w:tr w14:paraId="65853E6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744" w:author="xh" w:date="2026-10-13T11:01:48Z"/>
          <w:del w:id="2548" w:author="xh" w:date="2026-10-14T08:38:28Z"/>
        </w:trPr>
        <w:tc>
          <w:tcPr>
            <w:tcW w:w="1385" w:type="dxa"/>
            <w:tcMar>
              <w:left w:w="70" w:type="dxa"/>
              <w:right w:w="70" w:type="dxa"/>
            </w:tcMar>
            <w:vAlign w:val="center"/>
          </w:tcPr>
          <w:p w14:paraId="1007C1F7">
            <w:pPr>
              <w:keepNext/>
              <w:spacing w:before="20" w:after="20" w:line="260" w:lineRule="exact"/>
              <w:ind w:left="0" w:leftChars="0" w:right="0" w:rightChars="0" w:firstLine="0" w:firstLineChars="0"/>
              <w:jc w:val="center"/>
              <w:rPr>
                <w:del w:id="2550" w:author="xh" w:date="2026-10-14T08:38:28Z"/>
              </w:rPr>
            </w:pPr>
            <w:ins w:id="1745" w:author="xh" w:date="2026-10-13T11:01:48Z">
              <w:del w:id="2549" w:author="xh" w:date="2026-10-14T08:38:28Z">
                <w:r>
                  <w:rPr>
                    <w:rFonts w:ascii="Times New Roman" w:hAnsi="Times New Roman" w:eastAsia="宋体"/>
                    <w:b w:val="0"/>
                    <w:sz w:val="18"/>
                  </w:rPr>
                  <w:delText xml:space="preserve">(4%,7%]</w:delText>
                </w:r>
              </w:del>
            </w:ins>
          </w:p>
        </w:tc>
        <w:tc>
          <w:tcPr>
            <w:tcW w:w="1385" w:type="dxa"/>
            <w:tcMar>
              <w:left w:w="70" w:type="dxa"/>
              <w:right w:w="70" w:type="dxa"/>
            </w:tcMar>
            <w:vAlign w:val="center"/>
          </w:tcPr>
          <w:p w14:paraId="0DBD1B71">
            <w:pPr>
              <w:keepNext/>
              <w:spacing w:before="20" w:after="20" w:line="260" w:lineRule="exact"/>
              <w:ind w:left="0" w:leftChars="0" w:right="0" w:rightChars="0" w:firstLine="0" w:firstLineChars="0"/>
              <w:jc w:val="center"/>
              <w:rPr>
                <w:del w:id="2552" w:author="xh" w:date="2026-10-14T08:38:28Z"/>
              </w:rPr>
            </w:pPr>
            <w:ins w:id="1746" w:author="xh" w:date="2026-10-13T11:01:48Z">
              <w:del w:id="2551" w:author="xh" w:date="2026-10-14T08:38:28Z">
                <w:r>
                  <w:rPr>
                    <w:rFonts w:ascii="Times New Roman" w:hAnsi="Times New Roman" w:eastAsia="宋体"/>
                    <w:b w:val="0"/>
                    <w:sz w:val="18"/>
                  </w:rPr>
                  <w:delText xml:space="preserve">&gt;2</w:delText>
                </w:r>
              </w:del>
            </w:ins>
          </w:p>
        </w:tc>
        <w:tc>
          <w:tcPr>
            <w:tcW w:w="1385" w:type="dxa"/>
            <w:tcMar>
              <w:left w:w="70" w:type="dxa"/>
              <w:right w:w="70" w:type="dxa"/>
            </w:tcMar>
            <w:vAlign w:val="center"/>
          </w:tcPr>
          <w:p w14:paraId="297D1A38">
            <w:pPr>
              <w:keepNext/>
              <w:spacing w:before="20" w:after="20" w:line="260" w:lineRule="exact"/>
              <w:ind w:left="0" w:leftChars="0" w:right="0" w:rightChars="0" w:firstLine="0" w:firstLineChars="0"/>
              <w:jc w:val="center"/>
              <w:rPr>
                <w:del w:id="2554" w:author="xh" w:date="2026-10-14T08:38:28Z"/>
              </w:rPr>
            </w:pPr>
            <w:ins w:id="1747" w:author="xh" w:date="2026-10-13T11:01:48Z">
              <w:del w:id="2553" w:author="xh" w:date="2026-10-14T08:38:28Z">
                <w:r>
                  <w:rPr>
                    <w:rFonts w:ascii="Times New Roman" w:hAnsi="Times New Roman" w:eastAsia="宋体"/>
                    <w:b w:val="0"/>
                    <w:sz w:val="18"/>
                  </w:rPr>
                  <w:delText xml:space="preserve">2.29～2.65</w:delText>
                </w:r>
              </w:del>
            </w:ins>
          </w:p>
        </w:tc>
        <w:tc>
          <w:tcPr>
            <w:tcW w:w="1385" w:type="dxa"/>
            <w:tcMar>
              <w:left w:w="70" w:type="dxa"/>
              <w:right w:w="70" w:type="dxa"/>
            </w:tcMar>
            <w:vAlign w:val="center"/>
          </w:tcPr>
          <w:p w14:paraId="335F6A62">
            <w:pPr>
              <w:keepNext/>
              <w:spacing w:before="20" w:after="20" w:line="260" w:lineRule="exact"/>
              <w:ind w:left="0" w:leftChars="0" w:right="0" w:rightChars="0" w:firstLine="0" w:firstLineChars="0"/>
              <w:jc w:val="center"/>
              <w:rPr>
                <w:del w:id="2556" w:author="xh" w:date="2026-10-14T08:38:28Z"/>
              </w:rPr>
            </w:pPr>
            <w:ins w:id="1748" w:author="xh" w:date="2026-10-13T11:01:48Z">
              <w:del w:id="2555" w:author="xh" w:date="2026-10-14T08:38:28Z">
                <w:r>
                  <w:rPr>
                    <w:rFonts w:ascii="Times New Roman" w:hAnsi="Times New Roman" w:eastAsia="宋体"/>
                    <w:b w:val="0"/>
                    <w:sz w:val="18"/>
                  </w:rPr>
                  <w:delText xml:space="preserve">2.13～2.65</w:delText>
                </w:r>
              </w:del>
            </w:ins>
          </w:p>
        </w:tc>
        <w:tc>
          <w:tcPr>
            <w:tcW w:w="1385" w:type="dxa"/>
            <w:tcMar>
              <w:left w:w="70" w:type="dxa"/>
              <w:right w:w="70" w:type="dxa"/>
            </w:tcMar>
            <w:vAlign w:val="center"/>
          </w:tcPr>
          <w:p w14:paraId="7AA81407">
            <w:pPr>
              <w:keepNext/>
              <w:spacing w:before="20" w:after="20" w:line="260" w:lineRule="exact"/>
              <w:ind w:left="0" w:leftChars="0" w:right="0" w:rightChars="0" w:firstLine="0" w:firstLineChars="0"/>
              <w:jc w:val="center"/>
              <w:rPr>
                <w:del w:id="2558" w:author="xh" w:date="2026-10-14T08:38:28Z"/>
              </w:rPr>
            </w:pPr>
            <w:ins w:id="1749" w:author="xh" w:date="2026-10-13T11:01:48Z">
              <w:del w:id="2557" w:author="xh" w:date="2026-10-14T08:38:28Z">
                <w:r>
                  <w:rPr>
                    <w:rFonts w:ascii="Times New Roman" w:hAnsi="Times New Roman" w:eastAsia="宋体"/>
                    <w:b w:val="0"/>
                    <w:sz w:val="18"/>
                  </w:rPr>
                  <w:delText xml:space="preserve">2.01～2.65</w:delText>
                </w:r>
              </w:del>
            </w:ins>
          </w:p>
        </w:tc>
        <w:tc>
          <w:tcPr>
            <w:tcW w:w="1385" w:type="dxa"/>
            <w:tcMar>
              <w:left w:w="70" w:type="dxa"/>
              <w:right w:w="70" w:type="dxa"/>
            </w:tcMar>
            <w:vAlign w:val="center"/>
          </w:tcPr>
          <w:p w14:paraId="49494A04">
            <w:pPr>
              <w:keepNext/>
              <w:spacing w:before="20" w:after="20" w:line="260" w:lineRule="exact"/>
              <w:ind w:left="0" w:leftChars="0" w:right="0" w:rightChars="0" w:firstLine="0" w:firstLineChars="0"/>
              <w:jc w:val="center"/>
              <w:rPr>
                <w:del w:id="2560" w:author="xh" w:date="2026-10-14T08:38:28Z"/>
              </w:rPr>
            </w:pPr>
            <w:ins w:id="1750" w:author="xh" w:date="2026-10-13T11:01:48Z">
              <w:del w:id="2559" w:author="xh" w:date="2026-10-14T08:38:28Z">
                <w:r>
                  <w:rPr>
                    <w:rFonts w:ascii="Times New Roman" w:hAnsi="Times New Roman" w:eastAsia="宋体"/>
                    <w:b w:val="0"/>
                    <w:sz w:val="18"/>
                  </w:rPr>
                  <w:delText xml:space="preserve">2.01～2.65</w:delText>
                </w:r>
              </w:del>
            </w:ins>
          </w:p>
        </w:tc>
      </w:tr>
      <w:tr w14:paraId="504E4E1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751" w:author="xh" w:date="2026-10-13T11:01:48Z"/>
          <w:del w:id="2561" w:author="xh" w:date="2026-10-14T08:38:28Z"/>
        </w:trPr>
        <w:tc>
          <w:tcPr>
            <w:tcW w:w="1385" w:type="dxa"/>
            <w:tcMar>
              <w:left w:w="70" w:type="dxa"/>
              <w:right w:w="70" w:type="dxa"/>
            </w:tcMar>
            <w:vAlign w:val="center"/>
          </w:tcPr>
          <w:p w14:paraId="08B3A2C8">
            <w:pPr>
              <w:keepNext/>
              <w:spacing w:before="20" w:after="20" w:line="260" w:lineRule="exact"/>
              <w:ind w:left="0" w:leftChars="0" w:right="0" w:rightChars="0" w:firstLine="0" w:firstLineChars="0"/>
              <w:jc w:val="center"/>
              <w:rPr>
                <w:del w:id="2563" w:author="xh" w:date="2026-10-14T08:38:28Z"/>
              </w:rPr>
            </w:pPr>
            <w:ins w:id="1752" w:author="xh" w:date="2026-10-13T11:01:48Z">
              <w:del w:id="2562" w:author="xh" w:date="2026-10-14T08:38:28Z">
                <w:r>
                  <w:rPr>
                    <w:rFonts w:ascii="Times New Roman" w:hAnsi="Times New Roman" w:eastAsia="宋体"/>
                    <w:b w:val="0"/>
                    <w:sz w:val="18"/>
                  </w:rPr>
                  <w:delText xml:space="preserve">&gt;7%</w:delText>
                </w:r>
              </w:del>
            </w:ins>
          </w:p>
        </w:tc>
        <w:tc>
          <w:tcPr>
            <w:tcW w:w="1385" w:type="dxa"/>
            <w:tcMar>
              <w:left w:w="70" w:type="dxa"/>
              <w:right w:w="70" w:type="dxa"/>
            </w:tcMar>
            <w:vAlign w:val="center"/>
          </w:tcPr>
          <w:p w14:paraId="4D7E311B">
            <w:pPr>
              <w:keepNext/>
              <w:spacing w:before="20" w:after="20" w:line="260" w:lineRule="exact"/>
              <w:ind w:left="0" w:leftChars="0" w:right="0" w:rightChars="0" w:firstLine="0" w:firstLineChars="0"/>
              <w:jc w:val="center"/>
              <w:rPr>
                <w:del w:id="2565" w:author="xh" w:date="2026-10-14T08:38:28Z"/>
              </w:rPr>
            </w:pPr>
            <w:ins w:id="1753" w:author="xh" w:date="2026-10-13T11:01:48Z">
              <w:del w:id="2564" w:author="xh" w:date="2026-10-14T08:38:28Z">
                <w:r>
                  <w:rPr>
                    <w:rFonts w:ascii="Times New Roman" w:hAnsi="Times New Roman" w:eastAsia="宋体"/>
                    <w:b w:val="0"/>
                    <w:sz w:val="18"/>
                  </w:rPr>
                  <w:delText xml:space="preserve">≤1</w:delText>
                </w:r>
              </w:del>
            </w:ins>
          </w:p>
        </w:tc>
        <w:tc>
          <w:tcPr>
            <w:tcW w:w="1385" w:type="dxa"/>
            <w:tcMar>
              <w:left w:w="70" w:type="dxa"/>
              <w:right w:w="70" w:type="dxa"/>
            </w:tcMar>
            <w:vAlign w:val="center"/>
          </w:tcPr>
          <w:p w14:paraId="539ED6CA">
            <w:pPr>
              <w:keepNext/>
              <w:spacing w:before="20" w:after="20" w:line="260" w:lineRule="exact"/>
              <w:ind w:left="0" w:leftChars="0" w:right="0" w:rightChars="0" w:firstLine="0" w:firstLineChars="0"/>
              <w:jc w:val="center"/>
              <w:rPr>
                <w:del w:id="2567" w:author="xh" w:date="2026-10-14T08:38:28Z"/>
              </w:rPr>
            </w:pPr>
            <w:ins w:id="1754" w:author="xh" w:date="2026-10-13T11:01:48Z">
              <w:del w:id="2566" w:author="xh" w:date="2026-10-14T08:38:28Z">
                <w:r>
                  <w:rPr>
                    <w:rFonts w:ascii="Times New Roman" w:hAnsi="Times New Roman" w:eastAsia="宋体"/>
                    <w:b w:val="0"/>
                    <w:sz w:val="18"/>
                  </w:rPr>
                  <w:delText xml:space="preserve">1.91～1.92</w:delText>
                </w:r>
              </w:del>
            </w:ins>
          </w:p>
        </w:tc>
        <w:tc>
          <w:tcPr>
            <w:tcW w:w="1385" w:type="dxa"/>
            <w:tcMar>
              <w:left w:w="70" w:type="dxa"/>
              <w:right w:w="70" w:type="dxa"/>
            </w:tcMar>
            <w:vAlign w:val="center"/>
          </w:tcPr>
          <w:p w14:paraId="4088502B">
            <w:pPr>
              <w:keepNext/>
              <w:spacing w:before="20" w:after="20" w:line="260" w:lineRule="exact"/>
              <w:ind w:left="0" w:leftChars="0" w:right="0" w:rightChars="0" w:firstLine="0" w:firstLineChars="0"/>
              <w:jc w:val="center"/>
              <w:rPr>
                <w:del w:id="2569" w:author="xh" w:date="2026-10-14T08:38:28Z"/>
              </w:rPr>
            </w:pPr>
            <w:ins w:id="1755" w:author="xh" w:date="2026-10-13T11:01:48Z">
              <w:del w:id="2568" w:author="xh" w:date="2026-10-14T08:38:28Z">
                <w:r>
                  <w:rPr>
                    <w:rFonts w:ascii="Times New Roman" w:hAnsi="Times New Roman" w:eastAsia="宋体"/>
                    <w:b w:val="0"/>
                    <w:sz w:val="18"/>
                  </w:rPr>
                  <w:delText xml:space="preserve">1.76～1.92</w:delText>
                </w:r>
              </w:del>
            </w:ins>
          </w:p>
        </w:tc>
        <w:tc>
          <w:tcPr>
            <w:tcW w:w="1385" w:type="dxa"/>
            <w:tcMar>
              <w:left w:w="70" w:type="dxa"/>
              <w:right w:w="70" w:type="dxa"/>
            </w:tcMar>
            <w:vAlign w:val="center"/>
          </w:tcPr>
          <w:p w14:paraId="08D6728F">
            <w:pPr>
              <w:keepNext/>
              <w:spacing w:before="20" w:after="20" w:line="260" w:lineRule="exact"/>
              <w:ind w:left="0" w:leftChars="0" w:right="0" w:rightChars="0" w:firstLine="0" w:firstLineChars="0"/>
              <w:jc w:val="center"/>
              <w:rPr>
                <w:del w:id="2571" w:author="xh" w:date="2026-10-14T08:38:28Z"/>
              </w:rPr>
            </w:pPr>
            <w:ins w:id="1756" w:author="xh" w:date="2026-10-13T11:01:48Z">
              <w:del w:id="2570" w:author="xh" w:date="2026-10-14T08:38:28Z">
                <w:r>
                  <w:rPr>
                    <w:rFonts w:ascii="Times New Roman" w:hAnsi="Times New Roman" w:eastAsia="宋体"/>
                    <w:b w:val="0"/>
                    <w:sz w:val="18"/>
                  </w:rPr>
                  <w:delText xml:space="preserve">1.50～1.78</w:delText>
                </w:r>
              </w:del>
            </w:ins>
          </w:p>
        </w:tc>
        <w:tc>
          <w:tcPr>
            <w:tcW w:w="1385" w:type="dxa"/>
            <w:tcMar>
              <w:left w:w="70" w:type="dxa"/>
              <w:right w:w="70" w:type="dxa"/>
            </w:tcMar>
            <w:vAlign w:val="center"/>
          </w:tcPr>
          <w:p w14:paraId="32D5DB51">
            <w:pPr>
              <w:keepNext/>
              <w:spacing w:before="20" w:after="20" w:line="260" w:lineRule="exact"/>
              <w:ind w:left="0" w:leftChars="0" w:right="0" w:rightChars="0" w:firstLine="0" w:firstLineChars="0"/>
              <w:jc w:val="center"/>
              <w:rPr>
                <w:del w:id="2573" w:author="xh" w:date="2026-10-14T08:38:28Z"/>
              </w:rPr>
            </w:pPr>
            <w:ins w:id="1757" w:author="xh" w:date="2026-10-13T11:01:48Z">
              <w:del w:id="2572" w:author="xh" w:date="2026-10-14T08:38:28Z">
                <w:r>
                  <w:rPr>
                    <w:rFonts w:ascii="Times New Roman" w:hAnsi="Times New Roman" w:eastAsia="宋体"/>
                    <w:b w:val="0"/>
                    <w:sz w:val="18"/>
                  </w:rPr>
                  <w:delText xml:space="preserve">1.36～1.62</w:delText>
                </w:r>
              </w:del>
            </w:ins>
          </w:p>
        </w:tc>
      </w:tr>
      <w:tr w14:paraId="2BBFBC7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758" w:author="xh" w:date="2026-10-13T11:01:48Z"/>
          <w:del w:id="2574" w:author="xh" w:date="2026-10-14T08:38:28Z"/>
        </w:trPr>
        <w:tc>
          <w:tcPr>
            <w:tcW w:w="1385" w:type="dxa"/>
            <w:tcMar>
              <w:left w:w="70" w:type="dxa"/>
              <w:right w:w="70" w:type="dxa"/>
            </w:tcMar>
            <w:vAlign w:val="center"/>
          </w:tcPr>
          <w:p w14:paraId="7B787887">
            <w:pPr>
              <w:keepNext/>
              <w:spacing w:before="20" w:after="20" w:line="260" w:lineRule="exact"/>
              <w:ind w:left="0" w:leftChars="0" w:right="0" w:rightChars="0" w:firstLine="0" w:firstLineChars="0"/>
              <w:jc w:val="center"/>
              <w:rPr>
                <w:del w:id="2576" w:author="xh" w:date="2026-10-14T08:38:28Z"/>
              </w:rPr>
            </w:pPr>
            <w:ins w:id="1759" w:author="xh" w:date="2026-10-13T11:01:48Z">
              <w:del w:id="2575" w:author="xh" w:date="2026-10-14T08:38:28Z">
                <w:r>
                  <w:rPr>
                    <w:rFonts w:ascii="Times New Roman" w:hAnsi="Times New Roman" w:eastAsia="宋体"/>
                    <w:b w:val="0"/>
                    <w:sz w:val="18"/>
                  </w:rPr>
                  <w:delText xml:space="preserve">&gt;7%</w:delText>
                </w:r>
              </w:del>
            </w:ins>
          </w:p>
        </w:tc>
        <w:tc>
          <w:tcPr>
            <w:tcW w:w="1385" w:type="dxa"/>
            <w:tcMar>
              <w:left w:w="70" w:type="dxa"/>
              <w:right w:w="70" w:type="dxa"/>
            </w:tcMar>
            <w:vAlign w:val="center"/>
          </w:tcPr>
          <w:p w14:paraId="609ED11E">
            <w:pPr>
              <w:keepNext/>
              <w:spacing w:before="20" w:after="20" w:line="260" w:lineRule="exact"/>
              <w:ind w:left="0" w:leftChars="0" w:right="0" w:rightChars="0" w:firstLine="0" w:firstLineChars="0"/>
              <w:jc w:val="center"/>
              <w:rPr>
                <w:del w:id="2578" w:author="xh" w:date="2026-10-14T08:38:28Z"/>
              </w:rPr>
            </w:pPr>
            <w:ins w:id="1760" w:author="xh" w:date="2026-10-13T11:01:48Z">
              <w:del w:id="2577" w:author="xh" w:date="2026-10-14T08:38:28Z">
                <w:r>
                  <w:rPr>
                    <w:rFonts w:ascii="Times New Roman" w:hAnsi="Times New Roman" w:eastAsia="宋体"/>
                    <w:b w:val="0"/>
                    <w:sz w:val="18"/>
                  </w:rPr>
                  <w:delText xml:space="preserve">(1,2]</w:delText>
                </w:r>
              </w:del>
            </w:ins>
          </w:p>
        </w:tc>
        <w:tc>
          <w:tcPr>
            <w:tcW w:w="1385" w:type="dxa"/>
            <w:tcMar>
              <w:left w:w="70" w:type="dxa"/>
              <w:right w:w="70" w:type="dxa"/>
            </w:tcMar>
            <w:vAlign w:val="center"/>
          </w:tcPr>
          <w:p w14:paraId="439C711C">
            <w:pPr>
              <w:keepNext/>
              <w:spacing w:before="20" w:after="20" w:line="260" w:lineRule="exact"/>
              <w:ind w:left="0" w:leftChars="0" w:right="0" w:rightChars="0" w:firstLine="0" w:firstLineChars="0"/>
              <w:jc w:val="center"/>
              <w:rPr>
                <w:del w:id="2580" w:author="xh" w:date="2026-10-14T08:38:28Z"/>
              </w:rPr>
            </w:pPr>
            <w:ins w:id="1761" w:author="xh" w:date="2026-10-13T11:01:48Z">
              <w:del w:id="2579" w:author="xh" w:date="2026-10-14T08:38:28Z">
                <w:r>
                  <w:rPr>
                    <w:rFonts w:ascii="Times New Roman" w:hAnsi="Times New Roman" w:eastAsia="宋体"/>
                    <w:b w:val="0"/>
                    <w:sz w:val="18"/>
                  </w:rPr>
                  <w:delText xml:space="preserve">1.91～2.09</w:delText>
                </w:r>
              </w:del>
            </w:ins>
          </w:p>
        </w:tc>
        <w:tc>
          <w:tcPr>
            <w:tcW w:w="1385" w:type="dxa"/>
            <w:tcMar>
              <w:left w:w="70" w:type="dxa"/>
              <w:right w:w="70" w:type="dxa"/>
            </w:tcMar>
            <w:vAlign w:val="center"/>
          </w:tcPr>
          <w:p w14:paraId="3B40CED4">
            <w:pPr>
              <w:keepNext/>
              <w:spacing w:before="20" w:after="20" w:line="260" w:lineRule="exact"/>
              <w:ind w:left="0" w:leftChars="0" w:right="0" w:rightChars="0" w:firstLine="0" w:firstLineChars="0"/>
              <w:jc w:val="center"/>
              <w:rPr>
                <w:del w:id="2582" w:author="xh" w:date="2026-10-14T08:38:28Z"/>
              </w:rPr>
            </w:pPr>
            <w:ins w:id="1762" w:author="xh" w:date="2026-10-13T11:01:48Z">
              <w:del w:id="2581" w:author="xh" w:date="2026-10-14T08:38:28Z">
                <w:r>
                  <w:rPr>
                    <w:rFonts w:ascii="Times New Roman" w:hAnsi="Times New Roman" w:eastAsia="宋体"/>
                    <w:b w:val="0"/>
                    <w:sz w:val="18"/>
                  </w:rPr>
                  <w:delText xml:space="preserve">1.76～2.09</w:delText>
                </w:r>
              </w:del>
            </w:ins>
          </w:p>
        </w:tc>
        <w:tc>
          <w:tcPr>
            <w:tcW w:w="1385" w:type="dxa"/>
            <w:tcMar>
              <w:left w:w="70" w:type="dxa"/>
              <w:right w:w="70" w:type="dxa"/>
            </w:tcMar>
            <w:vAlign w:val="center"/>
          </w:tcPr>
          <w:p w14:paraId="3DD3791E">
            <w:pPr>
              <w:keepNext/>
              <w:spacing w:before="20" w:after="20" w:line="260" w:lineRule="exact"/>
              <w:ind w:left="0" w:leftChars="0" w:right="0" w:rightChars="0" w:firstLine="0" w:firstLineChars="0"/>
              <w:jc w:val="center"/>
              <w:rPr>
                <w:del w:id="2584" w:author="xh" w:date="2026-10-14T08:38:28Z"/>
              </w:rPr>
            </w:pPr>
            <w:ins w:id="1763" w:author="xh" w:date="2026-10-13T11:01:48Z">
              <w:del w:id="2583" w:author="xh" w:date="2026-10-14T08:38:28Z">
                <w:r>
                  <w:rPr>
                    <w:rFonts w:ascii="Times New Roman" w:hAnsi="Times New Roman" w:eastAsia="宋体"/>
                    <w:b w:val="0"/>
                    <w:sz w:val="18"/>
                  </w:rPr>
                  <w:delText xml:space="preserve">1.50～2.09</w:delText>
                </w:r>
              </w:del>
            </w:ins>
          </w:p>
        </w:tc>
        <w:tc>
          <w:tcPr>
            <w:tcW w:w="1385" w:type="dxa"/>
            <w:tcMar>
              <w:left w:w="70" w:type="dxa"/>
              <w:right w:w="70" w:type="dxa"/>
            </w:tcMar>
            <w:vAlign w:val="center"/>
          </w:tcPr>
          <w:p w14:paraId="39EAB2FF">
            <w:pPr>
              <w:keepNext/>
              <w:spacing w:before="20" w:after="20" w:line="260" w:lineRule="exact"/>
              <w:ind w:left="0" w:leftChars="0" w:right="0" w:rightChars="0" w:firstLine="0" w:firstLineChars="0"/>
              <w:jc w:val="center"/>
              <w:rPr>
                <w:del w:id="2586" w:author="xh" w:date="2026-10-14T08:38:28Z"/>
              </w:rPr>
            </w:pPr>
            <w:ins w:id="1764" w:author="xh" w:date="2026-10-13T11:01:48Z">
              <w:del w:id="2585" w:author="xh" w:date="2026-10-14T08:38:28Z">
                <w:r>
                  <w:rPr>
                    <w:rFonts w:ascii="Times New Roman" w:hAnsi="Times New Roman" w:eastAsia="宋体"/>
                    <w:b w:val="0"/>
                    <w:sz w:val="18"/>
                  </w:rPr>
                  <w:delText xml:space="preserve">1.36～1.95</w:delText>
                </w:r>
              </w:del>
            </w:ins>
          </w:p>
        </w:tc>
      </w:tr>
      <w:tr w14:paraId="17817D0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765" w:author="xh" w:date="2026-10-13T11:01:48Z"/>
          <w:del w:id="2587" w:author="xh" w:date="2026-10-14T08:38:28Z"/>
        </w:trPr>
        <w:tc>
          <w:tcPr>
            <w:tcW w:w="1385" w:type="dxa"/>
            <w:tcMar>
              <w:left w:w="70" w:type="dxa"/>
              <w:right w:w="70" w:type="dxa"/>
            </w:tcMar>
            <w:vAlign w:val="center"/>
          </w:tcPr>
          <w:p w14:paraId="272E2938">
            <w:pPr>
              <w:keepNext w:val="0"/>
              <w:spacing w:before="20" w:after="20" w:line="260" w:lineRule="exact"/>
              <w:ind w:left="0" w:leftChars="0" w:right="0" w:rightChars="0" w:firstLine="0" w:firstLineChars="0"/>
              <w:jc w:val="center"/>
              <w:rPr>
                <w:del w:id="2589" w:author="xh" w:date="2026-10-14T08:38:28Z"/>
              </w:rPr>
            </w:pPr>
            <w:ins w:id="1766" w:author="xh" w:date="2026-10-13T11:01:48Z">
              <w:del w:id="2588" w:author="xh" w:date="2026-10-14T08:38:28Z">
                <w:r>
                  <w:rPr>
                    <w:rFonts w:ascii="Times New Roman" w:hAnsi="Times New Roman" w:eastAsia="宋体"/>
                    <w:b w:val="0"/>
                    <w:sz w:val="18"/>
                  </w:rPr>
                  <w:delText xml:space="preserve">&gt;7%</w:delText>
                </w:r>
              </w:del>
            </w:ins>
          </w:p>
        </w:tc>
        <w:tc>
          <w:tcPr>
            <w:tcW w:w="1385" w:type="dxa"/>
            <w:tcMar>
              <w:left w:w="70" w:type="dxa"/>
              <w:right w:w="70" w:type="dxa"/>
            </w:tcMar>
            <w:vAlign w:val="center"/>
          </w:tcPr>
          <w:p w14:paraId="5E59791B">
            <w:pPr>
              <w:keepNext w:val="0"/>
              <w:spacing w:before="20" w:after="20" w:line="260" w:lineRule="exact"/>
              <w:ind w:left="0" w:leftChars="0" w:right="0" w:rightChars="0" w:firstLine="0" w:firstLineChars="0"/>
              <w:jc w:val="center"/>
              <w:rPr>
                <w:del w:id="2591" w:author="xh" w:date="2026-10-14T08:38:28Z"/>
              </w:rPr>
            </w:pPr>
            <w:ins w:id="1767" w:author="xh" w:date="2026-10-13T11:01:48Z">
              <w:del w:id="2590" w:author="xh" w:date="2026-10-14T08:38:28Z">
                <w:r>
                  <w:rPr>
                    <w:rFonts w:ascii="Times New Roman" w:hAnsi="Times New Roman" w:eastAsia="宋体"/>
                    <w:b w:val="0"/>
                    <w:sz w:val="18"/>
                  </w:rPr>
                  <w:delText xml:space="preserve">&gt;2</w:delText>
                </w:r>
              </w:del>
            </w:ins>
          </w:p>
        </w:tc>
        <w:tc>
          <w:tcPr>
            <w:tcW w:w="1385" w:type="dxa"/>
            <w:tcMar>
              <w:left w:w="70" w:type="dxa"/>
              <w:right w:w="70" w:type="dxa"/>
            </w:tcMar>
            <w:vAlign w:val="center"/>
          </w:tcPr>
          <w:p w14:paraId="0AEB9464">
            <w:pPr>
              <w:keepNext w:val="0"/>
              <w:spacing w:before="20" w:after="20" w:line="260" w:lineRule="exact"/>
              <w:ind w:left="0" w:leftChars="0" w:right="0" w:rightChars="0" w:firstLine="0" w:firstLineChars="0"/>
              <w:jc w:val="center"/>
              <w:rPr>
                <w:del w:id="2593" w:author="xh" w:date="2026-10-14T08:38:28Z"/>
              </w:rPr>
            </w:pPr>
            <w:ins w:id="1768" w:author="xh" w:date="2026-10-13T11:01:48Z">
              <w:del w:id="2592" w:author="xh" w:date="2026-10-14T08:38:28Z">
                <w:r>
                  <w:rPr>
                    <w:rFonts w:ascii="Times New Roman" w:hAnsi="Times New Roman" w:eastAsia="宋体"/>
                    <w:b w:val="0"/>
                    <w:sz w:val="18"/>
                  </w:rPr>
                  <w:delText xml:space="preserve">2.23～2.42</w:delText>
                </w:r>
              </w:del>
            </w:ins>
          </w:p>
        </w:tc>
        <w:tc>
          <w:tcPr>
            <w:tcW w:w="1385" w:type="dxa"/>
            <w:tcMar>
              <w:left w:w="70" w:type="dxa"/>
              <w:right w:w="70" w:type="dxa"/>
            </w:tcMar>
            <w:vAlign w:val="center"/>
          </w:tcPr>
          <w:p w14:paraId="7D37AAD5">
            <w:pPr>
              <w:keepNext w:val="0"/>
              <w:spacing w:before="20" w:after="20" w:line="260" w:lineRule="exact"/>
              <w:ind w:left="0" w:leftChars="0" w:right="0" w:rightChars="0" w:firstLine="0" w:firstLineChars="0"/>
              <w:jc w:val="center"/>
              <w:rPr>
                <w:del w:id="2595" w:author="xh" w:date="2026-10-14T08:38:28Z"/>
              </w:rPr>
            </w:pPr>
            <w:ins w:id="1769" w:author="xh" w:date="2026-10-13T11:01:48Z">
              <w:del w:id="2594" w:author="xh" w:date="2026-10-14T08:38:28Z">
                <w:r>
                  <w:rPr>
                    <w:rFonts w:ascii="Times New Roman" w:hAnsi="Times New Roman" w:eastAsia="宋体"/>
                    <w:b w:val="0"/>
                    <w:sz w:val="18"/>
                  </w:rPr>
                  <w:delText xml:space="preserve">2.08～2.42</w:delText>
                </w:r>
              </w:del>
            </w:ins>
          </w:p>
        </w:tc>
        <w:tc>
          <w:tcPr>
            <w:tcW w:w="1385" w:type="dxa"/>
            <w:tcMar>
              <w:left w:w="70" w:type="dxa"/>
              <w:right w:w="70" w:type="dxa"/>
            </w:tcMar>
            <w:vAlign w:val="center"/>
          </w:tcPr>
          <w:p w14:paraId="56DD80B7">
            <w:pPr>
              <w:keepNext w:val="0"/>
              <w:spacing w:before="20" w:after="20" w:line="260" w:lineRule="exact"/>
              <w:ind w:left="0" w:leftChars="0" w:right="0" w:rightChars="0" w:firstLine="0" w:firstLineChars="0"/>
              <w:jc w:val="center"/>
              <w:rPr>
                <w:del w:id="2597" w:author="xh" w:date="2026-10-14T08:38:28Z"/>
              </w:rPr>
            </w:pPr>
            <w:ins w:id="1770" w:author="xh" w:date="2026-10-13T11:01:48Z">
              <w:del w:id="2596" w:author="xh" w:date="2026-10-14T08:38:28Z">
                <w:r>
                  <w:rPr>
                    <w:rFonts w:ascii="Times New Roman" w:hAnsi="Times New Roman" w:eastAsia="宋体"/>
                    <w:b w:val="0"/>
                    <w:sz w:val="18"/>
                  </w:rPr>
                  <w:delText xml:space="preserve">1.93～2.42</w:delText>
                </w:r>
              </w:del>
            </w:ins>
          </w:p>
        </w:tc>
        <w:tc>
          <w:tcPr>
            <w:tcW w:w="1385" w:type="dxa"/>
            <w:tcMar>
              <w:left w:w="70" w:type="dxa"/>
              <w:right w:w="70" w:type="dxa"/>
            </w:tcMar>
            <w:vAlign w:val="center"/>
          </w:tcPr>
          <w:p w14:paraId="498DCA16">
            <w:pPr>
              <w:keepNext w:val="0"/>
              <w:spacing w:before="20" w:after="20" w:line="260" w:lineRule="exact"/>
              <w:ind w:left="0" w:leftChars="0" w:right="0" w:rightChars="0" w:firstLine="0" w:firstLineChars="0"/>
              <w:jc w:val="center"/>
              <w:rPr>
                <w:del w:id="2599" w:author="xh" w:date="2026-10-14T08:38:28Z"/>
              </w:rPr>
            </w:pPr>
            <w:ins w:id="1771" w:author="xh" w:date="2026-10-13T11:01:48Z">
              <w:del w:id="2598" w:author="xh" w:date="2026-10-14T08:38:28Z">
                <w:r>
                  <w:rPr>
                    <w:rFonts w:ascii="Times New Roman" w:hAnsi="Times New Roman" w:eastAsia="宋体"/>
                    <w:b w:val="0"/>
                    <w:sz w:val="18"/>
                  </w:rPr>
                  <w:delText xml:space="preserve">1.80～2.42</w:delText>
                </w:r>
              </w:del>
            </w:ins>
          </w:p>
        </w:tc>
      </w:tr>
    </w:tbl>
    <w:p w14:paraId="27BC4BAA">
      <w:pPr>
        <w:keepNext/>
        <w:ind w:left="0" w:leftChars="0" w:right="0" w:rightChars="0" w:firstLine="0" w:firstLineChars="0"/>
        <w:jc w:val="center"/>
        <w:rPr>
          <w:ins w:id="1772" w:author="xh" w:date="2026-10-13T11:11:37Z"/>
          <w:del w:id="2601" w:author="xh" w:date="2026-10-14T08:38:28Z"/>
        </w:rPr>
      </w:pPr>
      <w:ins w:id="1773" w:author="xh" w:date="2026-10-13T11:11:37Z">
        <w:del w:id="2600" w:author="xh" w:date="2026-10-14T08:38:28Z">
          <w:r>
            <w:rPr>
              <w:rFonts w:ascii="Times New Roman" w:hAnsi="Times New Roman" w:eastAsia="宋体"/>
              <w:color w:val="000000"/>
              <w:sz w:val="21"/>
            </w:rPr>
            <w:delText xml:space="preserve">表12 电缆长度占比&gt;30%、储能支撑6 h、负荷分散系数1.10时的容载比区间</w:delText>
          </w:r>
        </w:del>
      </w:ins>
    </w:p>
    <w:tbl>
      <w:tblPr>
        <w:tblStyle w:val="33"/>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385"/>
        <w:gridCol w:w="1385"/>
        <w:gridCol w:w="1385"/>
        <w:gridCol w:w="1385"/>
        <w:gridCol w:w="1385"/>
        <w:gridCol w:w="1385"/>
      </w:tblGrid>
      <w:tr w14:paraId="6DA84D6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ins w:id="1774" w:author="xh" w:date="2026-10-13T11:30:58Z"/>
          <w:del w:id="2602" w:author="xh" w:date="2026-10-14T08:38:28Z"/>
        </w:trPr>
        <w:tc>
          <w:tcPr>
            <w:tcW w:w="1385" w:type="dxa"/>
            <w:tcMar>
              <w:left w:w="70" w:type="dxa"/>
              <w:right w:w="70" w:type="dxa"/>
            </w:tcMar>
            <w:vAlign w:val="center"/>
          </w:tcPr>
          <w:p w14:paraId="4B2BA592">
            <w:pPr>
              <w:keepNext/>
              <w:spacing w:before="20" w:after="20" w:line="260" w:lineRule="exact"/>
              <w:ind w:left="0" w:leftChars="0" w:right="0" w:rightChars="0" w:firstLine="0" w:firstLineChars="0"/>
              <w:jc w:val="center"/>
              <w:rPr>
                <w:del w:id="2604" w:author="xh" w:date="2026-10-14T08:38:28Z"/>
              </w:rPr>
            </w:pPr>
            <w:ins w:id="1775" w:author="xh" w:date="2026-10-13T11:30:58Z">
              <w:del w:id="2603" w:author="xh" w:date="2026-10-14T08:38:28Z">
                <w:r>
                  <w:rPr>
                    <w:rFonts w:ascii="Times New Roman" w:hAnsi="Times New Roman" w:eastAsia="宋体"/>
                    <w:b/>
                    <w:sz w:val="18"/>
                  </w:rPr>
                  <w:delText xml:space="preserve">平均增长率</w:delText>
                </w:r>
              </w:del>
            </w:ins>
          </w:p>
        </w:tc>
        <w:tc>
          <w:tcPr>
            <w:tcW w:w="1385" w:type="dxa"/>
            <w:tcMar>
              <w:left w:w="70" w:type="dxa"/>
              <w:right w:w="70" w:type="dxa"/>
            </w:tcMar>
            <w:vAlign w:val="center"/>
          </w:tcPr>
          <w:p w14:paraId="588B07A3">
            <w:pPr>
              <w:keepNext/>
              <w:spacing w:before="20" w:after="20" w:line="260" w:lineRule="exact"/>
              <w:ind w:left="0" w:leftChars="0" w:right="0" w:rightChars="0" w:firstLine="0" w:firstLineChars="0"/>
              <w:jc w:val="center"/>
              <w:rPr>
                <w:del w:id="2606" w:author="xh" w:date="2026-10-14T08:38:28Z"/>
              </w:rPr>
            </w:pPr>
            <w:ins w:id="1776" w:author="xh" w:date="2026-10-13T11:30:58Z">
              <w:del w:id="2605" w:author="xh" w:date="2026-10-14T08:38:28Z">
                <w:r>
                  <w:rPr>
                    <w:rFonts w:ascii="Times New Roman" w:hAnsi="Times New Roman" w:eastAsia="宋体"/>
                    <w:b/>
                    <w:sz w:val="18"/>
                  </w:rPr>
                  <w:delText xml:space="preserve">装机渗透率</w:delText>
                </w:r>
              </w:del>
            </w:ins>
          </w:p>
        </w:tc>
        <w:tc>
          <w:tcPr>
            <w:tcW w:w="1385" w:type="dxa"/>
            <w:tcMar>
              <w:left w:w="70" w:type="dxa"/>
              <w:right w:w="70" w:type="dxa"/>
            </w:tcMar>
            <w:vAlign w:val="center"/>
          </w:tcPr>
          <w:p w14:paraId="129F7B85">
            <w:pPr>
              <w:keepNext/>
              <w:spacing w:before="20" w:after="20" w:line="260" w:lineRule="exact"/>
              <w:ind w:left="0" w:leftChars="0" w:right="0" w:rightChars="0" w:firstLine="0" w:firstLineChars="0"/>
              <w:jc w:val="center"/>
              <w:rPr>
                <w:del w:id="2608" w:author="xh" w:date="2026-10-14T08:38:28Z"/>
              </w:rPr>
            </w:pPr>
            <w:ins w:id="1777" w:author="xh" w:date="2026-10-13T11:30:58Z">
              <w:del w:id="2607" w:author="xh" w:date="2026-10-14T08:38:28Z">
                <w:r>
                  <w:rPr>
                    <w:rFonts w:ascii="Times New Roman" w:hAnsi="Times New Roman" w:eastAsia="宋体"/>
                    <w:b/>
                    <w:sz w:val="18"/>
                  </w:rPr>
                  <w:delText xml:space="preserve">≤30%</w:delText>
                </w:r>
              </w:del>
            </w:ins>
          </w:p>
        </w:tc>
        <w:tc>
          <w:tcPr>
            <w:tcW w:w="1385" w:type="dxa"/>
            <w:tcMar>
              <w:left w:w="70" w:type="dxa"/>
              <w:right w:w="70" w:type="dxa"/>
            </w:tcMar>
            <w:vAlign w:val="center"/>
          </w:tcPr>
          <w:p w14:paraId="492F22AD">
            <w:pPr>
              <w:keepNext/>
              <w:spacing w:before="20" w:after="20" w:line="260" w:lineRule="exact"/>
              <w:ind w:left="0" w:leftChars="0" w:right="0" w:rightChars="0" w:firstLine="0" w:firstLineChars="0"/>
              <w:jc w:val="center"/>
              <w:rPr>
                <w:del w:id="2610" w:author="xh" w:date="2026-10-14T08:38:28Z"/>
              </w:rPr>
            </w:pPr>
            <w:ins w:id="1778" w:author="xh" w:date="2026-10-13T11:30:58Z">
              <w:del w:id="2609" w:author="xh" w:date="2026-10-14T08:38:28Z">
                <w:r>
                  <w:rPr>
                    <w:rFonts w:ascii="Times New Roman" w:hAnsi="Times New Roman" w:eastAsia="宋体"/>
                    <w:b/>
                    <w:sz w:val="18"/>
                  </w:rPr>
                  <w:delText xml:space="preserve">(30%,50%]</w:delText>
                </w:r>
              </w:del>
            </w:ins>
          </w:p>
        </w:tc>
        <w:tc>
          <w:tcPr>
            <w:tcW w:w="1385" w:type="dxa"/>
            <w:tcMar>
              <w:left w:w="70" w:type="dxa"/>
              <w:right w:w="70" w:type="dxa"/>
            </w:tcMar>
            <w:vAlign w:val="center"/>
          </w:tcPr>
          <w:p w14:paraId="63CF0333">
            <w:pPr>
              <w:keepNext/>
              <w:spacing w:before="20" w:after="20" w:line="260" w:lineRule="exact"/>
              <w:ind w:left="0" w:leftChars="0" w:right="0" w:rightChars="0" w:firstLine="0" w:firstLineChars="0"/>
              <w:jc w:val="center"/>
              <w:rPr>
                <w:del w:id="2612" w:author="xh" w:date="2026-10-14T08:38:28Z"/>
              </w:rPr>
            </w:pPr>
            <w:ins w:id="1779" w:author="xh" w:date="2026-10-13T11:30:58Z">
              <w:del w:id="2611" w:author="xh" w:date="2026-10-14T08:38:28Z">
                <w:r>
                  <w:rPr>
                    <w:rFonts w:ascii="Times New Roman" w:hAnsi="Times New Roman" w:eastAsia="宋体"/>
                    <w:b/>
                    <w:sz w:val="18"/>
                  </w:rPr>
                  <w:delText xml:space="preserve">(50%,70%]</w:delText>
                </w:r>
              </w:del>
            </w:ins>
          </w:p>
        </w:tc>
        <w:tc>
          <w:tcPr>
            <w:tcW w:w="1385" w:type="dxa"/>
            <w:tcMar>
              <w:left w:w="70" w:type="dxa"/>
              <w:right w:w="70" w:type="dxa"/>
            </w:tcMar>
            <w:vAlign w:val="center"/>
          </w:tcPr>
          <w:p w14:paraId="66B47128">
            <w:pPr>
              <w:keepNext/>
              <w:spacing w:before="20" w:after="20" w:line="260" w:lineRule="exact"/>
              <w:ind w:left="0" w:leftChars="0" w:right="0" w:rightChars="0" w:firstLine="0" w:firstLineChars="0"/>
              <w:jc w:val="center"/>
              <w:rPr>
                <w:del w:id="2614" w:author="xh" w:date="2026-10-14T08:38:28Z"/>
              </w:rPr>
            </w:pPr>
            <w:ins w:id="1780" w:author="xh" w:date="2026-10-13T11:30:58Z">
              <w:del w:id="2613" w:author="xh" w:date="2026-10-14T08:38:28Z">
                <w:r>
                  <w:rPr>
                    <w:rFonts w:ascii="Times New Roman" w:hAnsi="Times New Roman" w:eastAsia="宋体"/>
                    <w:b/>
                    <w:sz w:val="18"/>
                  </w:rPr>
                  <w:delText xml:space="preserve">&gt;70%</w:delText>
                </w:r>
              </w:del>
            </w:ins>
          </w:p>
        </w:tc>
      </w:tr>
      <w:tr w14:paraId="5FEBADB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781" w:author="xh" w:date="2026-10-13T11:30:58Z"/>
          <w:del w:id="2615" w:author="xh" w:date="2026-10-14T08:38:28Z"/>
        </w:trPr>
        <w:tc>
          <w:tcPr>
            <w:tcW w:w="1385" w:type="dxa"/>
            <w:tcMar>
              <w:left w:w="70" w:type="dxa"/>
              <w:right w:w="70" w:type="dxa"/>
            </w:tcMar>
            <w:vAlign w:val="center"/>
          </w:tcPr>
          <w:p w14:paraId="57EA8994">
            <w:pPr>
              <w:keepNext/>
              <w:spacing w:before="20" w:after="20" w:line="260" w:lineRule="exact"/>
              <w:ind w:left="0" w:leftChars="0" w:right="0" w:rightChars="0" w:firstLine="0" w:firstLineChars="0"/>
              <w:jc w:val="center"/>
              <w:rPr>
                <w:del w:id="2617" w:author="xh" w:date="2026-10-14T08:38:28Z"/>
              </w:rPr>
            </w:pPr>
            <w:ins w:id="1782" w:author="xh" w:date="2026-10-13T11:30:58Z">
              <w:del w:id="2616" w:author="xh" w:date="2026-10-14T08:38:28Z">
                <w:r>
                  <w:rPr>
                    <w:rFonts w:ascii="Times New Roman" w:hAnsi="Times New Roman" w:eastAsia="宋体"/>
                    <w:b w:val="0"/>
                    <w:sz w:val="18"/>
                  </w:rPr>
                  <w:delText xml:space="preserve">≤2%</w:delText>
                </w:r>
              </w:del>
            </w:ins>
          </w:p>
        </w:tc>
        <w:tc>
          <w:tcPr>
            <w:tcW w:w="1385" w:type="dxa"/>
            <w:tcMar>
              <w:left w:w="70" w:type="dxa"/>
              <w:right w:w="70" w:type="dxa"/>
            </w:tcMar>
            <w:vAlign w:val="center"/>
          </w:tcPr>
          <w:p w14:paraId="6ECA6D6D">
            <w:pPr>
              <w:keepNext/>
              <w:spacing w:before="20" w:after="20" w:line="260" w:lineRule="exact"/>
              <w:ind w:left="0" w:leftChars="0" w:right="0" w:rightChars="0" w:firstLine="0" w:firstLineChars="0"/>
              <w:jc w:val="center"/>
              <w:rPr>
                <w:del w:id="2619" w:author="xh" w:date="2026-10-14T08:38:28Z"/>
              </w:rPr>
            </w:pPr>
            <w:ins w:id="1783" w:author="xh" w:date="2026-10-13T11:30:58Z">
              <w:del w:id="2618" w:author="xh" w:date="2026-10-14T08:38:28Z">
                <w:r>
                  <w:rPr>
                    <w:rFonts w:ascii="Times New Roman" w:hAnsi="Times New Roman" w:eastAsia="宋体"/>
                    <w:b w:val="0"/>
                    <w:sz w:val="18"/>
                  </w:rPr>
                  <w:delText xml:space="preserve">≤1</w:delText>
                </w:r>
              </w:del>
            </w:ins>
          </w:p>
        </w:tc>
        <w:tc>
          <w:tcPr>
            <w:tcW w:w="1385" w:type="dxa"/>
            <w:tcMar>
              <w:left w:w="70" w:type="dxa"/>
              <w:right w:w="70" w:type="dxa"/>
            </w:tcMar>
            <w:vAlign w:val="center"/>
          </w:tcPr>
          <w:p w14:paraId="686B32DF">
            <w:pPr>
              <w:keepNext/>
              <w:spacing w:before="20" w:after="20" w:line="260" w:lineRule="exact"/>
              <w:ind w:left="0" w:leftChars="0" w:right="0" w:rightChars="0" w:firstLine="0" w:firstLineChars="0"/>
              <w:jc w:val="center"/>
              <w:rPr>
                <w:del w:id="2621" w:author="xh" w:date="2026-10-14T08:38:28Z"/>
              </w:rPr>
            </w:pPr>
            <w:ins w:id="1784" w:author="xh" w:date="2026-10-13T11:30:58Z">
              <w:del w:id="2620" w:author="xh" w:date="2026-10-14T08:38:28Z">
                <w:r>
                  <w:rPr>
                    <w:rFonts w:ascii="Times New Roman" w:hAnsi="Times New Roman" w:eastAsia="宋体"/>
                    <w:b w:val="0"/>
                    <w:sz w:val="18"/>
                  </w:rPr>
                  <w:delText xml:space="preserve">2.00～2.22</w:delText>
                </w:r>
              </w:del>
            </w:ins>
          </w:p>
        </w:tc>
        <w:tc>
          <w:tcPr>
            <w:tcW w:w="1385" w:type="dxa"/>
            <w:tcMar>
              <w:left w:w="70" w:type="dxa"/>
              <w:right w:w="70" w:type="dxa"/>
            </w:tcMar>
            <w:vAlign w:val="center"/>
          </w:tcPr>
          <w:p w14:paraId="2FA9B60B">
            <w:pPr>
              <w:keepNext/>
              <w:spacing w:before="20" w:after="20" w:line="260" w:lineRule="exact"/>
              <w:ind w:left="0" w:leftChars="0" w:right="0" w:rightChars="0" w:firstLine="0" w:firstLineChars="0"/>
              <w:jc w:val="center"/>
              <w:rPr>
                <w:del w:id="2623" w:author="xh" w:date="2026-10-14T08:38:28Z"/>
              </w:rPr>
            </w:pPr>
            <w:ins w:id="1785" w:author="xh" w:date="2026-10-13T11:30:58Z">
              <w:del w:id="2622" w:author="xh" w:date="2026-10-14T08:38:28Z">
                <w:r>
                  <w:rPr>
                    <w:rFonts w:ascii="Times New Roman" w:hAnsi="Times New Roman" w:eastAsia="宋体"/>
                    <w:b w:val="0"/>
                    <w:sz w:val="18"/>
                  </w:rPr>
                  <w:delText xml:space="preserve">1.84～2.04</w:delText>
                </w:r>
              </w:del>
            </w:ins>
          </w:p>
        </w:tc>
        <w:tc>
          <w:tcPr>
            <w:tcW w:w="1385" w:type="dxa"/>
            <w:tcMar>
              <w:left w:w="70" w:type="dxa"/>
              <w:right w:w="70" w:type="dxa"/>
            </w:tcMar>
            <w:vAlign w:val="center"/>
          </w:tcPr>
          <w:p w14:paraId="0489B8B1">
            <w:pPr>
              <w:keepNext/>
              <w:spacing w:before="20" w:after="20" w:line="260" w:lineRule="exact"/>
              <w:ind w:left="0" w:leftChars="0" w:right="0" w:rightChars="0" w:firstLine="0" w:firstLineChars="0"/>
              <w:jc w:val="center"/>
              <w:rPr>
                <w:del w:id="2625" w:author="xh" w:date="2026-10-14T08:38:28Z"/>
              </w:rPr>
            </w:pPr>
            <w:ins w:id="1786" w:author="xh" w:date="2026-10-13T11:30:58Z">
              <w:del w:id="2624" w:author="xh" w:date="2026-10-14T08:38:28Z">
                <w:r>
                  <w:rPr>
                    <w:rFonts w:ascii="Times New Roman" w:hAnsi="Times New Roman" w:eastAsia="宋体"/>
                    <w:b w:val="0"/>
                    <w:sz w:val="18"/>
                  </w:rPr>
                  <w:delText xml:space="preserve">1.84～2.04</w:delText>
                </w:r>
              </w:del>
            </w:ins>
          </w:p>
        </w:tc>
        <w:tc>
          <w:tcPr>
            <w:tcW w:w="1385" w:type="dxa"/>
            <w:tcMar>
              <w:left w:w="70" w:type="dxa"/>
              <w:right w:w="70" w:type="dxa"/>
            </w:tcMar>
            <w:vAlign w:val="center"/>
          </w:tcPr>
          <w:p w14:paraId="36DAFD3C">
            <w:pPr>
              <w:keepNext/>
              <w:spacing w:before="20" w:after="20" w:line="260" w:lineRule="exact"/>
              <w:ind w:left="0" w:leftChars="0" w:right="0" w:rightChars="0" w:firstLine="0" w:firstLineChars="0"/>
              <w:jc w:val="center"/>
              <w:rPr>
                <w:del w:id="2627" w:author="xh" w:date="2026-10-14T08:38:28Z"/>
              </w:rPr>
            </w:pPr>
            <w:ins w:id="1787" w:author="xh" w:date="2026-10-13T11:30:58Z">
              <w:del w:id="2626" w:author="xh" w:date="2026-10-14T08:38:28Z">
                <w:r>
                  <w:rPr>
                    <w:rFonts w:ascii="Times New Roman" w:hAnsi="Times New Roman" w:eastAsia="宋体"/>
                    <w:b w:val="0"/>
                    <w:sz w:val="18"/>
                  </w:rPr>
                  <w:delText xml:space="preserve">1.84～2.00</w:delText>
                </w:r>
              </w:del>
            </w:ins>
          </w:p>
        </w:tc>
      </w:tr>
      <w:tr w14:paraId="3C1B393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788" w:author="xh" w:date="2026-10-13T11:30:58Z"/>
          <w:del w:id="2628" w:author="xh" w:date="2026-10-14T08:38:28Z"/>
        </w:trPr>
        <w:tc>
          <w:tcPr>
            <w:tcW w:w="1385" w:type="dxa"/>
            <w:tcMar>
              <w:left w:w="70" w:type="dxa"/>
              <w:right w:w="70" w:type="dxa"/>
            </w:tcMar>
            <w:vAlign w:val="center"/>
          </w:tcPr>
          <w:p w14:paraId="1F32C102">
            <w:pPr>
              <w:keepNext/>
              <w:spacing w:before="20" w:after="20" w:line="260" w:lineRule="exact"/>
              <w:ind w:left="0" w:leftChars="0" w:right="0" w:rightChars="0" w:firstLine="0" w:firstLineChars="0"/>
              <w:jc w:val="center"/>
              <w:rPr>
                <w:del w:id="2630" w:author="xh" w:date="2026-10-14T08:38:28Z"/>
              </w:rPr>
            </w:pPr>
            <w:ins w:id="1789" w:author="xh" w:date="2026-10-13T11:30:58Z">
              <w:del w:id="2629" w:author="xh" w:date="2026-10-14T08:38:28Z">
                <w:r>
                  <w:rPr>
                    <w:rFonts w:ascii="Times New Roman" w:hAnsi="Times New Roman" w:eastAsia="宋体"/>
                    <w:b w:val="0"/>
                    <w:sz w:val="18"/>
                  </w:rPr>
                  <w:delText xml:space="preserve">≤2%</w:delText>
                </w:r>
              </w:del>
            </w:ins>
          </w:p>
        </w:tc>
        <w:tc>
          <w:tcPr>
            <w:tcW w:w="1385" w:type="dxa"/>
            <w:tcMar>
              <w:left w:w="70" w:type="dxa"/>
              <w:right w:w="70" w:type="dxa"/>
            </w:tcMar>
            <w:vAlign w:val="center"/>
          </w:tcPr>
          <w:p w14:paraId="6AEAF46C">
            <w:pPr>
              <w:keepNext/>
              <w:spacing w:before="20" w:after="20" w:line="260" w:lineRule="exact"/>
              <w:ind w:left="0" w:leftChars="0" w:right="0" w:rightChars="0" w:firstLine="0" w:firstLineChars="0"/>
              <w:jc w:val="center"/>
              <w:rPr>
                <w:del w:id="2632" w:author="xh" w:date="2026-10-14T08:38:28Z"/>
              </w:rPr>
            </w:pPr>
            <w:ins w:id="1790" w:author="xh" w:date="2026-10-13T11:30:58Z">
              <w:del w:id="2631" w:author="xh" w:date="2026-10-14T08:38:28Z">
                <w:r>
                  <w:rPr>
                    <w:rFonts w:ascii="Times New Roman" w:hAnsi="Times New Roman" w:eastAsia="宋体"/>
                    <w:b w:val="0"/>
                    <w:sz w:val="18"/>
                  </w:rPr>
                  <w:delText xml:space="preserve">(1,2]</w:delText>
                </w:r>
              </w:del>
            </w:ins>
          </w:p>
        </w:tc>
        <w:tc>
          <w:tcPr>
            <w:tcW w:w="1385" w:type="dxa"/>
            <w:tcMar>
              <w:left w:w="70" w:type="dxa"/>
              <w:right w:w="70" w:type="dxa"/>
            </w:tcMar>
            <w:vAlign w:val="center"/>
          </w:tcPr>
          <w:p w14:paraId="3EA0D43F">
            <w:pPr>
              <w:keepNext/>
              <w:spacing w:before="20" w:after="20" w:line="260" w:lineRule="exact"/>
              <w:ind w:left="0" w:leftChars="0" w:right="0" w:rightChars="0" w:firstLine="0" w:firstLineChars="0"/>
              <w:jc w:val="center"/>
              <w:rPr>
                <w:del w:id="2634" w:author="xh" w:date="2026-10-14T08:38:28Z"/>
              </w:rPr>
            </w:pPr>
            <w:ins w:id="1791" w:author="xh" w:date="2026-10-13T11:30:58Z">
              <w:del w:id="2633" w:author="xh" w:date="2026-10-14T08:38:28Z">
                <w:r>
                  <w:rPr>
                    <w:rFonts w:ascii="Times New Roman" w:hAnsi="Times New Roman" w:eastAsia="宋体"/>
                    <w:b w:val="0"/>
                    <w:sz w:val="18"/>
                  </w:rPr>
                  <w:delText xml:space="preserve">2.00～2.40</w:delText>
                </w:r>
              </w:del>
            </w:ins>
          </w:p>
        </w:tc>
        <w:tc>
          <w:tcPr>
            <w:tcW w:w="1385" w:type="dxa"/>
            <w:tcMar>
              <w:left w:w="70" w:type="dxa"/>
              <w:right w:w="70" w:type="dxa"/>
            </w:tcMar>
            <w:vAlign w:val="center"/>
          </w:tcPr>
          <w:p w14:paraId="215AC71E">
            <w:pPr>
              <w:keepNext/>
              <w:spacing w:before="20" w:after="20" w:line="260" w:lineRule="exact"/>
              <w:ind w:left="0" w:leftChars="0" w:right="0" w:rightChars="0" w:firstLine="0" w:firstLineChars="0"/>
              <w:jc w:val="center"/>
              <w:rPr>
                <w:del w:id="2636" w:author="xh" w:date="2026-10-14T08:38:28Z"/>
              </w:rPr>
            </w:pPr>
            <w:ins w:id="1792" w:author="xh" w:date="2026-10-13T11:30:58Z">
              <w:del w:id="2635" w:author="xh" w:date="2026-10-14T08:38:28Z">
                <w:r>
                  <w:rPr>
                    <w:rFonts w:ascii="Times New Roman" w:hAnsi="Times New Roman" w:eastAsia="宋体"/>
                    <w:b w:val="0"/>
                    <w:sz w:val="18"/>
                  </w:rPr>
                  <w:delText xml:space="preserve">1.84～2.22</w:delText>
                </w:r>
              </w:del>
            </w:ins>
          </w:p>
        </w:tc>
        <w:tc>
          <w:tcPr>
            <w:tcW w:w="1385" w:type="dxa"/>
            <w:tcMar>
              <w:left w:w="70" w:type="dxa"/>
              <w:right w:w="70" w:type="dxa"/>
            </w:tcMar>
            <w:vAlign w:val="center"/>
          </w:tcPr>
          <w:p w14:paraId="4F51E3E9">
            <w:pPr>
              <w:keepNext/>
              <w:spacing w:before="20" w:after="20" w:line="260" w:lineRule="exact"/>
              <w:ind w:left="0" w:leftChars="0" w:right="0" w:rightChars="0" w:firstLine="0" w:firstLineChars="0"/>
              <w:jc w:val="center"/>
              <w:rPr>
                <w:del w:id="2638" w:author="xh" w:date="2026-10-14T08:38:28Z"/>
              </w:rPr>
            </w:pPr>
            <w:ins w:id="1793" w:author="xh" w:date="2026-10-13T11:30:58Z">
              <w:del w:id="2637" w:author="xh" w:date="2026-10-14T08:38:28Z">
                <w:r>
                  <w:rPr>
                    <w:rFonts w:ascii="Times New Roman" w:hAnsi="Times New Roman" w:eastAsia="宋体"/>
                    <w:b w:val="0"/>
                    <w:sz w:val="18"/>
                  </w:rPr>
                  <w:delText xml:space="preserve">1.84～2.20</w:delText>
                </w:r>
              </w:del>
            </w:ins>
          </w:p>
        </w:tc>
        <w:tc>
          <w:tcPr>
            <w:tcW w:w="1385" w:type="dxa"/>
            <w:tcMar>
              <w:left w:w="70" w:type="dxa"/>
              <w:right w:w="70" w:type="dxa"/>
            </w:tcMar>
            <w:vAlign w:val="center"/>
          </w:tcPr>
          <w:p w14:paraId="31AFA3B2">
            <w:pPr>
              <w:keepNext/>
              <w:spacing w:before="20" w:after="20" w:line="260" w:lineRule="exact"/>
              <w:ind w:left="0" w:leftChars="0" w:right="0" w:rightChars="0" w:firstLine="0" w:firstLineChars="0"/>
              <w:jc w:val="center"/>
              <w:rPr>
                <w:del w:id="2640" w:author="xh" w:date="2026-10-14T08:38:28Z"/>
              </w:rPr>
            </w:pPr>
            <w:ins w:id="1794" w:author="xh" w:date="2026-10-13T11:30:58Z">
              <w:del w:id="2639" w:author="xh" w:date="2026-10-14T08:38:28Z">
                <w:r>
                  <w:rPr>
                    <w:rFonts w:ascii="Times New Roman" w:hAnsi="Times New Roman" w:eastAsia="宋体"/>
                    <w:b w:val="0"/>
                    <w:sz w:val="18"/>
                  </w:rPr>
                  <w:delText xml:space="preserve">1.84～2.20</w:delText>
                </w:r>
              </w:del>
            </w:ins>
          </w:p>
        </w:tc>
      </w:tr>
      <w:tr w14:paraId="3CE5505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795" w:author="xh" w:date="2026-10-13T11:30:58Z"/>
          <w:del w:id="2641" w:author="xh" w:date="2026-10-14T08:38:28Z"/>
        </w:trPr>
        <w:tc>
          <w:tcPr>
            <w:tcW w:w="1385" w:type="dxa"/>
            <w:tcMar>
              <w:left w:w="70" w:type="dxa"/>
              <w:right w:w="70" w:type="dxa"/>
            </w:tcMar>
            <w:vAlign w:val="center"/>
          </w:tcPr>
          <w:p w14:paraId="11C11F24">
            <w:pPr>
              <w:keepNext/>
              <w:spacing w:before="20" w:after="20" w:line="260" w:lineRule="exact"/>
              <w:ind w:left="0" w:leftChars="0" w:right="0" w:rightChars="0" w:firstLine="0" w:firstLineChars="0"/>
              <w:jc w:val="center"/>
              <w:rPr>
                <w:del w:id="2643" w:author="xh" w:date="2026-10-14T08:38:28Z"/>
              </w:rPr>
            </w:pPr>
            <w:ins w:id="1796" w:author="xh" w:date="2026-10-13T11:30:58Z">
              <w:del w:id="2642" w:author="xh" w:date="2026-10-14T08:38:28Z">
                <w:r>
                  <w:rPr>
                    <w:rFonts w:ascii="Times New Roman" w:hAnsi="Times New Roman" w:eastAsia="宋体"/>
                    <w:b w:val="0"/>
                    <w:sz w:val="18"/>
                  </w:rPr>
                  <w:delText xml:space="preserve">≤2%</w:delText>
                </w:r>
              </w:del>
            </w:ins>
          </w:p>
        </w:tc>
        <w:tc>
          <w:tcPr>
            <w:tcW w:w="1385" w:type="dxa"/>
            <w:tcMar>
              <w:left w:w="70" w:type="dxa"/>
              <w:right w:w="70" w:type="dxa"/>
            </w:tcMar>
            <w:vAlign w:val="center"/>
          </w:tcPr>
          <w:p w14:paraId="0C3B8FAC">
            <w:pPr>
              <w:keepNext/>
              <w:spacing w:before="20" w:after="20" w:line="260" w:lineRule="exact"/>
              <w:ind w:left="0" w:leftChars="0" w:right="0" w:rightChars="0" w:firstLine="0" w:firstLineChars="0"/>
              <w:jc w:val="center"/>
              <w:rPr>
                <w:del w:id="2645" w:author="xh" w:date="2026-10-14T08:38:28Z"/>
              </w:rPr>
            </w:pPr>
            <w:ins w:id="1797" w:author="xh" w:date="2026-10-13T11:30:58Z">
              <w:del w:id="2644" w:author="xh" w:date="2026-10-14T08:38:28Z">
                <w:r>
                  <w:rPr>
                    <w:rFonts w:ascii="Times New Roman" w:hAnsi="Times New Roman" w:eastAsia="宋体"/>
                    <w:b w:val="0"/>
                    <w:sz w:val="18"/>
                  </w:rPr>
                  <w:delText xml:space="preserve">&gt;2</w:delText>
                </w:r>
              </w:del>
            </w:ins>
          </w:p>
        </w:tc>
        <w:tc>
          <w:tcPr>
            <w:tcW w:w="1385" w:type="dxa"/>
            <w:tcMar>
              <w:left w:w="70" w:type="dxa"/>
              <w:right w:w="70" w:type="dxa"/>
            </w:tcMar>
            <w:vAlign w:val="center"/>
          </w:tcPr>
          <w:p w14:paraId="75309607">
            <w:pPr>
              <w:keepNext/>
              <w:spacing w:before="20" w:after="20" w:line="260" w:lineRule="exact"/>
              <w:ind w:left="0" w:leftChars="0" w:right="0" w:rightChars="0" w:firstLine="0" w:firstLineChars="0"/>
              <w:jc w:val="center"/>
              <w:rPr>
                <w:del w:id="2647" w:author="xh" w:date="2026-10-14T08:38:28Z"/>
              </w:rPr>
            </w:pPr>
            <w:ins w:id="1798" w:author="xh" w:date="2026-10-13T11:30:58Z">
              <w:del w:id="2646" w:author="xh" w:date="2026-10-14T08:38:28Z">
                <w:r>
                  <w:rPr>
                    <w:rFonts w:ascii="Times New Roman" w:hAnsi="Times New Roman" w:eastAsia="宋体"/>
                    <w:b w:val="0"/>
                    <w:sz w:val="18"/>
                  </w:rPr>
                  <w:delText xml:space="preserve">2.43～3.15</w:delText>
                </w:r>
              </w:del>
            </w:ins>
          </w:p>
        </w:tc>
        <w:tc>
          <w:tcPr>
            <w:tcW w:w="1385" w:type="dxa"/>
            <w:tcMar>
              <w:left w:w="70" w:type="dxa"/>
              <w:right w:w="70" w:type="dxa"/>
            </w:tcMar>
            <w:vAlign w:val="center"/>
          </w:tcPr>
          <w:p w14:paraId="5F8E54CA">
            <w:pPr>
              <w:keepNext/>
              <w:spacing w:before="20" w:after="20" w:line="260" w:lineRule="exact"/>
              <w:ind w:left="0" w:leftChars="0" w:right="0" w:rightChars="0" w:firstLine="0" w:firstLineChars="0"/>
              <w:jc w:val="center"/>
              <w:rPr>
                <w:del w:id="2649" w:author="xh" w:date="2026-10-14T08:38:28Z"/>
              </w:rPr>
            </w:pPr>
            <w:ins w:id="1799" w:author="xh" w:date="2026-10-13T11:30:58Z">
              <w:del w:id="2648" w:author="xh" w:date="2026-10-14T08:38:28Z">
                <w:r>
                  <w:rPr>
                    <w:rFonts w:ascii="Times New Roman" w:hAnsi="Times New Roman" w:eastAsia="宋体"/>
                    <w:b w:val="0"/>
                    <w:sz w:val="18"/>
                  </w:rPr>
                  <w:delText xml:space="preserve">2.43～2.91</w:delText>
                </w:r>
              </w:del>
            </w:ins>
          </w:p>
        </w:tc>
        <w:tc>
          <w:tcPr>
            <w:tcW w:w="1385" w:type="dxa"/>
            <w:tcMar>
              <w:left w:w="70" w:type="dxa"/>
              <w:right w:w="70" w:type="dxa"/>
            </w:tcMar>
            <w:vAlign w:val="center"/>
          </w:tcPr>
          <w:p w14:paraId="648822A5">
            <w:pPr>
              <w:keepNext/>
              <w:spacing w:before="20" w:after="20" w:line="260" w:lineRule="exact"/>
              <w:ind w:left="0" w:leftChars="0" w:right="0" w:rightChars="0" w:firstLine="0" w:firstLineChars="0"/>
              <w:jc w:val="center"/>
              <w:rPr>
                <w:del w:id="2651" w:author="xh" w:date="2026-10-14T08:38:28Z"/>
              </w:rPr>
            </w:pPr>
            <w:ins w:id="1800" w:author="xh" w:date="2026-10-13T11:30:58Z">
              <w:del w:id="2650" w:author="xh" w:date="2026-10-14T08:38:28Z">
                <w:r>
                  <w:rPr>
                    <w:rFonts w:ascii="Times New Roman" w:hAnsi="Times New Roman" w:eastAsia="宋体"/>
                    <w:b w:val="0"/>
                    <w:sz w:val="18"/>
                  </w:rPr>
                  <w:delText xml:space="preserve">2.43～2.84</w:delText>
                </w:r>
              </w:del>
            </w:ins>
          </w:p>
        </w:tc>
        <w:tc>
          <w:tcPr>
            <w:tcW w:w="1385" w:type="dxa"/>
            <w:tcMar>
              <w:left w:w="70" w:type="dxa"/>
              <w:right w:w="70" w:type="dxa"/>
            </w:tcMar>
            <w:vAlign w:val="center"/>
          </w:tcPr>
          <w:p w14:paraId="07900342">
            <w:pPr>
              <w:keepNext/>
              <w:spacing w:before="20" w:after="20" w:line="260" w:lineRule="exact"/>
              <w:ind w:left="0" w:leftChars="0" w:right="0" w:rightChars="0" w:firstLine="0" w:firstLineChars="0"/>
              <w:jc w:val="center"/>
              <w:rPr>
                <w:del w:id="2653" w:author="xh" w:date="2026-10-14T08:38:28Z"/>
              </w:rPr>
            </w:pPr>
            <w:ins w:id="1801" w:author="xh" w:date="2026-10-13T11:30:58Z">
              <w:del w:id="2652" w:author="xh" w:date="2026-10-14T08:38:28Z">
                <w:r>
                  <w:rPr>
                    <w:rFonts w:ascii="Times New Roman" w:hAnsi="Times New Roman" w:eastAsia="宋体"/>
                    <w:b w:val="0"/>
                    <w:sz w:val="18"/>
                  </w:rPr>
                  <w:delText xml:space="preserve">2.43～2.84</w:delText>
                </w:r>
              </w:del>
            </w:ins>
          </w:p>
        </w:tc>
      </w:tr>
      <w:tr w14:paraId="2C5596A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802" w:author="xh" w:date="2026-10-13T11:30:58Z"/>
          <w:del w:id="2654" w:author="xh" w:date="2026-10-14T08:38:28Z"/>
        </w:trPr>
        <w:tc>
          <w:tcPr>
            <w:tcW w:w="1385" w:type="dxa"/>
            <w:tcMar>
              <w:left w:w="70" w:type="dxa"/>
              <w:right w:w="70" w:type="dxa"/>
            </w:tcMar>
            <w:vAlign w:val="center"/>
          </w:tcPr>
          <w:p w14:paraId="4A4A60FB">
            <w:pPr>
              <w:keepNext/>
              <w:spacing w:before="20" w:after="20" w:line="260" w:lineRule="exact"/>
              <w:ind w:left="0" w:leftChars="0" w:right="0" w:rightChars="0" w:firstLine="0" w:firstLineChars="0"/>
              <w:jc w:val="center"/>
              <w:rPr>
                <w:del w:id="2656" w:author="xh" w:date="2026-10-14T08:38:28Z"/>
              </w:rPr>
            </w:pPr>
            <w:ins w:id="1803" w:author="xh" w:date="2026-10-13T11:30:58Z">
              <w:del w:id="2655" w:author="xh" w:date="2026-10-14T08:38:28Z">
                <w:r>
                  <w:rPr>
                    <w:rFonts w:ascii="Times New Roman" w:hAnsi="Times New Roman" w:eastAsia="宋体"/>
                    <w:b w:val="0"/>
                    <w:sz w:val="18"/>
                  </w:rPr>
                  <w:delText xml:space="preserve">(2%,4%]</w:delText>
                </w:r>
              </w:del>
            </w:ins>
          </w:p>
        </w:tc>
        <w:tc>
          <w:tcPr>
            <w:tcW w:w="1385" w:type="dxa"/>
            <w:tcMar>
              <w:left w:w="70" w:type="dxa"/>
              <w:right w:w="70" w:type="dxa"/>
            </w:tcMar>
            <w:vAlign w:val="center"/>
          </w:tcPr>
          <w:p w14:paraId="36FD14DA">
            <w:pPr>
              <w:keepNext/>
              <w:spacing w:before="20" w:after="20" w:line="260" w:lineRule="exact"/>
              <w:ind w:left="0" w:leftChars="0" w:right="0" w:rightChars="0" w:firstLine="0" w:firstLineChars="0"/>
              <w:jc w:val="center"/>
              <w:rPr>
                <w:del w:id="2658" w:author="xh" w:date="2026-10-14T08:38:28Z"/>
              </w:rPr>
            </w:pPr>
            <w:ins w:id="1804" w:author="xh" w:date="2026-10-13T11:30:58Z">
              <w:del w:id="2657" w:author="xh" w:date="2026-10-14T08:38:28Z">
                <w:r>
                  <w:rPr>
                    <w:rFonts w:ascii="Times New Roman" w:hAnsi="Times New Roman" w:eastAsia="宋体"/>
                    <w:b w:val="0"/>
                    <w:sz w:val="18"/>
                  </w:rPr>
                  <w:delText xml:space="preserve">≤1</w:delText>
                </w:r>
              </w:del>
            </w:ins>
          </w:p>
        </w:tc>
        <w:tc>
          <w:tcPr>
            <w:tcW w:w="1385" w:type="dxa"/>
            <w:tcMar>
              <w:left w:w="70" w:type="dxa"/>
              <w:right w:w="70" w:type="dxa"/>
            </w:tcMar>
            <w:vAlign w:val="center"/>
          </w:tcPr>
          <w:p w14:paraId="14367B11">
            <w:pPr>
              <w:keepNext/>
              <w:spacing w:before="20" w:after="20" w:line="260" w:lineRule="exact"/>
              <w:ind w:left="0" w:leftChars="0" w:right="0" w:rightChars="0" w:firstLine="0" w:firstLineChars="0"/>
              <w:jc w:val="center"/>
              <w:rPr>
                <w:del w:id="2660" w:author="xh" w:date="2026-10-14T08:38:28Z"/>
              </w:rPr>
            </w:pPr>
            <w:ins w:id="1805" w:author="xh" w:date="2026-10-13T11:30:58Z">
              <w:del w:id="2659" w:author="xh" w:date="2026-10-14T08:38:28Z">
                <w:r>
                  <w:rPr>
                    <w:rFonts w:ascii="Times New Roman" w:hAnsi="Times New Roman" w:eastAsia="宋体"/>
                    <w:b w:val="0"/>
                    <w:sz w:val="18"/>
                  </w:rPr>
                  <w:delText xml:space="preserve">1.88～2.23</w:delText>
                </w:r>
              </w:del>
            </w:ins>
          </w:p>
        </w:tc>
        <w:tc>
          <w:tcPr>
            <w:tcW w:w="1385" w:type="dxa"/>
            <w:tcMar>
              <w:left w:w="70" w:type="dxa"/>
              <w:right w:w="70" w:type="dxa"/>
            </w:tcMar>
            <w:vAlign w:val="center"/>
          </w:tcPr>
          <w:p w14:paraId="0B94A174">
            <w:pPr>
              <w:keepNext/>
              <w:spacing w:before="20" w:after="20" w:line="260" w:lineRule="exact"/>
              <w:ind w:left="0" w:leftChars="0" w:right="0" w:rightChars="0" w:firstLine="0" w:firstLineChars="0"/>
              <w:jc w:val="center"/>
              <w:rPr>
                <w:del w:id="2662" w:author="xh" w:date="2026-10-14T08:38:28Z"/>
              </w:rPr>
            </w:pPr>
            <w:ins w:id="1806" w:author="xh" w:date="2026-10-13T11:30:58Z">
              <w:del w:id="2661" w:author="xh" w:date="2026-10-14T08:38:28Z">
                <w:r>
                  <w:rPr>
                    <w:rFonts w:ascii="Times New Roman" w:hAnsi="Times New Roman" w:eastAsia="宋体"/>
                    <w:b w:val="0"/>
                    <w:sz w:val="18"/>
                  </w:rPr>
                  <w:delText xml:space="preserve">1.70～1.96</w:delText>
                </w:r>
              </w:del>
            </w:ins>
          </w:p>
        </w:tc>
        <w:tc>
          <w:tcPr>
            <w:tcW w:w="1385" w:type="dxa"/>
            <w:tcMar>
              <w:left w:w="70" w:type="dxa"/>
              <w:right w:w="70" w:type="dxa"/>
            </w:tcMar>
            <w:vAlign w:val="center"/>
          </w:tcPr>
          <w:p w14:paraId="0F7BD5F7">
            <w:pPr>
              <w:keepNext/>
              <w:spacing w:before="20" w:after="20" w:line="260" w:lineRule="exact"/>
              <w:ind w:left="0" w:leftChars="0" w:right="0" w:rightChars="0" w:firstLine="0" w:firstLineChars="0"/>
              <w:jc w:val="center"/>
              <w:rPr>
                <w:del w:id="2664" w:author="xh" w:date="2026-10-14T08:38:28Z"/>
              </w:rPr>
            </w:pPr>
            <w:ins w:id="1807" w:author="xh" w:date="2026-10-13T11:30:58Z">
              <w:del w:id="2663" w:author="xh" w:date="2026-10-14T08:38:28Z">
                <w:r>
                  <w:rPr>
                    <w:rFonts w:ascii="Times New Roman" w:hAnsi="Times New Roman" w:eastAsia="宋体"/>
                    <w:b w:val="0"/>
                    <w:sz w:val="18"/>
                  </w:rPr>
                  <w:delText xml:space="preserve">1.70～1.96</w:delText>
                </w:r>
              </w:del>
            </w:ins>
          </w:p>
        </w:tc>
        <w:tc>
          <w:tcPr>
            <w:tcW w:w="1385" w:type="dxa"/>
            <w:tcMar>
              <w:left w:w="70" w:type="dxa"/>
              <w:right w:w="70" w:type="dxa"/>
            </w:tcMar>
            <w:vAlign w:val="center"/>
          </w:tcPr>
          <w:p w14:paraId="08D8D3FC">
            <w:pPr>
              <w:keepNext/>
              <w:spacing w:before="20" w:after="20" w:line="260" w:lineRule="exact"/>
              <w:ind w:left="0" w:leftChars="0" w:right="0" w:rightChars="0" w:firstLine="0" w:firstLineChars="0"/>
              <w:jc w:val="center"/>
              <w:rPr>
                <w:del w:id="2666" w:author="xh" w:date="2026-10-14T08:38:28Z"/>
              </w:rPr>
            </w:pPr>
            <w:ins w:id="1808" w:author="xh" w:date="2026-10-13T11:30:58Z">
              <w:del w:id="2665" w:author="xh" w:date="2026-10-14T08:38:28Z">
                <w:r>
                  <w:rPr>
                    <w:rFonts w:ascii="Times New Roman" w:hAnsi="Times New Roman" w:eastAsia="宋体"/>
                    <w:b w:val="0"/>
                    <w:sz w:val="18"/>
                  </w:rPr>
                  <w:delText xml:space="preserve">1.70～1.78</w:delText>
                </w:r>
              </w:del>
            </w:ins>
          </w:p>
        </w:tc>
      </w:tr>
      <w:tr w14:paraId="2C17E29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809" w:author="xh" w:date="2026-10-13T11:30:58Z"/>
          <w:del w:id="2667" w:author="xh" w:date="2026-10-14T08:38:28Z"/>
        </w:trPr>
        <w:tc>
          <w:tcPr>
            <w:tcW w:w="1385" w:type="dxa"/>
            <w:tcMar>
              <w:left w:w="70" w:type="dxa"/>
              <w:right w:w="70" w:type="dxa"/>
            </w:tcMar>
            <w:vAlign w:val="center"/>
          </w:tcPr>
          <w:p w14:paraId="25DF5E46">
            <w:pPr>
              <w:keepNext/>
              <w:spacing w:before="20" w:after="20" w:line="260" w:lineRule="exact"/>
              <w:ind w:left="0" w:leftChars="0" w:right="0" w:rightChars="0" w:firstLine="0" w:firstLineChars="0"/>
              <w:jc w:val="center"/>
              <w:rPr>
                <w:del w:id="2669" w:author="xh" w:date="2026-10-14T08:38:28Z"/>
              </w:rPr>
            </w:pPr>
            <w:ins w:id="1810" w:author="xh" w:date="2026-10-13T11:30:58Z">
              <w:del w:id="2668" w:author="xh" w:date="2026-10-14T08:38:28Z">
                <w:r>
                  <w:rPr>
                    <w:rFonts w:ascii="Times New Roman" w:hAnsi="Times New Roman" w:eastAsia="宋体"/>
                    <w:b w:val="0"/>
                    <w:sz w:val="18"/>
                  </w:rPr>
                  <w:delText xml:space="preserve">(2%,4%]</w:delText>
                </w:r>
              </w:del>
            </w:ins>
          </w:p>
        </w:tc>
        <w:tc>
          <w:tcPr>
            <w:tcW w:w="1385" w:type="dxa"/>
            <w:tcMar>
              <w:left w:w="70" w:type="dxa"/>
              <w:right w:w="70" w:type="dxa"/>
            </w:tcMar>
            <w:vAlign w:val="center"/>
          </w:tcPr>
          <w:p w14:paraId="5035C64A">
            <w:pPr>
              <w:keepNext/>
              <w:spacing w:before="20" w:after="20" w:line="260" w:lineRule="exact"/>
              <w:ind w:left="0" w:leftChars="0" w:right="0" w:rightChars="0" w:firstLine="0" w:firstLineChars="0"/>
              <w:jc w:val="center"/>
              <w:rPr>
                <w:del w:id="2671" w:author="xh" w:date="2026-10-14T08:38:28Z"/>
              </w:rPr>
            </w:pPr>
            <w:ins w:id="1811" w:author="xh" w:date="2026-10-13T11:30:58Z">
              <w:del w:id="2670" w:author="xh" w:date="2026-10-14T08:38:28Z">
                <w:r>
                  <w:rPr>
                    <w:rFonts w:ascii="Times New Roman" w:hAnsi="Times New Roman" w:eastAsia="宋体"/>
                    <w:b w:val="0"/>
                    <w:sz w:val="18"/>
                  </w:rPr>
                  <w:delText xml:space="preserve">(1,2]</w:delText>
                </w:r>
              </w:del>
            </w:ins>
          </w:p>
        </w:tc>
        <w:tc>
          <w:tcPr>
            <w:tcW w:w="1385" w:type="dxa"/>
            <w:tcMar>
              <w:left w:w="70" w:type="dxa"/>
              <w:right w:w="70" w:type="dxa"/>
            </w:tcMar>
            <w:vAlign w:val="center"/>
          </w:tcPr>
          <w:p w14:paraId="0ED920AE">
            <w:pPr>
              <w:keepNext/>
              <w:spacing w:before="20" w:after="20" w:line="260" w:lineRule="exact"/>
              <w:ind w:left="0" w:leftChars="0" w:right="0" w:rightChars="0" w:firstLine="0" w:firstLineChars="0"/>
              <w:jc w:val="center"/>
              <w:rPr>
                <w:del w:id="2673" w:author="xh" w:date="2026-10-14T08:38:28Z"/>
              </w:rPr>
            </w:pPr>
            <w:ins w:id="1812" w:author="xh" w:date="2026-10-13T11:30:58Z">
              <w:del w:id="2672" w:author="xh" w:date="2026-10-14T08:38:28Z">
                <w:r>
                  <w:rPr>
                    <w:rFonts w:ascii="Times New Roman" w:hAnsi="Times New Roman" w:eastAsia="宋体"/>
                    <w:b w:val="0"/>
                    <w:sz w:val="18"/>
                  </w:rPr>
                  <w:delText xml:space="preserve">1.88～2.43</w:delText>
                </w:r>
              </w:del>
            </w:ins>
          </w:p>
        </w:tc>
        <w:tc>
          <w:tcPr>
            <w:tcW w:w="1385" w:type="dxa"/>
            <w:tcMar>
              <w:left w:w="70" w:type="dxa"/>
              <w:right w:w="70" w:type="dxa"/>
            </w:tcMar>
            <w:vAlign w:val="center"/>
          </w:tcPr>
          <w:p w14:paraId="1C65AEC2">
            <w:pPr>
              <w:keepNext/>
              <w:spacing w:before="20" w:after="20" w:line="260" w:lineRule="exact"/>
              <w:ind w:left="0" w:leftChars="0" w:right="0" w:rightChars="0" w:firstLine="0" w:firstLineChars="0"/>
              <w:jc w:val="center"/>
              <w:rPr>
                <w:del w:id="2675" w:author="xh" w:date="2026-10-14T08:38:28Z"/>
              </w:rPr>
            </w:pPr>
            <w:ins w:id="1813" w:author="xh" w:date="2026-10-13T11:30:58Z">
              <w:del w:id="2674" w:author="xh" w:date="2026-10-14T08:38:28Z">
                <w:r>
                  <w:rPr>
                    <w:rFonts w:ascii="Times New Roman" w:hAnsi="Times New Roman" w:eastAsia="宋体"/>
                    <w:b w:val="0"/>
                    <w:sz w:val="18"/>
                  </w:rPr>
                  <w:delText xml:space="preserve">1.77～2.15</w:delText>
                </w:r>
              </w:del>
            </w:ins>
          </w:p>
        </w:tc>
        <w:tc>
          <w:tcPr>
            <w:tcW w:w="1385" w:type="dxa"/>
            <w:tcMar>
              <w:left w:w="70" w:type="dxa"/>
              <w:right w:w="70" w:type="dxa"/>
            </w:tcMar>
            <w:vAlign w:val="center"/>
          </w:tcPr>
          <w:p w14:paraId="5F8371DE">
            <w:pPr>
              <w:keepNext/>
              <w:spacing w:before="20" w:after="20" w:line="260" w:lineRule="exact"/>
              <w:ind w:left="0" w:leftChars="0" w:right="0" w:rightChars="0" w:firstLine="0" w:firstLineChars="0"/>
              <w:jc w:val="center"/>
              <w:rPr>
                <w:del w:id="2677" w:author="xh" w:date="2026-10-14T08:38:28Z"/>
              </w:rPr>
            </w:pPr>
            <w:ins w:id="1814" w:author="xh" w:date="2026-10-13T11:30:58Z">
              <w:del w:id="2676" w:author="xh" w:date="2026-10-14T08:38:28Z">
                <w:r>
                  <w:rPr>
                    <w:rFonts w:ascii="Times New Roman" w:hAnsi="Times New Roman" w:eastAsia="宋体"/>
                    <w:b w:val="0"/>
                    <w:sz w:val="18"/>
                  </w:rPr>
                  <w:delText xml:space="preserve">1.70～1.96</w:delText>
                </w:r>
              </w:del>
            </w:ins>
          </w:p>
        </w:tc>
        <w:tc>
          <w:tcPr>
            <w:tcW w:w="1385" w:type="dxa"/>
            <w:tcMar>
              <w:left w:w="70" w:type="dxa"/>
              <w:right w:w="70" w:type="dxa"/>
            </w:tcMar>
            <w:vAlign w:val="center"/>
          </w:tcPr>
          <w:p w14:paraId="5F39A12A">
            <w:pPr>
              <w:keepNext/>
              <w:spacing w:before="20" w:after="20" w:line="260" w:lineRule="exact"/>
              <w:ind w:left="0" w:leftChars="0" w:right="0" w:rightChars="0" w:firstLine="0" w:firstLineChars="0"/>
              <w:jc w:val="center"/>
              <w:rPr>
                <w:del w:id="2679" w:author="xh" w:date="2026-10-14T08:38:28Z"/>
              </w:rPr>
            </w:pPr>
            <w:ins w:id="1815" w:author="xh" w:date="2026-10-13T11:30:58Z">
              <w:del w:id="2678" w:author="xh" w:date="2026-10-14T08:38:28Z">
                <w:r>
                  <w:rPr>
                    <w:rFonts w:ascii="Times New Roman" w:hAnsi="Times New Roman" w:eastAsia="宋体"/>
                    <w:b w:val="0"/>
                    <w:sz w:val="18"/>
                  </w:rPr>
                  <w:delText xml:space="preserve">1.70～1.96</w:delText>
                </w:r>
              </w:del>
            </w:ins>
          </w:p>
        </w:tc>
      </w:tr>
      <w:tr w14:paraId="1F5D83A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816" w:author="xh" w:date="2026-10-13T11:30:58Z"/>
          <w:del w:id="2680" w:author="xh" w:date="2026-10-14T08:38:28Z"/>
        </w:trPr>
        <w:tc>
          <w:tcPr>
            <w:tcW w:w="1385" w:type="dxa"/>
            <w:tcMar>
              <w:left w:w="70" w:type="dxa"/>
              <w:right w:w="70" w:type="dxa"/>
            </w:tcMar>
            <w:vAlign w:val="center"/>
          </w:tcPr>
          <w:p w14:paraId="1728B485">
            <w:pPr>
              <w:keepNext/>
              <w:spacing w:before="20" w:after="20" w:line="260" w:lineRule="exact"/>
              <w:ind w:left="0" w:leftChars="0" w:right="0" w:rightChars="0" w:firstLine="0" w:firstLineChars="0"/>
              <w:jc w:val="center"/>
              <w:rPr>
                <w:del w:id="2682" w:author="xh" w:date="2026-10-14T08:38:28Z"/>
              </w:rPr>
            </w:pPr>
            <w:ins w:id="1817" w:author="xh" w:date="2026-10-13T11:30:58Z">
              <w:del w:id="2681" w:author="xh" w:date="2026-10-14T08:38:28Z">
                <w:r>
                  <w:rPr>
                    <w:rFonts w:ascii="Times New Roman" w:hAnsi="Times New Roman" w:eastAsia="宋体"/>
                    <w:b w:val="0"/>
                    <w:sz w:val="18"/>
                  </w:rPr>
                  <w:delText xml:space="preserve">(2%,4%]</w:delText>
                </w:r>
              </w:del>
            </w:ins>
          </w:p>
        </w:tc>
        <w:tc>
          <w:tcPr>
            <w:tcW w:w="1385" w:type="dxa"/>
            <w:tcMar>
              <w:left w:w="70" w:type="dxa"/>
              <w:right w:w="70" w:type="dxa"/>
            </w:tcMar>
            <w:vAlign w:val="center"/>
          </w:tcPr>
          <w:p w14:paraId="2AD01EE1">
            <w:pPr>
              <w:keepNext/>
              <w:spacing w:before="20" w:after="20" w:line="260" w:lineRule="exact"/>
              <w:ind w:left="0" w:leftChars="0" w:right="0" w:rightChars="0" w:firstLine="0" w:firstLineChars="0"/>
              <w:jc w:val="center"/>
              <w:rPr>
                <w:del w:id="2684" w:author="xh" w:date="2026-10-14T08:38:28Z"/>
              </w:rPr>
            </w:pPr>
            <w:ins w:id="1818" w:author="xh" w:date="2026-10-13T11:30:58Z">
              <w:del w:id="2683" w:author="xh" w:date="2026-10-14T08:38:28Z">
                <w:r>
                  <w:rPr>
                    <w:rFonts w:ascii="Times New Roman" w:hAnsi="Times New Roman" w:eastAsia="宋体"/>
                    <w:b w:val="0"/>
                    <w:sz w:val="18"/>
                  </w:rPr>
                  <w:delText xml:space="preserve">&gt;2</w:delText>
                </w:r>
              </w:del>
            </w:ins>
          </w:p>
        </w:tc>
        <w:tc>
          <w:tcPr>
            <w:tcW w:w="1385" w:type="dxa"/>
            <w:tcMar>
              <w:left w:w="70" w:type="dxa"/>
              <w:right w:w="70" w:type="dxa"/>
            </w:tcMar>
            <w:vAlign w:val="center"/>
          </w:tcPr>
          <w:p w14:paraId="79937517">
            <w:pPr>
              <w:keepNext/>
              <w:spacing w:before="20" w:after="20" w:line="260" w:lineRule="exact"/>
              <w:ind w:left="0" w:leftChars="0" w:right="0" w:rightChars="0" w:firstLine="0" w:firstLineChars="0"/>
              <w:jc w:val="center"/>
              <w:rPr>
                <w:del w:id="2686" w:author="xh" w:date="2026-10-14T08:38:28Z"/>
              </w:rPr>
            </w:pPr>
            <w:ins w:id="1819" w:author="xh" w:date="2026-10-13T11:30:58Z">
              <w:del w:id="2685" w:author="xh" w:date="2026-10-14T08:38:28Z">
                <w:r>
                  <w:rPr>
                    <w:rFonts w:ascii="Times New Roman" w:hAnsi="Times New Roman" w:eastAsia="宋体"/>
                    <w:b w:val="0"/>
                    <w:sz w:val="18"/>
                  </w:rPr>
                  <w:delText xml:space="preserve">2.42～2.92</w:delText>
                </w:r>
              </w:del>
            </w:ins>
          </w:p>
        </w:tc>
        <w:tc>
          <w:tcPr>
            <w:tcW w:w="1385" w:type="dxa"/>
            <w:tcMar>
              <w:left w:w="70" w:type="dxa"/>
              <w:right w:w="70" w:type="dxa"/>
            </w:tcMar>
            <w:vAlign w:val="center"/>
          </w:tcPr>
          <w:p w14:paraId="525279C7">
            <w:pPr>
              <w:keepNext/>
              <w:spacing w:before="20" w:after="20" w:line="260" w:lineRule="exact"/>
              <w:ind w:left="0" w:leftChars="0" w:right="0" w:rightChars="0" w:firstLine="0" w:firstLineChars="0"/>
              <w:jc w:val="center"/>
              <w:rPr>
                <w:del w:id="2688" w:author="xh" w:date="2026-10-14T08:38:28Z"/>
              </w:rPr>
            </w:pPr>
            <w:ins w:id="1820" w:author="xh" w:date="2026-10-13T11:30:58Z">
              <w:del w:id="2687" w:author="xh" w:date="2026-10-14T08:38:28Z">
                <w:r>
                  <w:rPr>
                    <w:rFonts w:ascii="Times New Roman" w:hAnsi="Times New Roman" w:eastAsia="宋体"/>
                    <w:b w:val="0"/>
                    <w:sz w:val="18"/>
                  </w:rPr>
                  <w:delText xml:space="preserve">2.25～2.92</w:delText>
                </w:r>
              </w:del>
            </w:ins>
          </w:p>
        </w:tc>
        <w:tc>
          <w:tcPr>
            <w:tcW w:w="1385" w:type="dxa"/>
            <w:tcMar>
              <w:left w:w="70" w:type="dxa"/>
              <w:right w:w="70" w:type="dxa"/>
            </w:tcMar>
            <w:vAlign w:val="center"/>
          </w:tcPr>
          <w:p w14:paraId="6B13AAA7">
            <w:pPr>
              <w:keepNext/>
              <w:spacing w:before="20" w:after="20" w:line="260" w:lineRule="exact"/>
              <w:ind w:left="0" w:leftChars="0" w:right="0" w:rightChars="0" w:firstLine="0" w:firstLineChars="0"/>
              <w:jc w:val="center"/>
              <w:rPr>
                <w:del w:id="2690" w:author="xh" w:date="2026-10-14T08:38:28Z"/>
              </w:rPr>
            </w:pPr>
            <w:ins w:id="1821" w:author="xh" w:date="2026-10-13T11:30:58Z">
              <w:del w:id="2689" w:author="xh" w:date="2026-10-14T08:38:28Z">
                <w:r>
                  <w:rPr>
                    <w:rFonts w:ascii="Times New Roman" w:hAnsi="Times New Roman" w:eastAsia="宋体"/>
                    <w:b w:val="0"/>
                    <w:sz w:val="18"/>
                  </w:rPr>
                  <w:delText xml:space="preserve">2.25～2.81</w:delText>
                </w:r>
              </w:del>
            </w:ins>
          </w:p>
        </w:tc>
        <w:tc>
          <w:tcPr>
            <w:tcW w:w="1385" w:type="dxa"/>
            <w:tcMar>
              <w:left w:w="70" w:type="dxa"/>
              <w:right w:w="70" w:type="dxa"/>
            </w:tcMar>
            <w:vAlign w:val="center"/>
          </w:tcPr>
          <w:p w14:paraId="3614B933">
            <w:pPr>
              <w:keepNext/>
              <w:spacing w:before="20" w:after="20" w:line="260" w:lineRule="exact"/>
              <w:ind w:left="0" w:leftChars="0" w:right="0" w:rightChars="0" w:firstLine="0" w:firstLineChars="0"/>
              <w:jc w:val="center"/>
              <w:rPr>
                <w:del w:id="2692" w:author="xh" w:date="2026-10-14T08:38:28Z"/>
              </w:rPr>
            </w:pPr>
            <w:ins w:id="1822" w:author="xh" w:date="2026-10-13T11:30:58Z">
              <w:del w:id="2691" w:author="xh" w:date="2026-10-14T08:38:28Z">
                <w:r>
                  <w:rPr>
                    <w:rFonts w:ascii="Times New Roman" w:hAnsi="Times New Roman" w:eastAsia="宋体"/>
                    <w:b w:val="0"/>
                    <w:sz w:val="18"/>
                  </w:rPr>
                  <w:delText xml:space="preserve">2.25～2.71</w:delText>
                </w:r>
              </w:del>
            </w:ins>
          </w:p>
        </w:tc>
      </w:tr>
      <w:tr w14:paraId="02932ED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823" w:author="xh" w:date="2026-10-13T11:30:58Z"/>
          <w:del w:id="2693" w:author="xh" w:date="2026-10-14T08:38:28Z"/>
        </w:trPr>
        <w:tc>
          <w:tcPr>
            <w:tcW w:w="1385" w:type="dxa"/>
            <w:tcMar>
              <w:left w:w="70" w:type="dxa"/>
              <w:right w:w="70" w:type="dxa"/>
            </w:tcMar>
            <w:vAlign w:val="center"/>
          </w:tcPr>
          <w:p w14:paraId="7FC75FAA">
            <w:pPr>
              <w:keepNext/>
              <w:spacing w:before="20" w:after="20" w:line="260" w:lineRule="exact"/>
              <w:ind w:left="0" w:leftChars="0" w:right="0" w:rightChars="0" w:firstLine="0" w:firstLineChars="0"/>
              <w:jc w:val="center"/>
              <w:rPr>
                <w:del w:id="2695" w:author="xh" w:date="2026-10-14T08:38:28Z"/>
              </w:rPr>
            </w:pPr>
            <w:ins w:id="1824" w:author="xh" w:date="2026-10-13T11:30:58Z">
              <w:del w:id="2694" w:author="xh" w:date="2026-10-14T08:38:28Z">
                <w:r>
                  <w:rPr>
                    <w:rFonts w:ascii="Times New Roman" w:hAnsi="Times New Roman" w:eastAsia="宋体"/>
                    <w:b w:val="0"/>
                    <w:sz w:val="18"/>
                  </w:rPr>
                  <w:delText xml:space="preserve">(4%,7%]</w:delText>
                </w:r>
              </w:del>
            </w:ins>
          </w:p>
        </w:tc>
        <w:tc>
          <w:tcPr>
            <w:tcW w:w="1385" w:type="dxa"/>
            <w:tcMar>
              <w:left w:w="70" w:type="dxa"/>
              <w:right w:w="70" w:type="dxa"/>
            </w:tcMar>
            <w:vAlign w:val="center"/>
          </w:tcPr>
          <w:p w14:paraId="4BE508C9">
            <w:pPr>
              <w:keepNext/>
              <w:spacing w:before="20" w:after="20" w:line="260" w:lineRule="exact"/>
              <w:ind w:left="0" w:leftChars="0" w:right="0" w:rightChars="0" w:firstLine="0" w:firstLineChars="0"/>
              <w:jc w:val="center"/>
              <w:rPr>
                <w:del w:id="2697" w:author="xh" w:date="2026-10-14T08:38:28Z"/>
              </w:rPr>
            </w:pPr>
            <w:ins w:id="1825" w:author="xh" w:date="2026-10-13T11:30:58Z">
              <w:del w:id="2696" w:author="xh" w:date="2026-10-14T08:38:28Z">
                <w:r>
                  <w:rPr>
                    <w:rFonts w:ascii="Times New Roman" w:hAnsi="Times New Roman" w:eastAsia="宋体"/>
                    <w:b w:val="0"/>
                    <w:sz w:val="18"/>
                  </w:rPr>
                  <w:delText xml:space="preserve">≤1</w:delText>
                </w:r>
              </w:del>
            </w:ins>
          </w:p>
        </w:tc>
        <w:tc>
          <w:tcPr>
            <w:tcW w:w="1385" w:type="dxa"/>
            <w:tcMar>
              <w:left w:w="70" w:type="dxa"/>
              <w:right w:w="70" w:type="dxa"/>
            </w:tcMar>
            <w:vAlign w:val="center"/>
          </w:tcPr>
          <w:p w14:paraId="621439AF">
            <w:pPr>
              <w:keepNext/>
              <w:spacing w:before="20" w:after="20" w:line="260" w:lineRule="exact"/>
              <w:ind w:left="0" w:leftChars="0" w:right="0" w:rightChars="0" w:firstLine="0" w:firstLineChars="0"/>
              <w:jc w:val="center"/>
              <w:rPr>
                <w:del w:id="2699" w:author="xh" w:date="2026-10-14T08:38:28Z"/>
              </w:rPr>
            </w:pPr>
            <w:ins w:id="1826" w:author="xh" w:date="2026-10-13T11:30:58Z">
              <w:del w:id="2698" w:author="xh" w:date="2026-10-14T08:38:28Z">
                <w:r>
                  <w:rPr>
                    <w:rFonts w:ascii="Times New Roman" w:hAnsi="Times New Roman" w:eastAsia="宋体"/>
                    <w:b w:val="0"/>
                    <w:sz w:val="18"/>
                  </w:rPr>
                  <w:delText xml:space="preserve">1.98～2.10</w:delText>
                </w:r>
              </w:del>
            </w:ins>
          </w:p>
        </w:tc>
        <w:tc>
          <w:tcPr>
            <w:tcW w:w="1385" w:type="dxa"/>
            <w:tcMar>
              <w:left w:w="70" w:type="dxa"/>
              <w:right w:w="70" w:type="dxa"/>
            </w:tcMar>
            <w:vAlign w:val="center"/>
          </w:tcPr>
          <w:p w14:paraId="45735052">
            <w:pPr>
              <w:keepNext/>
              <w:spacing w:before="20" w:after="20" w:line="260" w:lineRule="exact"/>
              <w:ind w:left="0" w:leftChars="0" w:right="0" w:rightChars="0" w:firstLine="0" w:firstLineChars="0"/>
              <w:jc w:val="center"/>
              <w:rPr>
                <w:del w:id="2701" w:author="xh" w:date="2026-10-14T08:38:28Z"/>
              </w:rPr>
            </w:pPr>
            <w:ins w:id="1827" w:author="xh" w:date="2026-10-13T11:30:58Z">
              <w:del w:id="2700" w:author="xh" w:date="2026-10-14T08:38:28Z">
                <w:r>
                  <w:rPr>
                    <w:rFonts w:ascii="Times New Roman" w:hAnsi="Times New Roman" w:eastAsia="宋体"/>
                    <w:b w:val="0"/>
                    <w:sz w:val="18"/>
                  </w:rPr>
                  <w:delText xml:space="preserve">1.77～1.94</w:delText>
                </w:r>
              </w:del>
            </w:ins>
          </w:p>
        </w:tc>
        <w:tc>
          <w:tcPr>
            <w:tcW w:w="1385" w:type="dxa"/>
            <w:tcMar>
              <w:left w:w="70" w:type="dxa"/>
              <w:right w:w="70" w:type="dxa"/>
            </w:tcMar>
            <w:vAlign w:val="center"/>
          </w:tcPr>
          <w:p w14:paraId="723C5B06">
            <w:pPr>
              <w:keepNext/>
              <w:spacing w:before="20" w:after="20" w:line="260" w:lineRule="exact"/>
              <w:ind w:left="0" w:leftChars="0" w:right="0" w:rightChars="0" w:firstLine="0" w:firstLineChars="0"/>
              <w:jc w:val="center"/>
              <w:rPr>
                <w:del w:id="2703" w:author="xh" w:date="2026-10-14T08:38:28Z"/>
              </w:rPr>
            </w:pPr>
            <w:ins w:id="1828" w:author="xh" w:date="2026-10-13T11:30:58Z">
              <w:del w:id="2702" w:author="xh" w:date="2026-10-14T08:38:28Z">
                <w:r>
                  <w:rPr>
                    <w:rFonts w:ascii="Times New Roman" w:hAnsi="Times New Roman" w:eastAsia="宋体"/>
                    <w:b w:val="0"/>
                    <w:sz w:val="18"/>
                  </w:rPr>
                  <w:delText xml:space="preserve">1.61～1.78</w:delText>
                </w:r>
              </w:del>
            </w:ins>
          </w:p>
        </w:tc>
        <w:tc>
          <w:tcPr>
            <w:tcW w:w="1385" w:type="dxa"/>
            <w:tcMar>
              <w:left w:w="70" w:type="dxa"/>
              <w:right w:w="70" w:type="dxa"/>
            </w:tcMar>
            <w:vAlign w:val="center"/>
          </w:tcPr>
          <w:p w14:paraId="52DFF0D0">
            <w:pPr>
              <w:keepNext/>
              <w:spacing w:before="20" w:after="20" w:line="260" w:lineRule="exact"/>
              <w:ind w:left="0" w:leftChars="0" w:right="0" w:rightChars="0" w:firstLine="0" w:firstLineChars="0"/>
              <w:jc w:val="center"/>
              <w:rPr>
                <w:del w:id="2705" w:author="xh" w:date="2026-10-14T08:38:28Z"/>
              </w:rPr>
            </w:pPr>
            <w:ins w:id="1829" w:author="xh" w:date="2026-10-13T11:30:58Z">
              <w:del w:id="2704" w:author="xh" w:date="2026-10-14T08:38:28Z">
                <w:r>
                  <w:rPr>
                    <w:rFonts w:ascii="Times New Roman" w:hAnsi="Times New Roman" w:eastAsia="宋体"/>
                    <w:b w:val="0"/>
                    <w:sz w:val="18"/>
                  </w:rPr>
                  <w:delText xml:space="preserve">1.52～1.78</w:delText>
                </w:r>
              </w:del>
            </w:ins>
          </w:p>
        </w:tc>
      </w:tr>
      <w:tr w14:paraId="149AFCD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830" w:author="xh" w:date="2026-10-13T11:30:58Z"/>
          <w:del w:id="2706" w:author="xh" w:date="2026-10-14T08:38:28Z"/>
        </w:trPr>
        <w:tc>
          <w:tcPr>
            <w:tcW w:w="1385" w:type="dxa"/>
            <w:tcMar>
              <w:left w:w="70" w:type="dxa"/>
              <w:right w:w="70" w:type="dxa"/>
            </w:tcMar>
            <w:vAlign w:val="center"/>
          </w:tcPr>
          <w:p w14:paraId="375CE819">
            <w:pPr>
              <w:keepNext/>
              <w:spacing w:before="20" w:after="20" w:line="260" w:lineRule="exact"/>
              <w:ind w:left="0" w:leftChars="0" w:right="0" w:rightChars="0" w:firstLine="0" w:firstLineChars="0"/>
              <w:jc w:val="center"/>
              <w:rPr>
                <w:del w:id="2708" w:author="xh" w:date="2026-10-14T08:38:28Z"/>
              </w:rPr>
            </w:pPr>
            <w:ins w:id="1831" w:author="xh" w:date="2026-10-13T11:30:58Z">
              <w:del w:id="2707" w:author="xh" w:date="2026-10-14T08:38:28Z">
                <w:r>
                  <w:rPr>
                    <w:rFonts w:ascii="Times New Roman" w:hAnsi="Times New Roman" w:eastAsia="宋体"/>
                    <w:b w:val="0"/>
                    <w:sz w:val="18"/>
                  </w:rPr>
                  <w:delText xml:space="preserve">(4%,7%]</w:delText>
                </w:r>
              </w:del>
            </w:ins>
          </w:p>
        </w:tc>
        <w:tc>
          <w:tcPr>
            <w:tcW w:w="1385" w:type="dxa"/>
            <w:tcMar>
              <w:left w:w="70" w:type="dxa"/>
              <w:right w:w="70" w:type="dxa"/>
            </w:tcMar>
            <w:vAlign w:val="center"/>
          </w:tcPr>
          <w:p w14:paraId="4449F664">
            <w:pPr>
              <w:keepNext/>
              <w:spacing w:before="20" w:after="20" w:line="260" w:lineRule="exact"/>
              <w:ind w:left="0" w:leftChars="0" w:right="0" w:rightChars="0" w:firstLine="0" w:firstLineChars="0"/>
              <w:jc w:val="center"/>
              <w:rPr>
                <w:del w:id="2710" w:author="xh" w:date="2026-10-14T08:38:28Z"/>
              </w:rPr>
            </w:pPr>
            <w:ins w:id="1832" w:author="xh" w:date="2026-10-13T11:30:58Z">
              <w:del w:id="2709" w:author="xh" w:date="2026-10-14T08:38:28Z">
                <w:r>
                  <w:rPr>
                    <w:rFonts w:ascii="Times New Roman" w:hAnsi="Times New Roman" w:eastAsia="宋体"/>
                    <w:b w:val="0"/>
                    <w:sz w:val="18"/>
                  </w:rPr>
                  <w:delText xml:space="preserve">(1,2]</w:delText>
                </w:r>
              </w:del>
            </w:ins>
          </w:p>
        </w:tc>
        <w:tc>
          <w:tcPr>
            <w:tcW w:w="1385" w:type="dxa"/>
            <w:tcMar>
              <w:left w:w="70" w:type="dxa"/>
              <w:right w:w="70" w:type="dxa"/>
            </w:tcMar>
            <w:vAlign w:val="center"/>
          </w:tcPr>
          <w:p w14:paraId="5B8E39EF">
            <w:pPr>
              <w:keepNext/>
              <w:spacing w:before="20" w:after="20" w:line="260" w:lineRule="exact"/>
              <w:ind w:left="0" w:leftChars="0" w:right="0" w:rightChars="0" w:firstLine="0" w:firstLineChars="0"/>
              <w:jc w:val="center"/>
              <w:rPr>
                <w:del w:id="2712" w:author="xh" w:date="2026-10-14T08:38:28Z"/>
              </w:rPr>
            </w:pPr>
            <w:ins w:id="1833" w:author="xh" w:date="2026-10-13T11:30:58Z">
              <w:del w:id="2711" w:author="xh" w:date="2026-10-14T08:38:28Z">
                <w:r>
                  <w:rPr>
                    <w:rFonts w:ascii="Times New Roman" w:hAnsi="Times New Roman" w:eastAsia="宋体"/>
                    <w:b w:val="0"/>
                    <w:sz w:val="18"/>
                  </w:rPr>
                  <w:delText xml:space="preserve">1.98～2.30</w:delText>
                </w:r>
              </w:del>
            </w:ins>
          </w:p>
        </w:tc>
        <w:tc>
          <w:tcPr>
            <w:tcW w:w="1385" w:type="dxa"/>
            <w:tcMar>
              <w:left w:w="70" w:type="dxa"/>
              <w:right w:w="70" w:type="dxa"/>
            </w:tcMar>
            <w:vAlign w:val="center"/>
          </w:tcPr>
          <w:p w14:paraId="0731D06C">
            <w:pPr>
              <w:keepNext/>
              <w:spacing w:before="20" w:after="20" w:line="260" w:lineRule="exact"/>
              <w:ind w:left="0" w:leftChars="0" w:right="0" w:rightChars="0" w:firstLine="0" w:firstLineChars="0"/>
              <w:jc w:val="center"/>
              <w:rPr>
                <w:del w:id="2714" w:author="xh" w:date="2026-10-14T08:38:28Z"/>
              </w:rPr>
            </w:pPr>
            <w:ins w:id="1834" w:author="xh" w:date="2026-10-13T11:30:58Z">
              <w:del w:id="2713" w:author="xh" w:date="2026-10-14T08:38:28Z">
                <w:r>
                  <w:rPr>
                    <w:rFonts w:ascii="Times New Roman" w:hAnsi="Times New Roman" w:eastAsia="宋体"/>
                    <w:b w:val="0"/>
                    <w:sz w:val="18"/>
                  </w:rPr>
                  <w:delText xml:space="preserve">1.77～2.30</w:delText>
                </w:r>
              </w:del>
            </w:ins>
          </w:p>
        </w:tc>
        <w:tc>
          <w:tcPr>
            <w:tcW w:w="1385" w:type="dxa"/>
            <w:tcMar>
              <w:left w:w="70" w:type="dxa"/>
              <w:right w:w="70" w:type="dxa"/>
            </w:tcMar>
            <w:vAlign w:val="center"/>
          </w:tcPr>
          <w:p w14:paraId="4D8086FC">
            <w:pPr>
              <w:keepNext/>
              <w:spacing w:before="20" w:after="20" w:line="260" w:lineRule="exact"/>
              <w:ind w:left="0" w:leftChars="0" w:right="0" w:rightChars="0" w:firstLine="0" w:firstLineChars="0"/>
              <w:jc w:val="center"/>
              <w:rPr>
                <w:del w:id="2716" w:author="xh" w:date="2026-10-14T08:38:28Z"/>
              </w:rPr>
            </w:pPr>
            <w:ins w:id="1835" w:author="xh" w:date="2026-10-13T11:30:58Z">
              <w:del w:id="2715" w:author="xh" w:date="2026-10-14T08:38:28Z">
                <w:r>
                  <w:rPr>
                    <w:rFonts w:ascii="Times New Roman" w:hAnsi="Times New Roman" w:eastAsia="宋体"/>
                    <w:b w:val="0"/>
                    <w:sz w:val="18"/>
                  </w:rPr>
                  <w:delText xml:space="preserve">1.61～2.17</w:delText>
                </w:r>
              </w:del>
            </w:ins>
          </w:p>
        </w:tc>
        <w:tc>
          <w:tcPr>
            <w:tcW w:w="1385" w:type="dxa"/>
            <w:tcMar>
              <w:left w:w="70" w:type="dxa"/>
              <w:right w:w="70" w:type="dxa"/>
            </w:tcMar>
            <w:vAlign w:val="center"/>
          </w:tcPr>
          <w:p w14:paraId="5F11AEBD">
            <w:pPr>
              <w:keepNext/>
              <w:spacing w:before="20" w:after="20" w:line="260" w:lineRule="exact"/>
              <w:ind w:left="0" w:leftChars="0" w:right="0" w:rightChars="0" w:firstLine="0" w:firstLineChars="0"/>
              <w:jc w:val="center"/>
              <w:rPr>
                <w:del w:id="2718" w:author="xh" w:date="2026-10-14T08:38:28Z"/>
              </w:rPr>
            </w:pPr>
            <w:ins w:id="1836" w:author="xh" w:date="2026-10-13T11:30:58Z">
              <w:del w:id="2717" w:author="xh" w:date="2026-10-14T08:38:28Z">
                <w:r>
                  <w:rPr>
                    <w:rFonts w:ascii="Times New Roman" w:hAnsi="Times New Roman" w:eastAsia="宋体"/>
                    <w:b w:val="0"/>
                    <w:sz w:val="18"/>
                  </w:rPr>
                  <w:delText xml:space="preserve">1.52～2.14</w:delText>
                </w:r>
              </w:del>
            </w:ins>
          </w:p>
        </w:tc>
      </w:tr>
      <w:tr w14:paraId="73DCE8B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837" w:author="xh" w:date="2026-10-13T11:30:58Z"/>
          <w:del w:id="2719" w:author="xh" w:date="2026-10-14T08:38:28Z"/>
        </w:trPr>
        <w:tc>
          <w:tcPr>
            <w:tcW w:w="1385" w:type="dxa"/>
            <w:tcMar>
              <w:left w:w="70" w:type="dxa"/>
              <w:right w:w="70" w:type="dxa"/>
            </w:tcMar>
            <w:vAlign w:val="center"/>
          </w:tcPr>
          <w:p w14:paraId="6EBF0A8C">
            <w:pPr>
              <w:keepNext/>
              <w:spacing w:before="20" w:after="20" w:line="260" w:lineRule="exact"/>
              <w:ind w:left="0" w:leftChars="0" w:right="0" w:rightChars="0" w:firstLine="0" w:firstLineChars="0"/>
              <w:jc w:val="center"/>
              <w:rPr>
                <w:del w:id="2721" w:author="xh" w:date="2026-10-14T08:38:28Z"/>
              </w:rPr>
            </w:pPr>
            <w:ins w:id="1838" w:author="xh" w:date="2026-10-13T11:30:58Z">
              <w:del w:id="2720" w:author="xh" w:date="2026-10-14T08:38:28Z">
                <w:r>
                  <w:rPr>
                    <w:rFonts w:ascii="Times New Roman" w:hAnsi="Times New Roman" w:eastAsia="宋体"/>
                    <w:b w:val="0"/>
                    <w:sz w:val="18"/>
                  </w:rPr>
                  <w:delText xml:space="preserve">(4%,7%]</w:delText>
                </w:r>
              </w:del>
            </w:ins>
          </w:p>
        </w:tc>
        <w:tc>
          <w:tcPr>
            <w:tcW w:w="1385" w:type="dxa"/>
            <w:tcMar>
              <w:left w:w="70" w:type="dxa"/>
              <w:right w:w="70" w:type="dxa"/>
            </w:tcMar>
            <w:vAlign w:val="center"/>
          </w:tcPr>
          <w:p w14:paraId="2EA2FA04">
            <w:pPr>
              <w:keepNext/>
              <w:spacing w:before="20" w:after="20" w:line="260" w:lineRule="exact"/>
              <w:ind w:left="0" w:leftChars="0" w:right="0" w:rightChars="0" w:firstLine="0" w:firstLineChars="0"/>
              <w:jc w:val="center"/>
              <w:rPr>
                <w:del w:id="2723" w:author="xh" w:date="2026-10-14T08:38:28Z"/>
              </w:rPr>
            </w:pPr>
            <w:ins w:id="1839" w:author="xh" w:date="2026-10-13T11:30:58Z">
              <w:del w:id="2722" w:author="xh" w:date="2026-10-14T08:38:28Z">
                <w:r>
                  <w:rPr>
                    <w:rFonts w:ascii="Times New Roman" w:hAnsi="Times New Roman" w:eastAsia="宋体"/>
                    <w:b w:val="0"/>
                    <w:sz w:val="18"/>
                  </w:rPr>
                  <w:delText xml:space="preserve">&gt;2</w:delText>
                </w:r>
              </w:del>
            </w:ins>
          </w:p>
        </w:tc>
        <w:tc>
          <w:tcPr>
            <w:tcW w:w="1385" w:type="dxa"/>
            <w:tcMar>
              <w:left w:w="70" w:type="dxa"/>
              <w:right w:w="70" w:type="dxa"/>
            </w:tcMar>
            <w:vAlign w:val="center"/>
          </w:tcPr>
          <w:p w14:paraId="7EB9E631">
            <w:pPr>
              <w:keepNext/>
              <w:spacing w:before="20" w:after="20" w:line="260" w:lineRule="exact"/>
              <w:ind w:left="0" w:leftChars="0" w:right="0" w:rightChars="0" w:firstLine="0" w:firstLineChars="0"/>
              <w:jc w:val="center"/>
              <w:rPr>
                <w:del w:id="2725" w:author="xh" w:date="2026-10-14T08:38:28Z"/>
              </w:rPr>
            </w:pPr>
            <w:ins w:id="1840" w:author="xh" w:date="2026-10-13T11:30:58Z">
              <w:del w:id="2724" w:author="xh" w:date="2026-10-14T08:38:28Z">
                <w:r>
                  <w:rPr>
                    <w:rFonts w:ascii="Times New Roman" w:hAnsi="Times New Roman" w:eastAsia="宋体"/>
                    <w:b w:val="0"/>
                    <w:sz w:val="18"/>
                  </w:rPr>
                  <w:delText xml:space="preserve">2.39～2.65</w:delText>
                </w:r>
              </w:del>
            </w:ins>
          </w:p>
        </w:tc>
        <w:tc>
          <w:tcPr>
            <w:tcW w:w="1385" w:type="dxa"/>
            <w:tcMar>
              <w:left w:w="70" w:type="dxa"/>
              <w:right w:w="70" w:type="dxa"/>
            </w:tcMar>
            <w:vAlign w:val="center"/>
          </w:tcPr>
          <w:p w14:paraId="17422EF4">
            <w:pPr>
              <w:keepNext/>
              <w:spacing w:before="20" w:after="20" w:line="260" w:lineRule="exact"/>
              <w:ind w:left="0" w:leftChars="0" w:right="0" w:rightChars="0" w:firstLine="0" w:firstLineChars="0"/>
              <w:jc w:val="center"/>
              <w:rPr>
                <w:del w:id="2727" w:author="xh" w:date="2026-10-14T08:38:28Z"/>
              </w:rPr>
            </w:pPr>
            <w:ins w:id="1841" w:author="xh" w:date="2026-10-13T11:30:58Z">
              <w:del w:id="2726" w:author="xh" w:date="2026-10-14T08:38:28Z">
                <w:r>
                  <w:rPr>
                    <w:rFonts w:ascii="Times New Roman" w:hAnsi="Times New Roman" w:eastAsia="宋体"/>
                    <w:b w:val="0"/>
                    <w:sz w:val="18"/>
                  </w:rPr>
                  <w:delText xml:space="preserve">2.16～2.65</w:delText>
                </w:r>
              </w:del>
            </w:ins>
          </w:p>
        </w:tc>
        <w:tc>
          <w:tcPr>
            <w:tcW w:w="1385" w:type="dxa"/>
            <w:tcMar>
              <w:left w:w="70" w:type="dxa"/>
              <w:right w:w="70" w:type="dxa"/>
            </w:tcMar>
            <w:vAlign w:val="center"/>
          </w:tcPr>
          <w:p w14:paraId="6768F24F">
            <w:pPr>
              <w:keepNext/>
              <w:spacing w:before="20" w:after="20" w:line="260" w:lineRule="exact"/>
              <w:ind w:left="0" w:leftChars="0" w:right="0" w:rightChars="0" w:firstLine="0" w:firstLineChars="0"/>
              <w:jc w:val="center"/>
              <w:rPr>
                <w:del w:id="2729" w:author="xh" w:date="2026-10-14T08:38:28Z"/>
              </w:rPr>
            </w:pPr>
            <w:ins w:id="1842" w:author="xh" w:date="2026-10-13T11:30:58Z">
              <w:del w:id="2728" w:author="xh" w:date="2026-10-14T08:38:28Z">
                <w:r>
                  <w:rPr>
                    <w:rFonts w:ascii="Times New Roman" w:hAnsi="Times New Roman" w:eastAsia="宋体"/>
                    <w:b w:val="0"/>
                    <w:sz w:val="18"/>
                  </w:rPr>
                  <w:delText xml:space="preserve">2.01～2.65</w:delText>
                </w:r>
              </w:del>
            </w:ins>
          </w:p>
        </w:tc>
        <w:tc>
          <w:tcPr>
            <w:tcW w:w="1385" w:type="dxa"/>
            <w:tcMar>
              <w:left w:w="70" w:type="dxa"/>
              <w:right w:w="70" w:type="dxa"/>
            </w:tcMar>
            <w:vAlign w:val="center"/>
          </w:tcPr>
          <w:p w14:paraId="0A2DC1E3">
            <w:pPr>
              <w:keepNext/>
              <w:spacing w:before="20" w:after="20" w:line="260" w:lineRule="exact"/>
              <w:ind w:left="0" w:leftChars="0" w:right="0" w:rightChars="0" w:firstLine="0" w:firstLineChars="0"/>
              <w:jc w:val="center"/>
              <w:rPr>
                <w:del w:id="2731" w:author="xh" w:date="2026-10-14T08:38:28Z"/>
              </w:rPr>
            </w:pPr>
            <w:ins w:id="1843" w:author="xh" w:date="2026-10-13T11:30:58Z">
              <w:del w:id="2730" w:author="xh" w:date="2026-10-14T08:38:28Z">
                <w:r>
                  <w:rPr>
                    <w:rFonts w:ascii="Times New Roman" w:hAnsi="Times New Roman" w:eastAsia="宋体"/>
                    <w:b w:val="0"/>
                    <w:sz w:val="18"/>
                  </w:rPr>
                  <w:delText xml:space="preserve">2.01～2.65</w:delText>
                </w:r>
              </w:del>
            </w:ins>
          </w:p>
        </w:tc>
      </w:tr>
      <w:tr w14:paraId="27CE401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844" w:author="xh" w:date="2026-10-13T11:30:58Z"/>
          <w:del w:id="2732" w:author="xh" w:date="2026-10-14T08:38:28Z"/>
        </w:trPr>
        <w:tc>
          <w:tcPr>
            <w:tcW w:w="1385" w:type="dxa"/>
            <w:tcMar>
              <w:left w:w="70" w:type="dxa"/>
              <w:right w:w="70" w:type="dxa"/>
            </w:tcMar>
            <w:vAlign w:val="center"/>
          </w:tcPr>
          <w:p w14:paraId="4230CE1B">
            <w:pPr>
              <w:keepNext/>
              <w:spacing w:before="20" w:after="20" w:line="260" w:lineRule="exact"/>
              <w:ind w:left="0" w:leftChars="0" w:right="0" w:rightChars="0" w:firstLine="0" w:firstLineChars="0"/>
              <w:jc w:val="center"/>
              <w:rPr>
                <w:del w:id="2734" w:author="xh" w:date="2026-10-14T08:38:28Z"/>
              </w:rPr>
            </w:pPr>
            <w:ins w:id="1845" w:author="xh" w:date="2026-10-13T11:30:58Z">
              <w:del w:id="2733" w:author="xh" w:date="2026-10-14T08:38:28Z">
                <w:r>
                  <w:rPr>
                    <w:rFonts w:ascii="Times New Roman" w:hAnsi="Times New Roman" w:eastAsia="宋体"/>
                    <w:b w:val="0"/>
                    <w:sz w:val="18"/>
                  </w:rPr>
                  <w:delText xml:space="preserve">&gt;7%</w:delText>
                </w:r>
              </w:del>
            </w:ins>
          </w:p>
        </w:tc>
        <w:tc>
          <w:tcPr>
            <w:tcW w:w="1385" w:type="dxa"/>
            <w:tcMar>
              <w:left w:w="70" w:type="dxa"/>
              <w:right w:w="70" w:type="dxa"/>
            </w:tcMar>
            <w:vAlign w:val="center"/>
          </w:tcPr>
          <w:p w14:paraId="1619CA48">
            <w:pPr>
              <w:keepNext/>
              <w:spacing w:before="20" w:after="20" w:line="260" w:lineRule="exact"/>
              <w:ind w:left="0" w:leftChars="0" w:right="0" w:rightChars="0" w:firstLine="0" w:firstLineChars="0"/>
              <w:jc w:val="center"/>
              <w:rPr>
                <w:del w:id="2736" w:author="xh" w:date="2026-10-14T08:38:28Z"/>
              </w:rPr>
            </w:pPr>
            <w:ins w:id="1846" w:author="xh" w:date="2026-10-13T11:30:58Z">
              <w:del w:id="2735" w:author="xh" w:date="2026-10-14T08:38:28Z">
                <w:r>
                  <w:rPr>
                    <w:rFonts w:ascii="Times New Roman" w:hAnsi="Times New Roman" w:eastAsia="宋体"/>
                    <w:b w:val="0"/>
                    <w:sz w:val="18"/>
                  </w:rPr>
                  <w:delText xml:space="preserve">≤1</w:delText>
                </w:r>
              </w:del>
            </w:ins>
          </w:p>
        </w:tc>
        <w:tc>
          <w:tcPr>
            <w:tcW w:w="1385" w:type="dxa"/>
            <w:tcMar>
              <w:left w:w="70" w:type="dxa"/>
              <w:right w:w="70" w:type="dxa"/>
            </w:tcMar>
            <w:vAlign w:val="center"/>
          </w:tcPr>
          <w:p w14:paraId="21ECDEC9">
            <w:pPr>
              <w:keepNext/>
              <w:spacing w:before="20" w:after="20" w:line="260" w:lineRule="exact"/>
              <w:ind w:left="0" w:leftChars="0" w:right="0" w:rightChars="0" w:firstLine="0" w:firstLineChars="0"/>
              <w:jc w:val="center"/>
              <w:rPr>
                <w:del w:id="2738" w:author="xh" w:date="2026-10-14T08:38:28Z"/>
              </w:rPr>
            </w:pPr>
            <w:ins w:id="1847" w:author="xh" w:date="2026-10-13T11:30:58Z">
              <w:del w:id="2737" w:author="xh" w:date="2026-10-14T08:38:28Z">
                <w:r>
                  <w:rPr>
                    <w:rFonts w:ascii="Times New Roman" w:hAnsi="Times New Roman" w:eastAsia="宋体"/>
                    <w:b w:val="0"/>
                    <w:sz w:val="18"/>
                  </w:rPr>
                  <w:delText xml:space="preserve">1.91～1.92</w:delText>
                </w:r>
              </w:del>
            </w:ins>
          </w:p>
        </w:tc>
        <w:tc>
          <w:tcPr>
            <w:tcW w:w="1385" w:type="dxa"/>
            <w:tcMar>
              <w:left w:w="70" w:type="dxa"/>
              <w:right w:w="70" w:type="dxa"/>
            </w:tcMar>
            <w:vAlign w:val="center"/>
          </w:tcPr>
          <w:p w14:paraId="08577617">
            <w:pPr>
              <w:keepNext/>
              <w:spacing w:before="20" w:after="20" w:line="260" w:lineRule="exact"/>
              <w:ind w:left="0" w:leftChars="0" w:right="0" w:rightChars="0" w:firstLine="0" w:firstLineChars="0"/>
              <w:jc w:val="center"/>
              <w:rPr>
                <w:del w:id="2740" w:author="xh" w:date="2026-10-14T08:38:28Z"/>
              </w:rPr>
            </w:pPr>
            <w:ins w:id="1848" w:author="xh" w:date="2026-10-13T11:30:58Z">
              <w:del w:id="2739" w:author="xh" w:date="2026-10-14T08:38:28Z">
                <w:r>
                  <w:rPr>
                    <w:rFonts w:ascii="Times New Roman" w:hAnsi="Times New Roman" w:eastAsia="宋体"/>
                    <w:b w:val="0"/>
                    <w:sz w:val="18"/>
                  </w:rPr>
                  <w:delText xml:space="preserve">1.76～1.92</w:delText>
                </w:r>
              </w:del>
            </w:ins>
          </w:p>
        </w:tc>
        <w:tc>
          <w:tcPr>
            <w:tcW w:w="1385" w:type="dxa"/>
            <w:tcMar>
              <w:left w:w="70" w:type="dxa"/>
              <w:right w:w="70" w:type="dxa"/>
            </w:tcMar>
            <w:vAlign w:val="center"/>
          </w:tcPr>
          <w:p w14:paraId="3F59D960">
            <w:pPr>
              <w:keepNext/>
              <w:spacing w:before="20" w:after="20" w:line="260" w:lineRule="exact"/>
              <w:ind w:left="0" w:leftChars="0" w:right="0" w:rightChars="0" w:firstLine="0" w:firstLineChars="0"/>
              <w:jc w:val="center"/>
              <w:rPr>
                <w:del w:id="2742" w:author="xh" w:date="2026-10-14T08:38:28Z"/>
              </w:rPr>
            </w:pPr>
            <w:ins w:id="1849" w:author="xh" w:date="2026-10-13T11:30:58Z">
              <w:del w:id="2741" w:author="xh" w:date="2026-10-14T08:38:28Z">
                <w:r>
                  <w:rPr>
                    <w:rFonts w:ascii="Times New Roman" w:hAnsi="Times New Roman" w:eastAsia="宋体"/>
                    <w:b w:val="0"/>
                    <w:sz w:val="18"/>
                  </w:rPr>
                  <w:delText xml:space="preserve">1.50～1.78</w:delText>
                </w:r>
              </w:del>
            </w:ins>
          </w:p>
        </w:tc>
        <w:tc>
          <w:tcPr>
            <w:tcW w:w="1385" w:type="dxa"/>
            <w:tcMar>
              <w:left w:w="70" w:type="dxa"/>
              <w:right w:w="70" w:type="dxa"/>
            </w:tcMar>
            <w:vAlign w:val="center"/>
          </w:tcPr>
          <w:p w14:paraId="73CEC2D9">
            <w:pPr>
              <w:keepNext/>
              <w:spacing w:before="20" w:after="20" w:line="260" w:lineRule="exact"/>
              <w:ind w:left="0" w:leftChars="0" w:right="0" w:rightChars="0" w:firstLine="0" w:firstLineChars="0"/>
              <w:jc w:val="center"/>
              <w:rPr>
                <w:del w:id="2744" w:author="xh" w:date="2026-10-14T08:38:28Z"/>
              </w:rPr>
            </w:pPr>
            <w:ins w:id="1850" w:author="xh" w:date="2026-10-13T11:30:58Z">
              <w:del w:id="2743" w:author="xh" w:date="2026-10-14T08:38:28Z">
                <w:r>
                  <w:rPr>
                    <w:rFonts w:ascii="Times New Roman" w:hAnsi="Times New Roman" w:eastAsia="宋体"/>
                    <w:b w:val="0"/>
                    <w:sz w:val="18"/>
                  </w:rPr>
                  <w:delText xml:space="preserve">1.36～1.62</w:delText>
                </w:r>
              </w:del>
            </w:ins>
          </w:p>
        </w:tc>
      </w:tr>
      <w:tr w14:paraId="3ED2850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851" w:author="xh" w:date="2026-10-13T11:30:58Z"/>
          <w:del w:id="2745" w:author="xh" w:date="2026-10-14T08:38:28Z"/>
        </w:trPr>
        <w:tc>
          <w:tcPr>
            <w:tcW w:w="1385" w:type="dxa"/>
            <w:tcMar>
              <w:left w:w="70" w:type="dxa"/>
              <w:right w:w="70" w:type="dxa"/>
            </w:tcMar>
            <w:vAlign w:val="center"/>
          </w:tcPr>
          <w:p w14:paraId="3FF95BBD">
            <w:pPr>
              <w:keepNext/>
              <w:spacing w:before="20" w:after="20" w:line="260" w:lineRule="exact"/>
              <w:ind w:left="0" w:leftChars="0" w:right="0" w:rightChars="0" w:firstLine="0" w:firstLineChars="0"/>
              <w:jc w:val="center"/>
              <w:rPr>
                <w:del w:id="2747" w:author="xh" w:date="2026-10-14T08:38:28Z"/>
              </w:rPr>
            </w:pPr>
            <w:ins w:id="1852" w:author="xh" w:date="2026-10-13T11:30:58Z">
              <w:del w:id="2746" w:author="xh" w:date="2026-10-14T08:38:28Z">
                <w:r>
                  <w:rPr>
                    <w:rFonts w:ascii="Times New Roman" w:hAnsi="Times New Roman" w:eastAsia="宋体"/>
                    <w:b w:val="0"/>
                    <w:sz w:val="18"/>
                  </w:rPr>
                  <w:delText xml:space="preserve">&gt;7%</w:delText>
                </w:r>
              </w:del>
            </w:ins>
          </w:p>
        </w:tc>
        <w:tc>
          <w:tcPr>
            <w:tcW w:w="1385" w:type="dxa"/>
            <w:tcMar>
              <w:left w:w="70" w:type="dxa"/>
              <w:right w:w="70" w:type="dxa"/>
            </w:tcMar>
            <w:vAlign w:val="center"/>
          </w:tcPr>
          <w:p w14:paraId="380089D8">
            <w:pPr>
              <w:keepNext/>
              <w:spacing w:before="20" w:after="20" w:line="260" w:lineRule="exact"/>
              <w:ind w:left="0" w:leftChars="0" w:right="0" w:rightChars="0" w:firstLine="0" w:firstLineChars="0"/>
              <w:jc w:val="center"/>
              <w:rPr>
                <w:del w:id="2749" w:author="xh" w:date="2026-10-14T08:38:28Z"/>
              </w:rPr>
            </w:pPr>
            <w:ins w:id="1853" w:author="xh" w:date="2026-10-13T11:30:58Z">
              <w:del w:id="2748" w:author="xh" w:date="2026-10-14T08:38:28Z">
                <w:r>
                  <w:rPr>
                    <w:rFonts w:ascii="Times New Roman" w:hAnsi="Times New Roman" w:eastAsia="宋体"/>
                    <w:b w:val="0"/>
                    <w:sz w:val="18"/>
                  </w:rPr>
                  <w:delText xml:space="preserve">(1,2]</w:delText>
                </w:r>
              </w:del>
            </w:ins>
          </w:p>
        </w:tc>
        <w:tc>
          <w:tcPr>
            <w:tcW w:w="1385" w:type="dxa"/>
            <w:tcMar>
              <w:left w:w="70" w:type="dxa"/>
              <w:right w:w="70" w:type="dxa"/>
            </w:tcMar>
            <w:vAlign w:val="center"/>
          </w:tcPr>
          <w:p w14:paraId="20CF4506">
            <w:pPr>
              <w:keepNext/>
              <w:spacing w:before="20" w:after="20" w:line="260" w:lineRule="exact"/>
              <w:ind w:left="0" w:leftChars="0" w:right="0" w:rightChars="0" w:firstLine="0" w:firstLineChars="0"/>
              <w:jc w:val="center"/>
              <w:rPr>
                <w:del w:id="2751" w:author="xh" w:date="2026-10-14T08:38:28Z"/>
              </w:rPr>
            </w:pPr>
            <w:ins w:id="1854" w:author="xh" w:date="2026-10-13T11:30:58Z">
              <w:del w:id="2750" w:author="xh" w:date="2026-10-14T08:38:28Z">
                <w:r>
                  <w:rPr>
                    <w:rFonts w:ascii="Times New Roman" w:hAnsi="Times New Roman" w:eastAsia="宋体"/>
                    <w:b w:val="0"/>
                    <w:sz w:val="18"/>
                  </w:rPr>
                  <w:delText xml:space="preserve">1.91～2.09</w:delText>
                </w:r>
              </w:del>
            </w:ins>
          </w:p>
        </w:tc>
        <w:tc>
          <w:tcPr>
            <w:tcW w:w="1385" w:type="dxa"/>
            <w:tcMar>
              <w:left w:w="70" w:type="dxa"/>
              <w:right w:w="70" w:type="dxa"/>
            </w:tcMar>
            <w:vAlign w:val="center"/>
          </w:tcPr>
          <w:p w14:paraId="040C7C1C">
            <w:pPr>
              <w:keepNext/>
              <w:spacing w:before="20" w:after="20" w:line="260" w:lineRule="exact"/>
              <w:ind w:left="0" w:leftChars="0" w:right="0" w:rightChars="0" w:firstLine="0" w:firstLineChars="0"/>
              <w:jc w:val="center"/>
              <w:rPr>
                <w:del w:id="2753" w:author="xh" w:date="2026-10-14T08:38:28Z"/>
              </w:rPr>
            </w:pPr>
            <w:ins w:id="1855" w:author="xh" w:date="2026-10-13T11:30:58Z">
              <w:del w:id="2752" w:author="xh" w:date="2026-10-14T08:38:28Z">
                <w:r>
                  <w:rPr>
                    <w:rFonts w:ascii="Times New Roman" w:hAnsi="Times New Roman" w:eastAsia="宋体"/>
                    <w:b w:val="0"/>
                    <w:sz w:val="18"/>
                  </w:rPr>
                  <w:delText xml:space="preserve">1.76～2.09</w:delText>
                </w:r>
              </w:del>
            </w:ins>
          </w:p>
        </w:tc>
        <w:tc>
          <w:tcPr>
            <w:tcW w:w="1385" w:type="dxa"/>
            <w:tcMar>
              <w:left w:w="70" w:type="dxa"/>
              <w:right w:w="70" w:type="dxa"/>
            </w:tcMar>
            <w:vAlign w:val="center"/>
          </w:tcPr>
          <w:p w14:paraId="62329A10">
            <w:pPr>
              <w:keepNext/>
              <w:spacing w:before="20" w:after="20" w:line="260" w:lineRule="exact"/>
              <w:ind w:left="0" w:leftChars="0" w:right="0" w:rightChars="0" w:firstLine="0" w:firstLineChars="0"/>
              <w:jc w:val="center"/>
              <w:rPr>
                <w:del w:id="2755" w:author="xh" w:date="2026-10-14T08:38:28Z"/>
              </w:rPr>
            </w:pPr>
            <w:ins w:id="1856" w:author="xh" w:date="2026-10-13T11:30:58Z">
              <w:del w:id="2754" w:author="xh" w:date="2026-10-14T08:38:28Z">
                <w:r>
                  <w:rPr>
                    <w:rFonts w:ascii="Times New Roman" w:hAnsi="Times New Roman" w:eastAsia="宋体"/>
                    <w:b w:val="0"/>
                    <w:sz w:val="18"/>
                  </w:rPr>
                  <w:delText xml:space="preserve">1.50～2.09</w:delText>
                </w:r>
              </w:del>
            </w:ins>
          </w:p>
        </w:tc>
        <w:tc>
          <w:tcPr>
            <w:tcW w:w="1385" w:type="dxa"/>
            <w:tcMar>
              <w:left w:w="70" w:type="dxa"/>
              <w:right w:w="70" w:type="dxa"/>
            </w:tcMar>
            <w:vAlign w:val="center"/>
          </w:tcPr>
          <w:p w14:paraId="4497EAFB">
            <w:pPr>
              <w:keepNext/>
              <w:spacing w:before="20" w:after="20" w:line="260" w:lineRule="exact"/>
              <w:ind w:left="0" w:leftChars="0" w:right="0" w:rightChars="0" w:firstLine="0" w:firstLineChars="0"/>
              <w:jc w:val="center"/>
              <w:rPr>
                <w:del w:id="2757" w:author="xh" w:date="2026-10-14T08:38:28Z"/>
              </w:rPr>
            </w:pPr>
            <w:ins w:id="1857" w:author="xh" w:date="2026-10-13T11:30:58Z">
              <w:del w:id="2756" w:author="xh" w:date="2026-10-14T08:38:28Z">
                <w:r>
                  <w:rPr>
                    <w:rFonts w:ascii="Times New Roman" w:hAnsi="Times New Roman" w:eastAsia="宋体"/>
                    <w:b w:val="0"/>
                    <w:sz w:val="18"/>
                  </w:rPr>
                  <w:delText xml:space="preserve">1.47～1.95</w:delText>
                </w:r>
              </w:del>
            </w:ins>
          </w:p>
        </w:tc>
      </w:tr>
      <w:tr w14:paraId="39AC770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858" w:author="xh" w:date="2026-10-13T11:30:58Z"/>
          <w:del w:id="2758" w:author="xh" w:date="2026-10-14T08:38:28Z"/>
        </w:trPr>
        <w:tc>
          <w:tcPr>
            <w:tcW w:w="1385" w:type="dxa"/>
            <w:tcMar>
              <w:left w:w="70" w:type="dxa"/>
              <w:right w:w="70" w:type="dxa"/>
            </w:tcMar>
            <w:vAlign w:val="center"/>
          </w:tcPr>
          <w:p w14:paraId="4DA66653">
            <w:pPr>
              <w:keepNext w:val="0"/>
              <w:spacing w:before="20" w:after="20" w:line="260" w:lineRule="exact"/>
              <w:ind w:left="0" w:leftChars="0" w:right="0" w:rightChars="0" w:firstLine="0" w:firstLineChars="0"/>
              <w:jc w:val="center"/>
              <w:rPr>
                <w:del w:id="2760" w:author="xh" w:date="2026-10-14T08:38:28Z"/>
              </w:rPr>
            </w:pPr>
            <w:ins w:id="1859" w:author="xh" w:date="2026-10-13T11:30:58Z">
              <w:del w:id="2759" w:author="xh" w:date="2026-10-14T08:38:28Z">
                <w:r>
                  <w:rPr>
                    <w:rFonts w:ascii="Times New Roman" w:hAnsi="Times New Roman" w:eastAsia="宋体"/>
                    <w:b w:val="0"/>
                    <w:sz w:val="18"/>
                  </w:rPr>
                  <w:delText xml:space="preserve">&gt;7%</w:delText>
                </w:r>
              </w:del>
            </w:ins>
          </w:p>
        </w:tc>
        <w:tc>
          <w:tcPr>
            <w:tcW w:w="1385" w:type="dxa"/>
            <w:tcMar>
              <w:left w:w="70" w:type="dxa"/>
              <w:right w:w="70" w:type="dxa"/>
            </w:tcMar>
            <w:vAlign w:val="center"/>
          </w:tcPr>
          <w:p w14:paraId="163C07B2">
            <w:pPr>
              <w:keepNext w:val="0"/>
              <w:spacing w:before="20" w:after="20" w:line="260" w:lineRule="exact"/>
              <w:ind w:left="0" w:leftChars="0" w:right="0" w:rightChars="0" w:firstLine="0" w:firstLineChars="0"/>
              <w:jc w:val="center"/>
              <w:rPr>
                <w:del w:id="2762" w:author="xh" w:date="2026-10-14T08:38:28Z"/>
              </w:rPr>
            </w:pPr>
            <w:ins w:id="1860" w:author="xh" w:date="2026-10-13T11:30:58Z">
              <w:del w:id="2761" w:author="xh" w:date="2026-10-14T08:38:28Z">
                <w:r>
                  <w:rPr>
                    <w:rFonts w:ascii="Times New Roman" w:hAnsi="Times New Roman" w:eastAsia="宋体"/>
                    <w:b w:val="0"/>
                    <w:sz w:val="18"/>
                  </w:rPr>
                  <w:delText xml:space="preserve">&gt;2</w:delText>
                </w:r>
              </w:del>
            </w:ins>
          </w:p>
        </w:tc>
        <w:tc>
          <w:tcPr>
            <w:tcW w:w="1385" w:type="dxa"/>
            <w:tcMar>
              <w:left w:w="70" w:type="dxa"/>
              <w:right w:w="70" w:type="dxa"/>
            </w:tcMar>
            <w:vAlign w:val="center"/>
          </w:tcPr>
          <w:p w14:paraId="27D227EE">
            <w:pPr>
              <w:keepNext w:val="0"/>
              <w:spacing w:before="20" w:after="20" w:line="260" w:lineRule="exact"/>
              <w:ind w:left="0" w:leftChars="0" w:right="0" w:rightChars="0" w:firstLine="0" w:firstLineChars="0"/>
              <w:jc w:val="center"/>
              <w:rPr>
                <w:del w:id="2764" w:author="xh" w:date="2026-10-14T08:38:28Z"/>
              </w:rPr>
            </w:pPr>
            <w:ins w:id="1861" w:author="xh" w:date="2026-10-13T11:30:58Z">
              <w:del w:id="2763" w:author="xh" w:date="2026-10-14T08:38:28Z">
                <w:r>
                  <w:rPr>
                    <w:rFonts w:ascii="Times New Roman" w:hAnsi="Times New Roman" w:eastAsia="宋体"/>
                    <w:b w:val="0"/>
                    <w:sz w:val="18"/>
                  </w:rPr>
                  <w:delText xml:space="preserve">2.31～2.49</w:delText>
                </w:r>
              </w:del>
            </w:ins>
          </w:p>
        </w:tc>
        <w:tc>
          <w:tcPr>
            <w:tcW w:w="1385" w:type="dxa"/>
            <w:tcMar>
              <w:left w:w="70" w:type="dxa"/>
              <w:right w:w="70" w:type="dxa"/>
            </w:tcMar>
            <w:vAlign w:val="center"/>
          </w:tcPr>
          <w:p w14:paraId="40BA9A0C">
            <w:pPr>
              <w:keepNext w:val="0"/>
              <w:spacing w:before="20" w:after="20" w:line="260" w:lineRule="exact"/>
              <w:ind w:left="0" w:leftChars="0" w:right="0" w:rightChars="0" w:firstLine="0" w:firstLineChars="0"/>
              <w:jc w:val="center"/>
              <w:rPr>
                <w:del w:id="2766" w:author="xh" w:date="2026-10-14T08:38:28Z"/>
              </w:rPr>
            </w:pPr>
            <w:ins w:id="1862" w:author="xh" w:date="2026-10-13T11:30:58Z">
              <w:del w:id="2765" w:author="xh" w:date="2026-10-14T08:38:28Z">
                <w:r>
                  <w:rPr>
                    <w:rFonts w:ascii="Times New Roman" w:hAnsi="Times New Roman" w:eastAsia="宋体"/>
                    <w:b w:val="0"/>
                    <w:sz w:val="18"/>
                  </w:rPr>
                  <w:delText xml:space="preserve">2.16～2.49</w:delText>
                </w:r>
              </w:del>
            </w:ins>
          </w:p>
        </w:tc>
        <w:tc>
          <w:tcPr>
            <w:tcW w:w="1385" w:type="dxa"/>
            <w:tcMar>
              <w:left w:w="70" w:type="dxa"/>
              <w:right w:w="70" w:type="dxa"/>
            </w:tcMar>
            <w:vAlign w:val="center"/>
          </w:tcPr>
          <w:p w14:paraId="6D4161B2">
            <w:pPr>
              <w:keepNext w:val="0"/>
              <w:spacing w:before="20" w:after="20" w:line="260" w:lineRule="exact"/>
              <w:ind w:left="0" w:leftChars="0" w:right="0" w:rightChars="0" w:firstLine="0" w:firstLineChars="0"/>
              <w:jc w:val="center"/>
              <w:rPr>
                <w:del w:id="2768" w:author="xh" w:date="2026-10-14T08:38:28Z"/>
              </w:rPr>
            </w:pPr>
            <w:ins w:id="1863" w:author="xh" w:date="2026-10-13T11:30:58Z">
              <w:del w:id="2767" w:author="xh" w:date="2026-10-14T08:38:28Z">
                <w:r>
                  <w:rPr>
                    <w:rFonts w:ascii="Times New Roman" w:hAnsi="Times New Roman" w:eastAsia="宋体"/>
                    <w:b w:val="0"/>
                    <w:sz w:val="18"/>
                  </w:rPr>
                  <w:delText xml:space="preserve">1.93～2.42</w:delText>
                </w:r>
              </w:del>
            </w:ins>
          </w:p>
        </w:tc>
        <w:tc>
          <w:tcPr>
            <w:tcW w:w="1385" w:type="dxa"/>
            <w:tcMar>
              <w:left w:w="70" w:type="dxa"/>
              <w:right w:w="70" w:type="dxa"/>
            </w:tcMar>
            <w:vAlign w:val="center"/>
          </w:tcPr>
          <w:p w14:paraId="17AF0EC6">
            <w:pPr>
              <w:keepNext w:val="0"/>
              <w:spacing w:before="20" w:after="20" w:line="260" w:lineRule="exact"/>
              <w:ind w:left="0" w:leftChars="0" w:right="0" w:rightChars="0" w:firstLine="0" w:firstLineChars="0"/>
              <w:jc w:val="center"/>
              <w:rPr>
                <w:del w:id="2770" w:author="xh" w:date="2026-10-14T08:38:28Z"/>
              </w:rPr>
            </w:pPr>
            <w:ins w:id="1864" w:author="xh" w:date="2026-10-13T11:30:58Z">
              <w:del w:id="2769" w:author="xh" w:date="2026-10-14T08:38:28Z">
                <w:r>
                  <w:rPr>
                    <w:rFonts w:ascii="Times New Roman" w:hAnsi="Times New Roman" w:eastAsia="宋体"/>
                    <w:b w:val="0"/>
                    <w:sz w:val="18"/>
                  </w:rPr>
                  <w:delText xml:space="preserve">1.80～2.42</w:delText>
                </w:r>
              </w:del>
            </w:ins>
          </w:p>
        </w:tc>
      </w:tr>
    </w:tbl>
    <w:p w14:paraId="3F1752F1">
      <w:pPr>
        <w:keepNext/>
        <w:ind w:left="0" w:leftChars="0" w:right="0" w:rightChars="0" w:firstLine="0" w:firstLineChars="0"/>
        <w:jc w:val="center"/>
        <w:rPr>
          <w:ins w:id="1865" w:author="xh" w:date="2026-10-13T11:33:41Z"/>
        </w:rPr>
      </w:pPr>
      <w:ins w:id="1866" w:author="xh" w:date="2026-10-13T11:33:41Z">
        <w:r>
          <w:rPr>
            <w:rFonts w:ascii="Times New Roman" w:hAnsi="Times New Roman" w:eastAsia="宋体"/>
            <w:color w:val="000000"/>
            <w:sz w:val="21"/>
          </w:rPr>
          <w:t xml:space="preserve">表1</w:t>
        </w:r>
        <w:ins w:id="6552" w:author="xh" w:date="2026-10-14T09:08:03Z">
          <w:r>
            <w:rPr>
              <w:rFonts w:ascii="Times New Roman" w:hAnsi="Times New Roman" w:eastAsia="宋体"/>
              <w:color w:val="000000"/>
              <w:sz w:val="21"/>
            </w:rPr>
            <w:t xml:space="preserve">9</w:t>
          </w:r>
        </w:ins>
        <w:del w:id="6553" w:author="xh" w:date="2026-10-14T09:08:03Z">
          <w:r>
            <w:rPr>
              <w:rFonts w:ascii="Times New Roman" w:hAnsi="Times New Roman" w:eastAsia="宋体"/>
              <w:color w:val="000000"/>
              <w:sz w:val="21"/>
            </w:rPr>
            <w:delText xml:space="preserve">3</w:delText>
          </w:r>
        </w:del>
        <w:r>
          <w:rPr>
            <w:rFonts w:ascii="Times New Roman" w:hAnsi="Times New Roman" w:eastAsia="宋体"/>
            <w:color w:val="000000"/>
            <w:sz w:val="21"/>
          </w:rPr>
          <w:t xml:space="preserve"> 电缆长度占比&gt;30%</w:t>
        </w:r>
        <w:del w:id="2423" w:author="xh" w:date="2026-10-14T08:38:28Z">
          <w:r>
            <w:rPr>
              <w:rFonts w:ascii="Times New Roman" w:hAnsi="Times New Roman" w:eastAsia="宋体"/>
              <w:color w:val="000000"/>
              <w:sz w:val="21"/>
            </w:rPr>
            <w:delText xml:space="preserve">、储能支撑4 h</w:delText>
          </w:r>
        </w:del>
        <w:r>
          <w:rPr>
            <w:rFonts w:ascii="Times New Roman" w:hAnsi="Times New Roman" w:eastAsia="宋体"/>
            <w:color w:val="000000"/>
            <w:sz w:val="21"/>
          </w:rPr>
          <w:t xml:space="preserve">、负荷分散系数1.00时的容载比区间</w:t>
        </w:r>
      </w:ins>
    </w:p>
    <w:tbl>
      <w:tblPr>
        <w:tblStyle w:val="33"/>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385"/>
        <w:gridCol w:w="1385"/>
        <w:gridCol w:w="1385"/>
        <w:gridCol w:w="1385"/>
        <w:gridCol w:w="1385"/>
        <w:gridCol w:w="1385"/>
      </w:tblGrid>
      <w:tr w14:paraId="74E7796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ins w:id="1867" w:author="xh" w:date="2026-10-13T11:47:49Z"/>
          <w:del w:id="4109" w:author="xh" w:date="2026-10-14T08:38:28Z"/>
        </w:trPr>
        <w:tc>
          <w:tcPr>
            <w:tcW w:w="1385" w:type="dxa"/>
            <w:tcMar>
              <w:left w:w="70" w:type="dxa"/>
              <w:right w:w="70" w:type="dxa"/>
            </w:tcMar>
            <w:vAlign w:val="center"/>
          </w:tcPr>
          <w:p w14:paraId="0CDB2291">
            <w:pPr>
              <w:keepNext/>
              <w:spacing w:before="20" w:after="20" w:line="260" w:lineRule="exact"/>
              <w:ind w:left="0" w:leftChars="0" w:right="0" w:rightChars="0" w:firstLine="0" w:firstLineChars="0"/>
              <w:jc w:val="center"/>
              <w:rPr>
                <w:del w:id="4111" w:author="xh" w:date="2026-10-14T08:38:28Z"/>
              </w:rPr>
            </w:pPr>
            <w:ins w:id="1868" w:author="xh" w:date="2026-10-13T11:47:49Z">
              <w:del w:id="4110" w:author="xh" w:date="2026-10-14T08:38:28Z">
                <w:r>
                  <w:rPr>
                    <w:rFonts w:ascii="Times New Roman" w:hAnsi="Times New Roman" w:eastAsia="宋体"/>
                    <w:b/>
                    <w:sz w:val="18"/>
                  </w:rPr>
                  <w:delText xml:space="preserve">平均增长率</w:delText>
                </w:r>
              </w:del>
            </w:ins>
          </w:p>
        </w:tc>
        <w:tc>
          <w:tcPr>
            <w:tcW w:w="1385" w:type="dxa"/>
            <w:tcMar>
              <w:left w:w="70" w:type="dxa"/>
              <w:right w:w="70" w:type="dxa"/>
            </w:tcMar>
            <w:vAlign w:val="center"/>
          </w:tcPr>
          <w:p w14:paraId="0C862B8E">
            <w:pPr>
              <w:keepNext/>
              <w:spacing w:before="20" w:after="20" w:line="260" w:lineRule="exact"/>
              <w:ind w:left="0" w:leftChars="0" w:right="0" w:rightChars="0" w:firstLine="0" w:firstLineChars="0"/>
              <w:jc w:val="center"/>
              <w:rPr>
                <w:del w:id="4113" w:author="xh" w:date="2026-10-14T08:38:28Z"/>
              </w:rPr>
            </w:pPr>
            <w:ins w:id="1869" w:author="xh" w:date="2026-10-13T11:47:49Z">
              <w:del w:id="4112" w:author="xh" w:date="2026-10-14T08:38:28Z">
                <w:r>
                  <w:rPr>
                    <w:rFonts w:ascii="Times New Roman" w:hAnsi="Times New Roman" w:eastAsia="宋体"/>
                    <w:b/>
                    <w:sz w:val="18"/>
                  </w:rPr>
                  <w:delText xml:space="preserve">装机渗透率</w:delText>
                </w:r>
              </w:del>
            </w:ins>
          </w:p>
        </w:tc>
        <w:tc>
          <w:tcPr>
            <w:tcW w:w="1385" w:type="dxa"/>
            <w:tcMar>
              <w:left w:w="70" w:type="dxa"/>
              <w:right w:w="70" w:type="dxa"/>
            </w:tcMar>
            <w:vAlign w:val="center"/>
          </w:tcPr>
          <w:p w14:paraId="4A35DAA4">
            <w:pPr>
              <w:keepNext/>
              <w:spacing w:before="20" w:after="20" w:line="260" w:lineRule="exact"/>
              <w:ind w:left="0" w:leftChars="0" w:right="0" w:rightChars="0" w:firstLine="0" w:firstLineChars="0"/>
              <w:jc w:val="center"/>
              <w:rPr>
                <w:del w:id="4115" w:author="xh" w:date="2026-10-14T08:38:28Z"/>
              </w:rPr>
            </w:pPr>
            <w:ins w:id="1870" w:author="xh" w:date="2026-10-13T11:47:49Z">
              <w:del w:id="4114" w:author="xh" w:date="2026-10-14T08:38:28Z">
                <w:r>
                  <w:rPr>
                    <w:rFonts w:ascii="Times New Roman" w:hAnsi="Times New Roman" w:eastAsia="宋体"/>
                    <w:b/>
                    <w:sz w:val="18"/>
                  </w:rPr>
                  <w:delText xml:space="preserve">≤30%</w:delText>
                </w:r>
              </w:del>
            </w:ins>
          </w:p>
        </w:tc>
        <w:tc>
          <w:tcPr>
            <w:tcW w:w="1385" w:type="dxa"/>
            <w:tcMar>
              <w:left w:w="70" w:type="dxa"/>
              <w:right w:w="70" w:type="dxa"/>
            </w:tcMar>
            <w:vAlign w:val="center"/>
          </w:tcPr>
          <w:p w14:paraId="50C23B43">
            <w:pPr>
              <w:keepNext/>
              <w:spacing w:before="20" w:after="20" w:line="260" w:lineRule="exact"/>
              <w:ind w:left="0" w:leftChars="0" w:right="0" w:rightChars="0" w:firstLine="0" w:firstLineChars="0"/>
              <w:jc w:val="center"/>
              <w:rPr>
                <w:del w:id="4117" w:author="xh" w:date="2026-10-14T08:38:28Z"/>
              </w:rPr>
            </w:pPr>
            <w:ins w:id="1871" w:author="xh" w:date="2026-10-13T11:47:49Z">
              <w:del w:id="4116" w:author="xh" w:date="2026-10-14T08:38:28Z">
                <w:r>
                  <w:rPr>
                    <w:rFonts w:ascii="Times New Roman" w:hAnsi="Times New Roman" w:eastAsia="宋体"/>
                    <w:b/>
                    <w:sz w:val="18"/>
                  </w:rPr>
                  <w:delText xml:space="preserve">(30%,50%]</w:delText>
                </w:r>
              </w:del>
            </w:ins>
          </w:p>
        </w:tc>
        <w:tc>
          <w:tcPr>
            <w:tcW w:w="1385" w:type="dxa"/>
            <w:tcMar>
              <w:left w:w="70" w:type="dxa"/>
              <w:right w:w="70" w:type="dxa"/>
            </w:tcMar>
            <w:vAlign w:val="center"/>
          </w:tcPr>
          <w:p w14:paraId="2B4CEEC9">
            <w:pPr>
              <w:keepNext/>
              <w:spacing w:before="20" w:after="20" w:line="260" w:lineRule="exact"/>
              <w:ind w:left="0" w:leftChars="0" w:right="0" w:rightChars="0" w:firstLine="0" w:firstLineChars="0"/>
              <w:jc w:val="center"/>
              <w:rPr>
                <w:del w:id="4119" w:author="xh" w:date="2026-10-14T08:38:28Z"/>
              </w:rPr>
            </w:pPr>
            <w:ins w:id="1872" w:author="xh" w:date="2026-10-13T11:47:49Z">
              <w:del w:id="4118" w:author="xh" w:date="2026-10-14T08:38:28Z">
                <w:r>
                  <w:rPr>
                    <w:rFonts w:ascii="Times New Roman" w:hAnsi="Times New Roman" w:eastAsia="宋体"/>
                    <w:b/>
                    <w:sz w:val="18"/>
                  </w:rPr>
                  <w:delText xml:space="preserve">(50%,70%]</w:delText>
                </w:r>
              </w:del>
            </w:ins>
          </w:p>
        </w:tc>
        <w:tc>
          <w:tcPr>
            <w:tcW w:w="1385" w:type="dxa"/>
            <w:tcMar>
              <w:left w:w="70" w:type="dxa"/>
              <w:right w:w="70" w:type="dxa"/>
            </w:tcMar>
            <w:vAlign w:val="center"/>
          </w:tcPr>
          <w:p w14:paraId="7DD9A49C">
            <w:pPr>
              <w:keepNext/>
              <w:spacing w:before="20" w:after="20" w:line="260" w:lineRule="exact"/>
              <w:ind w:left="0" w:leftChars="0" w:right="0" w:rightChars="0" w:firstLine="0" w:firstLineChars="0"/>
              <w:jc w:val="center"/>
              <w:rPr>
                <w:del w:id="4121" w:author="xh" w:date="2026-10-14T08:38:28Z"/>
              </w:rPr>
            </w:pPr>
            <w:ins w:id="1873" w:author="xh" w:date="2026-10-13T11:47:49Z">
              <w:del w:id="4120" w:author="xh" w:date="2026-10-14T08:38:28Z">
                <w:r>
                  <w:rPr>
                    <w:rFonts w:ascii="Times New Roman" w:hAnsi="Times New Roman" w:eastAsia="宋体"/>
                    <w:b/>
                    <w:sz w:val="18"/>
                  </w:rPr>
                  <w:delText xml:space="preserve">&gt;70%</w:delText>
                </w:r>
              </w:del>
            </w:ins>
          </w:p>
        </w:tc>
      </w:tr>
      <w:tr w14:paraId="356EA72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874" w:author="xh" w:date="2026-10-13T11:47:49Z"/>
          <w:del w:id="4122" w:author="xh" w:date="2026-10-14T08:38:28Z"/>
        </w:trPr>
        <w:tc>
          <w:tcPr>
            <w:tcW w:w="1385" w:type="dxa"/>
            <w:tcMar>
              <w:left w:w="70" w:type="dxa"/>
              <w:right w:w="70" w:type="dxa"/>
            </w:tcMar>
            <w:vAlign w:val="center"/>
          </w:tcPr>
          <w:p w14:paraId="426A58CE">
            <w:pPr>
              <w:keepNext/>
              <w:spacing w:before="20" w:after="20" w:line="260" w:lineRule="exact"/>
              <w:ind w:left="0" w:leftChars="0" w:right="0" w:rightChars="0" w:firstLine="0" w:firstLineChars="0"/>
              <w:jc w:val="center"/>
              <w:rPr>
                <w:del w:id="4124" w:author="xh" w:date="2026-10-14T08:38:28Z"/>
              </w:rPr>
            </w:pPr>
            <w:ins w:id="1875" w:author="xh" w:date="2026-10-13T11:47:49Z">
              <w:del w:id="4123" w:author="xh" w:date="2026-10-14T08:38:28Z">
                <w:r>
                  <w:rPr>
                    <w:rFonts w:ascii="Times New Roman" w:hAnsi="Times New Roman" w:eastAsia="宋体"/>
                    <w:b w:val="0"/>
                    <w:sz w:val="18"/>
                  </w:rPr>
                  <w:delText xml:space="preserve">≤2%</w:delText>
                </w:r>
              </w:del>
            </w:ins>
          </w:p>
        </w:tc>
        <w:tc>
          <w:tcPr>
            <w:tcW w:w="1385" w:type="dxa"/>
            <w:tcMar>
              <w:left w:w="70" w:type="dxa"/>
              <w:right w:w="70" w:type="dxa"/>
            </w:tcMar>
            <w:vAlign w:val="center"/>
          </w:tcPr>
          <w:p w14:paraId="24FE068C">
            <w:pPr>
              <w:keepNext/>
              <w:spacing w:before="20" w:after="20" w:line="260" w:lineRule="exact"/>
              <w:ind w:left="0" w:leftChars="0" w:right="0" w:rightChars="0" w:firstLine="0" w:firstLineChars="0"/>
              <w:jc w:val="center"/>
              <w:rPr>
                <w:del w:id="4126" w:author="xh" w:date="2026-10-14T08:38:28Z"/>
              </w:rPr>
            </w:pPr>
            <w:ins w:id="1876" w:author="xh" w:date="2026-10-13T11:47:49Z">
              <w:del w:id="4125" w:author="xh" w:date="2026-10-14T08:38:28Z">
                <w:r>
                  <w:rPr>
                    <w:rFonts w:ascii="Times New Roman" w:hAnsi="Times New Roman" w:eastAsia="宋体"/>
                    <w:b w:val="0"/>
                    <w:sz w:val="18"/>
                  </w:rPr>
                  <w:delText xml:space="preserve">≤1</w:delText>
                </w:r>
              </w:del>
            </w:ins>
          </w:p>
        </w:tc>
        <w:tc>
          <w:tcPr>
            <w:tcW w:w="1385" w:type="dxa"/>
            <w:tcMar>
              <w:left w:w="70" w:type="dxa"/>
              <w:right w:w="70" w:type="dxa"/>
            </w:tcMar>
            <w:vAlign w:val="center"/>
          </w:tcPr>
          <w:p w14:paraId="0982CF17">
            <w:pPr>
              <w:keepNext/>
              <w:spacing w:before="20" w:after="20" w:line="260" w:lineRule="exact"/>
              <w:ind w:left="0" w:leftChars="0" w:right="0" w:rightChars="0" w:firstLine="0" w:firstLineChars="0"/>
              <w:jc w:val="center"/>
              <w:rPr>
                <w:del w:id="4128" w:author="xh" w:date="2026-10-14T08:38:28Z"/>
              </w:rPr>
            </w:pPr>
            <w:ins w:id="1877" w:author="xh" w:date="2026-10-13T11:47:49Z">
              <w:del w:id="4127" w:author="xh" w:date="2026-10-14T08:38:28Z">
                <w:r>
                  <w:rPr>
                    <w:rFonts w:ascii="Times New Roman" w:hAnsi="Times New Roman" w:eastAsia="宋体"/>
                    <w:b w:val="0"/>
                    <w:sz w:val="18"/>
                  </w:rPr>
                  <w:delText xml:space="preserve">1.84～2.04</w:delText>
                </w:r>
              </w:del>
            </w:ins>
          </w:p>
        </w:tc>
        <w:tc>
          <w:tcPr>
            <w:tcW w:w="1385" w:type="dxa"/>
            <w:tcMar>
              <w:left w:w="70" w:type="dxa"/>
              <w:right w:w="70" w:type="dxa"/>
            </w:tcMar>
            <w:vAlign w:val="center"/>
          </w:tcPr>
          <w:p w14:paraId="043182E2">
            <w:pPr>
              <w:keepNext/>
              <w:spacing w:before="20" w:after="20" w:line="260" w:lineRule="exact"/>
              <w:ind w:left="0" w:leftChars="0" w:right="0" w:rightChars="0" w:firstLine="0" w:firstLineChars="0"/>
              <w:jc w:val="center"/>
              <w:rPr>
                <w:del w:id="4130" w:author="xh" w:date="2026-10-14T08:38:28Z"/>
              </w:rPr>
            </w:pPr>
            <w:ins w:id="1878" w:author="xh" w:date="2026-10-13T11:47:49Z">
              <w:del w:id="4129" w:author="xh" w:date="2026-10-14T08:38:28Z">
                <w:r>
                  <w:rPr>
                    <w:rFonts w:ascii="Times New Roman" w:hAnsi="Times New Roman" w:eastAsia="宋体"/>
                    <w:b w:val="0"/>
                    <w:sz w:val="18"/>
                  </w:rPr>
                  <w:delText xml:space="preserve">1.84～2.00</w:delText>
                </w:r>
              </w:del>
            </w:ins>
          </w:p>
        </w:tc>
        <w:tc>
          <w:tcPr>
            <w:tcW w:w="1385" w:type="dxa"/>
            <w:tcMar>
              <w:left w:w="70" w:type="dxa"/>
              <w:right w:w="70" w:type="dxa"/>
            </w:tcMar>
            <w:vAlign w:val="center"/>
          </w:tcPr>
          <w:p w14:paraId="3A9391F7">
            <w:pPr>
              <w:keepNext/>
              <w:spacing w:before="20" w:after="20" w:line="260" w:lineRule="exact"/>
              <w:ind w:left="0" w:leftChars="0" w:right="0" w:rightChars="0" w:firstLine="0" w:firstLineChars="0"/>
              <w:jc w:val="center"/>
              <w:rPr>
                <w:del w:id="4132" w:author="xh" w:date="2026-10-14T08:38:28Z"/>
              </w:rPr>
            </w:pPr>
            <w:ins w:id="1879" w:author="xh" w:date="2026-10-13T11:47:49Z">
              <w:del w:id="4131" w:author="xh" w:date="2026-10-14T08:38:28Z">
                <w:r>
                  <w:rPr>
                    <w:rFonts w:ascii="Times New Roman" w:hAnsi="Times New Roman" w:eastAsia="宋体"/>
                    <w:b w:val="0"/>
                    <w:sz w:val="18"/>
                  </w:rPr>
                  <w:delText xml:space="preserve">1.84～2.00</w:delText>
                </w:r>
              </w:del>
            </w:ins>
          </w:p>
        </w:tc>
        <w:tc>
          <w:tcPr>
            <w:tcW w:w="1385" w:type="dxa"/>
            <w:tcMar>
              <w:left w:w="70" w:type="dxa"/>
              <w:right w:w="70" w:type="dxa"/>
            </w:tcMar>
            <w:vAlign w:val="center"/>
          </w:tcPr>
          <w:p w14:paraId="71D5AD60">
            <w:pPr>
              <w:keepNext/>
              <w:spacing w:before="20" w:after="20" w:line="260" w:lineRule="exact"/>
              <w:ind w:left="0" w:leftChars="0" w:right="0" w:rightChars="0" w:firstLine="0" w:firstLineChars="0"/>
              <w:jc w:val="center"/>
              <w:rPr>
                <w:del w:id="4134" w:author="xh" w:date="2026-10-14T08:38:28Z"/>
              </w:rPr>
            </w:pPr>
            <w:ins w:id="1880" w:author="xh" w:date="2026-10-13T11:47:49Z">
              <w:del w:id="4133" w:author="xh" w:date="2026-10-14T08:38:28Z">
                <w:r>
                  <w:rPr>
                    <w:rFonts w:ascii="Times New Roman" w:hAnsi="Times New Roman" w:eastAsia="宋体"/>
                    <w:b w:val="0"/>
                    <w:sz w:val="18"/>
                  </w:rPr>
                  <w:delText xml:space="preserve">1.84～2.00</w:delText>
                </w:r>
              </w:del>
            </w:ins>
          </w:p>
        </w:tc>
      </w:tr>
      <w:tr w14:paraId="214ECFB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881" w:author="xh" w:date="2026-10-13T11:47:49Z"/>
          <w:del w:id="4135" w:author="xh" w:date="2026-10-14T08:38:28Z"/>
        </w:trPr>
        <w:tc>
          <w:tcPr>
            <w:tcW w:w="1385" w:type="dxa"/>
            <w:tcMar>
              <w:left w:w="70" w:type="dxa"/>
              <w:right w:w="70" w:type="dxa"/>
            </w:tcMar>
            <w:vAlign w:val="center"/>
          </w:tcPr>
          <w:p w14:paraId="1D718B87">
            <w:pPr>
              <w:keepNext/>
              <w:spacing w:before="20" w:after="20" w:line="260" w:lineRule="exact"/>
              <w:ind w:left="0" w:leftChars="0" w:right="0" w:rightChars="0" w:firstLine="0" w:firstLineChars="0"/>
              <w:jc w:val="center"/>
              <w:rPr>
                <w:del w:id="4137" w:author="xh" w:date="2026-10-14T08:38:28Z"/>
              </w:rPr>
            </w:pPr>
            <w:ins w:id="1882" w:author="xh" w:date="2026-10-13T11:47:49Z">
              <w:del w:id="4136" w:author="xh" w:date="2026-10-14T08:38:28Z">
                <w:r>
                  <w:rPr>
                    <w:rFonts w:ascii="Times New Roman" w:hAnsi="Times New Roman" w:eastAsia="宋体"/>
                    <w:b w:val="0"/>
                    <w:sz w:val="18"/>
                  </w:rPr>
                  <w:delText xml:space="preserve">≤2%</w:delText>
                </w:r>
              </w:del>
            </w:ins>
          </w:p>
        </w:tc>
        <w:tc>
          <w:tcPr>
            <w:tcW w:w="1385" w:type="dxa"/>
            <w:tcMar>
              <w:left w:w="70" w:type="dxa"/>
              <w:right w:w="70" w:type="dxa"/>
            </w:tcMar>
            <w:vAlign w:val="center"/>
          </w:tcPr>
          <w:p w14:paraId="00BDA607">
            <w:pPr>
              <w:keepNext/>
              <w:spacing w:before="20" w:after="20" w:line="260" w:lineRule="exact"/>
              <w:ind w:left="0" w:leftChars="0" w:right="0" w:rightChars="0" w:firstLine="0" w:firstLineChars="0"/>
              <w:jc w:val="center"/>
              <w:rPr>
                <w:del w:id="4139" w:author="xh" w:date="2026-10-14T08:38:28Z"/>
              </w:rPr>
            </w:pPr>
            <w:ins w:id="1883" w:author="xh" w:date="2026-10-13T11:47:49Z">
              <w:del w:id="4138" w:author="xh" w:date="2026-10-14T08:38:28Z">
                <w:r>
                  <w:rPr>
                    <w:rFonts w:ascii="Times New Roman" w:hAnsi="Times New Roman" w:eastAsia="宋体"/>
                    <w:b w:val="0"/>
                    <w:sz w:val="18"/>
                  </w:rPr>
                  <w:delText xml:space="preserve">(1,2]</w:delText>
                </w:r>
              </w:del>
            </w:ins>
          </w:p>
        </w:tc>
        <w:tc>
          <w:tcPr>
            <w:tcW w:w="1385" w:type="dxa"/>
            <w:tcMar>
              <w:left w:w="70" w:type="dxa"/>
              <w:right w:w="70" w:type="dxa"/>
            </w:tcMar>
            <w:vAlign w:val="center"/>
          </w:tcPr>
          <w:p w14:paraId="3DAB602B">
            <w:pPr>
              <w:keepNext/>
              <w:spacing w:before="20" w:after="20" w:line="260" w:lineRule="exact"/>
              <w:ind w:left="0" w:leftChars="0" w:right="0" w:rightChars="0" w:firstLine="0" w:firstLineChars="0"/>
              <w:jc w:val="center"/>
              <w:rPr>
                <w:del w:id="4141" w:author="xh" w:date="2026-10-14T08:38:28Z"/>
              </w:rPr>
            </w:pPr>
            <w:ins w:id="1884" w:author="xh" w:date="2026-10-13T11:47:49Z">
              <w:del w:id="4140" w:author="xh" w:date="2026-10-14T08:38:28Z">
                <w:r>
                  <w:rPr>
                    <w:rFonts w:ascii="Times New Roman" w:hAnsi="Times New Roman" w:eastAsia="宋体"/>
                    <w:b w:val="0"/>
                    <w:sz w:val="18"/>
                  </w:rPr>
                  <w:delText xml:space="preserve">1.84～2.40</w:delText>
                </w:r>
              </w:del>
            </w:ins>
          </w:p>
        </w:tc>
        <w:tc>
          <w:tcPr>
            <w:tcW w:w="1385" w:type="dxa"/>
            <w:tcMar>
              <w:left w:w="70" w:type="dxa"/>
              <w:right w:w="70" w:type="dxa"/>
            </w:tcMar>
            <w:vAlign w:val="center"/>
          </w:tcPr>
          <w:p w14:paraId="57E99F96">
            <w:pPr>
              <w:keepNext/>
              <w:spacing w:before="20" w:after="20" w:line="260" w:lineRule="exact"/>
              <w:ind w:left="0" w:leftChars="0" w:right="0" w:rightChars="0" w:firstLine="0" w:firstLineChars="0"/>
              <w:jc w:val="center"/>
              <w:rPr>
                <w:del w:id="4143" w:author="xh" w:date="2026-10-14T08:38:28Z"/>
              </w:rPr>
            </w:pPr>
            <w:ins w:id="1885" w:author="xh" w:date="2026-10-13T11:47:49Z">
              <w:del w:id="4142" w:author="xh" w:date="2026-10-14T08:38:28Z">
                <w:r>
                  <w:rPr>
                    <w:rFonts w:ascii="Times New Roman" w:hAnsi="Times New Roman" w:eastAsia="宋体"/>
                    <w:b w:val="0"/>
                    <w:sz w:val="18"/>
                  </w:rPr>
                  <w:delText xml:space="preserve">1.84～2.20</w:delText>
                </w:r>
              </w:del>
            </w:ins>
          </w:p>
        </w:tc>
        <w:tc>
          <w:tcPr>
            <w:tcW w:w="1385" w:type="dxa"/>
            <w:tcMar>
              <w:left w:w="70" w:type="dxa"/>
              <w:right w:w="70" w:type="dxa"/>
            </w:tcMar>
            <w:vAlign w:val="center"/>
          </w:tcPr>
          <w:p w14:paraId="0987FDAB">
            <w:pPr>
              <w:keepNext/>
              <w:spacing w:before="20" w:after="20" w:line="260" w:lineRule="exact"/>
              <w:ind w:left="0" w:leftChars="0" w:right="0" w:rightChars="0" w:firstLine="0" w:firstLineChars="0"/>
              <w:jc w:val="center"/>
              <w:rPr>
                <w:del w:id="4145" w:author="xh" w:date="2026-10-14T08:38:28Z"/>
              </w:rPr>
            </w:pPr>
            <w:ins w:id="1886" w:author="xh" w:date="2026-10-13T11:47:49Z">
              <w:del w:id="4144" w:author="xh" w:date="2026-10-14T08:38:28Z">
                <w:r>
                  <w:rPr>
                    <w:rFonts w:ascii="Times New Roman" w:hAnsi="Times New Roman" w:eastAsia="宋体"/>
                    <w:b w:val="0"/>
                    <w:sz w:val="18"/>
                  </w:rPr>
                  <w:delText xml:space="preserve">1.84～2.20</w:delText>
                </w:r>
              </w:del>
            </w:ins>
          </w:p>
        </w:tc>
        <w:tc>
          <w:tcPr>
            <w:tcW w:w="1385" w:type="dxa"/>
            <w:tcMar>
              <w:left w:w="70" w:type="dxa"/>
              <w:right w:w="70" w:type="dxa"/>
            </w:tcMar>
            <w:vAlign w:val="center"/>
          </w:tcPr>
          <w:p w14:paraId="12897D7C">
            <w:pPr>
              <w:keepNext/>
              <w:spacing w:before="20" w:after="20" w:line="260" w:lineRule="exact"/>
              <w:ind w:left="0" w:leftChars="0" w:right="0" w:rightChars="0" w:firstLine="0" w:firstLineChars="0"/>
              <w:jc w:val="center"/>
              <w:rPr>
                <w:del w:id="4147" w:author="xh" w:date="2026-10-14T08:38:28Z"/>
              </w:rPr>
            </w:pPr>
            <w:ins w:id="1887" w:author="xh" w:date="2026-10-13T11:47:49Z">
              <w:del w:id="4146" w:author="xh" w:date="2026-10-14T08:38:28Z">
                <w:r>
                  <w:rPr>
                    <w:rFonts w:ascii="Times New Roman" w:hAnsi="Times New Roman" w:eastAsia="宋体"/>
                    <w:b w:val="0"/>
                    <w:sz w:val="18"/>
                  </w:rPr>
                  <w:delText xml:space="preserve">1.84～2.20</w:delText>
                </w:r>
              </w:del>
            </w:ins>
          </w:p>
        </w:tc>
      </w:tr>
      <w:tr w14:paraId="3AEB966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888" w:author="xh" w:date="2026-10-13T11:47:49Z"/>
          <w:del w:id="4148" w:author="xh" w:date="2026-10-14T08:38:28Z"/>
        </w:trPr>
        <w:tc>
          <w:tcPr>
            <w:tcW w:w="1385" w:type="dxa"/>
            <w:tcMar>
              <w:left w:w="70" w:type="dxa"/>
              <w:right w:w="70" w:type="dxa"/>
            </w:tcMar>
            <w:vAlign w:val="center"/>
          </w:tcPr>
          <w:p w14:paraId="4271CFF0">
            <w:pPr>
              <w:keepNext/>
              <w:spacing w:before="20" w:after="20" w:line="260" w:lineRule="exact"/>
              <w:ind w:left="0" w:leftChars="0" w:right="0" w:rightChars="0" w:firstLine="0" w:firstLineChars="0"/>
              <w:jc w:val="center"/>
              <w:rPr>
                <w:del w:id="4150" w:author="xh" w:date="2026-10-14T08:38:28Z"/>
              </w:rPr>
            </w:pPr>
            <w:ins w:id="1889" w:author="xh" w:date="2026-10-13T11:47:49Z">
              <w:del w:id="4149" w:author="xh" w:date="2026-10-14T08:38:28Z">
                <w:r>
                  <w:rPr>
                    <w:rFonts w:ascii="Times New Roman" w:hAnsi="Times New Roman" w:eastAsia="宋体"/>
                    <w:b w:val="0"/>
                    <w:sz w:val="18"/>
                  </w:rPr>
                  <w:delText xml:space="preserve">≤2%</w:delText>
                </w:r>
              </w:del>
            </w:ins>
          </w:p>
        </w:tc>
        <w:tc>
          <w:tcPr>
            <w:tcW w:w="1385" w:type="dxa"/>
            <w:tcMar>
              <w:left w:w="70" w:type="dxa"/>
              <w:right w:w="70" w:type="dxa"/>
            </w:tcMar>
            <w:vAlign w:val="center"/>
          </w:tcPr>
          <w:p w14:paraId="0D9B9C23">
            <w:pPr>
              <w:keepNext/>
              <w:spacing w:before="20" w:after="20" w:line="260" w:lineRule="exact"/>
              <w:ind w:left="0" w:leftChars="0" w:right="0" w:rightChars="0" w:firstLine="0" w:firstLineChars="0"/>
              <w:jc w:val="center"/>
              <w:rPr>
                <w:del w:id="4152" w:author="xh" w:date="2026-10-14T08:38:28Z"/>
              </w:rPr>
            </w:pPr>
            <w:ins w:id="1890" w:author="xh" w:date="2026-10-13T11:47:49Z">
              <w:del w:id="4151" w:author="xh" w:date="2026-10-14T08:38:28Z">
                <w:r>
                  <w:rPr>
                    <w:rFonts w:ascii="Times New Roman" w:hAnsi="Times New Roman" w:eastAsia="宋体"/>
                    <w:b w:val="0"/>
                    <w:sz w:val="18"/>
                  </w:rPr>
                  <w:delText xml:space="preserve">&gt;2</w:delText>
                </w:r>
              </w:del>
            </w:ins>
          </w:p>
        </w:tc>
        <w:tc>
          <w:tcPr>
            <w:tcW w:w="1385" w:type="dxa"/>
            <w:tcMar>
              <w:left w:w="70" w:type="dxa"/>
              <w:right w:w="70" w:type="dxa"/>
            </w:tcMar>
            <w:vAlign w:val="center"/>
          </w:tcPr>
          <w:p w14:paraId="6FD80ED7">
            <w:pPr>
              <w:keepNext/>
              <w:spacing w:before="20" w:after="20" w:line="260" w:lineRule="exact"/>
              <w:ind w:left="0" w:leftChars="0" w:right="0" w:rightChars="0" w:firstLine="0" w:firstLineChars="0"/>
              <w:jc w:val="center"/>
              <w:rPr>
                <w:del w:id="4154" w:author="xh" w:date="2026-10-14T08:38:28Z"/>
              </w:rPr>
            </w:pPr>
            <w:ins w:id="1891" w:author="xh" w:date="2026-10-13T11:47:49Z">
              <w:del w:id="4153" w:author="xh" w:date="2026-10-14T08:38:28Z">
                <w:r>
                  <w:rPr>
                    <w:rFonts w:ascii="Times New Roman" w:hAnsi="Times New Roman" w:eastAsia="宋体"/>
                    <w:b w:val="0"/>
                    <w:sz w:val="18"/>
                  </w:rPr>
                  <w:delText xml:space="preserve">2.43～3.04</w:delText>
                </w:r>
              </w:del>
            </w:ins>
          </w:p>
        </w:tc>
        <w:tc>
          <w:tcPr>
            <w:tcW w:w="1385" w:type="dxa"/>
            <w:tcMar>
              <w:left w:w="70" w:type="dxa"/>
              <w:right w:w="70" w:type="dxa"/>
            </w:tcMar>
            <w:vAlign w:val="center"/>
          </w:tcPr>
          <w:p w14:paraId="089253C8">
            <w:pPr>
              <w:keepNext/>
              <w:spacing w:before="20" w:after="20" w:line="260" w:lineRule="exact"/>
              <w:ind w:left="0" w:leftChars="0" w:right="0" w:rightChars="0" w:firstLine="0" w:firstLineChars="0"/>
              <w:jc w:val="center"/>
              <w:rPr>
                <w:del w:id="4156" w:author="xh" w:date="2026-10-14T08:38:28Z"/>
              </w:rPr>
            </w:pPr>
            <w:ins w:id="1892" w:author="xh" w:date="2026-10-13T11:47:49Z">
              <w:del w:id="4155" w:author="xh" w:date="2026-10-14T08:38:28Z">
                <w:r>
                  <w:rPr>
                    <w:rFonts w:ascii="Times New Roman" w:hAnsi="Times New Roman" w:eastAsia="宋体"/>
                    <w:b w:val="0"/>
                    <w:sz w:val="18"/>
                  </w:rPr>
                  <w:delText xml:space="preserve">2.43～2.84</w:delText>
                </w:r>
              </w:del>
            </w:ins>
          </w:p>
        </w:tc>
        <w:tc>
          <w:tcPr>
            <w:tcW w:w="1385" w:type="dxa"/>
            <w:tcMar>
              <w:left w:w="70" w:type="dxa"/>
              <w:right w:w="70" w:type="dxa"/>
            </w:tcMar>
            <w:vAlign w:val="center"/>
          </w:tcPr>
          <w:p w14:paraId="37CE6F6D">
            <w:pPr>
              <w:keepNext/>
              <w:spacing w:before="20" w:after="20" w:line="260" w:lineRule="exact"/>
              <w:ind w:left="0" w:leftChars="0" w:right="0" w:rightChars="0" w:firstLine="0" w:firstLineChars="0"/>
              <w:jc w:val="center"/>
              <w:rPr>
                <w:del w:id="4158" w:author="xh" w:date="2026-10-14T08:38:28Z"/>
              </w:rPr>
            </w:pPr>
            <w:ins w:id="1893" w:author="xh" w:date="2026-10-13T11:47:49Z">
              <w:del w:id="4157" w:author="xh" w:date="2026-10-14T08:38:28Z">
                <w:r>
                  <w:rPr>
                    <w:rFonts w:ascii="Times New Roman" w:hAnsi="Times New Roman" w:eastAsia="宋体"/>
                    <w:b w:val="0"/>
                    <w:sz w:val="18"/>
                  </w:rPr>
                  <w:delText xml:space="preserve">2.43～2.84</w:delText>
                </w:r>
              </w:del>
            </w:ins>
          </w:p>
        </w:tc>
        <w:tc>
          <w:tcPr>
            <w:tcW w:w="1385" w:type="dxa"/>
            <w:tcMar>
              <w:left w:w="70" w:type="dxa"/>
              <w:right w:w="70" w:type="dxa"/>
            </w:tcMar>
            <w:vAlign w:val="center"/>
          </w:tcPr>
          <w:p w14:paraId="38D7B6A1">
            <w:pPr>
              <w:keepNext/>
              <w:spacing w:before="20" w:after="20" w:line="260" w:lineRule="exact"/>
              <w:ind w:left="0" w:leftChars="0" w:right="0" w:rightChars="0" w:firstLine="0" w:firstLineChars="0"/>
              <w:jc w:val="center"/>
              <w:rPr>
                <w:del w:id="4160" w:author="xh" w:date="2026-10-14T08:38:28Z"/>
              </w:rPr>
            </w:pPr>
            <w:ins w:id="1894" w:author="xh" w:date="2026-10-13T11:47:49Z">
              <w:del w:id="4159" w:author="xh" w:date="2026-10-14T08:38:28Z">
                <w:r>
                  <w:rPr>
                    <w:rFonts w:ascii="Times New Roman" w:hAnsi="Times New Roman" w:eastAsia="宋体"/>
                    <w:b w:val="0"/>
                    <w:sz w:val="18"/>
                  </w:rPr>
                  <w:delText xml:space="preserve">2.43～2.84</w:delText>
                </w:r>
              </w:del>
            </w:ins>
          </w:p>
        </w:tc>
      </w:tr>
      <w:tr w14:paraId="19690A7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895" w:author="xh" w:date="2026-10-13T11:47:49Z"/>
          <w:del w:id="4161" w:author="xh" w:date="2026-10-14T08:38:28Z"/>
        </w:trPr>
        <w:tc>
          <w:tcPr>
            <w:tcW w:w="1385" w:type="dxa"/>
            <w:tcMar>
              <w:left w:w="70" w:type="dxa"/>
              <w:right w:w="70" w:type="dxa"/>
            </w:tcMar>
            <w:vAlign w:val="center"/>
          </w:tcPr>
          <w:p w14:paraId="1AF0A52D">
            <w:pPr>
              <w:keepNext/>
              <w:spacing w:before="20" w:after="20" w:line="260" w:lineRule="exact"/>
              <w:ind w:left="0" w:leftChars="0" w:right="0" w:rightChars="0" w:firstLine="0" w:firstLineChars="0"/>
              <w:jc w:val="center"/>
              <w:rPr>
                <w:del w:id="4163" w:author="xh" w:date="2026-10-14T08:38:28Z"/>
              </w:rPr>
            </w:pPr>
            <w:ins w:id="1896" w:author="xh" w:date="2026-10-13T11:47:49Z">
              <w:del w:id="4162" w:author="xh" w:date="2026-10-14T08:38:28Z">
                <w:r>
                  <w:rPr>
                    <w:rFonts w:ascii="Times New Roman" w:hAnsi="Times New Roman" w:eastAsia="宋体"/>
                    <w:b w:val="0"/>
                    <w:sz w:val="18"/>
                  </w:rPr>
                  <w:delText xml:space="preserve">(2%,4%]</w:delText>
                </w:r>
              </w:del>
            </w:ins>
          </w:p>
        </w:tc>
        <w:tc>
          <w:tcPr>
            <w:tcW w:w="1385" w:type="dxa"/>
            <w:tcMar>
              <w:left w:w="70" w:type="dxa"/>
              <w:right w:w="70" w:type="dxa"/>
            </w:tcMar>
            <w:vAlign w:val="center"/>
          </w:tcPr>
          <w:p w14:paraId="075D512C">
            <w:pPr>
              <w:keepNext/>
              <w:spacing w:before="20" w:after="20" w:line="260" w:lineRule="exact"/>
              <w:ind w:left="0" w:leftChars="0" w:right="0" w:rightChars="0" w:firstLine="0" w:firstLineChars="0"/>
              <w:jc w:val="center"/>
              <w:rPr>
                <w:del w:id="4165" w:author="xh" w:date="2026-10-14T08:38:28Z"/>
              </w:rPr>
            </w:pPr>
            <w:ins w:id="1897" w:author="xh" w:date="2026-10-13T11:47:49Z">
              <w:del w:id="4164" w:author="xh" w:date="2026-10-14T08:38:28Z">
                <w:r>
                  <w:rPr>
                    <w:rFonts w:ascii="Times New Roman" w:hAnsi="Times New Roman" w:eastAsia="宋体"/>
                    <w:b w:val="0"/>
                    <w:sz w:val="18"/>
                  </w:rPr>
                  <w:delText xml:space="preserve">≤1</w:delText>
                </w:r>
              </w:del>
            </w:ins>
          </w:p>
        </w:tc>
        <w:tc>
          <w:tcPr>
            <w:tcW w:w="1385" w:type="dxa"/>
            <w:tcMar>
              <w:left w:w="70" w:type="dxa"/>
              <w:right w:w="70" w:type="dxa"/>
            </w:tcMar>
            <w:vAlign w:val="center"/>
          </w:tcPr>
          <w:p w14:paraId="008DE51C">
            <w:pPr>
              <w:keepNext/>
              <w:spacing w:before="20" w:after="20" w:line="260" w:lineRule="exact"/>
              <w:ind w:left="0" w:leftChars="0" w:right="0" w:rightChars="0" w:firstLine="0" w:firstLineChars="0"/>
              <w:jc w:val="center"/>
              <w:rPr>
                <w:del w:id="4167" w:author="xh" w:date="2026-10-14T08:38:28Z"/>
              </w:rPr>
            </w:pPr>
            <w:ins w:id="1898" w:author="xh" w:date="2026-10-13T11:47:49Z">
              <w:del w:id="4166" w:author="xh" w:date="2026-10-14T08:38:28Z">
                <w:r>
                  <w:rPr>
                    <w:rFonts w:ascii="Times New Roman" w:hAnsi="Times New Roman" w:eastAsia="宋体"/>
                    <w:b w:val="0"/>
                    <w:sz w:val="18"/>
                  </w:rPr>
                  <w:delText xml:space="preserve">1.70～2.14</w:delText>
                </w:r>
              </w:del>
            </w:ins>
          </w:p>
        </w:tc>
        <w:tc>
          <w:tcPr>
            <w:tcW w:w="1385" w:type="dxa"/>
            <w:tcMar>
              <w:left w:w="70" w:type="dxa"/>
              <w:right w:w="70" w:type="dxa"/>
            </w:tcMar>
            <w:vAlign w:val="center"/>
          </w:tcPr>
          <w:p w14:paraId="675FC10F">
            <w:pPr>
              <w:keepNext/>
              <w:spacing w:before="20" w:after="20" w:line="260" w:lineRule="exact"/>
              <w:ind w:left="0" w:leftChars="0" w:right="0" w:rightChars="0" w:firstLine="0" w:firstLineChars="0"/>
              <w:jc w:val="center"/>
              <w:rPr>
                <w:del w:id="4169" w:author="xh" w:date="2026-10-14T08:38:28Z"/>
              </w:rPr>
            </w:pPr>
            <w:ins w:id="1899" w:author="xh" w:date="2026-10-13T11:47:49Z">
              <w:del w:id="4168" w:author="xh" w:date="2026-10-14T08:38:28Z">
                <w:r>
                  <w:rPr>
                    <w:rFonts w:ascii="Times New Roman" w:hAnsi="Times New Roman" w:eastAsia="宋体"/>
                    <w:b w:val="0"/>
                    <w:sz w:val="18"/>
                  </w:rPr>
                  <w:delText xml:space="preserve">1.70～1.96</w:delText>
                </w:r>
              </w:del>
            </w:ins>
          </w:p>
        </w:tc>
        <w:tc>
          <w:tcPr>
            <w:tcW w:w="1385" w:type="dxa"/>
            <w:tcMar>
              <w:left w:w="70" w:type="dxa"/>
              <w:right w:w="70" w:type="dxa"/>
            </w:tcMar>
            <w:vAlign w:val="center"/>
          </w:tcPr>
          <w:p w14:paraId="39D21DE7">
            <w:pPr>
              <w:keepNext/>
              <w:spacing w:before="20" w:after="20" w:line="260" w:lineRule="exact"/>
              <w:ind w:left="0" w:leftChars="0" w:right="0" w:rightChars="0" w:firstLine="0" w:firstLineChars="0"/>
              <w:jc w:val="center"/>
              <w:rPr>
                <w:del w:id="4171" w:author="xh" w:date="2026-10-14T08:38:28Z"/>
              </w:rPr>
            </w:pPr>
            <w:ins w:id="1900" w:author="xh" w:date="2026-10-13T11:47:49Z">
              <w:del w:id="4170" w:author="xh" w:date="2026-10-14T08:38:28Z">
                <w:r>
                  <w:rPr>
                    <w:rFonts w:ascii="Times New Roman" w:hAnsi="Times New Roman" w:eastAsia="宋体"/>
                    <w:b w:val="0"/>
                    <w:sz w:val="18"/>
                  </w:rPr>
                  <w:delText xml:space="preserve">1.70～1.89</w:delText>
                </w:r>
              </w:del>
            </w:ins>
          </w:p>
        </w:tc>
        <w:tc>
          <w:tcPr>
            <w:tcW w:w="1385" w:type="dxa"/>
            <w:tcMar>
              <w:left w:w="70" w:type="dxa"/>
              <w:right w:w="70" w:type="dxa"/>
            </w:tcMar>
            <w:vAlign w:val="center"/>
          </w:tcPr>
          <w:p w14:paraId="057C6CC4">
            <w:pPr>
              <w:keepNext/>
              <w:spacing w:before="20" w:after="20" w:line="260" w:lineRule="exact"/>
              <w:ind w:left="0" w:leftChars="0" w:right="0" w:rightChars="0" w:firstLine="0" w:firstLineChars="0"/>
              <w:jc w:val="center"/>
              <w:rPr>
                <w:del w:id="4173" w:author="xh" w:date="2026-10-14T08:38:28Z"/>
              </w:rPr>
            </w:pPr>
            <w:ins w:id="1901" w:author="xh" w:date="2026-10-13T11:47:49Z">
              <w:del w:id="4172" w:author="xh" w:date="2026-10-14T08:38:28Z">
                <w:r>
                  <w:rPr>
                    <w:rFonts w:ascii="Times New Roman" w:hAnsi="Times New Roman" w:eastAsia="宋体"/>
                    <w:b w:val="0"/>
                    <w:sz w:val="18"/>
                  </w:rPr>
                  <w:delText xml:space="preserve">1.70～1.78</w:delText>
                </w:r>
              </w:del>
            </w:ins>
          </w:p>
        </w:tc>
      </w:tr>
      <w:tr w14:paraId="4ADAF0F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902" w:author="xh" w:date="2026-10-13T11:47:49Z"/>
          <w:del w:id="4174" w:author="xh" w:date="2026-10-14T08:38:28Z"/>
        </w:trPr>
        <w:tc>
          <w:tcPr>
            <w:tcW w:w="1385" w:type="dxa"/>
            <w:tcMar>
              <w:left w:w="70" w:type="dxa"/>
              <w:right w:w="70" w:type="dxa"/>
            </w:tcMar>
            <w:vAlign w:val="center"/>
          </w:tcPr>
          <w:p w14:paraId="3779DB86">
            <w:pPr>
              <w:keepNext/>
              <w:spacing w:before="20" w:after="20" w:line="260" w:lineRule="exact"/>
              <w:ind w:left="0" w:leftChars="0" w:right="0" w:rightChars="0" w:firstLine="0" w:firstLineChars="0"/>
              <w:jc w:val="center"/>
              <w:rPr>
                <w:del w:id="4176" w:author="xh" w:date="2026-10-14T08:38:28Z"/>
              </w:rPr>
            </w:pPr>
            <w:ins w:id="1903" w:author="xh" w:date="2026-10-13T11:47:49Z">
              <w:del w:id="4175" w:author="xh" w:date="2026-10-14T08:38:28Z">
                <w:r>
                  <w:rPr>
                    <w:rFonts w:ascii="Times New Roman" w:hAnsi="Times New Roman" w:eastAsia="宋体"/>
                    <w:b w:val="0"/>
                    <w:sz w:val="18"/>
                  </w:rPr>
                  <w:delText xml:space="preserve">(2%,4%]</w:delText>
                </w:r>
              </w:del>
            </w:ins>
          </w:p>
        </w:tc>
        <w:tc>
          <w:tcPr>
            <w:tcW w:w="1385" w:type="dxa"/>
            <w:tcMar>
              <w:left w:w="70" w:type="dxa"/>
              <w:right w:w="70" w:type="dxa"/>
            </w:tcMar>
            <w:vAlign w:val="center"/>
          </w:tcPr>
          <w:p w14:paraId="1514650C">
            <w:pPr>
              <w:keepNext/>
              <w:spacing w:before="20" w:after="20" w:line="260" w:lineRule="exact"/>
              <w:ind w:left="0" w:leftChars="0" w:right="0" w:rightChars="0" w:firstLine="0" w:firstLineChars="0"/>
              <w:jc w:val="center"/>
              <w:rPr>
                <w:del w:id="4178" w:author="xh" w:date="2026-10-14T08:38:28Z"/>
              </w:rPr>
            </w:pPr>
            <w:ins w:id="1904" w:author="xh" w:date="2026-10-13T11:47:49Z">
              <w:del w:id="4177" w:author="xh" w:date="2026-10-14T08:38:28Z">
                <w:r>
                  <w:rPr>
                    <w:rFonts w:ascii="Times New Roman" w:hAnsi="Times New Roman" w:eastAsia="宋体"/>
                    <w:b w:val="0"/>
                    <w:sz w:val="18"/>
                  </w:rPr>
                  <w:delText xml:space="preserve">(1,2]</w:delText>
                </w:r>
              </w:del>
            </w:ins>
          </w:p>
        </w:tc>
        <w:tc>
          <w:tcPr>
            <w:tcW w:w="1385" w:type="dxa"/>
            <w:tcMar>
              <w:left w:w="70" w:type="dxa"/>
              <w:right w:w="70" w:type="dxa"/>
            </w:tcMar>
            <w:vAlign w:val="center"/>
          </w:tcPr>
          <w:p w14:paraId="63A56256">
            <w:pPr>
              <w:keepNext/>
              <w:spacing w:before="20" w:after="20" w:line="260" w:lineRule="exact"/>
              <w:ind w:left="0" w:leftChars="0" w:right="0" w:rightChars="0" w:firstLine="0" w:firstLineChars="0"/>
              <w:jc w:val="center"/>
              <w:rPr>
                <w:del w:id="4180" w:author="xh" w:date="2026-10-14T08:38:28Z"/>
              </w:rPr>
            </w:pPr>
            <w:ins w:id="1905" w:author="xh" w:date="2026-10-13T11:47:49Z">
              <w:del w:id="4179" w:author="xh" w:date="2026-10-14T08:38:28Z">
                <w:r>
                  <w:rPr>
                    <w:rFonts w:ascii="Times New Roman" w:hAnsi="Times New Roman" w:eastAsia="宋体"/>
                    <w:b w:val="0"/>
                    <w:sz w:val="18"/>
                  </w:rPr>
                  <w:delText xml:space="preserve">1.77～2.26</w:delText>
                </w:r>
              </w:del>
            </w:ins>
          </w:p>
        </w:tc>
        <w:tc>
          <w:tcPr>
            <w:tcW w:w="1385" w:type="dxa"/>
            <w:tcMar>
              <w:left w:w="70" w:type="dxa"/>
              <w:right w:w="70" w:type="dxa"/>
            </w:tcMar>
            <w:vAlign w:val="center"/>
          </w:tcPr>
          <w:p w14:paraId="6B76AE5B">
            <w:pPr>
              <w:keepNext/>
              <w:spacing w:before="20" w:after="20" w:line="260" w:lineRule="exact"/>
              <w:ind w:left="0" w:leftChars="0" w:right="0" w:rightChars="0" w:firstLine="0" w:firstLineChars="0"/>
              <w:jc w:val="center"/>
              <w:rPr>
                <w:del w:id="4182" w:author="xh" w:date="2026-10-14T08:38:28Z"/>
              </w:rPr>
            </w:pPr>
            <w:ins w:id="1906" w:author="xh" w:date="2026-10-13T11:47:49Z">
              <w:del w:id="4181" w:author="xh" w:date="2026-10-14T08:38:28Z">
                <w:r>
                  <w:rPr>
                    <w:rFonts w:ascii="Times New Roman" w:hAnsi="Times New Roman" w:eastAsia="宋体"/>
                    <w:b w:val="0"/>
                    <w:sz w:val="18"/>
                  </w:rPr>
                  <w:delText xml:space="preserve">1.70～2.06</w:delText>
                </w:r>
              </w:del>
            </w:ins>
          </w:p>
        </w:tc>
        <w:tc>
          <w:tcPr>
            <w:tcW w:w="1385" w:type="dxa"/>
            <w:tcMar>
              <w:left w:w="70" w:type="dxa"/>
              <w:right w:w="70" w:type="dxa"/>
            </w:tcMar>
            <w:vAlign w:val="center"/>
          </w:tcPr>
          <w:p w14:paraId="374EC2CE">
            <w:pPr>
              <w:keepNext/>
              <w:spacing w:before="20" w:after="20" w:line="260" w:lineRule="exact"/>
              <w:ind w:left="0" w:leftChars="0" w:right="0" w:rightChars="0" w:firstLine="0" w:firstLineChars="0"/>
              <w:jc w:val="center"/>
              <w:rPr>
                <w:del w:id="4184" w:author="xh" w:date="2026-10-14T08:38:28Z"/>
              </w:rPr>
            </w:pPr>
            <w:ins w:id="1907" w:author="xh" w:date="2026-10-13T11:47:49Z">
              <w:del w:id="4183" w:author="xh" w:date="2026-10-14T08:38:28Z">
                <w:r>
                  <w:rPr>
                    <w:rFonts w:ascii="Times New Roman" w:hAnsi="Times New Roman" w:eastAsia="宋体"/>
                    <w:b w:val="0"/>
                    <w:sz w:val="18"/>
                  </w:rPr>
                  <w:delText xml:space="preserve">1.70～1.96</w:delText>
                </w:r>
              </w:del>
            </w:ins>
          </w:p>
        </w:tc>
        <w:tc>
          <w:tcPr>
            <w:tcW w:w="1385" w:type="dxa"/>
            <w:tcMar>
              <w:left w:w="70" w:type="dxa"/>
              <w:right w:w="70" w:type="dxa"/>
            </w:tcMar>
            <w:vAlign w:val="center"/>
          </w:tcPr>
          <w:p w14:paraId="46F427DB">
            <w:pPr>
              <w:keepNext/>
              <w:spacing w:before="20" w:after="20" w:line="260" w:lineRule="exact"/>
              <w:ind w:left="0" w:leftChars="0" w:right="0" w:rightChars="0" w:firstLine="0" w:firstLineChars="0"/>
              <w:jc w:val="center"/>
              <w:rPr>
                <w:del w:id="4186" w:author="xh" w:date="2026-10-14T08:38:28Z"/>
              </w:rPr>
            </w:pPr>
            <w:ins w:id="1908" w:author="xh" w:date="2026-10-13T11:47:49Z">
              <w:del w:id="4185" w:author="xh" w:date="2026-10-14T08:38:28Z">
                <w:r>
                  <w:rPr>
                    <w:rFonts w:ascii="Times New Roman" w:hAnsi="Times New Roman" w:eastAsia="宋体"/>
                    <w:b w:val="0"/>
                    <w:sz w:val="18"/>
                  </w:rPr>
                  <w:delText xml:space="preserve">1.70～1.96</w:delText>
                </w:r>
              </w:del>
            </w:ins>
          </w:p>
        </w:tc>
      </w:tr>
      <w:tr w14:paraId="6326CE1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909" w:author="xh" w:date="2026-10-13T11:47:49Z"/>
          <w:del w:id="4187" w:author="xh" w:date="2026-10-14T08:38:28Z"/>
        </w:trPr>
        <w:tc>
          <w:tcPr>
            <w:tcW w:w="1385" w:type="dxa"/>
            <w:tcMar>
              <w:left w:w="70" w:type="dxa"/>
              <w:right w:w="70" w:type="dxa"/>
            </w:tcMar>
            <w:vAlign w:val="center"/>
          </w:tcPr>
          <w:p w14:paraId="1F246FC1">
            <w:pPr>
              <w:keepNext/>
              <w:spacing w:before="20" w:after="20" w:line="260" w:lineRule="exact"/>
              <w:ind w:left="0" w:leftChars="0" w:right="0" w:rightChars="0" w:firstLine="0" w:firstLineChars="0"/>
              <w:jc w:val="center"/>
              <w:rPr>
                <w:del w:id="4189" w:author="xh" w:date="2026-10-14T08:38:28Z"/>
              </w:rPr>
            </w:pPr>
            <w:ins w:id="1910" w:author="xh" w:date="2026-10-13T11:47:49Z">
              <w:del w:id="4188" w:author="xh" w:date="2026-10-14T08:38:28Z">
                <w:r>
                  <w:rPr>
                    <w:rFonts w:ascii="Times New Roman" w:hAnsi="Times New Roman" w:eastAsia="宋体"/>
                    <w:b w:val="0"/>
                    <w:sz w:val="18"/>
                  </w:rPr>
                  <w:delText xml:space="preserve">(2%,4%]</w:delText>
                </w:r>
              </w:del>
            </w:ins>
          </w:p>
        </w:tc>
        <w:tc>
          <w:tcPr>
            <w:tcW w:w="1385" w:type="dxa"/>
            <w:tcMar>
              <w:left w:w="70" w:type="dxa"/>
              <w:right w:w="70" w:type="dxa"/>
            </w:tcMar>
            <w:vAlign w:val="center"/>
          </w:tcPr>
          <w:p w14:paraId="6F85E2D4">
            <w:pPr>
              <w:keepNext/>
              <w:spacing w:before="20" w:after="20" w:line="260" w:lineRule="exact"/>
              <w:ind w:left="0" w:leftChars="0" w:right="0" w:rightChars="0" w:firstLine="0" w:firstLineChars="0"/>
              <w:jc w:val="center"/>
              <w:rPr>
                <w:del w:id="4191" w:author="xh" w:date="2026-10-14T08:38:28Z"/>
              </w:rPr>
            </w:pPr>
            <w:ins w:id="1911" w:author="xh" w:date="2026-10-13T11:47:49Z">
              <w:del w:id="4190" w:author="xh" w:date="2026-10-14T08:38:28Z">
                <w:r>
                  <w:rPr>
                    <w:rFonts w:ascii="Times New Roman" w:hAnsi="Times New Roman" w:eastAsia="宋体"/>
                    <w:b w:val="0"/>
                    <w:sz w:val="18"/>
                  </w:rPr>
                  <w:delText xml:space="preserve">&gt;2</w:delText>
                </w:r>
              </w:del>
            </w:ins>
          </w:p>
        </w:tc>
        <w:tc>
          <w:tcPr>
            <w:tcW w:w="1385" w:type="dxa"/>
            <w:tcMar>
              <w:left w:w="70" w:type="dxa"/>
              <w:right w:w="70" w:type="dxa"/>
            </w:tcMar>
            <w:vAlign w:val="center"/>
          </w:tcPr>
          <w:p w14:paraId="77143C01">
            <w:pPr>
              <w:keepNext/>
              <w:spacing w:before="20" w:after="20" w:line="260" w:lineRule="exact"/>
              <w:ind w:left="0" w:leftChars="0" w:right="0" w:rightChars="0" w:firstLine="0" w:firstLineChars="0"/>
              <w:jc w:val="center"/>
              <w:rPr>
                <w:del w:id="4193" w:author="xh" w:date="2026-10-14T08:38:28Z"/>
              </w:rPr>
            </w:pPr>
            <w:ins w:id="1912" w:author="xh" w:date="2026-10-13T11:47:49Z">
              <w:del w:id="4192" w:author="xh" w:date="2026-10-14T08:38:28Z">
                <w:r>
                  <w:rPr>
                    <w:rFonts w:ascii="Times New Roman" w:hAnsi="Times New Roman" w:eastAsia="宋体"/>
                    <w:b w:val="0"/>
                    <w:sz w:val="18"/>
                  </w:rPr>
                  <w:delText xml:space="preserve">2.25～2.92</w:delText>
                </w:r>
              </w:del>
            </w:ins>
          </w:p>
        </w:tc>
        <w:tc>
          <w:tcPr>
            <w:tcW w:w="1385" w:type="dxa"/>
            <w:tcMar>
              <w:left w:w="70" w:type="dxa"/>
              <w:right w:w="70" w:type="dxa"/>
            </w:tcMar>
            <w:vAlign w:val="center"/>
          </w:tcPr>
          <w:p w14:paraId="3F9696E7">
            <w:pPr>
              <w:keepNext/>
              <w:spacing w:before="20" w:after="20" w:line="260" w:lineRule="exact"/>
              <w:ind w:left="0" w:leftChars="0" w:right="0" w:rightChars="0" w:firstLine="0" w:firstLineChars="0"/>
              <w:jc w:val="center"/>
              <w:rPr>
                <w:del w:id="4195" w:author="xh" w:date="2026-10-14T08:38:28Z"/>
              </w:rPr>
            </w:pPr>
            <w:ins w:id="1913" w:author="xh" w:date="2026-10-13T11:47:49Z">
              <w:del w:id="4194" w:author="xh" w:date="2026-10-14T08:38:28Z">
                <w:r>
                  <w:rPr>
                    <w:rFonts w:ascii="Times New Roman" w:hAnsi="Times New Roman" w:eastAsia="宋体"/>
                    <w:b w:val="0"/>
                    <w:sz w:val="18"/>
                  </w:rPr>
                  <w:delText xml:space="preserve">2.25～2.81</w:delText>
                </w:r>
              </w:del>
            </w:ins>
          </w:p>
        </w:tc>
        <w:tc>
          <w:tcPr>
            <w:tcW w:w="1385" w:type="dxa"/>
            <w:tcMar>
              <w:left w:w="70" w:type="dxa"/>
              <w:right w:w="70" w:type="dxa"/>
            </w:tcMar>
            <w:vAlign w:val="center"/>
          </w:tcPr>
          <w:p w14:paraId="25D8F252">
            <w:pPr>
              <w:keepNext/>
              <w:spacing w:before="20" w:after="20" w:line="260" w:lineRule="exact"/>
              <w:ind w:left="0" w:leftChars="0" w:right="0" w:rightChars="0" w:firstLine="0" w:firstLineChars="0"/>
              <w:jc w:val="center"/>
              <w:rPr>
                <w:del w:id="4197" w:author="xh" w:date="2026-10-14T08:38:28Z"/>
              </w:rPr>
            </w:pPr>
            <w:ins w:id="1914" w:author="xh" w:date="2026-10-13T11:47:49Z">
              <w:del w:id="4196" w:author="xh" w:date="2026-10-14T08:38:28Z">
                <w:r>
                  <w:rPr>
                    <w:rFonts w:ascii="Times New Roman" w:hAnsi="Times New Roman" w:eastAsia="宋体"/>
                    <w:b w:val="0"/>
                    <w:sz w:val="18"/>
                  </w:rPr>
                  <w:delText xml:space="preserve">2.25～2.71</w:delText>
                </w:r>
              </w:del>
            </w:ins>
          </w:p>
        </w:tc>
        <w:tc>
          <w:tcPr>
            <w:tcW w:w="1385" w:type="dxa"/>
            <w:tcMar>
              <w:left w:w="70" w:type="dxa"/>
              <w:right w:w="70" w:type="dxa"/>
            </w:tcMar>
            <w:vAlign w:val="center"/>
          </w:tcPr>
          <w:p w14:paraId="2744D817">
            <w:pPr>
              <w:keepNext/>
              <w:spacing w:before="20" w:after="20" w:line="260" w:lineRule="exact"/>
              <w:ind w:left="0" w:leftChars="0" w:right="0" w:rightChars="0" w:firstLine="0" w:firstLineChars="0"/>
              <w:jc w:val="center"/>
              <w:rPr>
                <w:del w:id="4199" w:author="xh" w:date="2026-10-14T08:38:28Z"/>
              </w:rPr>
            </w:pPr>
            <w:ins w:id="1915" w:author="xh" w:date="2026-10-13T11:47:49Z">
              <w:del w:id="4198" w:author="xh" w:date="2026-10-14T08:38:28Z">
                <w:r>
                  <w:rPr>
                    <w:rFonts w:ascii="Times New Roman" w:hAnsi="Times New Roman" w:eastAsia="宋体"/>
                    <w:b w:val="0"/>
                    <w:sz w:val="18"/>
                  </w:rPr>
                  <w:delText xml:space="preserve">2.25～2.71</w:delText>
                </w:r>
              </w:del>
            </w:ins>
          </w:p>
        </w:tc>
      </w:tr>
      <w:tr w14:paraId="1A78EB0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916" w:author="xh" w:date="2026-10-13T11:47:49Z"/>
          <w:del w:id="4200" w:author="xh" w:date="2026-10-14T08:38:28Z"/>
        </w:trPr>
        <w:tc>
          <w:tcPr>
            <w:tcW w:w="1385" w:type="dxa"/>
            <w:tcMar>
              <w:left w:w="70" w:type="dxa"/>
              <w:right w:w="70" w:type="dxa"/>
            </w:tcMar>
            <w:vAlign w:val="center"/>
          </w:tcPr>
          <w:p w14:paraId="708206E5">
            <w:pPr>
              <w:keepNext/>
              <w:spacing w:before="20" w:after="20" w:line="260" w:lineRule="exact"/>
              <w:ind w:left="0" w:leftChars="0" w:right="0" w:rightChars="0" w:firstLine="0" w:firstLineChars="0"/>
              <w:jc w:val="center"/>
              <w:rPr>
                <w:del w:id="4202" w:author="xh" w:date="2026-10-14T08:38:28Z"/>
              </w:rPr>
            </w:pPr>
            <w:ins w:id="1917" w:author="xh" w:date="2026-10-13T11:47:49Z">
              <w:del w:id="4201" w:author="xh" w:date="2026-10-14T08:38:28Z">
                <w:r>
                  <w:rPr>
                    <w:rFonts w:ascii="Times New Roman" w:hAnsi="Times New Roman" w:eastAsia="宋体"/>
                    <w:b w:val="0"/>
                    <w:sz w:val="18"/>
                  </w:rPr>
                  <w:delText xml:space="preserve">(4%,7%]</w:delText>
                </w:r>
              </w:del>
            </w:ins>
          </w:p>
        </w:tc>
        <w:tc>
          <w:tcPr>
            <w:tcW w:w="1385" w:type="dxa"/>
            <w:tcMar>
              <w:left w:w="70" w:type="dxa"/>
              <w:right w:w="70" w:type="dxa"/>
            </w:tcMar>
            <w:vAlign w:val="center"/>
          </w:tcPr>
          <w:p w14:paraId="1E79E803">
            <w:pPr>
              <w:keepNext/>
              <w:spacing w:before="20" w:after="20" w:line="260" w:lineRule="exact"/>
              <w:ind w:left="0" w:leftChars="0" w:right="0" w:rightChars="0" w:firstLine="0" w:firstLineChars="0"/>
              <w:jc w:val="center"/>
              <w:rPr>
                <w:del w:id="4204" w:author="xh" w:date="2026-10-14T08:38:28Z"/>
              </w:rPr>
            </w:pPr>
            <w:ins w:id="1918" w:author="xh" w:date="2026-10-13T11:47:49Z">
              <w:del w:id="4203" w:author="xh" w:date="2026-10-14T08:38:28Z">
                <w:r>
                  <w:rPr>
                    <w:rFonts w:ascii="Times New Roman" w:hAnsi="Times New Roman" w:eastAsia="宋体"/>
                    <w:b w:val="0"/>
                    <w:sz w:val="18"/>
                  </w:rPr>
                  <w:delText xml:space="preserve">≤1</w:delText>
                </w:r>
              </w:del>
            </w:ins>
          </w:p>
        </w:tc>
        <w:tc>
          <w:tcPr>
            <w:tcW w:w="1385" w:type="dxa"/>
            <w:tcMar>
              <w:left w:w="70" w:type="dxa"/>
              <w:right w:w="70" w:type="dxa"/>
            </w:tcMar>
            <w:vAlign w:val="center"/>
          </w:tcPr>
          <w:p w14:paraId="657B80FA">
            <w:pPr>
              <w:keepNext/>
              <w:spacing w:before="20" w:after="20" w:line="260" w:lineRule="exact"/>
              <w:ind w:left="0" w:leftChars="0" w:right="0" w:rightChars="0" w:firstLine="0" w:firstLineChars="0"/>
              <w:jc w:val="center"/>
              <w:rPr>
                <w:del w:id="4206" w:author="xh" w:date="2026-10-14T08:38:28Z"/>
              </w:rPr>
            </w:pPr>
            <w:ins w:id="1919" w:author="xh" w:date="2026-10-13T11:47:49Z">
              <w:del w:id="4205" w:author="xh" w:date="2026-10-14T08:38:28Z">
                <w:r>
                  <w:rPr>
                    <w:rFonts w:ascii="Times New Roman" w:hAnsi="Times New Roman" w:eastAsia="宋体"/>
                    <w:b w:val="0"/>
                    <w:sz w:val="18"/>
                  </w:rPr>
                  <w:delText xml:space="preserve">1.77～2.10</w:delText>
                </w:r>
              </w:del>
            </w:ins>
          </w:p>
        </w:tc>
        <w:tc>
          <w:tcPr>
            <w:tcW w:w="1385" w:type="dxa"/>
            <w:tcMar>
              <w:left w:w="70" w:type="dxa"/>
              <w:right w:w="70" w:type="dxa"/>
            </w:tcMar>
            <w:vAlign w:val="center"/>
          </w:tcPr>
          <w:p w14:paraId="44B527FE">
            <w:pPr>
              <w:keepNext/>
              <w:spacing w:before="20" w:after="20" w:line="260" w:lineRule="exact"/>
              <w:ind w:left="0" w:leftChars="0" w:right="0" w:rightChars="0" w:firstLine="0" w:firstLineChars="0"/>
              <w:jc w:val="center"/>
              <w:rPr>
                <w:del w:id="4208" w:author="xh" w:date="2026-10-14T08:38:28Z"/>
              </w:rPr>
            </w:pPr>
            <w:ins w:id="1920" w:author="xh" w:date="2026-10-13T11:47:49Z">
              <w:del w:id="4207" w:author="xh" w:date="2026-10-14T08:38:28Z">
                <w:r>
                  <w:rPr>
                    <w:rFonts w:ascii="Times New Roman" w:hAnsi="Times New Roman" w:eastAsia="宋体"/>
                    <w:b w:val="0"/>
                    <w:sz w:val="18"/>
                  </w:rPr>
                  <w:delText xml:space="preserve">1.61～1.78</w:delText>
                </w:r>
              </w:del>
            </w:ins>
          </w:p>
        </w:tc>
        <w:tc>
          <w:tcPr>
            <w:tcW w:w="1385" w:type="dxa"/>
            <w:tcMar>
              <w:left w:w="70" w:type="dxa"/>
              <w:right w:w="70" w:type="dxa"/>
            </w:tcMar>
            <w:vAlign w:val="center"/>
          </w:tcPr>
          <w:p w14:paraId="15EFA906">
            <w:pPr>
              <w:keepNext/>
              <w:spacing w:before="20" w:after="20" w:line="260" w:lineRule="exact"/>
              <w:ind w:left="0" w:leftChars="0" w:right="0" w:rightChars="0" w:firstLine="0" w:firstLineChars="0"/>
              <w:jc w:val="center"/>
              <w:rPr>
                <w:del w:id="4210" w:author="xh" w:date="2026-10-14T08:38:28Z"/>
              </w:rPr>
            </w:pPr>
            <w:ins w:id="1921" w:author="xh" w:date="2026-10-13T11:47:49Z">
              <w:del w:id="4209" w:author="xh" w:date="2026-10-14T08:38:28Z">
                <w:r>
                  <w:rPr>
                    <w:rFonts w:ascii="Times New Roman" w:hAnsi="Times New Roman" w:eastAsia="宋体"/>
                    <w:b w:val="0"/>
                    <w:sz w:val="18"/>
                  </w:rPr>
                  <w:delText xml:space="preserve">1.52～1.78</w:delText>
                </w:r>
              </w:del>
            </w:ins>
          </w:p>
        </w:tc>
        <w:tc>
          <w:tcPr>
            <w:tcW w:w="1385" w:type="dxa"/>
            <w:tcMar>
              <w:left w:w="70" w:type="dxa"/>
              <w:right w:w="70" w:type="dxa"/>
            </w:tcMar>
            <w:vAlign w:val="center"/>
          </w:tcPr>
          <w:p w14:paraId="33205D21">
            <w:pPr>
              <w:keepNext/>
              <w:spacing w:before="20" w:after="20" w:line="260" w:lineRule="exact"/>
              <w:ind w:left="0" w:leftChars="0" w:right="0" w:rightChars="0" w:firstLine="0" w:firstLineChars="0"/>
              <w:jc w:val="center"/>
              <w:rPr>
                <w:del w:id="4212" w:author="xh" w:date="2026-10-14T08:38:28Z"/>
              </w:rPr>
            </w:pPr>
            <w:ins w:id="1922" w:author="xh" w:date="2026-10-13T11:47:49Z">
              <w:del w:id="4211" w:author="xh" w:date="2026-10-14T08:38:28Z">
                <w:r>
                  <w:rPr>
                    <w:rFonts w:ascii="Times New Roman" w:hAnsi="Times New Roman" w:eastAsia="宋体"/>
                    <w:b w:val="0"/>
                    <w:sz w:val="18"/>
                  </w:rPr>
                  <w:delText xml:space="preserve">1.52～1.62</w:delText>
                </w:r>
              </w:del>
            </w:ins>
          </w:p>
        </w:tc>
      </w:tr>
      <w:tr w14:paraId="42576FD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923" w:author="xh" w:date="2026-10-13T11:47:49Z"/>
          <w:del w:id="4213" w:author="xh" w:date="2026-10-14T08:38:28Z"/>
        </w:trPr>
        <w:tc>
          <w:tcPr>
            <w:tcW w:w="1385" w:type="dxa"/>
            <w:tcMar>
              <w:left w:w="70" w:type="dxa"/>
              <w:right w:w="70" w:type="dxa"/>
            </w:tcMar>
            <w:vAlign w:val="center"/>
          </w:tcPr>
          <w:p w14:paraId="56E4E5C1">
            <w:pPr>
              <w:keepNext/>
              <w:spacing w:before="20" w:after="20" w:line="260" w:lineRule="exact"/>
              <w:ind w:left="0" w:leftChars="0" w:right="0" w:rightChars="0" w:firstLine="0" w:firstLineChars="0"/>
              <w:jc w:val="center"/>
              <w:rPr>
                <w:del w:id="4215" w:author="xh" w:date="2026-10-14T08:38:28Z"/>
              </w:rPr>
            </w:pPr>
            <w:ins w:id="1924" w:author="xh" w:date="2026-10-13T11:47:49Z">
              <w:del w:id="4214" w:author="xh" w:date="2026-10-14T08:38:28Z">
                <w:r>
                  <w:rPr>
                    <w:rFonts w:ascii="Times New Roman" w:hAnsi="Times New Roman" w:eastAsia="宋体"/>
                    <w:b w:val="0"/>
                    <w:sz w:val="18"/>
                  </w:rPr>
                  <w:delText xml:space="preserve">(4%,7%]</w:delText>
                </w:r>
              </w:del>
            </w:ins>
          </w:p>
        </w:tc>
        <w:tc>
          <w:tcPr>
            <w:tcW w:w="1385" w:type="dxa"/>
            <w:tcMar>
              <w:left w:w="70" w:type="dxa"/>
              <w:right w:w="70" w:type="dxa"/>
            </w:tcMar>
            <w:vAlign w:val="center"/>
          </w:tcPr>
          <w:p w14:paraId="53848B8B">
            <w:pPr>
              <w:keepNext/>
              <w:spacing w:before="20" w:after="20" w:line="260" w:lineRule="exact"/>
              <w:ind w:left="0" w:leftChars="0" w:right="0" w:rightChars="0" w:firstLine="0" w:firstLineChars="0"/>
              <w:jc w:val="center"/>
              <w:rPr>
                <w:del w:id="4217" w:author="xh" w:date="2026-10-14T08:38:28Z"/>
              </w:rPr>
            </w:pPr>
            <w:ins w:id="1925" w:author="xh" w:date="2026-10-13T11:47:49Z">
              <w:del w:id="4216" w:author="xh" w:date="2026-10-14T08:38:28Z">
                <w:r>
                  <w:rPr>
                    <w:rFonts w:ascii="Times New Roman" w:hAnsi="Times New Roman" w:eastAsia="宋体"/>
                    <w:b w:val="0"/>
                    <w:sz w:val="18"/>
                  </w:rPr>
                  <w:delText xml:space="preserve">(1,2]</w:delText>
                </w:r>
              </w:del>
            </w:ins>
          </w:p>
        </w:tc>
        <w:tc>
          <w:tcPr>
            <w:tcW w:w="1385" w:type="dxa"/>
            <w:tcMar>
              <w:left w:w="70" w:type="dxa"/>
              <w:right w:w="70" w:type="dxa"/>
            </w:tcMar>
            <w:vAlign w:val="center"/>
          </w:tcPr>
          <w:p w14:paraId="70FF7636">
            <w:pPr>
              <w:keepNext/>
              <w:spacing w:before="20" w:after="20" w:line="260" w:lineRule="exact"/>
              <w:ind w:left="0" w:leftChars="0" w:right="0" w:rightChars="0" w:firstLine="0" w:firstLineChars="0"/>
              <w:jc w:val="center"/>
              <w:rPr>
                <w:del w:id="4219" w:author="xh" w:date="2026-10-14T08:38:28Z"/>
              </w:rPr>
            </w:pPr>
            <w:ins w:id="1926" w:author="xh" w:date="2026-10-13T11:47:49Z">
              <w:del w:id="4218" w:author="xh" w:date="2026-10-14T08:38:28Z">
                <w:r>
                  <w:rPr>
                    <w:rFonts w:ascii="Times New Roman" w:hAnsi="Times New Roman" w:eastAsia="宋体"/>
                    <w:b w:val="0"/>
                    <w:sz w:val="18"/>
                  </w:rPr>
                  <w:delText xml:space="preserve">1.77～2.30</w:delText>
                </w:r>
              </w:del>
            </w:ins>
          </w:p>
        </w:tc>
        <w:tc>
          <w:tcPr>
            <w:tcW w:w="1385" w:type="dxa"/>
            <w:tcMar>
              <w:left w:w="70" w:type="dxa"/>
              <w:right w:w="70" w:type="dxa"/>
            </w:tcMar>
            <w:vAlign w:val="center"/>
          </w:tcPr>
          <w:p w14:paraId="38A3DB74">
            <w:pPr>
              <w:keepNext/>
              <w:spacing w:before="20" w:after="20" w:line="260" w:lineRule="exact"/>
              <w:ind w:left="0" w:leftChars="0" w:right="0" w:rightChars="0" w:firstLine="0" w:firstLineChars="0"/>
              <w:jc w:val="center"/>
              <w:rPr>
                <w:del w:id="4221" w:author="xh" w:date="2026-10-14T08:38:28Z"/>
              </w:rPr>
            </w:pPr>
            <w:ins w:id="1927" w:author="xh" w:date="2026-10-13T11:47:49Z">
              <w:del w:id="4220" w:author="xh" w:date="2026-10-14T08:38:28Z">
                <w:r>
                  <w:rPr>
                    <w:rFonts w:ascii="Times New Roman" w:hAnsi="Times New Roman" w:eastAsia="宋体"/>
                    <w:b w:val="0"/>
                    <w:sz w:val="18"/>
                  </w:rPr>
                  <w:delText xml:space="preserve">1.61～2.14</w:delText>
                </w:r>
              </w:del>
            </w:ins>
          </w:p>
        </w:tc>
        <w:tc>
          <w:tcPr>
            <w:tcW w:w="1385" w:type="dxa"/>
            <w:tcMar>
              <w:left w:w="70" w:type="dxa"/>
              <w:right w:w="70" w:type="dxa"/>
            </w:tcMar>
            <w:vAlign w:val="center"/>
          </w:tcPr>
          <w:p w14:paraId="79CDF63A">
            <w:pPr>
              <w:keepNext/>
              <w:spacing w:before="20" w:after="20" w:line="260" w:lineRule="exact"/>
              <w:ind w:left="0" w:leftChars="0" w:right="0" w:rightChars="0" w:firstLine="0" w:firstLineChars="0"/>
              <w:jc w:val="center"/>
              <w:rPr>
                <w:del w:id="4223" w:author="xh" w:date="2026-10-14T08:38:28Z"/>
              </w:rPr>
            </w:pPr>
            <w:ins w:id="1928" w:author="xh" w:date="2026-10-13T11:47:49Z">
              <w:del w:id="4222" w:author="xh" w:date="2026-10-14T08:38:28Z">
                <w:r>
                  <w:rPr>
                    <w:rFonts w:ascii="Times New Roman" w:hAnsi="Times New Roman" w:eastAsia="宋体"/>
                    <w:b w:val="0"/>
                    <w:sz w:val="18"/>
                  </w:rPr>
                  <w:delText xml:space="preserve">1.61～2.14</w:delText>
                </w:r>
              </w:del>
            </w:ins>
          </w:p>
        </w:tc>
        <w:tc>
          <w:tcPr>
            <w:tcW w:w="1385" w:type="dxa"/>
            <w:tcMar>
              <w:left w:w="70" w:type="dxa"/>
              <w:right w:w="70" w:type="dxa"/>
            </w:tcMar>
            <w:vAlign w:val="center"/>
          </w:tcPr>
          <w:p w14:paraId="4085A8D9">
            <w:pPr>
              <w:keepNext/>
              <w:spacing w:before="20" w:after="20" w:line="260" w:lineRule="exact"/>
              <w:ind w:left="0" w:leftChars="0" w:right="0" w:rightChars="0" w:firstLine="0" w:firstLineChars="0"/>
              <w:jc w:val="center"/>
              <w:rPr>
                <w:del w:id="4225" w:author="xh" w:date="2026-10-14T08:38:28Z"/>
              </w:rPr>
            </w:pPr>
            <w:ins w:id="1929" w:author="xh" w:date="2026-10-13T11:47:49Z">
              <w:del w:id="4224" w:author="xh" w:date="2026-10-14T08:38:28Z">
                <w:r>
                  <w:rPr>
                    <w:rFonts w:ascii="Times New Roman" w:hAnsi="Times New Roman" w:eastAsia="宋体"/>
                    <w:b w:val="0"/>
                    <w:sz w:val="18"/>
                  </w:rPr>
                  <w:delText xml:space="preserve">1.52～2.14</w:delText>
                </w:r>
              </w:del>
            </w:ins>
          </w:p>
        </w:tc>
      </w:tr>
      <w:tr w14:paraId="1B488BA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930" w:author="xh" w:date="2026-10-13T11:47:49Z"/>
          <w:del w:id="4226" w:author="xh" w:date="2026-10-14T08:38:28Z"/>
        </w:trPr>
        <w:tc>
          <w:tcPr>
            <w:tcW w:w="1385" w:type="dxa"/>
            <w:tcMar>
              <w:left w:w="70" w:type="dxa"/>
              <w:right w:w="70" w:type="dxa"/>
            </w:tcMar>
            <w:vAlign w:val="center"/>
          </w:tcPr>
          <w:p w14:paraId="52382D95">
            <w:pPr>
              <w:keepNext/>
              <w:spacing w:before="20" w:after="20" w:line="260" w:lineRule="exact"/>
              <w:ind w:left="0" w:leftChars="0" w:right="0" w:rightChars="0" w:firstLine="0" w:firstLineChars="0"/>
              <w:jc w:val="center"/>
              <w:rPr>
                <w:del w:id="4228" w:author="xh" w:date="2026-10-14T08:38:28Z"/>
              </w:rPr>
            </w:pPr>
            <w:ins w:id="1931" w:author="xh" w:date="2026-10-13T11:47:49Z">
              <w:del w:id="4227" w:author="xh" w:date="2026-10-14T08:38:28Z">
                <w:r>
                  <w:rPr>
                    <w:rFonts w:ascii="Times New Roman" w:hAnsi="Times New Roman" w:eastAsia="宋体"/>
                    <w:b w:val="0"/>
                    <w:sz w:val="18"/>
                  </w:rPr>
                  <w:delText xml:space="preserve">(4%,7%]</w:delText>
                </w:r>
              </w:del>
            </w:ins>
          </w:p>
        </w:tc>
        <w:tc>
          <w:tcPr>
            <w:tcW w:w="1385" w:type="dxa"/>
            <w:tcMar>
              <w:left w:w="70" w:type="dxa"/>
              <w:right w:w="70" w:type="dxa"/>
            </w:tcMar>
            <w:vAlign w:val="center"/>
          </w:tcPr>
          <w:p w14:paraId="41C931BD">
            <w:pPr>
              <w:keepNext/>
              <w:spacing w:before="20" w:after="20" w:line="260" w:lineRule="exact"/>
              <w:ind w:left="0" w:leftChars="0" w:right="0" w:rightChars="0" w:firstLine="0" w:firstLineChars="0"/>
              <w:jc w:val="center"/>
              <w:rPr>
                <w:del w:id="4230" w:author="xh" w:date="2026-10-14T08:38:28Z"/>
              </w:rPr>
            </w:pPr>
            <w:ins w:id="1932" w:author="xh" w:date="2026-10-13T11:47:49Z">
              <w:del w:id="4229" w:author="xh" w:date="2026-10-14T08:38:28Z">
                <w:r>
                  <w:rPr>
                    <w:rFonts w:ascii="Times New Roman" w:hAnsi="Times New Roman" w:eastAsia="宋体"/>
                    <w:b w:val="0"/>
                    <w:sz w:val="18"/>
                  </w:rPr>
                  <w:delText xml:space="preserve">&gt;2</w:delText>
                </w:r>
              </w:del>
            </w:ins>
          </w:p>
        </w:tc>
        <w:tc>
          <w:tcPr>
            <w:tcW w:w="1385" w:type="dxa"/>
            <w:tcMar>
              <w:left w:w="70" w:type="dxa"/>
              <w:right w:w="70" w:type="dxa"/>
            </w:tcMar>
            <w:vAlign w:val="center"/>
          </w:tcPr>
          <w:p w14:paraId="20109200">
            <w:pPr>
              <w:keepNext/>
              <w:spacing w:before="20" w:after="20" w:line="260" w:lineRule="exact"/>
              <w:ind w:left="0" w:leftChars="0" w:right="0" w:rightChars="0" w:firstLine="0" w:firstLineChars="0"/>
              <w:jc w:val="center"/>
              <w:rPr>
                <w:del w:id="4232" w:author="xh" w:date="2026-10-14T08:38:28Z"/>
              </w:rPr>
            </w:pPr>
            <w:ins w:id="1933" w:author="xh" w:date="2026-10-13T11:47:49Z">
              <w:del w:id="4231" w:author="xh" w:date="2026-10-14T08:38:28Z">
                <w:r>
                  <w:rPr>
                    <w:rFonts w:ascii="Times New Roman" w:hAnsi="Times New Roman" w:eastAsia="宋体"/>
                    <w:b w:val="0"/>
                    <w:sz w:val="18"/>
                  </w:rPr>
                  <w:delText xml:space="preserve">2.16～2.65</w:delText>
                </w:r>
              </w:del>
            </w:ins>
          </w:p>
        </w:tc>
        <w:tc>
          <w:tcPr>
            <w:tcW w:w="1385" w:type="dxa"/>
            <w:tcMar>
              <w:left w:w="70" w:type="dxa"/>
              <w:right w:w="70" w:type="dxa"/>
            </w:tcMar>
            <w:vAlign w:val="center"/>
          </w:tcPr>
          <w:p w14:paraId="2D65D670">
            <w:pPr>
              <w:keepNext/>
              <w:spacing w:before="20" w:after="20" w:line="260" w:lineRule="exact"/>
              <w:ind w:left="0" w:leftChars="0" w:right="0" w:rightChars="0" w:firstLine="0" w:firstLineChars="0"/>
              <w:jc w:val="center"/>
              <w:rPr>
                <w:del w:id="4234" w:author="xh" w:date="2026-10-14T08:38:28Z"/>
              </w:rPr>
            </w:pPr>
            <w:ins w:id="1934" w:author="xh" w:date="2026-10-13T11:47:49Z">
              <w:del w:id="4233" w:author="xh" w:date="2026-10-14T08:38:28Z">
                <w:r>
                  <w:rPr>
                    <w:rFonts w:ascii="Times New Roman" w:hAnsi="Times New Roman" w:eastAsia="宋体"/>
                    <w:b w:val="0"/>
                    <w:sz w:val="18"/>
                  </w:rPr>
                  <w:delText xml:space="preserve">2.13～2.65</w:delText>
                </w:r>
              </w:del>
            </w:ins>
          </w:p>
        </w:tc>
        <w:tc>
          <w:tcPr>
            <w:tcW w:w="1385" w:type="dxa"/>
            <w:tcMar>
              <w:left w:w="70" w:type="dxa"/>
              <w:right w:w="70" w:type="dxa"/>
            </w:tcMar>
            <w:vAlign w:val="center"/>
          </w:tcPr>
          <w:p w14:paraId="3A0D4E08">
            <w:pPr>
              <w:keepNext/>
              <w:spacing w:before="20" w:after="20" w:line="260" w:lineRule="exact"/>
              <w:ind w:left="0" w:leftChars="0" w:right="0" w:rightChars="0" w:firstLine="0" w:firstLineChars="0"/>
              <w:jc w:val="center"/>
              <w:rPr>
                <w:del w:id="4236" w:author="xh" w:date="2026-10-14T08:38:28Z"/>
              </w:rPr>
            </w:pPr>
            <w:ins w:id="1935" w:author="xh" w:date="2026-10-13T11:47:49Z">
              <w:del w:id="4235" w:author="xh" w:date="2026-10-14T08:38:28Z">
                <w:r>
                  <w:rPr>
                    <w:rFonts w:ascii="Times New Roman" w:hAnsi="Times New Roman" w:eastAsia="宋体"/>
                    <w:b w:val="0"/>
                    <w:sz w:val="18"/>
                  </w:rPr>
                  <w:delText xml:space="preserve">2.01～2.65</w:delText>
                </w:r>
              </w:del>
            </w:ins>
          </w:p>
        </w:tc>
        <w:tc>
          <w:tcPr>
            <w:tcW w:w="1385" w:type="dxa"/>
            <w:tcMar>
              <w:left w:w="70" w:type="dxa"/>
              <w:right w:w="70" w:type="dxa"/>
            </w:tcMar>
            <w:vAlign w:val="center"/>
          </w:tcPr>
          <w:p w14:paraId="446A8D51">
            <w:pPr>
              <w:keepNext/>
              <w:spacing w:before="20" w:after="20" w:line="260" w:lineRule="exact"/>
              <w:ind w:left="0" w:leftChars="0" w:right="0" w:rightChars="0" w:firstLine="0" w:firstLineChars="0"/>
              <w:jc w:val="center"/>
              <w:rPr>
                <w:del w:id="4238" w:author="xh" w:date="2026-10-14T08:38:28Z"/>
              </w:rPr>
            </w:pPr>
            <w:ins w:id="1936" w:author="xh" w:date="2026-10-13T11:47:49Z">
              <w:del w:id="4237" w:author="xh" w:date="2026-10-14T08:38:28Z">
                <w:r>
                  <w:rPr>
                    <w:rFonts w:ascii="Times New Roman" w:hAnsi="Times New Roman" w:eastAsia="宋体"/>
                    <w:b w:val="0"/>
                    <w:sz w:val="18"/>
                  </w:rPr>
                  <w:delText xml:space="preserve">2.01～2.65</w:delText>
                </w:r>
              </w:del>
            </w:ins>
          </w:p>
        </w:tc>
      </w:tr>
      <w:tr w14:paraId="0528D7E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937" w:author="xh" w:date="2026-10-13T11:47:49Z"/>
          <w:del w:id="4239" w:author="xh" w:date="2026-10-14T08:38:28Z"/>
        </w:trPr>
        <w:tc>
          <w:tcPr>
            <w:tcW w:w="1385" w:type="dxa"/>
            <w:tcMar>
              <w:left w:w="70" w:type="dxa"/>
              <w:right w:w="70" w:type="dxa"/>
            </w:tcMar>
            <w:vAlign w:val="center"/>
          </w:tcPr>
          <w:p w14:paraId="0D9FF4EC">
            <w:pPr>
              <w:keepNext/>
              <w:spacing w:before="20" w:after="20" w:line="260" w:lineRule="exact"/>
              <w:ind w:left="0" w:leftChars="0" w:right="0" w:rightChars="0" w:firstLine="0" w:firstLineChars="0"/>
              <w:jc w:val="center"/>
              <w:rPr>
                <w:del w:id="4241" w:author="xh" w:date="2026-10-14T08:38:28Z"/>
              </w:rPr>
            </w:pPr>
            <w:ins w:id="1938" w:author="xh" w:date="2026-10-13T11:47:49Z">
              <w:del w:id="4240" w:author="xh" w:date="2026-10-14T08:38:28Z">
                <w:r>
                  <w:rPr>
                    <w:rFonts w:ascii="Times New Roman" w:hAnsi="Times New Roman" w:eastAsia="宋体"/>
                    <w:b w:val="0"/>
                    <w:sz w:val="18"/>
                  </w:rPr>
                  <w:delText xml:space="preserve">&gt;7%</w:delText>
                </w:r>
              </w:del>
            </w:ins>
          </w:p>
        </w:tc>
        <w:tc>
          <w:tcPr>
            <w:tcW w:w="1385" w:type="dxa"/>
            <w:tcMar>
              <w:left w:w="70" w:type="dxa"/>
              <w:right w:w="70" w:type="dxa"/>
            </w:tcMar>
            <w:vAlign w:val="center"/>
          </w:tcPr>
          <w:p w14:paraId="3F898FED">
            <w:pPr>
              <w:keepNext/>
              <w:spacing w:before="20" w:after="20" w:line="260" w:lineRule="exact"/>
              <w:ind w:left="0" w:leftChars="0" w:right="0" w:rightChars="0" w:firstLine="0" w:firstLineChars="0"/>
              <w:jc w:val="center"/>
              <w:rPr>
                <w:del w:id="4243" w:author="xh" w:date="2026-10-14T08:38:28Z"/>
              </w:rPr>
            </w:pPr>
            <w:ins w:id="1939" w:author="xh" w:date="2026-10-13T11:47:49Z">
              <w:del w:id="4242" w:author="xh" w:date="2026-10-14T08:38:28Z">
                <w:r>
                  <w:rPr>
                    <w:rFonts w:ascii="Times New Roman" w:hAnsi="Times New Roman" w:eastAsia="宋体"/>
                    <w:b w:val="0"/>
                    <w:sz w:val="18"/>
                  </w:rPr>
                  <w:delText xml:space="preserve">≤1</w:delText>
                </w:r>
              </w:del>
            </w:ins>
          </w:p>
        </w:tc>
        <w:tc>
          <w:tcPr>
            <w:tcW w:w="1385" w:type="dxa"/>
            <w:tcMar>
              <w:left w:w="70" w:type="dxa"/>
              <w:right w:w="70" w:type="dxa"/>
            </w:tcMar>
            <w:vAlign w:val="center"/>
          </w:tcPr>
          <w:p w14:paraId="4CFBD2BF">
            <w:pPr>
              <w:keepNext/>
              <w:spacing w:before="20" w:after="20" w:line="260" w:lineRule="exact"/>
              <w:ind w:left="0" w:leftChars="0" w:right="0" w:rightChars="0" w:firstLine="0" w:firstLineChars="0"/>
              <w:jc w:val="center"/>
              <w:rPr>
                <w:del w:id="4245" w:author="xh" w:date="2026-10-14T08:38:28Z"/>
              </w:rPr>
            </w:pPr>
            <w:ins w:id="1940" w:author="xh" w:date="2026-10-13T11:47:49Z">
              <w:del w:id="4244" w:author="xh" w:date="2026-10-14T08:38:28Z">
                <w:r>
                  <w:rPr>
                    <w:rFonts w:ascii="Times New Roman" w:hAnsi="Times New Roman" w:eastAsia="宋体"/>
                    <w:b w:val="0"/>
                    <w:sz w:val="18"/>
                  </w:rPr>
                  <w:delText xml:space="preserve">1.77～1.92</w:delText>
                </w:r>
              </w:del>
            </w:ins>
          </w:p>
        </w:tc>
        <w:tc>
          <w:tcPr>
            <w:tcW w:w="1385" w:type="dxa"/>
            <w:tcMar>
              <w:left w:w="70" w:type="dxa"/>
              <w:right w:w="70" w:type="dxa"/>
            </w:tcMar>
            <w:vAlign w:val="center"/>
          </w:tcPr>
          <w:p w14:paraId="2B92356A">
            <w:pPr>
              <w:keepNext/>
              <w:spacing w:before="20" w:after="20" w:line="260" w:lineRule="exact"/>
              <w:ind w:left="0" w:leftChars="0" w:right="0" w:rightChars="0" w:firstLine="0" w:firstLineChars="0"/>
              <w:jc w:val="center"/>
              <w:rPr>
                <w:del w:id="4247" w:author="xh" w:date="2026-10-14T08:38:28Z"/>
              </w:rPr>
            </w:pPr>
            <w:ins w:id="1941" w:author="xh" w:date="2026-10-13T11:47:49Z">
              <w:del w:id="4246" w:author="xh" w:date="2026-10-14T08:38:28Z">
                <w:r>
                  <w:rPr>
                    <w:rFonts w:ascii="Times New Roman" w:hAnsi="Times New Roman" w:eastAsia="宋体"/>
                    <w:b w:val="0"/>
                    <w:sz w:val="18"/>
                  </w:rPr>
                  <w:delText xml:space="preserve">1.50～1.78</w:delText>
                </w:r>
              </w:del>
            </w:ins>
          </w:p>
        </w:tc>
        <w:tc>
          <w:tcPr>
            <w:tcW w:w="1385" w:type="dxa"/>
            <w:tcMar>
              <w:left w:w="70" w:type="dxa"/>
              <w:right w:w="70" w:type="dxa"/>
            </w:tcMar>
            <w:vAlign w:val="center"/>
          </w:tcPr>
          <w:p w14:paraId="1163D69F">
            <w:pPr>
              <w:keepNext/>
              <w:spacing w:before="20" w:after="20" w:line="260" w:lineRule="exact"/>
              <w:ind w:left="0" w:leftChars="0" w:right="0" w:rightChars="0" w:firstLine="0" w:firstLineChars="0"/>
              <w:jc w:val="center"/>
              <w:rPr>
                <w:del w:id="4249" w:author="xh" w:date="2026-10-14T08:38:28Z"/>
              </w:rPr>
            </w:pPr>
            <w:ins w:id="1942" w:author="xh" w:date="2026-10-13T11:47:49Z">
              <w:del w:id="4248" w:author="xh" w:date="2026-10-14T08:38:28Z">
                <w:r>
                  <w:rPr>
                    <w:rFonts w:ascii="Times New Roman" w:hAnsi="Times New Roman" w:eastAsia="宋体"/>
                    <w:b w:val="0"/>
                    <w:sz w:val="18"/>
                  </w:rPr>
                  <w:delText xml:space="preserve">1.50～1.62</w:delText>
                </w:r>
              </w:del>
            </w:ins>
          </w:p>
        </w:tc>
        <w:tc>
          <w:tcPr>
            <w:tcW w:w="1385" w:type="dxa"/>
            <w:tcMar>
              <w:left w:w="70" w:type="dxa"/>
              <w:right w:w="70" w:type="dxa"/>
            </w:tcMar>
            <w:vAlign w:val="center"/>
          </w:tcPr>
          <w:p w14:paraId="16D9AE99">
            <w:pPr>
              <w:keepNext/>
              <w:spacing w:before="20" w:after="20" w:line="260" w:lineRule="exact"/>
              <w:ind w:left="0" w:leftChars="0" w:right="0" w:rightChars="0" w:firstLine="0" w:firstLineChars="0"/>
              <w:jc w:val="center"/>
              <w:rPr>
                <w:del w:id="4251" w:author="xh" w:date="2026-10-14T08:38:28Z"/>
              </w:rPr>
            </w:pPr>
            <w:ins w:id="1943" w:author="xh" w:date="2026-10-13T11:47:49Z">
              <w:del w:id="4250" w:author="xh" w:date="2026-10-14T08:38:28Z">
                <w:r>
                  <w:rPr>
                    <w:rFonts w:ascii="Times New Roman" w:hAnsi="Times New Roman" w:eastAsia="宋体"/>
                    <w:b w:val="0"/>
                    <w:sz w:val="18"/>
                  </w:rPr>
                  <w:delText xml:space="preserve">1.36～1.62</w:delText>
                </w:r>
              </w:del>
            </w:ins>
          </w:p>
        </w:tc>
      </w:tr>
      <w:tr w14:paraId="191E4F3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944" w:author="xh" w:date="2026-10-13T11:47:49Z"/>
          <w:del w:id="4252" w:author="xh" w:date="2026-10-14T08:38:28Z"/>
        </w:trPr>
        <w:tc>
          <w:tcPr>
            <w:tcW w:w="1385" w:type="dxa"/>
            <w:tcMar>
              <w:left w:w="70" w:type="dxa"/>
              <w:right w:w="70" w:type="dxa"/>
            </w:tcMar>
            <w:vAlign w:val="center"/>
          </w:tcPr>
          <w:p w14:paraId="77B7B1AD">
            <w:pPr>
              <w:keepNext/>
              <w:spacing w:before="20" w:after="20" w:line="260" w:lineRule="exact"/>
              <w:ind w:left="0" w:leftChars="0" w:right="0" w:rightChars="0" w:firstLine="0" w:firstLineChars="0"/>
              <w:jc w:val="center"/>
              <w:rPr>
                <w:del w:id="4254" w:author="xh" w:date="2026-10-14T08:38:28Z"/>
              </w:rPr>
            </w:pPr>
            <w:ins w:id="1945" w:author="xh" w:date="2026-10-13T11:47:49Z">
              <w:del w:id="4253" w:author="xh" w:date="2026-10-14T08:38:28Z">
                <w:r>
                  <w:rPr>
                    <w:rFonts w:ascii="Times New Roman" w:hAnsi="Times New Roman" w:eastAsia="宋体"/>
                    <w:b w:val="0"/>
                    <w:sz w:val="18"/>
                  </w:rPr>
                  <w:delText xml:space="preserve">&gt;7%</w:delText>
                </w:r>
              </w:del>
            </w:ins>
          </w:p>
        </w:tc>
        <w:tc>
          <w:tcPr>
            <w:tcW w:w="1385" w:type="dxa"/>
            <w:tcMar>
              <w:left w:w="70" w:type="dxa"/>
              <w:right w:w="70" w:type="dxa"/>
            </w:tcMar>
            <w:vAlign w:val="center"/>
          </w:tcPr>
          <w:p w14:paraId="4BC7D7EA">
            <w:pPr>
              <w:keepNext/>
              <w:spacing w:before="20" w:after="20" w:line="260" w:lineRule="exact"/>
              <w:ind w:left="0" w:leftChars="0" w:right="0" w:rightChars="0" w:firstLine="0" w:firstLineChars="0"/>
              <w:jc w:val="center"/>
              <w:rPr>
                <w:del w:id="4256" w:author="xh" w:date="2026-10-14T08:38:28Z"/>
              </w:rPr>
            </w:pPr>
            <w:ins w:id="1946" w:author="xh" w:date="2026-10-13T11:47:49Z">
              <w:del w:id="4255" w:author="xh" w:date="2026-10-14T08:38:28Z">
                <w:r>
                  <w:rPr>
                    <w:rFonts w:ascii="Times New Roman" w:hAnsi="Times New Roman" w:eastAsia="宋体"/>
                    <w:b w:val="0"/>
                    <w:sz w:val="18"/>
                  </w:rPr>
                  <w:delText xml:space="preserve">(1,2]</w:delText>
                </w:r>
              </w:del>
            </w:ins>
          </w:p>
        </w:tc>
        <w:tc>
          <w:tcPr>
            <w:tcW w:w="1385" w:type="dxa"/>
            <w:tcMar>
              <w:left w:w="70" w:type="dxa"/>
              <w:right w:w="70" w:type="dxa"/>
            </w:tcMar>
            <w:vAlign w:val="center"/>
          </w:tcPr>
          <w:p w14:paraId="30B695C3">
            <w:pPr>
              <w:keepNext/>
              <w:spacing w:before="20" w:after="20" w:line="260" w:lineRule="exact"/>
              <w:ind w:left="0" w:leftChars="0" w:right="0" w:rightChars="0" w:firstLine="0" w:firstLineChars="0"/>
              <w:jc w:val="center"/>
              <w:rPr>
                <w:del w:id="4258" w:author="xh" w:date="2026-10-14T08:38:28Z"/>
              </w:rPr>
            </w:pPr>
            <w:ins w:id="1947" w:author="xh" w:date="2026-10-13T11:47:49Z">
              <w:del w:id="4257" w:author="xh" w:date="2026-10-14T08:38:28Z">
                <w:r>
                  <w:rPr>
                    <w:rFonts w:ascii="Times New Roman" w:hAnsi="Times New Roman" w:eastAsia="宋体"/>
                    <w:b w:val="0"/>
                    <w:sz w:val="18"/>
                  </w:rPr>
                  <w:delText xml:space="preserve">1.77～2.09</w:delText>
                </w:r>
              </w:del>
            </w:ins>
          </w:p>
        </w:tc>
        <w:tc>
          <w:tcPr>
            <w:tcW w:w="1385" w:type="dxa"/>
            <w:tcMar>
              <w:left w:w="70" w:type="dxa"/>
              <w:right w:w="70" w:type="dxa"/>
            </w:tcMar>
            <w:vAlign w:val="center"/>
          </w:tcPr>
          <w:p w14:paraId="2A310785">
            <w:pPr>
              <w:keepNext/>
              <w:spacing w:before="20" w:after="20" w:line="260" w:lineRule="exact"/>
              <w:ind w:left="0" w:leftChars="0" w:right="0" w:rightChars="0" w:firstLine="0" w:firstLineChars="0"/>
              <w:jc w:val="center"/>
              <w:rPr>
                <w:del w:id="4260" w:author="xh" w:date="2026-10-14T08:38:28Z"/>
              </w:rPr>
            </w:pPr>
            <w:ins w:id="1948" w:author="xh" w:date="2026-10-13T11:47:49Z">
              <w:del w:id="4259" w:author="xh" w:date="2026-10-14T08:38:28Z">
                <w:r>
                  <w:rPr>
                    <w:rFonts w:ascii="Times New Roman" w:hAnsi="Times New Roman" w:eastAsia="宋体"/>
                    <w:b w:val="0"/>
                    <w:sz w:val="18"/>
                  </w:rPr>
                  <w:delText xml:space="preserve">1.50～2.09</w:delText>
                </w:r>
              </w:del>
            </w:ins>
          </w:p>
        </w:tc>
        <w:tc>
          <w:tcPr>
            <w:tcW w:w="1385" w:type="dxa"/>
            <w:tcMar>
              <w:left w:w="70" w:type="dxa"/>
              <w:right w:w="70" w:type="dxa"/>
            </w:tcMar>
            <w:vAlign w:val="center"/>
          </w:tcPr>
          <w:p w14:paraId="51432473">
            <w:pPr>
              <w:keepNext/>
              <w:spacing w:before="20" w:after="20" w:line="260" w:lineRule="exact"/>
              <w:ind w:left="0" w:leftChars="0" w:right="0" w:rightChars="0" w:firstLine="0" w:firstLineChars="0"/>
              <w:jc w:val="center"/>
              <w:rPr>
                <w:del w:id="4262" w:author="xh" w:date="2026-10-14T08:38:28Z"/>
              </w:rPr>
            </w:pPr>
            <w:ins w:id="1949" w:author="xh" w:date="2026-10-13T11:47:49Z">
              <w:del w:id="4261" w:author="xh" w:date="2026-10-14T08:38:28Z">
                <w:r>
                  <w:rPr>
                    <w:rFonts w:ascii="Times New Roman" w:hAnsi="Times New Roman" w:eastAsia="宋体"/>
                    <w:b w:val="0"/>
                    <w:sz w:val="18"/>
                  </w:rPr>
                  <w:delText xml:space="preserve">1.50～1.95</w:delText>
                </w:r>
              </w:del>
            </w:ins>
          </w:p>
        </w:tc>
        <w:tc>
          <w:tcPr>
            <w:tcW w:w="1385" w:type="dxa"/>
            <w:tcMar>
              <w:left w:w="70" w:type="dxa"/>
              <w:right w:w="70" w:type="dxa"/>
            </w:tcMar>
            <w:vAlign w:val="center"/>
          </w:tcPr>
          <w:p w14:paraId="79258022">
            <w:pPr>
              <w:keepNext/>
              <w:spacing w:before="20" w:after="20" w:line="260" w:lineRule="exact"/>
              <w:ind w:left="0" w:leftChars="0" w:right="0" w:rightChars="0" w:firstLine="0" w:firstLineChars="0"/>
              <w:jc w:val="center"/>
              <w:rPr>
                <w:del w:id="4264" w:author="xh" w:date="2026-10-14T08:38:28Z"/>
              </w:rPr>
            </w:pPr>
            <w:ins w:id="1950" w:author="xh" w:date="2026-10-13T11:47:49Z">
              <w:del w:id="4263" w:author="xh" w:date="2026-10-14T08:38:28Z">
                <w:r>
                  <w:rPr>
                    <w:rFonts w:ascii="Times New Roman" w:hAnsi="Times New Roman" w:eastAsia="宋体"/>
                    <w:b w:val="0"/>
                    <w:sz w:val="18"/>
                  </w:rPr>
                  <w:delText xml:space="preserve">1.47～1.95</w:delText>
                </w:r>
              </w:del>
            </w:ins>
          </w:p>
        </w:tc>
      </w:tr>
      <w:tr w14:paraId="1A777F9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951" w:author="xh" w:date="2026-10-13T11:47:49Z"/>
          <w:del w:id="4265" w:author="xh" w:date="2026-10-14T08:38:28Z"/>
        </w:trPr>
        <w:tc>
          <w:tcPr>
            <w:tcW w:w="1385" w:type="dxa"/>
            <w:tcMar>
              <w:left w:w="70" w:type="dxa"/>
              <w:right w:w="70" w:type="dxa"/>
            </w:tcMar>
            <w:vAlign w:val="center"/>
          </w:tcPr>
          <w:p w14:paraId="3E6797C3">
            <w:pPr>
              <w:keepNext w:val="0"/>
              <w:spacing w:before="20" w:after="20" w:line="260" w:lineRule="exact"/>
              <w:ind w:left="0" w:leftChars="0" w:right="0" w:rightChars="0" w:firstLine="0" w:firstLineChars="0"/>
              <w:jc w:val="center"/>
              <w:rPr>
                <w:del w:id="4267" w:author="xh" w:date="2026-10-14T08:38:28Z"/>
              </w:rPr>
            </w:pPr>
            <w:ins w:id="1952" w:author="xh" w:date="2026-10-13T11:47:49Z">
              <w:del w:id="4266" w:author="xh" w:date="2026-10-14T08:38:28Z">
                <w:r>
                  <w:rPr>
                    <w:rFonts w:ascii="Times New Roman" w:hAnsi="Times New Roman" w:eastAsia="宋体"/>
                    <w:b w:val="0"/>
                    <w:sz w:val="18"/>
                  </w:rPr>
                  <w:delText xml:space="preserve">&gt;7%</w:delText>
                </w:r>
              </w:del>
            </w:ins>
          </w:p>
        </w:tc>
        <w:tc>
          <w:tcPr>
            <w:tcW w:w="1385" w:type="dxa"/>
            <w:tcMar>
              <w:left w:w="70" w:type="dxa"/>
              <w:right w:w="70" w:type="dxa"/>
            </w:tcMar>
            <w:vAlign w:val="center"/>
          </w:tcPr>
          <w:p w14:paraId="29652E3F">
            <w:pPr>
              <w:keepNext w:val="0"/>
              <w:spacing w:before="20" w:after="20" w:line="260" w:lineRule="exact"/>
              <w:ind w:left="0" w:leftChars="0" w:right="0" w:rightChars="0" w:firstLine="0" w:firstLineChars="0"/>
              <w:jc w:val="center"/>
              <w:rPr>
                <w:del w:id="4269" w:author="xh" w:date="2026-10-14T08:38:28Z"/>
              </w:rPr>
            </w:pPr>
            <w:ins w:id="1953" w:author="xh" w:date="2026-10-13T11:47:49Z">
              <w:del w:id="4268" w:author="xh" w:date="2026-10-14T08:38:28Z">
                <w:r>
                  <w:rPr>
                    <w:rFonts w:ascii="Times New Roman" w:hAnsi="Times New Roman" w:eastAsia="宋体"/>
                    <w:b w:val="0"/>
                    <w:sz w:val="18"/>
                  </w:rPr>
                  <w:delText xml:space="preserve">&gt;2</w:delText>
                </w:r>
              </w:del>
            </w:ins>
          </w:p>
        </w:tc>
        <w:tc>
          <w:tcPr>
            <w:tcW w:w="1385" w:type="dxa"/>
            <w:tcMar>
              <w:left w:w="70" w:type="dxa"/>
              <w:right w:w="70" w:type="dxa"/>
            </w:tcMar>
            <w:vAlign w:val="center"/>
          </w:tcPr>
          <w:p w14:paraId="4BEBE0E4">
            <w:pPr>
              <w:keepNext w:val="0"/>
              <w:spacing w:before="20" w:after="20" w:line="260" w:lineRule="exact"/>
              <w:ind w:left="0" w:leftChars="0" w:right="0" w:rightChars="0" w:firstLine="0" w:firstLineChars="0"/>
              <w:jc w:val="center"/>
              <w:rPr>
                <w:del w:id="4271" w:author="xh" w:date="2026-10-14T08:38:28Z"/>
              </w:rPr>
            </w:pPr>
            <w:ins w:id="1954" w:author="xh" w:date="2026-10-13T11:47:49Z">
              <w:del w:id="4270" w:author="xh" w:date="2026-10-14T08:38:28Z">
                <w:r>
                  <w:rPr>
                    <w:rFonts w:ascii="Times New Roman" w:hAnsi="Times New Roman" w:eastAsia="宋体"/>
                    <w:b w:val="0"/>
                    <w:sz w:val="18"/>
                  </w:rPr>
                  <w:delText xml:space="preserve">2.24～2.49</w:delText>
                </w:r>
              </w:del>
            </w:ins>
          </w:p>
        </w:tc>
        <w:tc>
          <w:tcPr>
            <w:tcW w:w="1385" w:type="dxa"/>
            <w:tcMar>
              <w:left w:w="70" w:type="dxa"/>
              <w:right w:w="70" w:type="dxa"/>
            </w:tcMar>
            <w:vAlign w:val="center"/>
          </w:tcPr>
          <w:p w14:paraId="64B293C9">
            <w:pPr>
              <w:keepNext w:val="0"/>
              <w:spacing w:before="20" w:after="20" w:line="260" w:lineRule="exact"/>
              <w:ind w:left="0" w:leftChars="0" w:right="0" w:rightChars="0" w:firstLine="0" w:firstLineChars="0"/>
              <w:jc w:val="center"/>
              <w:rPr>
                <w:del w:id="4273" w:author="xh" w:date="2026-10-14T08:38:28Z"/>
              </w:rPr>
            </w:pPr>
            <w:ins w:id="1955" w:author="xh" w:date="2026-10-13T11:47:49Z">
              <w:del w:id="4272" w:author="xh" w:date="2026-10-14T08:38:28Z">
                <w:r>
                  <w:rPr>
                    <w:rFonts w:ascii="Times New Roman" w:hAnsi="Times New Roman" w:eastAsia="宋体"/>
                    <w:b w:val="0"/>
                    <w:sz w:val="18"/>
                  </w:rPr>
                  <w:delText xml:space="preserve">2.08～2.42</w:delText>
                </w:r>
              </w:del>
            </w:ins>
          </w:p>
        </w:tc>
        <w:tc>
          <w:tcPr>
            <w:tcW w:w="1385" w:type="dxa"/>
            <w:tcMar>
              <w:left w:w="70" w:type="dxa"/>
              <w:right w:w="70" w:type="dxa"/>
            </w:tcMar>
            <w:vAlign w:val="center"/>
          </w:tcPr>
          <w:p w14:paraId="1AA5E027">
            <w:pPr>
              <w:keepNext w:val="0"/>
              <w:spacing w:before="20" w:after="20" w:line="260" w:lineRule="exact"/>
              <w:ind w:left="0" w:leftChars="0" w:right="0" w:rightChars="0" w:firstLine="0" w:firstLineChars="0"/>
              <w:jc w:val="center"/>
              <w:rPr>
                <w:del w:id="4275" w:author="xh" w:date="2026-10-14T08:38:28Z"/>
              </w:rPr>
            </w:pPr>
            <w:ins w:id="1956" w:author="xh" w:date="2026-10-13T11:47:49Z">
              <w:del w:id="4274" w:author="xh" w:date="2026-10-14T08:38:28Z">
                <w:r>
                  <w:rPr>
                    <w:rFonts w:ascii="Times New Roman" w:hAnsi="Times New Roman" w:eastAsia="宋体"/>
                    <w:b w:val="0"/>
                    <w:sz w:val="18"/>
                  </w:rPr>
                  <w:delText xml:space="preserve">1.93～2.42</w:delText>
                </w:r>
              </w:del>
            </w:ins>
          </w:p>
        </w:tc>
        <w:tc>
          <w:tcPr>
            <w:tcW w:w="1385" w:type="dxa"/>
            <w:tcMar>
              <w:left w:w="70" w:type="dxa"/>
              <w:right w:w="70" w:type="dxa"/>
            </w:tcMar>
            <w:vAlign w:val="center"/>
          </w:tcPr>
          <w:p w14:paraId="798D401C">
            <w:pPr>
              <w:keepNext w:val="0"/>
              <w:spacing w:before="20" w:after="20" w:line="260" w:lineRule="exact"/>
              <w:ind w:left="0" w:leftChars="0" w:right="0" w:rightChars="0" w:firstLine="0" w:firstLineChars="0"/>
              <w:jc w:val="center"/>
              <w:rPr>
                <w:del w:id="4277" w:author="xh" w:date="2026-10-14T08:38:28Z"/>
              </w:rPr>
            </w:pPr>
            <w:ins w:id="1957" w:author="xh" w:date="2026-10-13T11:47:49Z">
              <w:del w:id="4276" w:author="xh" w:date="2026-10-14T08:38:28Z">
                <w:r>
                  <w:rPr>
                    <w:rFonts w:ascii="Times New Roman" w:hAnsi="Times New Roman" w:eastAsia="宋体"/>
                    <w:b w:val="0"/>
                    <w:sz w:val="18"/>
                  </w:rPr>
                  <w:delText xml:space="preserve">1.80～2.42</w:delText>
                </w:r>
              </w:del>
            </w:ins>
          </w:p>
        </w:tc>
      </w:tr>
    </w:tbl>
    <w:tbl xmlns:a="http://schemas.openxmlformats.org/drawingml/2006/main" xmlns:pic="http://schemas.openxmlformats.org/drawingml/2006/picture">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ins w:id="4278" w:author="xh" w:date="2026-10-14T08:38:28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279" w:author="xh" w:date="2026-10-14T08:38:28Z">
              <w:r>
                <w:rPr>
                  <w:rFonts w:ascii="Times New Roman" w:hAnsi="Times New Roman" w:eastAsia="宋体"/>
                  <w:b/>
                  <w:sz w:val="18"/>
                </w:rPr>
                <w:t>平均增长率</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280" w:author="xh" w:date="2026-10-14T08:38:28Z">
              <w:r>
                <w:rPr>
                  <w:rFonts w:ascii="Times New Roman" w:hAnsi="Times New Roman" w:eastAsia="宋体"/>
                  <w:b/>
                  <w:sz w:val="18"/>
                </w:rPr>
                <w:t>装机渗透率</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281" w:author="xh" w:date="2026-10-14T08:38:28Z">
              <w:r>
                <w:rPr>
                  <w:rFonts w:ascii="Times New Roman" w:hAnsi="Times New Roman" w:eastAsia="宋体"/>
                  <w:b/>
                  <w:sz w:val="18"/>
                </w:rPr>
                <w:t>≤30%</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282" w:author="xh" w:date="2026-10-14T08:38:28Z">
              <w:r>
                <w:rPr>
                  <w:rFonts w:ascii="Times New Roman" w:hAnsi="Times New Roman" w:eastAsia="宋体"/>
                  <w:b/>
                  <w:sz w:val="18"/>
                </w:rPr>
                <w:t>(30%,50%]</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283" w:author="xh" w:date="2026-10-14T08:38:28Z">
              <w:r>
                <w:rPr>
                  <w:rFonts w:ascii="Times New Roman" w:hAnsi="Times New Roman" w:eastAsia="宋体"/>
                  <w:b/>
                  <w:sz w:val="18"/>
                </w:rPr>
                <w:t>(50%,70%]</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284" w:author="xh" w:date="2026-10-14T08:38:28Z">
              <w:r>
                <w:rPr>
                  <w:rFonts w:ascii="Times New Roman" w:hAnsi="Times New Roman" w:eastAsia="宋体"/>
                  <w:b/>
                  <w:sz w:val="18"/>
                </w:rPr>
                <w:t>&gt;70%</w:t>
              </w:r>
            </w:ins>
          </w:p>
        </w:tc>
      </w:tr>
      <w:tr>
        <w:trPr>
          <w:cantSplit/>
          <w:ins w:id="4285" w:author="xh" w:date="2026-10-14T08:38:28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286" w:author="xh" w:date="2026-10-14T08:38:28Z">
              <w:r>
                <w:rPr>
                  <w:rFonts w:ascii="Times New Roman" w:hAnsi="Times New Roman" w:eastAsia="宋体"/>
                  <w:b w:val="0"/>
                  <w:sz w:val="18"/>
                </w:rPr>
                <w:t>≤2%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287" w:author="xh" w:date="2026-10-14T08:38:28Z">
              <w:r>
                <w:rPr>
                  <w:rFonts w:ascii="Times New Roman" w:hAnsi="Times New Roman" w:eastAsia="宋体"/>
                  <w:b w:val="0"/>
                  <w:sz w:val="18"/>
                </w:rPr>
                <w:t>≤1</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288" w:author="xh" w:date="2026-10-14T08:38:28Z">
              <w:r>
                <w:rPr>
                  <w:rFonts w:ascii="Times New Roman" w:hAnsi="Times New Roman" w:eastAsia="宋体"/>
                  <w:b w:val="0"/>
                  <w:sz w:val="18"/>
                </w:rPr>
                <w:t>1.84～2.04</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289" w:author="xh" w:date="2026-10-14T08:38:28Z">
              <w:r>
                <w:rPr>
                  <w:rFonts w:ascii="Times New Roman" w:hAnsi="Times New Roman" w:eastAsia="宋体"/>
                  <w:b w:val="0"/>
                  <w:sz w:val="18"/>
                </w:rPr>
                <w:t>1.84～2.00</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290" w:author="xh" w:date="2026-10-14T08:38:28Z">
              <w:r>
                <w:rPr>
                  <w:rFonts w:ascii="Times New Roman" w:hAnsi="Times New Roman" w:eastAsia="宋体"/>
                  <w:b w:val="0"/>
                  <w:sz w:val="18"/>
                </w:rPr>
                <w:t>1.84～2.00</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291" w:author="xh" w:date="2026-10-14T08:38:28Z">
              <w:r>
                <w:rPr>
                  <w:rFonts w:ascii="Times New Roman" w:hAnsi="Times New Roman" w:eastAsia="宋体"/>
                  <w:b w:val="0"/>
                  <w:sz w:val="18"/>
                </w:rPr>
                <w:t>1.84～2.00</w:t>
              </w:r>
            </w:ins>
          </w:p>
        </w:tc>
      </w:tr>
      <w:tr>
        <w:trPr>
          <w:cantSplit/>
          <w:ins w:id="4292" w:author="xh" w:date="2026-10-14T08:38:28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293" w:author="xh" w:date="2026-10-14T08:38:28Z">
              <w:r>
                <w:rPr>
                  <w:rFonts w:ascii="Times New Roman" w:hAnsi="Times New Roman" w:eastAsia="宋体"/>
                  <w:b w:val="0"/>
                  <w:sz w:val="18"/>
                </w:rPr>
                <w:t>≤2%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294" w:author="xh" w:date="2026-10-14T08:38:28Z">
              <w:r>
                <w:rPr>
                  <w:rFonts w:ascii="Times New Roman" w:hAnsi="Times New Roman" w:eastAsia="宋体"/>
                  <w:b w:val="0"/>
                  <w:sz w:val="18"/>
                </w:rPr>
                <w:t>(1,2]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295" w:author="xh" w:date="2026-10-14T08:38:28Z">
              <w:r>
                <w:rPr>
                  <w:rFonts w:ascii="Times New Roman" w:hAnsi="Times New Roman" w:eastAsia="宋体"/>
                  <w:b w:val="0"/>
                  <w:sz w:val="18"/>
                </w:rPr>
                <w:t>1.84～2.40</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296" w:author="xh" w:date="2026-10-14T08:38:28Z">
              <w:r>
                <w:rPr>
                  <w:rFonts w:ascii="Times New Roman" w:hAnsi="Times New Roman" w:eastAsia="宋体"/>
                  <w:b w:val="0"/>
                  <w:sz w:val="18"/>
                </w:rPr>
                <w:t>1.84～2.20</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297" w:author="xh" w:date="2026-10-14T08:38:28Z">
              <w:r>
                <w:rPr>
                  <w:rFonts w:ascii="Times New Roman" w:hAnsi="Times New Roman" w:eastAsia="宋体"/>
                  <w:b w:val="0"/>
                  <w:sz w:val="18"/>
                </w:rPr>
                <w:t>1.84～2.20</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298" w:author="xh" w:date="2026-10-14T08:38:28Z">
              <w:r>
                <w:rPr>
                  <w:rFonts w:ascii="Times New Roman" w:hAnsi="Times New Roman" w:eastAsia="宋体"/>
                  <w:b w:val="0"/>
                  <w:sz w:val="18"/>
                </w:rPr>
                <w:t>1.84～2.20</w:t>
              </w:r>
            </w:ins>
          </w:p>
        </w:tc>
      </w:tr>
      <w:tr>
        <w:trPr>
          <w:cantSplit/>
          <w:ins w:id="4299" w:author="xh" w:date="2026-10-14T08:38:28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300" w:author="xh" w:date="2026-10-14T08:38:28Z">
              <w:r>
                <w:rPr>
                  <w:rFonts w:ascii="Times New Roman" w:hAnsi="Times New Roman" w:eastAsia="宋体"/>
                  <w:b w:val="0"/>
                  <w:sz w:val="18"/>
                </w:rPr>
                <w:t>≤2%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301" w:author="xh" w:date="2026-10-14T08:38:28Z">
              <w:r>
                <w:rPr>
                  <w:rFonts w:ascii="Times New Roman" w:hAnsi="Times New Roman" w:eastAsia="宋体"/>
                  <w:b w:val="0"/>
                  <w:sz w:val="18"/>
                </w:rPr>
                <w:t>&gt;2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302" w:author="xh" w:date="2026-10-14T08:38:28Z">
              <w:r>
                <w:rPr>
                  <w:rFonts w:ascii="Times New Roman" w:hAnsi="Times New Roman" w:eastAsia="宋体"/>
                  <w:b w:val="0"/>
                  <w:sz w:val="18"/>
                </w:rPr>
                <w:t>2.20～3.15</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303" w:author="xh" w:date="2026-10-14T08:38:28Z">
              <w:r>
                <w:rPr>
                  <w:rFonts w:ascii="Times New Roman" w:hAnsi="Times New Roman" w:eastAsia="宋体"/>
                  <w:b w:val="0"/>
                  <w:sz w:val="18"/>
                </w:rPr>
                <w:t>2.20～2.84</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304" w:author="xh" w:date="2026-10-14T08:38:28Z">
              <w:r>
                <w:rPr>
                  <w:rFonts w:ascii="Times New Roman" w:hAnsi="Times New Roman" w:eastAsia="宋体"/>
                  <w:b w:val="0"/>
                  <w:sz w:val="18"/>
                </w:rPr>
                <w:t>2.20～2.84</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305" w:author="xh" w:date="2026-10-14T08:38:28Z">
              <w:r>
                <w:rPr>
                  <w:rFonts w:ascii="Times New Roman" w:hAnsi="Times New Roman" w:eastAsia="宋体"/>
                  <w:b w:val="0"/>
                  <w:sz w:val="18"/>
                </w:rPr>
                <w:t>2.20～2.84</w:t>
              </w:r>
            </w:ins>
          </w:p>
        </w:tc>
      </w:tr>
      <w:tr>
        <w:trPr>
          <w:cantSplit/>
          <w:ins w:id="4306" w:author="xh" w:date="2026-10-14T08:38:28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307" w:author="xh" w:date="2026-10-14T08:38:28Z">
              <w:r>
                <w:rPr>
                  <w:rFonts w:ascii="Times New Roman" w:hAnsi="Times New Roman" w:eastAsia="宋体"/>
                  <w:b w:val="0"/>
                  <w:sz w:val="18"/>
                </w:rPr>
                <w:t>(2%,4%]</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308" w:author="xh" w:date="2026-10-14T08:38:28Z">
              <w:r>
                <w:rPr>
                  <w:rFonts w:ascii="Times New Roman" w:hAnsi="Times New Roman" w:eastAsia="宋体"/>
                  <w:b w:val="0"/>
                  <w:sz w:val="18"/>
                </w:rPr>
                <w:t>≤1</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309" w:author="xh" w:date="2026-10-14T08:38:28Z">
              <w:r>
                <w:rPr>
                  <w:rFonts w:ascii="Times New Roman" w:hAnsi="Times New Roman" w:eastAsia="宋体"/>
                  <w:b w:val="0"/>
                  <w:sz w:val="18"/>
                </w:rPr>
                <w:t>1.70～2.14</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310" w:author="xh" w:date="2026-10-14T08:38:28Z">
              <w:r>
                <w:rPr>
                  <w:rFonts w:ascii="Times New Roman" w:hAnsi="Times New Roman" w:eastAsia="宋体"/>
                  <w:b w:val="0"/>
                  <w:sz w:val="18"/>
                </w:rPr>
                <w:t>1.70～1.96</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311" w:author="xh" w:date="2026-10-14T08:38:28Z">
              <w:r>
                <w:rPr>
                  <w:rFonts w:ascii="Times New Roman" w:hAnsi="Times New Roman" w:eastAsia="宋体"/>
                  <w:b w:val="0"/>
                  <w:sz w:val="18"/>
                </w:rPr>
                <w:t>1.70～1.89</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312" w:author="xh" w:date="2026-10-14T08:38:28Z">
              <w:r>
                <w:rPr>
                  <w:rFonts w:ascii="Times New Roman" w:hAnsi="Times New Roman" w:eastAsia="宋体"/>
                  <w:b w:val="0"/>
                  <w:sz w:val="18"/>
                </w:rPr>
                <w:t>1.70～1.78</w:t>
              </w:r>
            </w:ins>
          </w:p>
        </w:tc>
      </w:tr>
      <w:tr>
        <w:trPr>
          <w:cantSplit/>
          <w:ins w:id="4313" w:author="xh" w:date="2026-10-14T08:38:28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314" w:author="xh" w:date="2026-10-14T08:38:28Z">
              <w:r>
                <w:rPr>
                  <w:rFonts w:ascii="Times New Roman" w:hAnsi="Times New Roman" w:eastAsia="宋体"/>
                  <w:b w:val="0"/>
                  <w:sz w:val="18"/>
                </w:rPr>
                <w:t>(2%,4%]</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315" w:author="xh" w:date="2026-10-14T08:38:28Z">
              <w:r>
                <w:rPr>
                  <w:rFonts w:ascii="Times New Roman" w:hAnsi="Times New Roman" w:eastAsia="宋体"/>
                  <w:b w:val="0"/>
                  <w:sz w:val="18"/>
                </w:rPr>
                <w:t>(1,2]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316" w:author="xh" w:date="2026-10-14T08:38:28Z">
              <w:r>
                <w:rPr>
                  <w:rFonts w:ascii="Times New Roman" w:hAnsi="Times New Roman" w:eastAsia="宋体"/>
                  <w:b w:val="0"/>
                  <w:sz w:val="18"/>
                </w:rPr>
                <w:t>1.77～2.26</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317" w:author="xh" w:date="2026-10-14T08:38:28Z">
              <w:r>
                <w:rPr>
                  <w:rFonts w:ascii="Times New Roman" w:hAnsi="Times New Roman" w:eastAsia="宋体"/>
                  <w:b w:val="0"/>
                  <w:sz w:val="18"/>
                </w:rPr>
                <w:t>1.70～2.14</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318" w:author="xh" w:date="2026-10-14T08:38:28Z">
              <w:r>
                <w:rPr>
                  <w:rFonts w:ascii="Times New Roman" w:hAnsi="Times New Roman" w:eastAsia="宋体"/>
                  <w:b w:val="0"/>
                  <w:sz w:val="18"/>
                </w:rPr>
                <w:t>1.70～1.96</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319" w:author="xh" w:date="2026-10-14T08:38:28Z">
              <w:r>
                <w:rPr>
                  <w:rFonts w:ascii="Times New Roman" w:hAnsi="Times New Roman" w:eastAsia="宋体"/>
                  <w:b w:val="0"/>
                  <w:sz w:val="18"/>
                </w:rPr>
                <w:t>1.70～1.96</w:t>
              </w:r>
            </w:ins>
          </w:p>
        </w:tc>
      </w:tr>
      <w:tr>
        <w:trPr>
          <w:cantSplit/>
          <w:ins w:id="4320" w:author="xh" w:date="2026-10-14T08:38:28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321" w:author="xh" w:date="2026-10-14T08:38:28Z">
              <w:r>
                <w:rPr>
                  <w:rFonts w:ascii="Times New Roman" w:hAnsi="Times New Roman" w:eastAsia="宋体"/>
                  <w:b w:val="0"/>
                  <w:sz w:val="18"/>
                </w:rPr>
                <w:t>(2%,4%]</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322" w:author="xh" w:date="2026-10-14T08:38:28Z">
              <w:r>
                <w:rPr>
                  <w:rFonts w:ascii="Times New Roman" w:hAnsi="Times New Roman" w:eastAsia="宋体"/>
                  <w:b w:val="0"/>
                  <w:sz w:val="18"/>
                </w:rPr>
                <w:t>&gt;2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323" w:author="xh" w:date="2026-10-14T08:38:28Z">
              <w:r>
                <w:rPr>
                  <w:rFonts w:ascii="Times New Roman" w:hAnsi="Times New Roman" w:eastAsia="宋体"/>
                  <w:b w:val="0"/>
                  <w:sz w:val="18"/>
                </w:rPr>
                <w:t>2.25～2.92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324" w:author="xh" w:date="2026-10-14T08:38:28Z">
              <w:r>
                <w:rPr>
                  <w:rFonts w:ascii="Times New Roman" w:hAnsi="Times New Roman" w:eastAsia="宋体"/>
                  <w:b w:val="0"/>
                  <w:sz w:val="18"/>
                </w:rPr>
                <w:t>2.25～2.81</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325" w:author="xh" w:date="2026-10-14T08:38:28Z">
              <w:r>
                <w:rPr>
                  <w:rFonts w:ascii="Times New Roman" w:hAnsi="Times New Roman" w:eastAsia="宋体"/>
                  <w:b w:val="0"/>
                  <w:sz w:val="18"/>
                </w:rPr>
                <w:t>2.25～2.71</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326" w:author="xh" w:date="2026-10-14T08:38:28Z">
              <w:r>
                <w:rPr>
                  <w:rFonts w:ascii="Times New Roman" w:hAnsi="Times New Roman" w:eastAsia="宋体"/>
                  <w:b w:val="0"/>
                  <w:sz w:val="18"/>
                </w:rPr>
                <w:t>2.25～2.71</w:t>
              </w:r>
            </w:ins>
          </w:p>
        </w:tc>
      </w:tr>
      <w:tr>
        <w:trPr>
          <w:cantSplit/>
          <w:ins w:id="4327" w:author="xh" w:date="2026-10-14T08:38:28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328" w:author="xh" w:date="2026-10-14T08:38:28Z">
              <w:r>
                <w:rPr>
                  <w:rFonts w:ascii="Times New Roman" w:hAnsi="Times New Roman" w:eastAsia="宋体"/>
                  <w:b w:val="0"/>
                  <w:sz w:val="18"/>
                </w:rPr>
                <w:t>(4%,7%]</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329" w:author="xh" w:date="2026-10-14T08:38:28Z">
              <w:r>
                <w:rPr>
                  <w:rFonts w:ascii="Times New Roman" w:hAnsi="Times New Roman" w:eastAsia="宋体"/>
                  <w:b w:val="0"/>
                  <w:sz w:val="18"/>
                </w:rPr>
                <w:t>≤1</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330" w:author="xh" w:date="2026-10-14T08:38:28Z">
              <w:r>
                <w:rPr>
                  <w:rFonts w:ascii="Times New Roman" w:hAnsi="Times New Roman" w:eastAsia="宋体"/>
                  <w:b w:val="0"/>
                  <w:sz w:val="18"/>
                </w:rPr>
                <w:t>1.77～2.10</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331" w:author="xh" w:date="2026-10-14T08:38:28Z">
              <w:r>
                <w:rPr>
                  <w:rFonts w:ascii="Times New Roman" w:hAnsi="Times New Roman" w:eastAsia="宋体"/>
                  <w:b w:val="0"/>
                  <w:sz w:val="18"/>
                </w:rPr>
                <w:t>1.61～1.78</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332" w:author="xh" w:date="2026-10-14T08:38:28Z">
              <w:r>
                <w:rPr>
                  <w:rFonts w:ascii="Times New Roman" w:hAnsi="Times New Roman" w:eastAsia="宋体"/>
                  <w:b w:val="0"/>
                  <w:sz w:val="18"/>
                </w:rPr>
                <w:t>1.52～1.78</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333" w:author="xh" w:date="2026-10-14T08:38:28Z">
              <w:r>
                <w:rPr>
                  <w:rFonts w:ascii="Times New Roman" w:hAnsi="Times New Roman" w:eastAsia="宋体"/>
                  <w:b w:val="0"/>
                  <w:sz w:val="18"/>
                </w:rPr>
                <w:t>1.52～1.62</w:t>
              </w:r>
            </w:ins>
          </w:p>
        </w:tc>
      </w:tr>
      <w:tr>
        <w:trPr>
          <w:cantSplit/>
          <w:ins w:id="4334" w:author="xh" w:date="2026-10-14T08:38:28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335" w:author="xh" w:date="2026-10-14T08:38:28Z">
              <w:r>
                <w:rPr>
                  <w:rFonts w:ascii="Times New Roman" w:hAnsi="Times New Roman" w:eastAsia="宋体"/>
                  <w:b w:val="0"/>
                  <w:sz w:val="18"/>
                </w:rPr>
                <w:t>(4%,7%]</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336" w:author="xh" w:date="2026-10-14T08:38:28Z">
              <w:r>
                <w:rPr>
                  <w:rFonts w:ascii="Times New Roman" w:hAnsi="Times New Roman" w:eastAsia="宋体"/>
                  <w:b w:val="0"/>
                  <w:sz w:val="18"/>
                </w:rPr>
                <w:t>(1,2]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337" w:author="xh" w:date="2026-10-14T08:38:28Z">
              <w:r>
                <w:rPr>
                  <w:rFonts w:ascii="Times New Roman" w:hAnsi="Times New Roman" w:eastAsia="宋体"/>
                  <w:b w:val="0"/>
                  <w:sz w:val="18"/>
                </w:rPr>
                <w:t>1.77～2.30</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338" w:author="xh" w:date="2026-10-14T08:38:28Z">
              <w:r>
                <w:rPr>
                  <w:rFonts w:ascii="Times New Roman" w:hAnsi="Times New Roman" w:eastAsia="宋体"/>
                  <w:b w:val="0"/>
                  <w:sz w:val="18"/>
                </w:rPr>
                <w:t>1.61～2.14</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339" w:author="xh" w:date="2026-10-14T08:38:28Z">
              <w:r>
                <w:rPr>
                  <w:rFonts w:ascii="Times New Roman" w:hAnsi="Times New Roman" w:eastAsia="宋体"/>
                  <w:b w:val="0"/>
                  <w:sz w:val="18"/>
                </w:rPr>
                <w:t>1.61～2.14</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340" w:author="xh" w:date="2026-10-14T08:38:28Z">
              <w:r>
                <w:rPr>
                  <w:rFonts w:ascii="Times New Roman" w:hAnsi="Times New Roman" w:eastAsia="宋体"/>
                  <w:b w:val="0"/>
                  <w:sz w:val="18"/>
                </w:rPr>
                <w:t>1.52～2.14</w:t>
              </w:r>
            </w:ins>
          </w:p>
        </w:tc>
      </w:tr>
      <w:tr>
        <w:trPr>
          <w:cantSplit/>
          <w:ins w:id="4341" w:author="xh" w:date="2026-10-14T08:38:28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342" w:author="xh" w:date="2026-10-14T08:38:28Z">
              <w:r>
                <w:rPr>
                  <w:rFonts w:ascii="Times New Roman" w:hAnsi="Times New Roman" w:eastAsia="宋体"/>
                  <w:b w:val="0"/>
                  <w:sz w:val="18"/>
                </w:rPr>
                <w:t>(4%,7%]</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343" w:author="xh" w:date="2026-10-14T08:38:28Z">
              <w:r>
                <w:rPr>
                  <w:rFonts w:ascii="Times New Roman" w:hAnsi="Times New Roman" w:eastAsia="宋体"/>
                  <w:b w:val="0"/>
                  <w:sz w:val="18"/>
                </w:rPr>
                <w:t>&gt;2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344" w:author="xh" w:date="2026-10-14T08:38:28Z">
              <w:r>
                <w:rPr>
                  <w:rFonts w:ascii="Times New Roman" w:hAnsi="Times New Roman" w:eastAsia="宋体"/>
                  <w:b w:val="0"/>
                  <w:sz w:val="18"/>
                </w:rPr>
                <w:t>2.16～2.65</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345" w:author="xh" w:date="2026-10-14T08:38:28Z">
              <w:r>
                <w:rPr>
                  <w:rFonts w:ascii="Times New Roman" w:hAnsi="Times New Roman" w:eastAsia="宋体"/>
                  <w:b w:val="0"/>
                  <w:sz w:val="18"/>
                </w:rPr>
                <w:t>2.13～2.65</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346" w:author="xh" w:date="2026-10-14T08:38:28Z">
              <w:r>
                <w:rPr>
                  <w:rFonts w:ascii="Times New Roman" w:hAnsi="Times New Roman" w:eastAsia="宋体"/>
                  <w:b w:val="0"/>
                  <w:sz w:val="18"/>
                </w:rPr>
                <w:t>2.01～2.65</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347" w:author="xh" w:date="2026-10-14T08:38:28Z">
              <w:r>
                <w:rPr>
                  <w:rFonts w:ascii="Times New Roman" w:hAnsi="Times New Roman" w:eastAsia="宋体"/>
                  <w:b w:val="0"/>
                  <w:sz w:val="18"/>
                </w:rPr>
                <w:t>2.01～2.65</w:t>
              </w:r>
            </w:ins>
          </w:p>
        </w:tc>
      </w:tr>
      <w:tr>
        <w:trPr>
          <w:cantSplit/>
          <w:ins w:id="4348" w:author="xh" w:date="2026-10-14T08:38:28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349" w:author="xh" w:date="2026-10-14T08:38:28Z">
              <w:r>
                <w:rPr>
                  <w:rFonts w:ascii="Times New Roman" w:hAnsi="Times New Roman" w:eastAsia="宋体"/>
                  <w:b w:val="0"/>
                  <w:sz w:val="18"/>
                </w:rPr>
                <w:t>&gt;7%</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350" w:author="xh" w:date="2026-10-14T08:38:28Z">
              <w:r>
                <w:rPr>
                  <w:rFonts w:ascii="Times New Roman" w:hAnsi="Times New Roman" w:eastAsia="宋体"/>
                  <w:b w:val="0"/>
                  <w:sz w:val="18"/>
                </w:rPr>
                <w:t>≤1</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351" w:author="xh" w:date="2026-10-14T08:38:28Z">
              <w:r>
                <w:rPr>
                  <w:rFonts w:ascii="Times New Roman" w:hAnsi="Times New Roman" w:eastAsia="宋体"/>
                  <w:b w:val="0"/>
                  <w:sz w:val="18"/>
                </w:rPr>
                <w:t>1.77～1.92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352" w:author="xh" w:date="2026-10-14T08:38:28Z">
              <w:r>
                <w:rPr>
                  <w:rFonts w:ascii="Times New Roman" w:hAnsi="Times New Roman" w:eastAsia="宋体"/>
                  <w:b w:val="0"/>
                  <w:sz w:val="18"/>
                </w:rPr>
                <w:t>1.50～1.78</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353" w:author="xh" w:date="2026-10-14T08:38:28Z">
              <w:r>
                <w:rPr>
                  <w:rFonts w:ascii="Times New Roman" w:hAnsi="Times New Roman" w:eastAsia="宋体"/>
                  <w:b w:val="0"/>
                  <w:sz w:val="18"/>
                </w:rPr>
                <w:t>1.50～1.62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354" w:author="xh" w:date="2026-10-14T08:38:28Z">
              <w:r>
                <w:rPr>
                  <w:rFonts w:ascii="Times New Roman" w:hAnsi="Times New Roman" w:eastAsia="宋体"/>
                  <w:b w:val="0"/>
                  <w:sz w:val="18"/>
                </w:rPr>
                <w:t>1.36～1.62</w:t>
              </w:r>
            </w:ins>
          </w:p>
        </w:tc>
      </w:tr>
      <w:tr>
        <w:trPr>
          <w:cantSplit/>
          <w:ins w:id="4355" w:author="xh" w:date="2026-10-14T08:38:28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356" w:author="xh" w:date="2026-10-14T08:38:28Z">
              <w:r>
                <w:rPr>
                  <w:rFonts w:ascii="Times New Roman" w:hAnsi="Times New Roman" w:eastAsia="宋体"/>
                  <w:b w:val="0"/>
                  <w:sz w:val="18"/>
                </w:rPr>
                <w:t>&gt;7%</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357" w:author="xh" w:date="2026-10-14T08:38:28Z">
              <w:r>
                <w:rPr>
                  <w:rFonts w:ascii="Times New Roman" w:hAnsi="Times New Roman" w:eastAsia="宋体"/>
                  <w:b w:val="0"/>
                  <w:sz w:val="18"/>
                </w:rPr>
                <w:t>(1,2]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358" w:author="xh" w:date="2026-10-14T08:38:28Z">
              <w:r>
                <w:rPr>
                  <w:rFonts w:ascii="Times New Roman" w:hAnsi="Times New Roman" w:eastAsia="宋体"/>
                  <w:b w:val="0"/>
                  <w:sz w:val="18"/>
                </w:rPr>
                <w:t>1.77～2.09</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359" w:author="xh" w:date="2026-10-14T08:38:28Z">
              <w:r>
                <w:rPr>
                  <w:rFonts w:ascii="Times New Roman" w:hAnsi="Times New Roman" w:eastAsia="宋体"/>
                  <w:b w:val="0"/>
                  <w:sz w:val="18"/>
                </w:rPr>
                <w:t>1.50～2.09</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360" w:author="xh" w:date="2026-10-14T08:38:28Z">
              <w:r>
                <w:rPr>
                  <w:rFonts w:ascii="Times New Roman" w:hAnsi="Times New Roman" w:eastAsia="宋体"/>
                  <w:b w:val="0"/>
                  <w:sz w:val="18"/>
                </w:rPr>
                <w:t>1.50～1.95</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361" w:author="xh" w:date="2026-10-14T08:38:28Z">
              <w:r>
                <w:rPr>
                  <w:rFonts w:ascii="Times New Roman" w:hAnsi="Times New Roman" w:eastAsia="宋体"/>
                  <w:b w:val="0"/>
                  <w:sz w:val="18"/>
                </w:rPr>
                <w:t>1.36～1.95</w:t>
              </w:r>
            </w:ins>
          </w:p>
        </w:tc>
      </w:tr>
      <w:tr>
        <w:trPr>
          <w:cantSplit/>
          <w:ins w:id="4362" w:author="xh" w:date="2026-10-14T08:38:28Z"/>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ins w:id="4363" w:author="xh" w:date="2026-10-14T08:38:28Z">
              <w:r>
                <w:rPr>
                  <w:rFonts w:ascii="Times New Roman" w:hAnsi="Times New Roman" w:eastAsia="宋体"/>
                  <w:b w:val="0"/>
                  <w:sz w:val="18"/>
                </w:rPr>
                <w:t>&gt;7%</w:t>
              </w:r>
            </w:ins>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ins w:id="4364" w:author="xh" w:date="2026-10-14T08:38:28Z">
              <w:r>
                <w:rPr>
                  <w:rFonts w:ascii="Times New Roman" w:hAnsi="Times New Roman" w:eastAsia="宋体"/>
                  <w:b w:val="0"/>
                  <w:sz w:val="18"/>
                </w:rPr>
                <w:t>&gt;2</w:t>
              </w:r>
            </w:ins>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ins w:id="4365" w:author="xh" w:date="2026-10-14T08:38:28Z">
              <w:r>
                <w:rPr>
                  <w:rFonts w:ascii="Times New Roman" w:hAnsi="Times New Roman" w:eastAsia="宋体"/>
                  <w:b w:val="0"/>
                  <w:sz w:val="18"/>
                </w:rPr>
                <w:t>2.23～2.49</w:t>
              </w:r>
            </w:ins>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ins w:id="4366" w:author="xh" w:date="2026-10-14T08:38:28Z">
              <w:r>
                <w:rPr>
                  <w:rFonts w:ascii="Times New Roman" w:hAnsi="Times New Roman" w:eastAsia="宋体"/>
                  <w:b w:val="0"/>
                  <w:sz w:val="18"/>
                </w:rPr>
                <w:t>2.08～2.42</w:t>
              </w:r>
            </w:ins>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ins w:id="4367" w:author="xh" w:date="2026-10-14T08:38:28Z">
              <w:r>
                <w:rPr>
                  <w:rFonts w:ascii="Times New Roman" w:hAnsi="Times New Roman" w:eastAsia="宋体"/>
                  <w:b w:val="0"/>
                  <w:sz w:val="18"/>
                </w:rPr>
                <w:t>1.93～2.42</w:t>
              </w:r>
            </w:ins>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ins w:id="4368" w:author="xh" w:date="2026-10-14T08:38:28Z">
              <w:r>
                <w:rPr>
                  <w:rFonts w:ascii="Times New Roman" w:hAnsi="Times New Roman" w:eastAsia="宋体"/>
                  <w:b w:val="0"/>
                  <w:sz w:val="18"/>
                </w:rPr>
                <w:t>1.80～2.42</w:t>
              </w:r>
            </w:ins>
          </w:p>
        </w:tc>
      </w:tr>
    </w:tbl>
    <w:p w14:paraId="2CA0616C">
      <w:pPr>
        <w:keepNext/>
        <w:ind w:left="0" w:leftChars="0" w:right="0" w:rightChars="0" w:firstLine="0" w:firstLineChars="0"/>
        <w:jc w:val="center"/>
        <w:rPr>
          <w:ins w:id="1958" w:author="xh" w:date="2026-10-13T12:27:05Z"/>
        </w:rPr>
      </w:pPr>
      <w:ins w:id="1959" w:author="xh" w:date="2026-10-13T12:27:05Z">
        <w:r>
          <w:rPr>
            <w:rFonts w:ascii="Times New Roman" w:hAnsi="Times New Roman" w:eastAsia="宋体"/>
            <w:color w:val="000000"/>
            <w:sz w:val="21"/>
          </w:rPr>
          <w:t xml:space="preserve">表</w:t>
        </w:r>
        <w:ins w:id="6554" w:author="xh" w:date="2026-10-14T09:08:03Z">
          <w:r>
            <w:rPr>
              <w:rFonts w:ascii="Times New Roman" w:hAnsi="Times New Roman" w:eastAsia="宋体"/>
              <w:color w:val="000000"/>
              <w:sz w:val="21"/>
            </w:rPr>
            <w:t xml:space="preserve">20</w:t>
          </w:r>
        </w:ins>
        <w:del w:id="6555" w:author="xh" w:date="2026-10-14T09:08:03Z">
          <w:r>
            <w:rPr>
              <w:rFonts w:ascii="Times New Roman" w:hAnsi="Times New Roman" w:eastAsia="宋体"/>
              <w:color w:val="000000"/>
              <w:sz w:val="21"/>
            </w:rPr>
            <w:delText xml:space="preserve">14</w:delText>
          </w:r>
        </w:del>
        <w:r>
          <w:rPr>
            <w:rFonts w:ascii="Times New Roman" w:hAnsi="Times New Roman" w:eastAsia="宋体"/>
            <w:color w:val="000000"/>
            <w:sz w:val="21"/>
          </w:rPr>
          <w:t xml:space="preserve"> 电缆长度占比&gt;30%</w:t>
        </w:r>
        <w:del w:id="2424" w:author="xh" w:date="2026-10-14T08:38:28Z">
          <w:r>
            <w:rPr>
              <w:rFonts w:ascii="Times New Roman" w:hAnsi="Times New Roman" w:eastAsia="宋体"/>
              <w:color w:val="000000"/>
              <w:sz w:val="21"/>
            </w:rPr>
            <w:delText xml:space="preserve">、储能支撑4 h</w:delText>
          </w:r>
        </w:del>
        <w:r>
          <w:rPr>
            <w:rFonts w:ascii="Times New Roman" w:hAnsi="Times New Roman" w:eastAsia="宋体"/>
            <w:color w:val="000000"/>
            <w:sz w:val="21"/>
          </w:rPr>
          <w:t xml:space="preserve">、负荷分散系数1.15时的容载比区间</w:t>
        </w:r>
      </w:ins>
    </w:p>
    <w:tbl>
      <w:tblPr>
        <w:tblStyle w:val="33"/>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385"/>
        <w:gridCol w:w="1385"/>
        <w:gridCol w:w="1385"/>
        <w:gridCol w:w="1385"/>
        <w:gridCol w:w="1385"/>
        <w:gridCol w:w="1385"/>
      </w:tblGrid>
      <w:tr w14:paraId="68BED5C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ins w:id="1960" w:author="xh" w:date="2026-10-13T12:31:00Z"/>
          <w:del w:id="4369" w:author="xh" w:date="2026-10-14T08:38:28Z"/>
        </w:trPr>
        <w:tc>
          <w:tcPr>
            <w:tcW w:w="1385" w:type="dxa"/>
            <w:tcMar>
              <w:left w:w="70" w:type="dxa"/>
              <w:right w:w="70" w:type="dxa"/>
            </w:tcMar>
            <w:vAlign w:val="center"/>
          </w:tcPr>
          <w:p w14:paraId="766CD901">
            <w:pPr>
              <w:keepNext/>
              <w:spacing w:before="20" w:after="20" w:line="260" w:lineRule="exact"/>
              <w:ind w:left="0" w:leftChars="0" w:right="0" w:rightChars="0" w:firstLine="0" w:firstLineChars="0"/>
              <w:jc w:val="center"/>
              <w:rPr>
                <w:del w:id="4371" w:author="xh" w:date="2026-10-14T08:38:28Z"/>
              </w:rPr>
            </w:pPr>
            <w:ins w:id="1961" w:author="xh" w:date="2026-10-13T12:31:00Z">
              <w:del w:id="4370" w:author="xh" w:date="2026-10-14T08:38:28Z">
                <w:r>
                  <w:rPr>
                    <w:rFonts w:ascii="Times New Roman" w:hAnsi="Times New Roman" w:eastAsia="宋体"/>
                    <w:b/>
                    <w:sz w:val="18"/>
                  </w:rPr>
                  <w:delText xml:space="preserve">平均增长率</w:delText>
                </w:r>
              </w:del>
            </w:ins>
          </w:p>
        </w:tc>
        <w:tc>
          <w:tcPr>
            <w:tcW w:w="1385" w:type="dxa"/>
            <w:tcMar>
              <w:left w:w="70" w:type="dxa"/>
              <w:right w:w="70" w:type="dxa"/>
            </w:tcMar>
            <w:vAlign w:val="center"/>
          </w:tcPr>
          <w:p w14:paraId="3F861E5D">
            <w:pPr>
              <w:keepNext/>
              <w:spacing w:before="20" w:after="20" w:line="260" w:lineRule="exact"/>
              <w:ind w:left="0" w:leftChars="0" w:right="0" w:rightChars="0" w:firstLine="0" w:firstLineChars="0"/>
              <w:jc w:val="center"/>
              <w:rPr>
                <w:del w:id="4373" w:author="xh" w:date="2026-10-14T08:38:28Z"/>
              </w:rPr>
            </w:pPr>
            <w:ins w:id="1962" w:author="xh" w:date="2026-10-13T12:31:00Z">
              <w:del w:id="4372" w:author="xh" w:date="2026-10-14T08:38:28Z">
                <w:r>
                  <w:rPr>
                    <w:rFonts w:ascii="Times New Roman" w:hAnsi="Times New Roman" w:eastAsia="宋体"/>
                    <w:b/>
                    <w:sz w:val="18"/>
                  </w:rPr>
                  <w:delText xml:space="preserve">装机渗透率</w:delText>
                </w:r>
              </w:del>
            </w:ins>
          </w:p>
        </w:tc>
        <w:tc>
          <w:tcPr>
            <w:tcW w:w="1385" w:type="dxa"/>
            <w:tcMar>
              <w:left w:w="70" w:type="dxa"/>
              <w:right w:w="70" w:type="dxa"/>
            </w:tcMar>
            <w:vAlign w:val="center"/>
          </w:tcPr>
          <w:p w14:paraId="57F5A894">
            <w:pPr>
              <w:keepNext/>
              <w:spacing w:before="20" w:after="20" w:line="260" w:lineRule="exact"/>
              <w:ind w:left="0" w:leftChars="0" w:right="0" w:rightChars="0" w:firstLine="0" w:firstLineChars="0"/>
              <w:jc w:val="center"/>
              <w:rPr>
                <w:del w:id="4375" w:author="xh" w:date="2026-10-14T08:38:28Z"/>
              </w:rPr>
            </w:pPr>
            <w:ins w:id="1963" w:author="xh" w:date="2026-10-13T12:31:00Z">
              <w:del w:id="4374" w:author="xh" w:date="2026-10-14T08:38:28Z">
                <w:r>
                  <w:rPr>
                    <w:rFonts w:ascii="Times New Roman" w:hAnsi="Times New Roman" w:eastAsia="宋体"/>
                    <w:b/>
                    <w:sz w:val="18"/>
                  </w:rPr>
                  <w:delText xml:space="preserve">≤30%</w:delText>
                </w:r>
              </w:del>
            </w:ins>
          </w:p>
        </w:tc>
        <w:tc>
          <w:tcPr>
            <w:tcW w:w="1385" w:type="dxa"/>
            <w:tcMar>
              <w:left w:w="70" w:type="dxa"/>
              <w:right w:w="70" w:type="dxa"/>
            </w:tcMar>
            <w:vAlign w:val="center"/>
          </w:tcPr>
          <w:p w14:paraId="6C68FED3">
            <w:pPr>
              <w:keepNext/>
              <w:spacing w:before="20" w:after="20" w:line="260" w:lineRule="exact"/>
              <w:ind w:left="0" w:leftChars="0" w:right="0" w:rightChars="0" w:firstLine="0" w:firstLineChars="0"/>
              <w:jc w:val="center"/>
              <w:rPr>
                <w:del w:id="4377" w:author="xh" w:date="2026-10-14T08:38:28Z"/>
              </w:rPr>
            </w:pPr>
            <w:ins w:id="1964" w:author="xh" w:date="2026-10-13T12:31:00Z">
              <w:del w:id="4376" w:author="xh" w:date="2026-10-14T08:38:28Z">
                <w:r>
                  <w:rPr>
                    <w:rFonts w:ascii="Times New Roman" w:hAnsi="Times New Roman" w:eastAsia="宋体"/>
                    <w:b/>
                    <w:sz w:val="18"/>
                  </w:rPr>
                  <w:delText xml:space="preserve">(30%,50%]</w:delText>
                </w:r>
              </w:del>
            </w:ins>
          </w:p>
        </w:tc>
        <w:tc>
          <w:tcPr>
            <w:tcW w:w="1385" w:type="dxa"/>
            <w:tcMar>
              <w:left w:w="70" w:type="dxa"/>
              <w:right w:w="70" w:type="dxa"/>
            </w:tcMar>
            <w:vAlign w:val="center"/>
          </w:tcPr>
          <w:p w14:paraId="58EE123F">
            <w:pPr>
              <w:keepNext/>
              <w:spacing w:before="20" w:after="20" w:line="260" w:lineRule="exact"/>
              <w:ind w:left="0" w:leftChars="0" w:right="0" w:rightChars="0" w:firstLine="0" w:firstLineChars="0"/>
              <w:jc w:val="center"/>
              <w:rPr>
                <w:del w:id="4379" w:author="xh" w:date="2026-10-14T08:38:28Z"/>
              </w:rPr>
            </w:pPr>
            <w:ins w:id="1965" w:author="xh" w:date="2026-10-13T12:31:00Z">
              <w:del w:id="4378" w:author="xh" w:date="2026-10-14T08:38:28Z">
                <w:r>
                  <w:rPr>
                    <w:rFonts w:ascii="Times New Roman" w:hAnsi="Times New Roman" w:eastAsia="宋体"/>
                    <w:b/>
                    <w:sz w:val="18"/>
                  </w:rPr>
                  <w:delText xml:space="preserve">(50%,70%]</w:delText>
                </w:r>
              </w:del>
            </w:ins>
          </w:p>
        </w:tc>
        <w:tc>
          <w:tcPr>
            <w:tcW w:w="1385" w:type="dxa"/>
            <w:tcMar>
              <w:left w:w="70" w:type="dxa"/>
              <w:right w:w="70" w:type="dxa"/>
            </w:tcMar>
            <w:vAlign w:val="center"/>
          </w:tcPr>
          <w:p w14:paraId="655CFEC3">
            <w:pPr>
              <w:keepNext/>
              <w:spacing w:before="20" w:after="20" w:line="260" w:lineRule="exact"/>
              <w:ind w:left="0" w:leftChars="0" w:right="0" w:rightChars="0" w:firstLine="0" w:firstLineChars="0"/>
              <w:jc w:val="center"/>
              <w:rPr>
                <w:del w:id="4381" w:author="xh" w:date="2026-10-14T08:38:28Z"/>
              </w:rPr>
            </w:pPr>
            <w:ins w:id="1966" w:author="xh" w:date="2026-10-13T12:31:00Z">
              <w:del w:id="4380" w:author="xh" w:date="2026-10-14T08:38:28Z">
                <w:r>
                  <w:rPr>
                    <w:rFonts w:ascii="Times New Roman" w:hAnsi="Times New Roman" w:eastAsia="宋体"/>
                    <w:b/>
                    <w:sz w:val="18"/>
                  </w:rPr>
                  <w:delText xml:space="preserve">&gt;70%</w:delText>
                </w:r>
              </w:del>
            </w:ins>
          </w:p>
        </w:tc>
      </w:tr>
      <w:tr w14:paraId="0FE418B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967" w:author="xh" w:date="2026-10-13T12:31:00Z"/>
          <w:del w:id="4382" w:author="xh" w:date="2026-10-14T08:38:28Z"/>
        </w:trPr>
        <w:tc>
          <w:tcPr>
            <w:tcW w:w="1385" w:type="dxa"/>
            <w:tcMar>
              <w:left w:w="70" w:type="dxa"/>
              <w:right w:w="70" w:type="dxa"/>
            </w:tcMar>
            <w:vAlign w:val="center"/>
          </w:tcPr>
          <w:p w14:paraId="64B5CD7B">
            <w:pPr>
              <w:keepNext/>
              <w:spacing w:before="20" w:after="20" w:line="260" w:lineRule="exact"/>
              <w:ind w:left="0" w:leftChars="0" w:right="0" w:rightChars="0" w:firstLine="0" w:firstLineChars="0"/>
              <w:jc w:val="center"/>
              <w:rPr>
                <w:del w:id="4384" w:author="xh" w:date="2026-10-14T08:38:28Z"/>
              </w:rPr>
            </w:pPr>
            <w:ins w:id="1968" w:author="xh" w:date="2026-10-13T12:31:00Z">
              <w:del w:id="4383" w:author="xh" w:date="2026-10-14T08:38:28Z">
                <w:r>
                  <w:rPr>
                    <w:rFonts w:ascii="Times New Roman" w:hAnsi="Times New Roman" w:eastAsia="宋体"/>
                    <w:b w:val="0"/>
                    <w:sz w:val="18"/>
                  </w:rPr>
                  <w:delText xml:space="preserve">≤2%</w:delText>
                </w:r>
              </w:del>
            </w:ins>
          </w:p>
        </w:tc>
        <w:tc>
          <w:tcPr>
            <w:tcW w:w="1385" w:type="dxa"/>
            <w:tcMar>
              <w:left w:w="70" w:type="dxa"/>
              <w:right w:w="70" w:type="dxa"/>
            </w:tcMar>
            <w:vAlign w:val="center"/>
          </w:tcPr>
          <w:p w14:paraId="6CFC5E25">
            <w:pPr>
              <w:keepNext/>
              <w:spacing w:before="20" w:after="20" w:line="260" w:lineRule="exact"/>
              <w:ind w:left="0" w:leftChars="0" w:right="0" w:rightChars="0" w:firstLine="0" w:firstLineChars="0"/>
              <w:jc w:val="center"/>
              <w:rPr>
                <w:del w:id="4386" w:author="xh" w:date="2026-10-14T08:38:28Z"/>
              </w:rPr>
            </w:pPr>
            <w:ins w:id="1969" w:author="xh" w:date="2026-10-13T12:31:00Z">
              <w:del w:id="4385" w:author="xh" w:date="2026-10-14T08:38:28Z">
                <w:r>
                  <w:rPr>
                    <w:rFonts w:ascii="Times New Roman" w:hAnsi="Times New Roman" w:eastAsia="宋体"/>
                    <w:b w:val="0"/>
                    <w:sz w:val="18"/>
                  </w:rPr>
                  <w:delText xml:space="preserve">≤1</w:delText>
                </w:r>
              </w:del>
            </w:ins>
          </w:p>
        </w:tc>
        <w:tc>
          <w:tcPr>
            <w:tcW w:w="1385" w:type="dxa"/>
            <w:tcMar>
              <w:left w:w="70" w:type="dxa"/>
              <w:right w:w="70" w:type="dxa"/>
            </w:tcMar>
            <w:vAlign w:val="center"/>
          </w:tcPr>
          <w:p w14:paraId="30CFF564">
            <w:pPr>
              <w:keepNext/>
              <w:spacing w:before="20" w:after="20" w:line="260" w:lineRule="exact"/>
              <w:ind w:left="0" w:leftChars="0" w:right="0" w:rightChars="0" w:firstLine="0" w:firstLineChars="0"/>
              <w:jc w:val="center"/>
              <w:rPr>
                <w:del w:id="4388" w:author="xh" w:date="2026-10-14T08:38:28Z"/>
              </w:rPr>
            </w:pPr>
            <w:ins w:id="1970" w:author="xh" w:date="2026-10-13T12:31:00Z">
              <w:del w:id="4387" w:author="xh" w:date="2026-10-14T08:38:28Z">
                <w:r>
                  <w:rPr>
                    <w:rFonts w:ascii="Times New Roman" w:hAnsi="Times New Roman" w:eastAsia="宋体"/>
                    <w:b w:val="0"/>
                    <w:sz w:val="18"/>
                  </w:rPr>
                  <w:delText xml:space="preserve">2.00～2.40</w:delText>
                </w:r>
              </w:del>
            </w:ins>
          </w:p>
        </w:tc>
        <w:tc>
          <w:tcPr>
            <w:tcW w:w="1385" w:type="dxa"/>
            <w:tcMar>
              <w:left w:w="70" w:type="dxa"/>
              <w:right w:w="70" w:type="dxa"/>
            </w:tcMar>
            <w:vAlign w:val="center"/>
          </w:tcPr>
          <w:p w14:paraId="6C6D4BAF">
            <w:pPr>
              <w:keepNext/>
              <w:spacing w:before="20" w:after="20" w:line="260" w:lineRule="exact"/>
              <w:ind w:left="0" w:leftChars="0" w:right="0" w:rightChars="0" w:firstLine="0" w:firstLineChars="0"/>
              <w:jc w:val="center"/>
              <w:rPr>
                <w:del w:id="4390" w:author="xh" w:date="2026-10-14T08:38:28Z"/>
              </w:rPr>
            </w:pPr>
            <w:ins w:id="1971" w:author="xh" w:date="2026-10-13T12:31:00Z">
              <w:del w:id="4389" w:author="xh" w:date="2026-10-14T08:38:28Z">
                <w:r>
                  <w:rPr>
                    <w:rFonts w:ascii="Times New Roman" w:hAnsi="Times New Roman" w:eastAsia="宋体"/>
                    <w:b w:val="0"/>
                    <w:sz w:val="18"/>
                  </w:rPr>
                  <w:delText xml:space="preserve">1.84～2.20</w:delText>
                </w:r>
              </w:del>
            </w:ins>
          </w:p>
        </w:tc>
        <w:tc>
          <w:tcPr>
            <w:tcW w:w="1385" w:type="dxa"/>
            <w:tcMar>
              <w:left w:w="70" w:type="dxa"/>
              <w:right w:w="70" w:type="dxa"/>
            </w:tcMar>
            <w:vAlign w:val="center"/>
          </w:tcPr>
          <w:p w14:paraId="331A8E58">
            <w:pPr>
              <w:keepNext/>
              <w:spacing w:before="20" w:after="20" w:line="260" w:lineRule="exact"/>
              <w:ind w:left="0" w:leftChars="0" w:right="0" w:rightChars="0" w:firstLine="0" w:firstLineChars="0"/>
              <w:jc w:val="center"/>
              <w:rPr>
                <w:del w:id="4392" w:author="xh" w:date="2026-10-14T08:38:28Z"/>
              </w:rPr>
            </w:pPr>
            <w:ins w:id="1972" w:author="xh" w:date="2026-10-13T12:31:00Z">
              <w:del w:id="4391" w:author="xh" w:date="2026-10-14T08:38:28Z">
                <w:r>
                  <w:rPr>
                    <w:rFonts w:ascii="Times New Roman" w:hAnsi="Times New Roman" w:eastAsia="宋体"/>
                    <w:b w:val="0"/>
                    <w:sz w:val="18"/>
                  </w:rPr>
                  <w:delText xml:space="preserve">1.84～2.04</w:delText>
                </w:r>
              </w:del>
            </w:ins>
          </w:p>
        </w:tc>
        <w:tc>
          <w:tcPr>
            <w:tcW w:w="1385" w:type="dxa"/>
            <w:tcMar>
              <w:left w:w="70" w:type="dxa"/>
              <w:right w:w="70" w:type="dxa"/>
            </w:tcMar>
            <w:vAlign w:val="center"/>
          </w:tcPr>
          <w:p w14:paraId="460B6E8F">
            <w:pPr>
              <w:keepNext/>
              <w:spacing w:before="20" w:after="20" w:line="260" w:lineRule="exact"/>
              <w:ind w:left="0" w:leftChars="0" w:right="0" w:rightChars="0" w:firstLine="0" w:firstLineChars="0"/>
              <w:jc w:val="center"/>
              <w:rPr>
                <w:del w:id="4394" w:author="xh" w:date="2026-10-14T08:38:28Z"/>
              </w:rPr>
            </w:pPr>
            <w:ins w:id="1973" w:author="xh" w:date="2026-10-13T12:31:00Z">
              <w:del w:id="4393" w:author="xh" w:date="2026-10-14T08:38:28Z">
                <w:r>
                  <w:rPr>
                    <w:rFonts w:ascii="Times New Roman" w:hAnsi="Times New Roman" w:eastAsia="宋体"/>
                    <w:b w:val="0"/>
                    <w:sz w:val="18"/>
                  </w:rPr>
                  <w:delText xml:space="preserve">1.84～2.00</w:delText>
                </w:r>
              </w:del>
            </w:ins>
          </w:p>
        </w:tc>
      </w:tr>
      <w:tr w14:paraId="0F82A5A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974" w:author="xh" w:date="2026-10-13T12:31:00Z"/>
          <w:del w:id="4395" w:author="xh" w:date="2026-10-14T08:38:28Z"/>
        </w:trPr>
        <w:tc>
          <w:tcPr>
            <w:tcW w:w="1385" w:type="dxa"/>
            <w:tcMar>
              <w:left w:w="70" w:type="dxa"/>
              <w:right w:w="70" w:type="dxa"/>
            </w:tcMar>
            <w:vAlign w:val="center"/>
          </w:tcPr>
          <w:p w14:paraId="1E39D45E">
            <w:pPr>
              <w:keepNext/>
              <w:spacing w:before="20" w:after="20" w:line="260" w:lineRule="exact"/>
              <w:ind w:left="0" w:leftChars="0" w:right="0" w:rightChars="0" w:firstLine="0" w:firstLineChars="0"/>
              <w:jc w:val="center"/>
              <w:rPr>
                <w:del w:id="4397" w:author="xh" w:date="2026-10-14T08:38:28Z"/>
              </w:rPr>
            </w:pPr>
            <w:ins w:id="1975" w:author="xh" w:date="2026-10-13T12:31:00Z">
              <w:del w:id="4396" w:author="xh" w:date="2026-10-14T08:38:28Z">
                <w:r>
                  <w:rPr>
                    <w:rFonts w:ascii="Times New Roman" w:hAnsi="Times New Roman" w:eastAsia="宋体"/>
                    <w:b w:val="0"/>
                    <w:sz w:val="18"/>
                  </w:rPr>
                  <w:delText xml:space="preserve">≤2%</w:delText>
                </w:r>
              </w:del>
            </w:ins>
          </w:p>
        </w:tc>
        <w:tc>
          <w:tcPr>
            <w:tcW w:w="1385" w:type="dxa"/>
            <w:tcMar>
              <w:left w:w="70" w:type="dxa"/>
              <w:right w:w="70" w:type="dxa"/>
            </w:tcMar>
            <w:vAlign w:val="center"/>
          </w:tcPr>
          <w:p w14:paraId="0DB8AD46">
            <w:pPr>
              <w:keepNext/>
              <w:spacing w:before="20" w:after="20" w:line="260" w:lineRule="exact"/>
              <w:ind w:left="0" w:leftChars="0" w:right="0" w:rightChars="0" w:firstLine="0" w:firstLineChars="0"/>
              <w:jc w:val="center"/>
              <w:rPr>
                <w:del w:id="4399" w:author="xh" w:date="2026-10-14T08:38:28Z"/>
              </w:rPr>
            </w:pPr>
            <w:ins w:id="1976" w:author="xh" w:date="2026-10-13T12:31:00Z">
              <w:del w:id="4398" w:author="xh" w:date="2026-10-14T08:38:28Z">
                <w:r>
                  <w:rPr>
                    <w:rFonts w:ascii="Times New Roman" w:hAnsi="Times New Roman" w:eastAsia="宋体"/>
                    <w:b w:val="0"/>
                    <w:sz w:val="18"/>
                  </w:rPr>
                  <w:delText xml:space="preserve">(1,2]</w:delText>
                </w:r>
              </w:del>
            </w:ins>
          </w:p>
        </w:tc>
        <w:tc>
          <w:tcPr>
            <w:tcW w:w="1385" w:type="dxa"/>
            <w:tcMar>
              <w:left w:w="70" w:type="dxa"/>
              <w:right w:w="70" w:type="dxa"/>
            </w:tcMar>
            <w:vAlign w:val="center"/>
          </w:tcPr>
          <w:p w14:paraId="3801F07F">
            <w:pPr>
              <w:keepNext/>
              <w:spacing w:before="20" w:after="20" w:line="260" w:lineRule="exact"/>
              <w:ind w:left="0" w:leftChars="0" w:right="0" w:rightChars="0" w:firstLine="0" w:firstLineChars="0"/>
              <w:jc w:val="center"/>
              <w:rPr>
                <w:del w:id="4401" w:author="xh" w:date="2026-10-14T08:38:28Z"/>
              </w:rPr>
            </w:pPr>
            <w:ins w:id="1977" w:author="xh" w:date="2026-10-13T12:31:00Z">
              <w:del w:id="4400" w:author="xh" w:date="2026-10-14T08:38:28Z">
                <w:r>
                  <w:rPr>
                    <w:rFonts w:ascii="Times New Roman" w:hAnsi="Times New Roman" w:eastAsia="宋体"/>
                    <w:b w:val="0"/>
                    <w:sz w:val="18"/>
                  </w:rPr>
                  <w:delText xml:space="preserve">2.00～2.40</w:delText>
                </w:r>
              </w:del>
            </w:ins>
          </w:p>
        </w:tc>
        <w:tc>
          <w:tcPr>
            <w:tcW w:w="1385" w:type="dxa"/>
            <w:tcMar>
              <w:left w:w="70" w:type="dxa"/>
              <w:right w:w="70" w:type="dxa"/>
            </w:tcMar>
            <w:vAlign w:val="center"/>
          </w:tcPr>
          <w:p w14:paraId="063CC24D">
            <w:pPr>
              <w:keepNext/>
              <w:spacing w:before="20" w:after="20" w:line="260" w:lineRule="exact"/>
              <w:ind w:left="0" w:leftChars="0" w:right="0" w:rightChars="0" w:firstLine="0" w:firstLineChars="0"/>
              <w:jc w:val="center"/>
              <w:rPr>
                <w:del w:id="4403" w:author="xh" w:date="2026-10-14T08:38:28Z"/>
              </w:rPr>
            </w:pPr>
            <w:ins w:id="1978" w:author="xh" w:date="2026-10-13T12:31:00Z">
              <w:del w:id="4402" w:author="xh" w:date="2026-10-14T08:38:28Z">
                <w:r>
                  <w:rPr>
                    <w:rFonts w:ascii="Times New Roman" w:hAnsi="Times New Roman" w:eastAsia="宋体"/>
                    <w:b w:val="0"/>
                    <w:sz w:val="18"/>
                  </w:rPr>
                  <w:delText xml:space="preserve">1.84～2.22</w:delText>
                </w:r>
              </w:del>
            </w:ins>
          </w:p>
        </w:tc>
        <w:tc>
          <w:tcPr>
            <w:tcW w:w="1385" w:type="dxa"/>
            <w:tcMar>
              <w:left w:w="70" w:type="dxa"/>
              <w:right w:w="70" w:type="dxa"/>
            </w:tcMar>
            <w:vAlign w:val="center"/>
          </w:tcPr>
          <w:p w14:paraId="45548112">
            <w:pPr>
              <w:keepNext/>
              <w:spacing w:before="20" w:after="20" w:line="260" w:lineRule="exact"/>
              <w:ind w:left="0" w:leftChars="0" w:right="0" w:rightChars="0" w:firstLine="0" w:firstLineChars="0"/>
              <w:jc w:val="center"/>
              <w:rPr>
                <w:del w:id="4405" w:author="xh" w:date="2026-10-14T08:38:28Z"/>
              </w:rPr>
            </w:pPr>
            <w:ins w:id="1979" w:author="xh" w:date="2026-10-13T12:31:00Z">
              <w:del w:id="4404" w:author="xh" w:date="2026-10-14T08:38:28Z">
                <w:r>
                  <w:rPr>
                    <w:rFonts w:ascii="Times New Roman" w:hAnsi="Times New Roman" w:eastAsia="宋体"/>
                    <w:b w:val="0"/>
                    <w:sz w:val="18"/>
                  </w:rPr>
                  <w:delText xml:space="preserve">1.84～2.20</w:delText>
                </w:r>
              </w:del>
            </w:ins>
          </w:p>
        </w:tc>
        <w:tc>
          <w:tcPr>
            <w:tcW w:w="1385" w:type="dxa"/>
            <w:tcMar>
              <w:left w:w="70" w:type="dxa"/>
              <w:right w:w="70" w:type="dxa"/>
            </w:tcMar>
            <w:vAlign w:val="center"/>
          </w:tcPr>
          <w:p w14:paraId="74EBCCF6">
            <w:pPr>
              <w:keepNext/>
              <w:spacing w:before="20" w:after="20" w:line="260" w:lineRule="exact"/>
              <w:ind w:left="0" w:leftChars="0" w:right="0" w:rightChars="0" w:firstLine="0" w:firstLineChars="0"/>
              <w:jc w:val="center"/>
              <w:rPr>
                <w:del w:id="4407" w:author="xh" w:date="2026-10-14T08:38:28Z"/>
              </w:rPr>
            </w:pPr>
            <w:ins w:id="1980" w:author="xh" w:date="2026-10-13T12:31:00Z">
              <w:del w:id="4406" w:author="xh" w:date="2026-10-14T08:38:28Z">
                <w:r>
                  <w:rPr>
                    <w:rFonts w:ascii="Times New Roman" w:hAnsi="Times New Roman" w:eastAsia="宋体"/>
                    <w:b w:val="0"/>
                    <w:sz w:val="18"/>
                  </w:rPr>
                  <w:delText xml:space="preserve">1.84～2.20</w:delText>
                </w:r>
              </w:del>
            </w:ins>
          </w:p>
        </w:tc>
      </w:tr>
      <w:tr w14:paraId="0D3B325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981" w:author="xh" w:date="2026-10-13T12:31:00Z"/>
          <w:del w:id="4408" w:author="xh" w:date="2026-10-14T08:38:28Z"/>
        </w:trPr>
        <w:tc>
          <w:tcPr>
            <w:tcW w:w="1385" w:type="dxa"/>
            <w:tcMar>
              <w:left w:w="70" w:type="dxa"/>
              <w:right w:w="70" w:type="dxa"/>
            </w:tcMar>
            <w:vAlign w:val="center"/>
          </w:tcPr>
          <w:p w14:paraId="409AF813">
            <w:pPr>
              <w:keepNext/>
              <w:spacing w:before="20" w:after="20" w:line="260" w:lineRule="exact"/>
              <w:ind w:left="0" w:leftChars="0" w:right="0" w:rightChars="0" w:firstLine="0" w:firstLineChars="0"/>
              <w:jc w:val="center"/>
              <w:rPr>
                <w:del w:id="4410" w:author="xh" w:date="2026-10-14T08:38:28Z"/>
              </w:rPr>
            </w:pPr>
            <w:ins w:id="1982" w:author="xh" w:date="2026-10-13T12:31:00Z">
              <w:del w:id="4409" w:author="xh" w:date="2026-10-14T08:38:28Z">
                <w:r>
                  <w:rPr>
                    <w:rFonts w:ascii="Times New Roman" w:hAnsi="Times New Roman" w:eastAsia="宋体"/>
                    <w:b w:val="0"/>
                    <w:sz w:val="18"/>
                  </w:rPr>
                  <w:delText xml:space="preserve">≤2%</w:delText>
                </w:r>
              </w:del>
            </w:ins>
          </w:p>
        </w:tc>
        <w:tc>
          <w:tcPr>
            <w:tcW w:w="1385" w:type="dxa"/>
            <w:tcMar>
              <w:left w:w="70" w:type="dxa"/>
              <w:right w:w="70" w:type="dxa"/>
            </w:tcMar>
            <w:vAlign w:val="center"/>
          </w:tcPr>
          <w:p w14:paraId="4BBC838D">
            <w:pPr>
              <w:keepNext/>
              <w:spacing w:before="20" w:after="20" w:line="260" w:lineRule="exact"/>
              <w:ind w:left="0" w:leftChars="0" w:right="0" w:rightChars="0" w:firstLine="0" w:firstLineChars="0"/>
              <w:jc w:val="center"/>
              <w:rPr>
                <w:del w:id="4412" w:author="xh" w:date="2026-10-14T08:38:28Z"/>
              </w:rPr>
            </w:pPr>
            <w:ins w:id="1983" w:author="xh" w:date="2026-10-13T12:31:00Z">
              <w:del w:id="4411" w:author="xh" w:date="2026-10-14T08:38:28Z">
                <w:r>
                  <w:rPr>
                    <w:rFonts w:ascii="Times New Roman" w:hAnsi="Times New Roman" w:eastAsia="宋体"/>
                    <w:b w:val="0"/>
                    <w:sz w:val="18"/>
                  </w:rPr>
                  <w:delText xml:space="preserve">&gt;2</w:delText>
                </w:r>
              </w:del>
            </w:ins>
          </w:p>
        </w:tc>
        <w:tc>
          <w:tcPr>
            <w:tcW w:w="1385" w:type="dxa"/>
            <w:tcMar>
              <w:left w:w="70" w:type="dxa"/>
              <w:right w:w="70" w:type="dxa"/>
            </w:tcMar>
            <w:vAlign w:val="center"/>
          </w:tcPr>
          <w:p w14:paraId="1FD2DD5B">
            <w:pPr>
              <w:keepNext/>
              <w:spacing w:before="20" w:after="20" w:line="260" w:lineRule="exact"/>
              <w:ind w:left="0" w:leftChars="0" w:right="0" w:rightChars="0" w:firstLine="0" w:firstLineChars="0"/>
              <w:jc w:val="center"/>
              <w:rPr>
                <w:del w:id="4414" w:author="xh" w:date="2026-10-14T08:38:28Z"/>
              </w:rPr>
            </w:pPr>
            <w:ins w:id="1984" w:author="xh" w:date="2026-10-13T12:31:00Z">
              <w:del w:id="4413" w:author="xh" w:date="2026-10-14T08:38:28Z">
                <w:r>
                  <w:rPr>
                    <w:rFonts w:ascii="Times New Roman" w:hAnsi="Times New Roman" w:eastAsia="宋体"/>
                    <w:b w:val="0"/>
                    <w:sz w:val="18"/>
                  </w:rPr>
                  <w:delText xml:space="preserve">2.43～3.15</w:delText>
                </w:r>
              </w:del>
            </w:ins>
          </w:p>
        </w:tc>
        <w:tc>
          <w:tcPr>
            <w:tcW w:w="1385" w:type="dxa"/>
            <w:tcMar>
              <w:left w:w="70" w:type="dxa"/>
              <w:right w:w="70" w:type="dxa"/>
            </w:tcMar>
            <w:vAlign w:val="center"/>
          </w:tcPr>
          <w:p w14:paraId="0FBFB68E">
            <w:pPr>
              <w:keepNext/>
              <w:spacing w:before="20" w:after="20" w:line="260" w:lineRule="exact"/>
              <w:ind w:left="0" w:leftChars="0" w:right="0" w:rightChars="0" w:firstLine="0" w:firstLineChars="0"/>
              <w:jc w:val="center"/>
              <w:rPr>
                <w:del w:id="4416" w:author="xh" w:date="2026-10-14T08:38:28Z"/>
              </w:rPr>
            </w:pPr>
            <w:ins w:id="1985" w:author="xh" w:date="2026-10-13T12:31:00Z">
              <w:del w:id="4415" w:author="xh" w:date="2026-10-14T08:38:28Z">
                <w:r>
                  <w:rPr>
                    <w:rFonts w:ascii="Times New Roman" w:hAnsi="Times New Roman" w:eastAsia="宋体"/>
                    <w:b w:val="0"/>
                    <w:sz w:val="18"/>
                  </w:rPr>
                  <w:delText xml:space="preserve">2.43～2.91</w:delText>
                </w:r>
              </w:del>
            </w:ins>
          </w:p>
        </w:tc>
        <w:tc>
          <w:tcPr>
            <w:tcW w:w="1385" w:type="dxa"/>
            <w:tcMar>
              <w:left w:w="70" w:type="dxa"/>
              <w:right w:w="70" w:type="dxa"/>
            </w:tcMar>
            <w:vAlign w:val="center"/>
          </w:tcPr>
          <w:p w14:paraId="2435C9BF">
            <w:pPr>
              <w:keepNext/>
              <w:spacing w:before="20" w:after="20" w:line="260" w:lineRule="exact"/>
              <w:ind w:left="0" w:leftChars="0" w:right="0" w:rightChars="0" w:firstLine="0" w:firstLineChars="0"/>
              <w:jc w:val="center"/>
              <w:rPr>
                <w:del w:id="4418" w:author="xh" w:date="2026-10-14T08:38:28Z"/>
              </w:rPr>
            </w:pPr>
            <w:ins w:id="1986" w:author="xh" w:date="2026-10-13T12:31:00Z">
              <w:del w:id="4417" w:author="xh" w:date="2026-10-14T08:38:28Z">
                <w:r>
                  <w:rPr>
                    <w:rFonts w:ascii="Times New Roman" w:hAnsi="Times New Roman" w:eastAsia="宋体"/>
                    <w:b w:val="0"/>
                    <w:sz w:val="18"/>
                  </w:rPr>
                  <w:delText xml:space="preserve">2.43～2.84</w:delText>
                </w:r>
              </w:del>
            </w:ins>
          </w:p>
        </w:tc>
        <w:tc>
          <w:tcPr>
            <w:tcW w:w="1385" w:type="dxa"/>
            <w:tcMar>
              <w:left w:w="70" w:type="dxa"/>
              <w:right w:w="70" w:type="dxa"/>
            </w:tcMar>
            <w:vAlign w:val="center"/>
          </w:tcPr>
          <w:p w14:paraId="634AF669">
            <w:pPr>
              <w:keepNext/>
              <w:spacing w:before="20" w:after="20" w:line="260" w:lineRule="exact"/>
              <w:ind w:left="0" w:leftChars="0" w:right="0" w:rightChars="0" w:firstLine="0" w:firstLineChars="0"/>
              <w:jc w:val="center"/>
              <w:rPr>
                <w:del w:id="4420" w:author="xh" w:date="2026-10-14T08:38:28Z"/>
              </w:rPr>
            </w:pPr>
            <w:ins w:id="1987" w:author="xh" w:date="2026-10-13T12:31:00Z">
              <w:del w:id="4419" w:author="xh" w:date="2026-10-14T08:38:28Z">
                <w:r>
                  <w:rPr>
                    <w:rFonts w:ascii="Times New Roman" w:hAnsi="Times New Roman" w:eastAsia="宋体"/>
                    <w:b w:val="0"/>
                    <w:sz w:val="18"/>
                  </w:rPr>
                  <w:delText xml:space="preserve">2.43～2.84</w:delText>
                </w:r>
              </w:del>
            </w:ins>
          </w:p>
        </w:tc>
      </w:tr>
      <w:tr w14:paraId="44F3219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988" w:author="xh" w:date="2026-10-13T12:31:00Z"/>
          <w:del w:id="4421" w:author="xh" w:date="2026-10-14T08:38:28Z"/>
        </w:trPr>
        <w:tc>
          <w:tcPr>
            <w:tcW w:w="1385" w:type="dxa"/>
            <w:tcMar>
              <w:left w:w="70" w:type="dxa"/>
              <w:right w:w="70" w:type="dxa"/>
            </w:tcMar>
            <w:vAlign w:val="center"/>
          </w:tcPr>
          <w:p w14:paraId="0A15C2D2">
            <w:pPr>
              <w:keepNext/>
              <w:spacing w:before="20" w:after="20" w:line="260" w:lineRule="exact"/>
              <w:ind w:left="0" w:leftChars="0" w:right="0" w:rightChars="0" w:firstLine="0" w:firstLineChars="0"/>
              <w:jc w:val="center"/>
              <w:rPr>
                <w:del w:id="4423" w:author="xh" w:date="2026-10-14T08:38:28Z"/>
              </w:rPr>
            </w:pPr>
            <w:ins w:id="1989" w:author="xh" w:date="2026-10-13T12:31:00Z">
              <w:del w:id="4422" w:author="xh" w:date="2026-10-14T08:38:28Z">
                <w:r>
                  <w:rPr>
                    <w:rFonts w:ascii="Times New Roman" w:hAnsi="Times New Roman" w:eastAsia="宋体"/>
                    <w:b w:val="0"/>
                    <w:sz w:val="18"/>
                  </w:rPr>
                  <w:delText xml:space="preserve">(2%,4%]</w:delText>
                </w:r>
              </w:del>
            </w:ins>
          </w:p>
        </w:tc>
        <w:tc>
          <w:tcPr>
            <w:tcW w:w="1385" w:type="dxa"/>
            <w:tcMar>
              <w:left w:w="70" w:type="dxa"/>
              <w:right w:w="70" w:type="dxa"/>
            </w:tcMar>
            <w:vAlign w:val="center"/>
          </w:tcPr>
          <w:p w14:paraId="72D7BF0E">
            <w:pPr>
              <w:keepNext/>
              <w:spacing w:before="20" w:after="20" w:line="260" w:lineRule="exact"/>
              <w:ind w:left="0" w:leftChars="0" w:right="0" w:rightChars="0" w:firstLine="0" w:firstLineChars="0"/>
              <w:jc w:val="center"/>
              <w:rPr>
                <w:del w:id="4425" w:author="xh" w:date="2026-10-14T08:38:28Z"/>
              </w:rPr>
            </w:pPr>
            <w:ins w:id="1990" w:author="xh" w:date="2026-10-13T12:31:00Z">
              <w:del w:id="4424" w:author="xh" w:date="2026-10-14T08:38:28Z">
                <w:r>
                  <w:rPr>
                    <w:rFonts w:ascii="Times New Roman" w:hAnsi="Times New Roman" w:eastAsia="宋体"/>
                    <w:b w:val="0"/>
                    <w:sz w:val="18"/>
                  </w:rPr>
                  <w:delText xml:space="preserve">≤1</w:delText>
                </w:r>
              </w:del>
            </w:ins>
          </w:p>
        </w:tc>
        <w:tc>
          <w:tcPr>
            <w:tcW w:w="1385" w:type="dxa"/>
            <w:tcMar>
              <w:left w:w="70" w:type="dxa"/>
              <w:right w:w="70" w:type="dxa"/>
            </w:tcMar>
            <w:vAlign w:val="center"/>
          </w:tcPr>
          <w:p w14:paraId="3D3381B1">
            <w:pPr>
              <w:keepNext/>
              <w:spacing w:before="20" w:after="20" w:line="260" w:lineRule="exact"/>
              <w:ind w:left="0" w:leftChars="0" w:right="0" w:rightChars="0" w:firstLine="0" w:firstLineChars="0"/>
              <w:jc w:val="center"/>
              <w:rPr>
                <w:del w:id="4427" w:author="xh" w:date="2026-10-14T08:38:28Z"/>
              </w:rPr>
            </w:pPr>
            <w:ins w:id="1991" w:author="xh" w:date="2026-10-13T12:31:00Z">
              <w:del w:id="4426" w:author="xh" w:date="2026-10-14T08:38:28Z">
                <w:r>
                  <w:rPr>
                    <w:rFonts w:ascii="Times New Roman" w:hAnsi="Times New Roman" w:eastAsia="宋体"/>
                    <w:b w:val="0"/>
                    <w:sz w:val="18"/>
                  </w:rPr>
                  <w:delText xml:space="preserve">2.13～2.23</w:delText>
                </w:r>
              </w:del>
            </w:ins>
          </w:p>
        </w:tc>
        <w:tc>
          <w:tcPr>
            <w:tcW w:w="1385" w:type="dxa"/>
            <w:tcMar>
              <w:left w:w="70" w:type="dxa"/>
              <w:right w:w="70" w:type="dxa"/>
            </w:tcMar>
            <w:vAlign w:val="center"/>
          </w:tcPr>
          <w:p w14:paraId="018660F7">
            <w:pPr>
              <w:keepNext/>
              <w:spacing w:before="20" w:after="20" w:line="260" w:lineRule="exact"/>
              <w:ind w:left="0" w:leftChars="0" w:right="0" w:rightChars="0" w:firstLine="0" w:firstLineChars="0"/>
              <w:jc w:val="center"/>
              <w:rPr>
                <w:del w:id="4429" w:author="xh" w:date="2026-10-14T08:38:28Z"/>
              </w:rPr>
            </w:pPr>
            <w:ins w:id="1992" w:author="xh" w:date="2026-10-13T12:31:00Z">
              <w:del w:id="4428" w:author="xh" w:date="2026-10-14T08:38:28Z">
                <w:r>
                  <w:rPr>
                    <w:rFonts w:ascii="Times New Roman" w:hAnsi="Times New Roman" w:eastAsia="宋体"/>
                    <w:b w:val="0"/>
                    <w:sz w:val="18"/>
                  </w:rPr>
                  <w:delText xml:space="preserve">1.77～2.06</w:delText>
                </w:r>
              </w:del>
            </w:ins>
          </w:p>
        </w:tc>
        <w:tc>
          <w:tcPr>
            <w:tcW w:w="1385" w:type="dxa"/>
            <w:tcMar>
              <w:left w:w="70" w:type="dxa"/>
              <w:right w:w="70" w:type="dxa"/>
            </w:tcMar>
            <w:vAlign w:val="center"/>
          </w:tcPr>
          <w:p w14:paraId="114485CA">
            <w:pPr>
              <w:keepNext/>
              <w:spacing w:before="20" w:after="20" w:line="260" w:lineRule="exact"/>
              <w:ind w:left="0" w:leftChars="0" w:right="0" w:rightChars="0" w:firstLine="0" w:firstLineChars="0"/>
              <w:jc w:val="center"/>
              <w:rPr>
                <w:del w:id="4431" w:author="xh" w:date="2026-10-14T08:38:28Z"/>
              </w:rPr>
            </w:pPr>
            <w:ins w:id="1993" w:author="xh" w:date="2026-10-13T12:31:00Z">
              <w:del w:id="4430" w:author="xh" w:date="2026-10-14T08:38:28Z">
                <w:r>
                  <w:rPr>
                    <w:rFonts w:ascii="Times New Roman" w:hAnsi="Times New Roman" w:eastAsia="宋体"/>
                    <w:b w:val="0"/>
                    <w:sz w:val="18"/>
                  </w:rPr>
                  <w:delText xml:space="preserve">1.70～1.96</w:delText>
                </w:r>
              </w:del>
            </w:ins>
          </w:p>
        </w:tc>
        <w:tc>
          <w:tcPr>
            <w:tcW w:w="1385" w:type="dxa"/>
            <w:tcMar>
              <w:left w:w="70" w:type="dxa"/>
              <w:right w:w="70" w:type="dxa"/>
            </w:tcMar>
            <w:vAlign w:val="center"/>
          </w:tcPr>
          <w:p w14:paraId="6C28B9E4">
            <w:pPr>
              <w:keepNext/>
              <w:spacing w:before="20" w:after="20" w:line="260" w:lineRule="exact"/>
              <w:ind w:left="0" w:leftChars="0" w:right="0" w:rightChars="0" w:firstLine="0" w:firstLineChars="0"/>
              <w:jc w:val="center"/>
              <w:rPr>
                <w:del w:id="4433" w:author="xh" w:date="2026-10-14T08:38:28Z"/>
              </w:rPr>
            </w:pPr>
            <w:ins w:id="1994" w:author="xh" w:date="2026-10-13T12:31:00Z">
              <w:del w:id="4432" w:author="xh" w:date="2026-10-14T08:38:28Z">
                <w:r>
                  <w:rPr>
                    <w:rFonts w:ascii="Times New Roman" w:hAnsi="Times New Roman" w:eastAsia="宋体"/>
                    <w:b w:val="0"/>
                    <w:sz w:val="18"/>
                  </w:rPr>
                  <w:delText xml:space="preserve">1.70～1.89</w:delText>
                </w:r>
              </w:del>
            </w:ins>
          </w:p>
        </w:tc>
      </w:tr>
      <w:tr w14:paraId="6D9522A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995" w:author="xh" w:date="2026-10-13T12:31:00Z"/>
          <w:del w:id="4434" w:author="xh" w:date="2026-10-14T08:38:28Z"/>
        </w:trPr>
        <w:tc>
          <w:tcPr>
            <w:tcW w:w="1385" w:type="dxa"/>
            <w:tcMar>
              <w:left w:w="70" w:type="dxa"/>
              <w:right w:w="70" w:type="dxa"/>
            </w:tcMar>
            <w:vAlign w:val="center"/>
          </w:tcPr>
          <w:p w14:paraId="654DF163">
            <w:pPr>
              <w:keepNext/>
              <w:spacing w:before="20" w:after="20" w:line="260" w:lineRule="exact"/>
              <w:ind w:left="0" w:leftChars="0" w:right="0" w:rightChars="0" w:firstLine="0" w:firstLineChars="0"/>
              <w:jc w:val="center"/>
              <w:rPr>
                <w:del w:id="4436" w:author="xh" w:date="2026-10-14T08:38:28Z"/>
              </w:rPr>
            </w:pPr>
            <w:ins w:id="1996" w:author="xh" w:date="2026-10-13T12:31:00Z">
              <w:del w:id="4435" w:author="xh" w:date="2026-10-14T08:38:28Z">
                <w:r>
                  <w:rPr>
                    <w:rFonts w:ascii="Times New Roman" w:hAnsi="Times New Roman" w:eastAsia="宋体"/>
                    <w:b w:val="0"/>
                    <w:sz w:val="18"/>
                  </w:rPr>
                  <w:delText xml:space="preserve">(2%,4%]</w:delText>
                </w:r>
              </w:del>
            </w:ins>
          </w:p>
        </w:tc>
        <w:tc>
          <w:tcPr>
            <w:tcW w:w="1385" w:type="dxa"/>
            <w:tcMar>
              <w:left w:w="70" w:type="dxa"/>
              <w:right w:w="70" w:type="dxa"/>
            </w:tcMar>
            <w:vAlign w:val="center"/>
          </w:tcPr>
          <w:p w14:paraId="06EAA8AF">
            <w:pPr>
              <w:keepNext/>
              <w:spacing w:before="20" w:after="20" w:line="260" w:lineRule="exact"/>
              <w:ind w:left="0" w:leftChars="0" w:right="0" w:rightChars="0" w:firstLine="0" w:firstLineChars="0"/>
              <w:jc w:val="center"/>
              <w:rPr>
                <w:del w:id="4438" w:author="xh" w:date="2026-10-14T08:38:28Z"/>
              </w:rPr>
            </w:pPr>
            <w:ins w:id="1997" w:author="xh" w:date="2026-10-13T12:31:00Z">
              <w:del w:id="4437" w:author="xh" w:date="2026-10-14T08:38:28Z">
                <w:r>
                  <w:rPr>
                    <w:rFonts w:ascii="Times New Roman" w:hAnsi="Times New Roman" w:eastAsia="宋体"/>
                    <w:b w:val="0"/>
                    <w:sz w:val="18"/>
                  </w:rPr>
                  <w:delText xml:space="preserve">(1,2]</w:delText>
                </w:r>
              </w:del>
            </w:ins>
          </w:p>
        </w:tc>
        <w:tc>
          <w:tcPr>
            <w:tcW w:w="1385" w:type="dxa"/>
            <w:tcMar>
              <w:left w:w="70" w:type="dxa"/>
              <w:right w:w="70" w:type="dxa"/>
            </w:tcMar>
            <w:vAlign w:val="center"/>
          </w:tcPr>
          <w:p w14:paraId="34867F8F">
            <w:pPr>
              <w:keepNext/>
              <w:spacing w:before="20" w:after="20" w:line="260" w:lineRule="exact"/>
              <w:ind w:left="0" w:leftChars="0" w:right="0" w:rightChars="0" w:firstLine="0" w:firstLineChars="0"/>
              <w:jc w:val="center"/>
              <w:rPr>
                <w:del w:id="4440" w:author="xh" w:date="2026-10-14T08:38:28Z"/>
              </w:rPr>
            </w:pPr>
            <w:ins w:id="1998" w:author="xh" w:date="2026-10-13T12:31:00Z">
              <w:del w:id="4439" w:author="xh" w:date="2026-10-14T08:38:28Z">
                <w:r>
                  <w:rPr>
                    <w:rFonts w:ascii="Times New Roman" w:hAnsi="Times New Roman" w:eastAsia="宋体"/>
                    <w:b w:val="0"/>
                    <w:sz w:val="18"/>
                  </w:rPr>
                  <w:delText xml:space="preserve">2.13～2.43</w:delText>
                </w:r>
              </w:del>
            </w:ins>
          </w:p>
        </w:tc>
        <w:tc>
          <w:tcPr>
            <w:tcW w:w="1385" w:type="dxa"/>
            <w:tcMar>
              <w:left w:w="70" w:type="dxa"/>
              <w:right w:w="70" w:type="dxa"/>
            </w:tcMar>
            <w:vAlign w:val="center"/>
          </w:tcPr>
          <w:p w14:paraId="649D217F">
            <w:pPr>
              <w:keepNext/>
              <w:spacing w:before="20" w:after="20" w:line="260" w:lineRule="exact"/>
              <w:ind w:left="0" w:leftChars="0" w:right="0" w:rightChars="0" w:firstLine="0" w:firstLineChars="0"/>
              <w:jc w:val="center"/>
              <w:rPr>
                <w:del w:id="4442" w:author="xh" w:date="2026-10-14T08:38:28Z"/>
              </w:rPr>
            </w:pPr>
            <w:ins w:id="1999" w:author="xh" w:date="2026-10-13T12:31:00Z">
              <w:del w:id="4441" w:author="xh" w:date="2026-10-14T08:38:28Z">
                <w:r>
                  <w:rPr>
                    <w:rFonts w:ascii="Times New Roman" w:hAnsi="Times New Roman" w:eastAsia="宋体"/>
                    <w:b w:val="0"/>
                    <w:sz w:val="18"/>
                  </w:rPr>
                  <w:delText xml:space="preserve">1.77～2.15</w:delText>
                </w:r>
              </w:del>
            </w:ins>
          </w:p>
        </w:tc>
        <w:tc>
          <w:tcPr>
            <w:tcW w:w="1385" w:type="dxa"/>
            <w:tcMar>
              <w:left w:w="70" w:type="dxa"/>
              <w:right w:w="70" w:type="dxa"/>
            </w:tcMar>
            <w:vAlign w:val="center"/>
          </w:tcPr>
          <w:p w14:paraId="6FE7E32E">
            <w:pPr>
              <w:keepNext/>
              <w:spacing w:before="20" w:after="20" w:line="260" w:lineRule="exact"/>
              <w:ind w:left="0" w:leftChars="0" w:right="0" w:rightChars="0" w:firstLine="0" w:firstLineChars="0"/>
              <w:jc w:val="center"/>
              <w:rPr>
                <w:del w:id="4444" w:author="xh" w:date="2026-10-14T08:38:28Z"/>
              </w:rPr>
            </w:pPr>
            <w:ins w:id="2000" w:author="xh" w:date="2026-10-13T12:31:00Z">
              <w:del w:id="4443" w:author="xh" w:date="2026-10-14T08:38:28Z">
                <w:r>
                  <w:rPr>
                    <w:rFonts w:ascii="Times New Roman" w:hAnsi="Times New Roman" w:eastAsia="宋体"/>
                    <w:b w:val="0"/>
                    <w:sz w:val="18"/>
                  </w:rPr>
                  <w:delText xml:space="preserve">1.70～2.06</w:delText>
                </w:r>
              </w:del>
            </w:ins>
          </w:p>
        </w:tc>
        <w:tc>
          <w:tcPr>
            <w:tcW w:w="1385" w:type="dxa"/>
            <w:tcMar>
              <w:left w:w="70" w:type="dxa"/>
              <w:right w:w="70" w:type="dxa"/>
            </w:tcMar>
            <w:vAlign w:val="center"/>
          </w:tcPr>
          <w:p w14:paraId="05F5F35D">
            <w:pPr>
              <w:keepNext/>
              <w:spacing w:before="20" w:after="20" w:line="260" w:lineRule="exact"/>
              <w:ind w:left="0" w:leftChars="0" w:right="0" w:rightChars="0" w:firstLine="0" w:firstLineChars="0"/>
              <w:jc w:val="center"/>
              <w:rPr>
                <w:del w:id="4446" w:author="xh" w:date="2026-10-14T08:38:28Z"/>
              </w:rPr>
            </w:pPr>
            <w:ins w:id="2001" w:author="xh" w:date="2026-10-13T12:31:00Z">
              <w:del w:id="4445" w:author="xh" w:date="2026-10-14T08:38:28Z">
                <w:r>
                  <w:rPr>
                    <w:rFonts w:ascii="Times New Roman" w:hAnsi="Times New Roman" w:eastAsia="宋体"/>
                    <w:b w:val="0"/>
                    <w:sz w:val="18"/>
                  </w:rPr>
                  <w:delText xml:space="preserve">1.70～1.96</w:delText>
                </w:r>
              </w:del>
            </w:ins>
          </w:p>
        </w:tc>
      </w:tr>
      <w:tr w14:paraId="521B58D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2002" w:author="xh" w:date="2026-10-13T12:31:00Z"/>
          <w:del w:id="4447" w:author="xh" w:date="2026-10-14T08:38:28Z"/>
        </w:trPr>
        <w:tc>
          <w:tcPr>
            <w:tcW w:w="1385" w:type="dxa"/>
            <w:tcMar>
              <w:left w:w="70" w:type="dxa"/>
              <w:right w:w="70" w:type="dxa"/>
            </w:tcMar>
            <w:vAlign w:val="center"/>
          </w:tcPr>
          <w:p w14:paraId="0C754BD0">
            <w:pPr>
              <w:keepNext/>
              <w:spacing w:before="20" w:after="20" w:line="260" w:lineRule="exact"/>
              <w:ind w:left="0" w:leftChars="0" w:right="0" w:rightChars="0" w:firstLine="0" w:firstLineChars="0"/>
              <w:jc w:val="center"/>
              <w:rPr>
                <w:del w:id="4449" w:author="xh" w:date="2026-10-14T08:38:28Z"/>
              </w:rPr>
            </w:pPr>
            <w:ins w:id="2003" w:author="xh" w:date="2026-10-13T12:31:00Z">
              <w:del w:id="4448" w:author="xh" w:date="2026-10-14T08:38:28Z">
                <w:r>
                  <w:rPr>
                    <w:rFonts w:ascii="Times New Roman" w:hAnsi="Times New Roman" w:eastAsia="宋体"/>
                    <w:b w:val="0"/>
                    <w:sz w:val="18"/>
                  </w:rPr>
                  <w:delText xml:space="preserve">(2%,4%]</w:delText>
                </w:r>
              </w:del>
            </w:ins>
          </w:p>
        </w:tc>
        <w:tc>
          <w:tcPr>
            <w:tcW w:w="1385" w:type="dxa"/>
            <w:tcMar>
              <w:left w:w="70" w:type="dxa"/>
              <w:right w:w="70" w:type="dxa"/>
            </w:tcMar>
            <w:vAlign w:val="center"/>
          </w:tcPr>
          <w:p w14:paraId="575E7156">
            <w:pPr>
              <w:keepNext/>
              <w:spacing w:before="20" w:after="20" w:line="260" w:lineRule="exact"/>
              <w:ind w:left="0" w:leftChars="0" w:right="0" w:rightChars="0" w:firstLine="0" w:firstLineChars="0"/>
              <w:jc w:val="center"/>
              <w:rPr>
                <w:del w:id="4451" w:author="xh" w:date="2026-10-14T08:38:28Z"/>
              </w:rPr>
            </w:pPr>
            <w:ins w:id="2004" w:author="xh" w:date="2026-10-13T12:31:00Z">
              <w:del w:id="4450" w:author="xh" w:date="2026-10-14T08:38:28Z">
                <w:r>
                  <w:rPr>
                    <w:rFonts w:ascii="Times New Roman" w:hAnsi="Times New Roman" w:eastAsia="宋体"/>
                    <w:b w:val="0"/>
                    <w:sz w:val="18"/>
                  </w:rPr>
                  <w:delText xml:space="preserve">&gt;2</w:delText>
                </w:r>
              </w:del>
            </w:ins>
          </w:p>
        </w:tc>
        <w:tc>
          <w:tcPr>
            <w:tcW w:w="1385" w:type="dxa"/>
            <w:tcMar>
              <w:left w:w="70" w:type="dxa"/>
              <w:right w:w="70" w:type="dxa"/>
            </w:tcMar>
            <w:vAlign w:val="center"/>
          </w:tcPr>
          <w:p w14:paraId="04CB0C85">
            <w:pPr>
              <w:keepNext/>
              <w:spacing w:before="20" w:after="20" w:line="260" w:lineRule="exact"/>
              <w:ind w:left="0" w:leftChars="0" w:right="0" w:rightChars="0" w:firstLine="0" w:firstLineChars="0"/>
              <w:jc w:val="center"/>
              <w:rPr>
                <w:del w:id="4453" w:author="xh" w:date="2026-10-14T08:38:28Z"/>
              </w:rPr>
            </w:pPr>
            <w:ins w:id="2005" w:author="xh" w:date="2026-10-13T12:31:00Z">
              <w:del w:id="4452" w:author="xh" w:date="2026-10-14T08:38:28Z">
                <w:r>
                  <w:rPr>
                    <w:rFonts w:ascii="Times New Roman" w:hAnsi="Times New Roman" w:eastAsia="宋体"/>
                    <w:b w:val="0"/>
                    <w:sz w:val="18"/>
                  </w:rPr>
                  <w:delText xml:space="preserve">2.42～2.92</w:delText>
                </w:r>
              </w:del>
            </w:ins>
          </w:p>
        </w:tc>
        <w:tc>
          <w:tcPr>
            <w:tcW w:w="1385" w:type="dxa"/>
            <w:tcMar>
              <w:left w:w="70" w:type="dxa"/>
              <w:right w:w="70" w:type="dxa"/>
            </w:tcMar>
            <w:vAlign w:val="center"/>
          </w:tcPr>
          <w:p w14:paraId="4611D4E2">
            <w:pPr>
              <w:keepNext/>
              <w:spacing w:before="20" w:after="20" w:line="260" w:lineRule="exact"/>
              <w:ind w:left="0" w:leftChars="0" w:right="0" w:rightChars="0" w:firstLine="0" w:firstLineChars="0"/>
              <w:jc w:val="center"/>
              <w:rPr>
                <w:del w:id="4455" w:author="xh" w:date="2026-10-14T08:38:28Z"/>
              </w:rPr>
            </w:pPr>
            <w:ins w:id="2006" w:author="xh" w:date="2026-10-13T12:31:00Z">
              <w:del w:id="4454" w:author="xh" w:date="2026-10-14T08:38:28Z">
                <w:r>
                  <w:rPr>
                    <w:rFonts w:ascii="Times New Roman" w:hAnsi="Times New Roman" w:eastAsia="宋体"/>
                    <w:b w:val="0"/>
                    <w:sz w:val="18"/>
                  </w:rPr>
                  <w:delText xml:space="preserve">2.25～2.92</w:delText>
                </w:r>
              </w:del>
            </w:ins>
          </w:p>
        </w:tc>
        <w:tc>
          <w:tcPr>
            <w:tcW w:w="1385" w:type="dxa"/>
            <w:tcMar>
              <w:left w:w="70" w:type="dxa"/>
              <w:right w:w="70" w:type="dxa"/>
            </w:tcMar>
            <w:vAlign w:val="center"/>
          </w:tcPr>
          <w:p w14:paraId="59CA0704">
            <w:pPr>
              <w:keepNext/>
              <w:spacing w:before="20" w:after="20" w:line="260" w:lineRule="exact"/>
              <w:ind w:left="0" w:leftChars="0" w:right="0" w:rightChars="0" w:firstLine="0" w:firstLineChars="0"/>
              <w:jc w:val="center"/>
              <w:rPr>
                <w:del w:id="4457" w:author="xh" w:date="2026-10-14T08:38:28Z"/>
              </w:rPr>
            </w:pPr>
            <w:ins w:id="2007" w:author="xh" w:date="2026-10-13T12:31:00Z">
              <w:del w:id="4456" w:author="xh" w:date="2026-10-14T08:38:28Z">
                <w:r>
                  <w:rPr>
                    <w:rFonts w:ascii="Times New Roman" w:hAnsi="Times New Roman" w:eastAsia="宋体"/>
                    <w:b w:val="0"/>
                    <w:sz w:val="18"/>
                  </w:rPr>
                  <w:delText xml:space="preserve">2.25～2.81</w:delText>
                </w:r>
              </w:del>
            </w:ins>
          </w:p>
        </w:tc>
        <w:tc>
          <w:tcPr>
            <w:tcW w:w="1385" w:type="dxa"/>
            <w:tcMar>
              <w:left w:w="70" w:type="dxa"/>
              <w:right w:w="70" w:type="dxa"/>
            </w:tcMar>
            <w:vAlign w:val="center"/>
          </w:tcPr>
          <w:p w14:paraId="3C6C4ADF">
            <w:pPr>
              <w:keepNext/>
              <w:spacing w:before="20" w:after="20" w:line="260" w:lineRule="exact"/>
              <w:ind w:left="0" w:leftChars="0" w:right="0" w:rightChars="0" w:firstLine="0" w:firstLineChars="0"/>
              <w:jc w:val="center"/>
              <w:rPr>
                <w:del w:id="4459" w:author="xh" w:date="2026-10-14T08:38:28Z"/>
              </w:rPr>
            </w:pPr>
            <w:ins w:id="2008" w:author="xh" w:date="2026-10-13T12:31:00Z">
              <w:del w:id="4458" w:author="xh" w:date="2026-10-14T08:38:28Z">
                <w:r>
                  <w:rPr>
                    <w:rFonts w:ascii="Times New Roman" w:hAnsi="Times New Roman" w:eastAsia="宋体"/>
                    <w:b w:val="0"/>
                    <w:sz w:val="18"/>
                  </w:rPr>
                  <w:delText xml:space="preserve">2.25～2.71</w:delText>
                </w:r>
              </w:del>
            </w:ins>
          </w:p>
        </w:tc>
      </w:tr>
      <w:tr w14:paraId="57C7E16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2009" w:author="xh" w:date="2026-10-13T12:31:00Z"/>
          <w:del w:id="4460" w:author="xh" w:date="2026-10-14T08:38:28Z"/>
        </w:trPr>
        <w:tc>
          <w:tcPr>
            <w:tcW w:w="1385" w:type="dxa"/>
            <w:tcMar>
              <w:left w:w="70" w:type="dxa"/>
              <w:right w:w="70" w:type="dxa"/>
            </w:tcMar>
            <w:vAlign w:val="center"/>
          </w:tcPr>
          <w:p w14:paraId="45DA94A1">
            <w:pPr>
              <w:keepNext/>
              <w:spacing w:before="20" w:after="20" w:line="260" w:lineRule="exact"/>
              <w:ind w:left="0" w:leftChars="0" w:right="0" w:rightChars="0" w:firstLine="0" w:firstLineChars="0"/>
              <w:jc w:val="center"/>
              <w:rPr>
                <w:del w:id="4462" w:author="xh" w:date="2026-10-14T08:38:28Z"/>
              </w:rPr>
            </w:pPr>
            <w:ins w:id="2010" w:author="xh" w:date="2026-10-13T12:31:00Z">
              <w:del w:id="4461" w:author="xh" w:date="2026-10-14T08:38:28Z">
                <w:r>
                  <w:rPr>
                    <w:rFonts w:ascii="Times New Roman" w:hAnsi="Times New Roman" w:eastAsia="宋体"/>
                    <w:b w:val="0"/>
                    <w:sz w:val="18"/>
                  </w:rPr>
                  <w:delText xml:space="preserve">(4%,7%]</w:delText>
                </w:r>
              </w:del>
            </w:ins>
          </w:p>
        </w:tc>
        <w:tc>
          <w:tcPr>
            <w:tcW w:w="1385" w:type="dxa"/>
            <w:tcMar>
              <w:left w:w="70" w:type="dxa"/>
              <w:right w:w="70" w:type="dxa"/>
            </w:tcMar>
            <w:vAlign w:val="center"/>
          </w:tcPr>
          <w:p w14:paraId="4929D31A">
            <w:pPr>
              <w:keepNext/>
              <w:spacing w:before="20" w:after="20" w:line="260" w:lineRule="exact"/>
              <w:ind w:left="0" w:leftChars="0" w:right="0" w:rightChars="0" w:firstLine="0" w:firstLineChars="0"/>
              <w:jc w:val="center"/>
              <w:rPr>
                <w:del w:id="4464" w:author="xh" w:date="2026-10-14T08:38:28Z"/>
              </w:rPr>
            </w:pPr>
            <w:ins w:id="2011" w:author="xh" w:date="2026-10-13T12:31:00Z">
              <w:del w:id="4463" w:author="xh" w:date="2026-10-14T08:38:28Z">
                <w:r>
                  <w:rPr>
                    <w:rFonts w:ascii="Times New Roman" w:hAnsi="Times New Roman" w:eastAsia="宋体"/>
                    <w:b w:val="0"/>
                    <w:sz w:val="18"/>
                  </w:rPr>
                  <w:delText xml:space="preserve">≤1</w:delText>
                </w:r>
              </w:del>
            </w:ins>
          </w:p>
        </w:tc>
        <w:tc>
          <w:tcPr>
            <w:tcW w:w="1385" w:type="dxa"/>
            <w:tcMar>
              <w:left w:w="70" w:type="dxa"/>
              <w:right w:w="70" w:type="dxa"/>
            </w:tcMar>
            <w:vAlign w:val="center"/>
          </w:tcPr>
          <w:p w14:paraId="120B64A1">
            <w:pPr>
              <w:keepNext/>
              <w:spacing w:before="20" w:after="20" w:line="260" w:lineRule="exact"/>
              <w:ind w:left="0" w:leftChars="0" w:right="0" w:rightChars="0" w:firstLine="0" w:firstLineChars="0"/>
              <w:jc w:val="center"/>
              <w:rPr>
                <w:del w:id="4466" w:author="xh" w:date="2026-10-14T08:38:28Z"/>
              </w:rPr>
            </w:pPr>
            <w:ins w:id="2012" w:author="xh" w:date="2026-10-13T12:31:00Z">
              <w:del w:id="4465" w:author="xh" w:date="2026-10-14T08:38:28Z">
                <w:r>
                  <w:rPr>
                    <w:rFonts w:ascii="Times New Roman" w:hAnsi="Times New Roman" w:eastAsia="宋体"/>
                    <w:b w:val="0"/>
                    <w:sz w:val="18"/>
                  </w:rPr>
                  <w:delText xml:space="preserve">1.98～2.10</w:delText>
                </w:r>
              </w:del>
            </w:ins>
          </w:p>
        </w:tc>
        <w:tc>
          <w:tcPr>
            <w:tcW w:w="1385" w:type="dxa"/>
            <w:tcMar>
              <w:left w:w="70" w:type="dxa"/>
              <w:right w:w="70" w:type="dxa"/>
            </w:tcMar>
            <w:vAlign w:val="center"/>
          </w:tcPr>
          <w:p w14:paraId="5EC72965">
            <w:pPr>
              <w:keepNext/>
              <w:spacing w:before="20" w:after="20" w:line="260" w:lineRule="exact"/>
              <w:ind w:left="0" w:leftChars="0" w:right="0" w:rightChars="0" w:firstLine="0" w:firstLineChars="0"/>
              <w:jc w:val="center"/>
              <w:rPr>
                <w:del w:id="4468" w:author="xh" w:date="2026-10-14T08:38:28Z"/>
              </w:rPr>
            </w:pPr>
            <w:ins w:id="2013" w:author="xh" w:date="2026-10-13T12:31:00Z">
              <w:del w:id="4467" w:author="xh" w:date="2026-10-14T08:38:28Z">
                <w:r>
                  <w:rPr>
                    <w:rFonts w:ascii="Times New Roman" w:hAnsi="Times New Roman" w:eastAsia="宋体"/>
                    <w:b w:val="0"/>
                    <w:sz w:val="18"/>
                  </w:rPr>
                  <w:delText xml:space="preserve">1.77～1.99</w:delText>
                </w:r>
              </w:del>
            </w:ins>
          </w:p>
        </w:tc>
        <w:tc>
          <w:tcPr>
            <w:tcW w:w="1385" w:type="dxa"/>
            <w:tcMar>
              <w:left w:w="70" w:type="dxa"/>
              <w:right w:w="70" w:type="dxa"/>
            </w:tcMar>
            <w:vAlign w:val="center"/>
          </w:tcPr>
          <w:p w14:paraId="46797A50">
            <w:pPr>
              <w:keepNext/>
              <w:spacing w:before="20" w:after="20" w:line="260" w:lineRule="exact"/>
              <w:ind w:left="0" w:leftChars="0" w:right="0" w:rightChars="0" w:firstLine="0" w:firstLineChars="0"/>
              <w:jc w:val="center"/>
              <w:rPr>
                <w:del w:id="4470" w:author="xh" w:date="2026-10-14T08:38:28Z"/>
              </w:rPr>
            </w:pPr>
            <w:ins w:id="2014" w:author="xh" w:date="2026-10-13T12:31:00Z">
              <w:del w:id="4469" w:author="xh" w:date="2026-10-14T08:38:28Z">
                <w:r>
                  <w:rPr>
                    <w:rFonts w:ascii="Times New Roman" w:hAnsi="Times New Roman" w:eastAsia="宋体"/>
                    <w:b w:val="0"/>
                    <w:sz w:val="18"/>
                  </w:rPr>
                  <w:delText xml:space="preserve">1.67～1.94</w:delText>
                </w:r>
              </w:del>
            </w:ins>
          </w:p>
        </w:tc>
        <w:tc>
          <w:tcPr>
            <w:tcW w:w="1385" w:type="dxa"/>
            <w:tcMar>
              <w:left w:w="70" w:type="dxa"/>
              <w:right w:w="70" w:type="dxa"/>
            </w:tcMar>
            <w:vAlign w:val="center"/>
          </w:tcPr>
          <w:p w14:paraId="31605197">
            <w:pPr>
              <w:keepNext/>
              <w:spacing w:before="20" w:after="20" w:line="260" w:lineRule="exact"/>
              <w:ind w:left="0" w:leftChars="0" w:right="0" w:rightChars="0" w:firstLine="0" w:firstLineChars="0"/>
              <w:jc w:val="center"/>
              <w:rPr>
                <w:del w:id="4472" w:author="xh" w:date="2026-10-14T08:38:28Z"/>
              </w:rPr>
            </w:pPr>
            <w:ins w:id="2015" w:author="xh" w:date="2026-10-13T12:31:00Z">
              <w:del w:id="4471" w:author="xh" w:date="2026-10-14T08:38:28Z">
                <w:r>
                  <w:rPr>
                    <w:rFonts w:ascii="Times New Roman" w:hAnsi="Times New Roman" w:eastAsia="宋体"/>
                    <w:b w:val="0"/>
                    <w:sz w:val="18"/>
                  </w:rPr>
                  <w:delText xml:space="preserve">1.52～1.78</w:delText>
                </w:r>
              </w:del>
            </w:ins>
          </w:p>
        </w:tc>
      </w:tr>
      <w:tr w14:paraId="72D44D9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2016" w:author="xh" w:date="2026-10-13T12:31:00Z"/>
          <w:del w:id="4473" w:author="xh" w:date="2026-10-14T08:38:28Z"/>
        </w:trPr>
        <w:tc>
          <w:tcPr>
            <w:tcW w:w="1385" w:type="dxa"/>
            <w:tcMar>
              <w:left w:w="70" w:type="dxa"/>
              <w:right w:w="70" w:type="dxa"/>
            </w:tcMar>
            <w:vAlign w:val="center"/>
          </w:tcPr>
          <w:p w14:paraId="3F527E77">
            <w:pPr>
              <w:keepNext/>
              <w:spacing w:before="20" w:after="20" w:line="260" w:lineRule="exact"/>
              <w:ind w:left="0" w:leftChars="0" w:right="0" w:rightChars="0" w:firstLine="0" w:firstLineChars="0"/>
              <w:jc w:val="center"/>
              <w:rPr>
                <w:del w:id="4475" w:author="xh" w:date="2026-10-14T08:38:28Z"/>
              </w:rPr>
            </w:pPr>
            <w:ins w:id="2017" w:author="xh" w:date="2026-10-13T12:31:00Z">
              <w:del w:id="4474" w:author="xh" w:date="2026-10-14T08:38:28Z">
                <w:r>
                  <w:rPr>
                    <w:rFonts w:ascii="Times New Roman" w:hAnsi="Times New Roman" w:eastAsia="宋体"/>
                    <w:b w:val="0"/>
                    <w:sz w:val="18"/>
                  </w:rPr>
                  <w:delText xml:space="preserve">(4%,7%]</w:delText>
                </w:r>
              </w:del>
            </w:ins>
          </w:p>
        </w:tc>
        <w:tc>
          <w:tcPr>
            <w:tcW w:w="1385" w:type="dxa"/>
            <w:tcMar>
              <w:left w:w="70" w:type="dxa"/>
              <w:right w:w="70" w:type="dxa"/>
            </w:tcMar>
            <w:vAlign w:val="center"/>
          </w:tcPr>
          <w:p w14:paraId="47642523">
            <w:pPr>
              <w:keepNext/>
              <w:spacing w:before="20" w:after="20" w:line="260" w:lineRule="exact"/>
              <w:ind w:left="0" w:leftChars="0" w:right="0" w:rightChars="0" w:firstLine="0" w:firstLineChars="0"/>
              <w:jc w:val="center"/>
              <w:rPr>
                <w:del w:id="4477" w:author="xh" w:date="2026-10-14T08:38:28Z"/>
              </w:rPr>
            </w:pPr>
            <w:ins w:id="2018" w:author="xh" w:date="2026-10-13T12:31:00Z">
              <w:del w:id="4476" w:author="xh" w:date="2026-10-14T08:38:28Z">
                <w:r>
                  <w:rPr>
                    <w:rFonts w:ascii="Times New Roman" w:hAnsi="Times New Roman" w:eastAsia="宋体"/>
                    <w:b w:val="0"/>
                    <w:sz w:val="18"/>
                  </w:rPr>
                  <w:delText xml:space="preserve">(1,2]</w:delText>
                </w:r>
              </w:del>
            </w:ins>
          </w:p>
        </w:tc>
        <w:tc>
          <w:tcPr>
            <w:tcW w:w="1385" w:type="dxa"/>
            <w:tcMar>
              <w:left w:w="70" w:type="dxa"/>
              <w:right w:w="70" w:type="dxa"/>
            </w:tcMar>
            <w:vAlign w:val="center"/>
          </w:tcPr>
          <w:p w14:paraId="78A0CFAF">
            <w:pPr>
              <w:keepNext/>
              <w:spacing w:before="20" w:after="20" w:line="260" w:lineRule="exact"/>
              <w:ind w:left="0" w:leftChars="0" w:right="0" w:rightChars="0" w:firstLine="0" w:firstLineChars="0"/>
              <w:jc w:val="center"/>
              <w:rPr>
                <w:del w:id="4479" w:author="xh" w:date="2026-10-14T08:38:28Z"/>
              </w:rPr>
            </w:pPr>
            <w:ins w:id="2019" w:author="xh" w:date="2026-10-13T12:31:00Z">
              <w:del w:id="4478" w:author="xh" w:date="2026-10-14T08:38:28Z">
                <w:r>
                  <w:rPr>
                    <w:rFonts w:ascii="Times New Roman" w:hAnsi="Times New Roman" w:eastAsia="宋体"/>
                    <w:b w:val="0"/>
                    <w:sz w:val="18"/>
                  </w:rPr>
                  <w:delText xml:space="preserve">1.98～2.30</w:delText>
                </w:r>
              </w:del>
            </w:ins>
          </w:p>
        </w:tc>
        <w:tc>
          <w:tcPr>
            <w:tcW w:w="1385" w:type="dxa"/>
            <w:tcMar>
              <w:left w:w="70" w:type="dxa"/>
              <w:right w:w="70" w:type="dxa"/>
            </w:tcMar>
            <w:vAlign w:val="center"/>
          </w:tcPr>
          <w:p w14:paraId="52FA1A14">
            <w:pPr>
              <w:keepNext/>
              <w:spacing w:before="20" w:after="20" w:line="260" w:lineRule="exact"/>
              <w:ind w:left="0" w:leftChars="0" w:right="0" w:rightChars="0" w:firstLine="0" w:firstLineChars="0"/>
              <w:jc w:val="center"/>
              <w:rPr>
                <w:del w:id="4481" w:author="xh" w:date="2026-10-14T08:38:28Z"/>
              </w:rPr>
            </w:pPr>
            <w:ins w:id="2020" w:author="xh" w:date="2026-10-13T12:31:00Z">
              <w:del w:id="4480" w:author="xh" w:date="2026-10-14T08:38:28Z">
                <w:r>
                  <w:rPr>
                    <w:rFonts w:ascii="Times New Roman" w:hAnsi="Times New Roman" w:eastAsia="宋体"/>
                    <w:b w:val="0"/>
                    <w:sz w:val="18"/>
                  </w:rPr>
                  <w:delText xml:space="preserve">1.77～2.30</w:delText>
                </w:r>
              </w:del>
            </w:ins>
          </w:p>
        </w:tc>
        <w:tc>
          <w:tcPr>
            <w:tcW w:w="1385" w:type="dxa"/>
            <w:tcMar>
              <w:left w:w="70" w:type="dxa"/>
              <w:right w:w="70" w:type="dxa"/>
            </w:tcMar>
            <w:vAlign w:val="center"/>
          </w:tcPr>
          <w:p w14:paraId="11240D8E">
            <w:pPr>
              <w:keepNext/>
              <w:spacing w:before="20" w:after="20" w:line="260" w:lineRule="exact"/>
              <w:ind w:left="0" w:leftChars="0" w:right="0" w:rightChars="0" w:firstLine="0" w:firstLineChars="0"/>
              <w:jc w:val="center"/>
              <w:rPr>
                <w:del w:id="4483" w:author="xh" w:date="2026-10-14T08:38:28Z"/>
              </w:rPr>
            </w:pPr>
            <w:ins w:id="2021" w:author="xh" w:date="2026-10-13T12:31:00Z">
              <w:del w:id="4482" w:author="xh" w:date="2026-10-14T08:38:28Z">
                <w:r>
                  <w:rPr>
                    <w:rFonts w:ascii="Times New Roman" w:hAnsi="Times New Roman" w:eastAsia="宋体"/>
                    <w:b w:val="0"/>
                    <w:sz w:val="18"/>
                  </w:rPr>
                  <w:delText xml:space="preserve">1.67～2.30</w:delText>
                </w:r>
              </w:del>
            </w:ins>
          </w:p>
        </w:tc>
        <w:tc>
          <w:tcPr>
            <w:tcW w:w="1385" w:type="dxa"/>
            <w:tcMar>
              <w:left w:w="70" w:type="dxa"/>
              <w:right w:w="70" w:type="dxa"/>
            </w:tcMar>
            <w:vAlign w:val="center"/>
          </w:tcPr>
          <w:p w14:paraId="47BE51BA">
            <w:pPr>
              <w:keepNext/>
              <w:spacing w:before="20" w:after="20" w:line="260" w:lineRule="exact"/>
              <w:ind w:left="0" w:leftChars="0" w:right="0" w:rightChars="0" w:firstLine="0" w:firstLineChars="0"/>
              <w:jc w:val="center"/>
              <w:rPr>
                <w:del w:id="4485" w:author="xh" w:date="2026-10-14T08:38:28Z"/>
              </w:rPr>
            </w:pPr>
            <w:ins w:id="2022" w:author="xh" w:date="2026-10-13T12:31:00Z">
              <w:del w:id="4484" w:author="xh" w:date="2026-10-14T08:38:28Z">
                <w:r>
                  <w:rPr>
                    <w:rFonts w:ascii="Times New Roman" w:hAnsi="Times New Roman" w:eastAsia="宋体"/>
                    <w:b w:val="0"/>
                    <w:sz w:val="18"/>
                  </w:rPr>
                  <w:delText xml:space="preserve">1.52～2.14</w:delText>
                </w:r>
              </w:del>
            </w:ins>
          </w:p>
        </w:tc>
      </w:tr>
      <w:tr w14:paraId="07FD78C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2023" w:author="xh" w:date="2026-10-13T12:31:00Z"/>
          <w:del w:id="4486" w:author="xh" w:date="2026-10-14T08:38:28Z"/>
        </w:trPr>
        <w:tc>
          <w:tcPr>
            <w:tcW w:w="1385" w:type="dxa"/>
            <w:tcMar>
              <w:left w:w="70" w:type="dxa"/>
              <w:right w:w="70" w:type="dxa"/>
            </w:tcMar>
            <w:vAlign w:val="center"/>
          </w:tcPr>
          <w:p w14:paraId="5AD7258E">
            <w:pPr>
              <w:keepNext/>
              <w:spacing w:before="20" w:after="20" w:line="260" w:lineRule="exact"/>
              <w:ind w:left="0" w:leftChars="0" w:right="0" w:rightChars="0" w:firstLine="0" w:firstLineChars="0"/>
              <w:jc w:val="center"/>
              <w:rPr>
                <w:del w:id="4488" w:author="xh" w:date="2026-10-14T08:38:28Z"/>
              </w:rPr>
            </w:pPr>
            <w:ins w:id="2024" w:author="xh" w:date="2026-10-13T12:31:00Z">
              <w:del w:id="4487" w:author="xh" w:date="2026-10-14T08:38:28Z">
                <w:r>
                  <w:rPr>
                    <w:rFonts w:ascii="Times New Roman" w:hAnsi="Times New Roman" w:eastAsia="宋体"/>
                    <w:b w:val="0"/>
                    <w:sz w:val="18"/>
                  </w:rPr>
                  <w:delText xml:space="preserve">(4%,7%]</w:delText>
                </w:r>
              </w:del>
            </w:ins>
          </w:p>
        </w:tc>
        <w:tc>
          <w:tcPr>
            <w:tcW w:w="1385" w:type="dxa"/>
            <w:tcMar>
              <w:left w:w="70" w:type="dxa"/>
              <w:right w:w="70" w:type="dxa"/>
            </w:tcMar>
            <w:vAlign w:val="center"/>
          </w:tcPr>
          <w:p w14:paraId="6A5773DC">
            <w:pPr>
              <w:keepNext/>
              <w:spacing w:before="20" w:after="20" w:line="260" w:lineRule="exact"/>
              <w:ind w:left="0" w:leftChars="0" w:right="0" w:rightChars="0" w:firstLine="0" w:firstLineChars="0"/>
              <w:jc w:val="center"/>
              <w:rPr>
                <w:del w:id="4490" w:author="xh" w:date="2026-10-14T08:38:28Z"/>
              </w:rPr>
            </w:pPr>
            <w:ins w:id="2025" w:author="xh" w:date="2026-10-13T12:31:00Z">
              <w:del w:id="4489" w:author="xh" w:date="2026-10-14T08:38:28Z">
                <w:r>
                  <w:rPr>
                    <w:rFonts w:ascii="Times New Roman" w:hAnsi="Times New Roman" w:eastAsia="宋体"/>
                    <w:b w:val="0"/>
                    <w:sz w:val="18"/>
                  </w:rPr>
                  <w:delText xml:space="preserve">&gt;2</w:delText>
                </w:r>
              </w:del>
            </w:ins>
          </w:p>
        </w:tc>
        <w:tc>
          <w:tcPr>
            <w:tcW w:w="1385" w:type="dxa"/>
            <w:tcMar>
              <w:left w:w="70" w:type="dxa"/>
              <w:right w:w="70" w:type="dxa"/>
            </w:tcMar>
            <w:vAlign w:val="center"/>
          </w:tcPr>
          <w:p w14:paraId="4E7DB5C4">
            <w:pPr>
              <w:keepNext/>
              <w:spacing w:before="20" w:after="20" w:line="260" w:lineRule="exact"/>
              <w:ind w:left="0" w:leftChars="0" w:right="0" w:rightChars="0" w:firstLine="0" w:firstLineChars="0"/>
              <w:jc w:val="center"/>
              <w:rPr>
                <w:del w:id="4492" w:author="xh" w:date="2026-10-14T08:38:28Z"/>
              </w:rPr>
            </w:pPr>
            <w:ins w:id="2026" w:author="xh" w:date="2026-10-13T12:31:00Z">
              <w:del w:id="4491" w:author="xh" w:date="2026-10-14T08:38:28Z">
                <w:r>
                  <w:rPr>
                    <w:rFonts w:ascii="Times New Roman" w:hAnsi="Times New Roman" w:eastAsia="宋体"/>
                    <w:b w:val="0"/>
                    <w:sz w:val="18"/>
                  </w:rPr>
                  <w:delText xml:space="preserve">2.29～2.65</w:delText>
                </w:r>
              </w:del>
            </w:ins>
          </w:p>
        </w:tc>
        <w:tc>
          <w:tcPr>
            <w:tcW w:w="1385" w:type="dxa"/>
            <w:tcMar>
              <w:left w:w="70" w:type="dxa"/>
              <w:right w:w="70" w:type="dxa"/>
            </w:tcMar>
            <w:vAlign w:val="center"/>
          </w:tcPr>
          <w:p w14:paraId="5978300A">
            <w:pPr>
              <w:keepNext/>
              <w:spacing w:before="20" w:after="20" w:line="260" w:lineRule="exact"/>
              <w:ind w:left="0" w:leftChars="0" w:right="0" w:rightChars="0" w:firstLine="0" w:firstLineChars="0"/>
              <w:jc w:val="center"/>
              <w:rPr>
                <w:del w:id="4494" w:author="xh" w:date="2026-10-14T08:38:28Z"/>
              </w:rPr>
            </w:pPr>
            <w:ins w:id="2027" w:author="xh" w:date="2026-10-13T12:31:00Z">
              <w:del w:id="4493" w:author="xh" w:date="2026-10-14T08:38:28Z">
                <w:r>
                  <w:rPr>
                    <w:rFonts w:ascii="Times New Roman" w:hAnsi="Times New Roman" w:eastAsia="宋体"/>
                    <w:b w:val="0"/>
                    <w:sz w:val="18"/>
                  </w:rPr>
                  <w:delText xml:space="preserve">2.16～2.65</w:delText>
                </w:r>
              </w:del>
            </w:ins>
          </w:p>
        </w:tc>
        <w:tc>
          <w:tcPr>
            <w:tcW w:w="1385" w:type="dxa"/>
            <w:tcMar>
              <w:left w:w="70" w:type="dxa"/>
              <w:right w:w="70" w:type="dxa"/>
            </w:tcMar>
            <w:vAlign w:val="center"/>
          </w:tcPr>
          <w:p w14:paraId="30B7856E">
            <w:pPr>
              <w:keepNext/>
              <w:spacing w:before="20" w:after="20" w:line="260" w:lineRule="exact"/>
              <w:ind w:left="0" w:leftChars="0" w:right="0" w:rightChars="0" w:firstLine="0" w:firstLineChars="0"/>
              <w:jc w:val="center"/>
              <w:rPr>
                <w:del w:id="4496" w:author="xh" w:date="2026-10-14T08:38:28Z"/>
              </w:rPr>
            </w:pPr>
            <w:ins w:id="2028" w:author="xh" w:date="2026-10-13T12:31:00Z">
              <w:del w:id="4495" w:author="xh" w:date="2026-10-14T08:38:28Z">
                <w:r>
                  <w:rPr>
                    <w:rFonts w:ascii="Times New Roman" w:hAnsi="Times New Roman" w:eastAsia="宋体"/>
                    <w:b w:val="0"/>
                    <w:sz w:val="18"/>
                  </w:rPr>
                  <w:delText xml:space="preserve">2.01～2.65</w:delText>
                </w:r>
              </w:del>
            </w:ins>
          </w:p>
        </w:tc>
        <w:tc>
          <w:tcPr>
            <w:tcW w:w="1385" w:type="dxa"/>
            <w:tcMar>
              <w:left w:w="70" w:type="dxa"/>
              <w:right w:w="70" w:type="dxa"/>
            </w:tcMar>
            <w:vAlign w:val="center"/>
          </w:tcPr>
          <w:p w14:paraId="5F6EE45C">
            <w:pPr>
              <w:keepNext/>
              <w:spacing w:before="20" w:after="20" w:line="260" w:lineRule="exact"/>
              <w:ind w:left="0" w:leftChars="0" w:right="0" w:rightChars="0" w:firstLine="0" w:firstLineChars="0"/>
              <w:jc w:val="center"/>
              <w:rPr>
                <w:del w:id="4498" w:author="xh" w:date="2026-10-14T08:38:28Z"/>
              </w:rPr>
            </w:pPr>
            <w:ins w:id="2029" w:author="xh" w:date="2026-10-13T12:31:00Z">
              <w:del w:id="4497" w:author="xh" w:date="2026-10-14T08:38:28Z">
                <w:r>
                  <w:rPr>
                    <w:rFonts w:ascii="Times New Roman" w:hAnsi="Times New Roman" w:eastAsia="宋体"/>
                    <w:b w:val="0"/>
                    <w:sz w:val="18"/>
                  </w:rPr>
                  <w:delText xml:space="preserve">2.01～2.65</w:delText>
                </w:r>
              </w:del>
            </w:ins>
          </w:p>
        </w:tc>
      </w:tr>
      <w:tr w14:paraId="4FB848D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2030" w:author="xh" w:date="2026-10-13T12:31:00Z"/>
          <w:del w:id="4499" w:author="xh" w:date="2026-10-14T08:38:28Z"/>
        </w:trPr>
        <w:tc>
          <w:tcPr>
            <w:tcW w:w="1385" w:type="dxa"/>
            <w:tcMar>
              <w:left w:w="70" w:type="dxa"/>
              <w:right w:w="70" w:type="dxa"/>
            </w:tcMar>
            <w:vAlign w:val="center"/>
          </w:tcPr>
          <w:p w14:paraId="3C3B572C">
            <w:pPr>
              <w:keepNext/>
              <w:spacing w:before="20" w:after="20" w:line="260" w:lineRule="exact"/>
              <w:ind w:left="0" w:leftChars="0" w:right="0" w:rightChars="0" w:firstLine="0" w:firstLineChars="0"/>
              <w:jc w:val="center"/>
              <w:rPr>
                <w:del w:id="4501" w:author="xh" w:date="2026-10-14T08:38:28Z"/>
              </w:rPr>
            </w:pPr>
            <w:ins w:id="2031" w:author="xh" w:date="2026-10-13T12:31:00Z">
              <w:del w:id="4500" w:author="xh" w:date="2026-10-14T08:38:28Z">
                <w:r>
                  <w:rPr>
                    <w:rFonts w:ascii="Times New Roman" w:hAnsi="Times New Roman" w:eastAsia="宋体"/>
                    <w:b w:val="0"/>
                    <w:sz w:val="18"/>
                  </w:rPr>
                  <w:delText xml:space="preserve">&gt;7%</w:delText>
                </w:r>
              </w:del>
            </w:ins>
          </w:p>
        </w:tc>
        <w:tc>
          <w:tcPr>
            <w:tcW w:w="1385" w:type="dxa"/>
            <w:tcMar>
              <w:left w:w="70" w:type="dxa"/>
              <w:right w:w="70" w:type="dxa"/>
            </w:tcMar>
            <w:vAlign w:val="center"/>
          </w:tcPr>
          <w:p w14:paraId="62C28B4D">
            <w:pPr>
              <w:keepNext/>
              <w:spacing w:before="20" w:after="20" w:line="260" w:lineRule="exact"/>
              <w:ind w:left="0" w:leftChars="0" w:right="0" w:rightChars="0" w:firstLine="0" w:firstLineChars="0"/>
              <w:jc w:val="center"/>
              <w:rPr>
                <w:del w:id="4503" w:author="xh" w:date="2026-10-14T08:38:28Z"/>
              </w:rPr>
            </w:pPr>
            <w:ins w:id="2032" w:author="xh" w:date="2026-10-13T12:31:00Z">
              <w:del w:id="4502" w:author="xh" w:date="2026-10-14T08:38:28Z">
                <w:r>
                  <w:rPr>
                    <w:rFonts w:ascii="Times New Roman" w:hAnsi="Times New Roman" w:eastAsia="宋体"/>
                    <w:b w:val="0"/>
                    <w:sz w:val="18"/>
                  </w:rPr>
                  <w:delText xml:space="preserve">≤1</w:delText>
                </w:r>
              </w:del>
            </w:ins>
          </w:p>
        </w:tc>
        <w:tc>
          <w:tcPr>
            <w:tcW w:w="1385" w:type="dxa"/>
            <w:tcMar>
              <w:left w:w="70" w:type="dxa"/>
              <w:right w:w="70" w:type="dxa"/>
            </w:tcMar>
            <w:vAlign w:val="center"/>
          </w:tcPr>
          <w:p w14:paraId="52BF952C">
            <w:pPr>
              <w:keepNext/>
              <w:spacing w:before="20" w:after="20" w:line="260" w:lineRule="exact"/>
              <w:ind w:left="0" w:leftChars="0" w:right="0" w:rightChars="0" w:firstLine="0" w:firstLineChars="0"/>
              <w:jc w:val="center"/>
              <w:rPr>
                <w:del w:id="4505" w:author="xh" w:date="2026-10-14T08:38:28Z"/>
              </w:rPr>
            </w:pPr>
            <w:ins w:id="2033" w:author="xh" w:date="2026-10-13T12:31:00Z">
              <w:del w:id="4504" w:author="xh" w:date="2026-10-14T08:38:28Z">
                <w:r>
                  <w:rPr>
                    <w:rFonts w:ascii="Times New Roman" w:hAnsi="Times New Roman" w:eastAsia="宋体"/>
                    <w:b w:val="0"/>
                    <w:sz w:val="18"/>
                  </w:rPr>
                  <w:delText xml:space="preserve">1.97～2.03</w:delText>
                </w:r>
              </w:del>
            </w:ins>
          </w:p>
        </w:tc>
        <w:tc>
          <w:tcPr>
            <w:tcW w:w="1385" w:type="dxa"/>
            <w:tcMar>
              <w:left w:w="70" w:type="dxa"/>
              <w:right w:w="70" w:type="dxa"/>
            </w:tcMar>
            <w:vAlign w:val="center"/>
          </w:tcPr>
          <w:p w14:paraId="07CF5AA9">
            <w:pPr>
              <w:keepNext/>
              <w:spacing w:before="20" w:after="20" w:line="260" w:lineRule="exact"/>
              <w:ind w:left="0" w:leftChars="0" w:right="0" w:rightChars="0" w:firstLine="0" w:firstLineChars="0"/>
              <w:jc w:val="center"/>
              <w:rPr>
                <w:del w:id="4507" w:author="xh" w:date="2026-10-14T08:38:28Z"/>
              </w:rPr>
            </w:pPr>
            <w:ins w:id="2034" w:author="xh" w:date="2026-10-13T12:31:00Z">
              <w:del w:id="4506" w:author="xh" w:date="2026-10-14T08:38:28Z">
                <w:r>
                  <w:rPr>
                    <w:rFonts w:ascii="Times New Roman" w:hAnsi="Times New Roman" w:eastAsia="宋体"/>
                    <w:b w:val="0"/>
                    <w:sz w:val="18"/>
                  </w:rPr>
                  <w:delText xml:space="preserve">1.91～1.99</w:delText>
                </w:r>
              </w:del>
            </w:ins>
          </w:p>
        </w:tc>
        <w:tc>
          <w:tcPr>
            <w:tcW w:w="1385" w:type="dxa"/>
            <w:tcMar>
              <w:left w:w="70" w:type="dxa"/>
              <w:right w:w="70" w:type="dxa"/>
            </w:tcMar>
            <w:vAlign w:val="center"/>
          </w:tcPr>
          <w:p w14:paraId="0A056313">
            <w:pPr>
              <w:keepNext/>
              <w:spacing w:before="20" w:after="20" w:line="260" w:lineRule="exact"/>
              <w:ind w:left="0" w:leftChars="0" w:right="0" w:rightChars="0" w:firstLine="0" w:firstLineChars="0"/>
              <w:jc w:val="center"/>
              <w:rPr>
                <w:del w:id="4509" w:author="xh" w:date="2026-10-14T08:38:28Z"/>
              </w:rPr>
            </w:pPr>
            <w:ins w:id="2035" w:author="xh" w:date="2026-10-13T12:31:00Z">
              <w:del w:id="4508" w:author="xh" w:date="2026-10-14T08:38:28Z">
                <w:r>
                  <w:rPr>
                    <w:rFonts w:ascii="Times New Roman" w:hAnsi="Times New Roman" w:eastAsia="宋体"/>
                    <w:b w:val="0"/>
                    <w:sz w:val="18"/>
                  </w:rPr>
                  <w:delText xml:space="preserve">1.61～1.92</w:delText>
                </w:r>
              </w:del>
            </w:ins>
          </w:p>
        </w:tc>
        <w:tc>
          <w:tcPr>
            <w:tcW w:w="1385" w:type="dxa"/>
            <w:tcMar>
              <w:left w:w="70" w:type="dxa"/>
              <w:right w:w="70" w:type="dxa"/>
            </w:tcMar>
            <w:vAlign w:val="center"/>
          </w:tcPr>
          <w:p w14:paraId="6C566A1A">
            <w:pPr>
              <w:keepNext/>
              <w:spacing w:before="20" w:after="20" w:line="260" w:lineRule="exact"/>
              <w:ind w:left="0" w:leftChars="0" w:right="0" w:rightChars="0" w:firstLine="0" w:firstLineChars="0"/>
              <w:jc w:val="center"/>
              <w:rPr>
                <w:del w:id="4511" w:author="xh" w:date="2026-10-14T08:38:28Z"/>
              </w:rPr>
            </w:pPr>
            <w:ins w:id="2036" w:author="xh" w:date="2026-10-13T12:31:00Z">
              <w:del w:id="4510" w:author="xh" w:date="2026-10-14T08:38:28Z">
                <w:r>
                  <w:rPr>
                    <w:rFonts w:ascii="Times New Roman" w:hAnsi="Times New Roman" w:eastAsia="宋体"/>
                    <w:b w:val="0"/>
                    <w:sz w:val="18"/>
                  </w:rPr>
                  <w:delText xml:space="preserve">1.36～1.62</w:delText>
                </w:r>
              </w:del>
            </w:ins>
          </w:p>
        </w:tc>
      </w:tr>
      <w:tr w14:paraId="7E9C534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2037" w:author="xh" w:date="2026-10-13T12:31:00Z"/>
          <w:del w:id="4512" w:author="xh" w:date="2026-10-14T08:38:28Z"/>
        </w:trPr>
        <w:tc>
          <w:tcPr>
            <w:tcW w:w="1385" w:type="dxa"/>
            <w:tcMar>
              <w:left w:w="70" w:type="dxa"/>
              <w:right w:w="70" w:type="dxa"/>
            </w:tcMar>
            <w:vAlign w:val="center"/>
          </w:tcPr>
          <w:p w14:paraId="6129C751">
            <w:pPr>
              <w:keepNext/>
              <w:spacing w:before="20" w:after="20" w:line="260" w:lineRule="exact"/>
              <w:ind w:left="0" w:leftChars="0" w:right="0" w:rightChars="0" w:firstLine="0" w:firstLineChars="0"/>
              <w:jc w:val="center"/>
              <w:rPr>
                <w:del w:id="4514" w:author="xh" w:date="2026-10-14T08:38:28Z"/>
              </w:rPr>
            </w:pPr>
            <w:ins w:id="2038" w:author="xh" w:date="2026-10-13T12:31:00Z">
              <w:del w:id="4513" w:author="xh" w:date="2026-10-14T08:38:28Z">
                <w:r>
                  <w:rPr>
                    <w:rFonts w:ascii="Times New Roman" w:hAnsi="Times New Roman" w:eastAsia="宋体"/>
                    <w:b w:val="0"/>
                    <w:sz w:val="18"/>
                  </w:rPr>
                  <w:delText xml:space="preserve">&gt;7%</w:delText>
                </w:r>
              </w:del>
            </w:ins>
          </w:p>
        </w:tc>
        <w:tc>
          <w:tcPr>
            <w:tcW w:w="1385" w:type="dxa"/>
            <w:tcMar>
              <w:left w:w="70" w:type="dxa"/>
              <w:right w:w="70" w:type="dxa"/>
            </w:tcMar>
            <w:vAlign w:val="center"/>
          </w:tcPr>
          <w:p w14:paraId="0E4F3420">
            <w:pPr>
              <w:keepNext/>
              <w:spacing w:before="20" w:after="20" w:line="260" w:lineRule="exact"/>
              <w:ind w:left="0" w:leftChars="0" w:right="0" w:rightChars="0" w:firstLine="0" w:firstLineChars="0"/>
              <w:jc w:val="center"/>
              <w:rPr>
                <w:del w:id="4516" w:author="xh" w:date="2026-10-14T08:38:28Z"/>
              </w:rPr>
            </w:pPr>
            <w:ins w:id="2039" w:author="xh" w:date="2026-10-13T12:31:00Z">
              <w:del w:id="4515" w:author="xh" w:date="2026-10-14T08:38:28Z">
                <w:r>
                  <w:rPr>
                    <w:rFonts w:ascii="Times New Roman" w:hAnsi="Times New Roman" w:eastAsia="宋体"/>
                    <w:b w:val="0"/>
                    <w:sz w:val="18"/>
                  </w:rPr>
                  <w:delText xml:space="preserve">(1,2]</w:delText>
                </w:r>
              </w:del>
            </w:ins>
          </w:p>
        </w:tc>
        <w:tc>
          <w:tcPr>
            <w:tcW w:w="1385" w:type="dxa"/>
            <w:tcMar>
              <w:left w:w="70" w:type="dxa"/>
              <w:right w:w="70" w:type="dxa"/>
            </w:tcMar>
            <w:vAlign w:val="center"/>
          </w:tcPr>
          <w:p w14:paraId="5CECBAF5">
            <w:pPr>
              <w:keepNext/>
              <w:spacing w:before="20" w:after="20" w:line="260" w:lineRule="exact"/>
              <w:ind w:left="0" w:leftChars="0" w:right="0" w:rightChars="0" w:firstLine="0" w:firstLineChars="0"/>
              <w:jc w:val="center"/>
              <w:rPr>
                <w:del w:id="4518" w:author="xh" w:date="2026-10-14T08:38:28Z"/>
              </w:rPr>
            </w:pPr>
            <w:ins w:id="2040" w:author="xh" w:date="2026-10-13T12:31:00Z">
              <w:del w:id="4517" w:author="xh" w:date="2026-10-14T08:38:28Z">
                <w:r>
                  <w:rPr>
                    <w:rFonts w:ascii="Times New Roman" w:hAnsi="Times New Roman" w:eastAsia="宋体"/>
                    <w:b w:val="0"/>
                    <w:sz w:val="18"/>
                  </w:rPr>
                  <w:delText xml:space="preserve">1.97～2.03</w:delText>
                </w:r>
              </w:del>
            </w:ins>
          </w:p>
        </w:tc>
        <w:tc>
          <w:tcPr>
            <w:tcW w:w="1385" w:type="dxa"/>
            <w:tcMar>
              <w:left w:w="70" w:type="dxa"/>
              <w:right w:w="70" w:type="dxa"/>
            </w:tcMar>
            <w:vAlign w:val="center"/>
          </w:tcPr>
          <w:p w14:paraId="3D33CC69">
            <w:pPr>
              <w:keepNext/>
              <w:spacing w:before="20" w:after="20" w:line="260" w:lineRule="exact"/>
              <w:ind w:left="0" w:leftChars="0" w:right="0" w:rightChars="0" w:firstLine="0" w:firstLineChars="0"/>
              <w:jc w:val="center"/>
              <w:rPr>
                <w:del w:id="4520" w:author="xh" w:date="2026-10-14T08:38:28Z"/>
              </w:rPr>
            </w:pPr>
            <w:ins w:id="2041" w:author="xh" w:date="2026-10-13T12:31:00Z">
              <w:del w:id="4519" w:author="xh" w:date="2026-10-14T08:38:28Z">
                <w:r>
                  <w:rPr>
                    <w:rFonts w:ascii="Times New Roman" w:hAnsi="Times New Roman" w:eastAsia="宋体"/>
                    <w:b w:val="0"/>
                    <w:sz w:val="18"/>
                  </w:rPr>
                  <w:delText xml:space="preserve">1.91～2.24</w:delText>
                </w:r>
              </w:del>
            </w:ins>
          </w:p>
        </w:tc>
        <w:tc>
          <w:tcPr>
            <w:tcW w:w="1385" w:type="dxa"/>
            <w:tcMar>
              <w:left w:w="70" w:type="dxa"/>
              <w:right w:w="70" w:type="dxa"/>
            </w:tcMar>
            <w:vAlign w:val="center"/>
          </w:tcPr>
          <w:p w14:paraId="4BA99E3C">
            <w:pPr>
              <w:keepNext/>
              <w:spacing w:before="20" w:after="20" w:line="260" w:lineRule="exact"/>
              <w:ind w:left="0" w:leftChars="0" w:right="0" w:rightChars="0" w:firstLine="0" w:firstLineChars="0"/>
              <w:jc w:val="center"/>
              <w:rPr>
                <w:del w:id="4522" w:author="xh" w:date="2026-10-14T08:38:28Z"/>
              </w:rPr>
            </w:pPr>
            <w:ins w:id="2042" w:author="xh" w:date="2026-10-13T12:31:00Z">
              <w:del w:id="4521" w:author="xh" w:date="2026-10-14T08:38:28Z">
                <w:r>
                  <w:rPr>
                    <w:rFonts w:ascii="Times New Roman" w:hAnsi="Times New Roman" w:eastAsia="宋体"/>
                    <w:b w:val="0"/>
                    <w:sz w:val="18"/>
                  </w:rPr>
                  <w:delText xml:space="preserve">1.61～2.09</w:delText>
                </w:r>
              </w:del>
            </w:ins>
          </w:p>
        </w:tc>
        <w:tc>
          <w:tcPr>
            <w:tcW w:w="1385" w:type="dxa"/>
            <w:tcMar>
              <w:left w:w="70" w:type="dxa"/>
              <w:right w:w="70" w:type="dxa"/>
            </w:tcMar>
            <w:vAlign w:val="center"/>
          </w:tcPr>
          <w:p w14:paraId="497A161F">
            <w:pPr>
              <w:keepNext/>
              <w:spacing w:before="20" w:after="20" w:line="260" w:lineRule="exact"/>
              <w:ind w:left="0" w:leftChars="0" w:right="0" w:rightChars="0" w:firstLine="0" w:firstLineChars="0"/>
              <w:jc w:val="center"/>
              <w:rPr>
                <w:del w:id="4524" w:author="xh" w:date="2026-10-14T08:38:28Z"/>
              </w:rPr>
            </w:pPr>
            <w:ins w:id="2043" w:author="xh" w:date="2026-10-13T12:31:00Z">
              <w:del w:id="4523" w:author="xh" w:date="2026-10-14T08:38:28Z">
                <w:r>
                  <w:rPr>
                    <w:rFonts w:ascii="Times New Roman" w:hAnsi="Times New Roman" w:eastAsia="宋体"/>
                    <w:b w:val="0"/>
                    <w:sz w:val="18"/>
                  </w:rPr>
                  <w:delText xml:space="preserve">1.47～1.95</w:delText>
                </w:r>
              </w:del>
            </w:ins>
          </w:p>
        </w:tc>
      </w:tr>
      <w:tr w14:paraId="4D4038C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2044" w:author="xh" w:date="2026-10-13T12:31:00Z"/>
          <w:del w:id="4525" w:author="xh" w:date="2026-10-14T08:38:28Z"/>
        </w:trPr>
        <w:tc>
          <w:tcPr>
            <w:tcW w:w="1385" w:type="dxa"/>
            <w:tcMar>
              <w:left w:w="70" w:type="dxa"/>
              <w:right w:w="70" w:type="dxa"/>
            </w:tcMar>
            <w:vAlign w:val="center"/>
          </w:tcPr>
          <w:p w14:paraId="240951D7">
            <w:pPr>
              <w:keepNext w:val="0"/>
              <w:spacing w:before="20" w:after="20" w:line="260" w:lineRule="exact"/>
              <w:ind w:left="0" w:leftChars="0" w:right="0" w:rightChars="0" w:firstLine="0" w:firstLineChars="0"/>
              <w:jc w:val="center"/>
              <w:rPr>
                <w:del w:id="4527" w:author="xh" w:date="2026-10-14T08:38:28Z"/>
              </w:rPr>
            </w:pPr>
            <w:ins w:id="2045" w:author="xh" w:date="2026-10-13T12:31:00Z">
              <w:del w:id="4526" w:author="xh" w:date="2026-10-14T08:38:28Z">
                <w:r>
                  <w:rPr>
                    <w:rFonts w:ascii="Times New Roman" w:hAnsi="Times New Roman" w:eastAsia="宋体"/>
                    <w:b w:val="0"/>
                    <w:sz w:val="18"/>
                  </w:rPr>
                  <w:delText xml:space="preserve">&gt;7%</w:delText>
                </w:r>
              </w:del>
            </w:ins>
          </w:p>
        </w:tc>
        <w:tc>
          <w:tcPr>
            <w:tcW w:w="1385" w:type="dxa"/>
            <w:tcMar>
              <w:left w:w="70" w:type="dxa"/>
              <w:right w:w="70" w:type="dxa"/>
            </w:tcMar>
            <w:vAlign w:val="center"/>
          </w:tcPr>
          <w:p w14:paraId="5BB5C4ED">
            <w:pPr>
              <w:keepNext w:val="0"/>
              <w:spacing w:before="20" w:after="20" w:line="260" w:lineRule="exact"/>
              <w:ind w:left="0" w:leftChars="0" w:right="0" w:rightChars="0" w:firstLine="0" w:firstLineChars="0"/>
              <w:jc w:val="center"/>
              <w:rPr>
                <w:del w:id="4529" w:author="xh" w:date="2026-10-14T08:38:28Z"/>
              </w:rPr>
            </w:pPr>
            <w:ins w:id="2046" w:author="xh" w:date="2026-10-13T12:31:00Z">
              <w:del w:id="4528" w:author="xh" w:date="2026-10-14T08:38:28Z">
                <w:r>
                  <w:rPr>
                    <w:rFonts w:ascii="Times New Roman" w:hAnsi="Times New Roman" w:eastAsia="宋体"/>
                    <w:b w:val="0"/>
                    <w:sz w:val="18"/>
                  </w:rPr>
                  <w:delText xml:space="preserve">&gt;2</w:delText>
                </w:r>
              </w:del>
            </w:ins>
          </w:p>
        </w:tc>
        <w:tc>
          <w:tcPr>
            <w:tcW w:w="1385" w:type="dxa"/>
            <w:tcMar>
              <w:left w:w="70" w:type="dxa"/>
              <w:right w:w="70" w:type="dxa"/>
            </w:tcMar>
            <w:vAlign w:val="center"/>
          </w:tcPr>
          <w:p w14:paraId="44752FF0">
            <w:pPr>
              <w:keepNext w:val="0"/>
              <w:spacing w:before="20" w:after="20" w:line="260" w:lineRule="exact"/>
              <w:ind w:left="0" w:leftChars="0" w:right="0" w:rightChars="0" w:firstLine="0" w:firstLineChars="0"/>
              <w:jc w:val="center"/>
              <w:rPr>
                <w:del w:id="4531" w:author="xh" w:date="2026-10-14T08:38:28Z"/>
              </w:rPr>
            </w:pPr>
            <w:ins w:id="2047" w:author="xh" w:date="2026-10-13T12:31:00Z">
              <w:del w:id="4530" w:author="xh" w:date="2026-10-14T08:38:28Z">
                <w:r>
                  <w:rPr>
                    <w:rFonts w:ascii="Times New Roman" w:hAnsi="Times New Roman" w:eastAsia="宋体"/>
                    <w:b w:val="0"/>
                    <w:sz w:val="18"/>
                  </w:rPr>
                  <w:delText xml:space="preserve">2.45～2.50</w:delText>
                </w:r>
              </w:del>
            </w:ins>
          </w:p>
        </w:tc>
        <w:tc>
          <w:tcPr>
            <w:tcW w:w="1385" w:type="dxa"/>
            <w:tcMar>
              <w:left w:w="70" w:type="dxa"/>
              <w:right w:w="70" w:type="dxa"/>
            </w:tcMar>
            <w:vAlign w:val="center"/>
          </w:tcPr>
          <w:p w14:paraId="798F094C">
            <w:pPr>
              <w:keepNext w:val="0"/>
              <w:spacing w:before="20" w:after="20" w:line="260" w:lineRule="exact"/>
              <w:ind w:left="0" w:leftChars="0" w:right="0" w:rightChars="0" w:firstLine="0" w:firstLineChars="0"/>
              <w:jc w:val="center"/>
              <w:rPr>
                <w:del w:id="4533" w:author="xh" w:date="2026-10-14T08:38:28Z"/>
              </w:rPr>
            </w:pPr>
            <w:ins w:id="2048" w:author="xh" w:date="2026-10-13T12:31:00Z">
              <w:del w:id="4532" w:author="xh" w:date="2026-10-14T08:38:28Z">
                <w:r>
                  <w:rPr>
                    <w:rFonts w:ascii="Times New Roman" w:hAnsi="Times New Roman" w:eastAsia="宋体"/>
                    <w:b w:val="0"/>
                    <w:sz w:val="18"/>
                  </w:rPr>
                  <w:delText xml:space="preserve">2.24～2.59</w:delText>
                </w:r>
              </w:del>
            </w:ins>
          </w:p>
        </w:tc>
        <w:tc>
          <w:tcPr>
            <w:tcW w:w="1385" w:type="dxa"/>
            <w:tcMar>
              <w:left w:w="70" w:type="dxa"/>
              <w:right w:w="70" w:type="dxa"/>
            </w:tcMar>
            <w:vAlign w:val="center"/>
          </w:tcPr>
          <w:p w14:paraId="2B4FD75A">
            <w:pPr>
              <w:keepNext w:val="0"/>
              <w:spacing w:before="20" w:after="20" w:line="260" w:lineRule="exact"/>
              <w:ind w:left="0" w:leftChars="0" w:right="0" w:rightChars="0" w:firstLine="0" w:firstLineChars="0"/>
              <w:jc w:val="center"/>
              <w:rPr>
                <w:del w:id="4535" w:author="xh" w:date="2026-10-14T08:38:28Z"/>
              </w:rPr>
            </w:pPr>
            <w:ins w:id="2049" w:author="xh" w:date="2026-10-13T12:31:00Z">
              <w:del w:id="4534" w:author="xh" w:date="2026-10-14T08:38:28Z">
                <w:r>
                  <w:rPr>
                    <w:rFonts w:ascii="Times New Roman" w:hAnsi="Times New Roman" w:eastAsia="宋体"/>
                    <w:b w:val="0"/>
                    <w:sz w:val="18"/>
                  </w:rPr>
                  <w:delText xml:space="preserve">2.01～2.42</w:delText>
                </w:r>
              </w:del>
            </w:ins>
          </w:p>
        </w:tc>
        <w:tc>
          <w:tcPr>
            <w:tcW w:w="1385" w:type="dxa"/>
            <w:tcMar>
              <w:left w:w="70" w:type="dxa"/>
              <w:right w:w="70" w:type="dxa"/>
            </w:tcMar>
            <w:vAlign w:val="center"/>
          </w:tcPr>
          <w:p w14:paraId="3E190C56">
            <w:pPr>
              <w:keepNext w:val="0"/>
              <w:spacing w:before="20" w:after="20" w:line="260" w:lineRule="exact"/>
              <w:ind w:left="0" w:leftChars="0" w:right="0" w:rightChars="0" w:firstLine="0" w:firstLineChars="0"/>
              <w:jc w:val="center"/>
              <w:rPr>
                <w:del w:id="4537" w:author="xh" w:date="2026-10-14T08:38:28Z"/>
              </w:rPr>
            </w:pPr>
            <w:ins w:id="2050" w:author="xh" w:date="2026-10-13T12:31:00Z">
              <w:del w:id="4536" w:author="xh" w:date="2026-10-14T08:38:28Z">
                <w:r>
                  <w:rPr>
                    <w:rFonts w:ascii="Times New Roman" w:hAnsi="Times New Roman" w:eastAsia="宋体"/>
                    <w:b w:val="0"/>
                    <w:sz w:val="18"/>
                  </w:rPr>
                  <w:delText xml:space="preserve">1.80～2.42</w:delText>
                </w:r>
              </w:del>
            </w:ins>
          </w:p>
        </w:tc>
      </w:tr>
    </w:tbl>
    <w:tbl xmlns:a="http://schemas.openxmlformats.org/drawingml/2006/main" xmlns:pic="http://schemas.openxmlformats.org/drawingml/2006/picture">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ins w:id="4538" w:author="xh" w:date="2026-10-14T08:38:28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539" w:author="xh" w:date="2026-10-14T08:38:28Z">
              <w:r>
                <w:rPr>
                  <w:rFonts w:ascii="Times New Roman" w:hAnsi="Times New Roman" w:eastAsia="宋体"/>
                  <w:b/>
                  <w:sz w:val="18"/>
                </w:rPr>
                <w:t>平均增长率</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540" w:author="xh" w:date="2026-10-14T08:38:28Z">
              <w:r>
                <w:rPr>
                  <w:rFonts w:ascii="Times New Roman" w:hAnsi="Times New Roman" w:eastAsia="宋体"/>
                  <w:b/>
                  <w:sz w:val="18"/>
                </w:rPr>
                <w:t>装机渗透率</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541" w:author="xh" w:date="2026-10-14T08:38:28Z">
              <w:r>
                <w:rPr>
                  <w:rFonts w:ascii="Times New Roman" w:hAnsi="Times New Roman" w:eastAsia="宋体"/>
                  <w:b/>
                  <w:sz w:val="18"/>
                </w:rPr>
                <w:t>≤30%</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542" w:author="xh" w:date="2026-10-14T08:38:28Z">
              <w:r>
                <w:rPr>
                  <w:rFonts w:ascii="Times New Roman" w:hAnsi="Times New Roman" w:eastAsia="宋体"/>
                  <w:b/>
                  <w:sz w:val="18"/>
                </w:rPr>
                <w:t>(30%,50%]</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543" w:author="xh" w:date="2026-10-14T08:38:28Z">
              <w:r>
                <w:rPr>
                  <w:rFonts w:ascii="Times New Roman" w:hAnsi="Times New Roman" w:eastAsia="宋体"/>
                  <w:b/>
                  <w:sz w:val="18"/>
                </w:rPr>
                <w:t>(50%,70%]</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544" w:author="xh" w:date="2026-10-14T08:38:28Z">
              <w:r>
                <w:rPr>
                  <w:rFonts w:ascii="Times New Roman" w:hAnsi="Times New Roman" w:eastAsia="宋体"/>
                  <w:b/>
                  <w:sz w:val="18"/>
                </w:rPr>
                <w:t>&gt;70%</w:t>
              </w:r>
            </w:ins>
          </w:p>
        </w:tc>
      </w:tr>
      <w:tr>
        <w:trPr>
          <w:cantSplit/>
          <w:ins w:id="4545" w:author="xh" w:date="2026-10-14T08:38:28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546" w:author="xh" w:date="2026-10-14T08:38:28Z">
              <w:r>
                <w:rPr>
                  <w:rFonts w:ascii="Times New Roman" w:hAnsi="Times New Roman" w:eastAsia="宋体"/>
                  <w:b w:val="0"/>
                  <w:sz w:val="18"/>
                </w:rPr>
                <w:t>≤2%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547" w:author="xh" w:date="2026-10-14T08:38:28Z">
              <w:r>
                <w:rPr>
                  <w:rFonts w:ascii="Times New Roman" w:hAnsi="Times New Roman" w:eastAsia="宋体"/>
                  <w:b w:val="0"/>
                  <w:sz w:val="18"/>
                </w:rPr>
                <w:t>≤1</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548" w:author="xh" w:date="2026-10-14T08:38:28Z">
              <w:r>
                <w:rPr>
                  <w:rFonts w:ascii="Times New Roman" w:hAnsi="Times New Roman" w:eastAsia="宋体"/>
                  <w:b w:val="0"/>
                  <w:sz w:val="18"/>
                </w:rPr>
                <w:t>2.00～2.40</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549" w:author="xh" w:date="2026-10-14T08:38:28Z">
              <w:r>
                <w:rPr>
                  <w:rFonts w:ascii="Times New Roman" w:hAnsi="Times New Roman" w:eastAsia="宋体"/>
                  <w:b w:val="0"/>
                  <w:sz w:val="18"/>
                </w:rPr>
                <w:t>1.84～2.20</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550" w:author="xh" w:date="2026-10-14T08:38:28Z">
              <w:r>
                <w:rPr>
                  <w:rFonts w:ascii="Times New Roman" w:hAnsi="Times New Roman" w:eastAsia="宋体"/>
                  <w:b w:val="0"/>
                  <w:sz w:val="18"/>
                </w:rPr>
                <w:t>1.84～2.04</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551" w:author="xh" w:date="2026-10-14T08:38:28Z">
              <w:r>
                <w:rPr>
                  <w:rFonts w:ascii="Times New Roman" w:hAnsi="Times New Roman" w:eastAsia="宋体"/>
                  <w:b w:val="0"/>
                  <w:sz w:val="18"/>
                </w:rPr>
                <w:t>1.84～2.00</w:t>
              </w:r>
            </w:ins>
          </w:p>
        </w:tc>
      </w:tr>
      <w:tr>
        <w:trPr>
          <w:cantSplit/>
          <w:ins w:id="4552" w:author="xh" w:date="2026-10-14T08:38:28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553" w:author="xh" w:date="2026-10-14T08:38:28Z">
              <w:r>
                <w:rPr>
                  <w:rFonts w:ascii="Times New Roman" w:hAnsi="Times New Roman" w:eastAsia="宋体"/>
                  <w:b w:val="0"/>
                  <w:sz w:val="18"/>
                </w:rPr>
                <w:t>≤2%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554" w:author="xh" w:date="2026-10-14T08:38:28Z">
              <w:r>
                <w:rPr>
                  <w:rFonts w:ascii="Times New Roman" w:hAnsi="Times New Roman" w:eastAsia="宋体"/>
                  <w:b w:val="0"/>
                  <w:sz w:val="18"/>
                </w:rPr>
                <w:t>(1,2]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555" w:author="xh" w:date="2026-10-14T08:38:28Z">
              <w:r>
                <w:rPr>
                  <w:rFonts w:ascii="Times New Roman" w:hAnsi="Times New Roman" w:eastAsia="宋体"/>
                  <w:b w:val="0"/>
                  <w:sz w:val="18"/>
                </w:rPr>
                <w:t>2.00～2.40</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556" w:author="xh" w:date="2026-10-14T08:38:28Z">
              <w:r>
                <w:rPr>
                  <w:rFonts w:ascii="Times New Roman" w:hAnsi="Times New Roman" w:eastAsia="宋体"/>
                  <w:b w:val="0"/>
                  <w:sz w:val="18"/>
                </w:rPr>
                <w:t>1.84～2.22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557" w:author="xh" w:date="2026-10-14T08:38:28Z">
              <w:r>
                <w:rPr>
                  <w:rFonts w:ascii="Times New Roman" w:hAnsi="Times New Roman" w:eastAsia="宋体"/>
                  <w:b w:val="0"/>
                  <w:sz w:val="18"/>
                </w:rPr>
                <w:t>1.84～2.20</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558" w:author="xh" w:date="2026-10-14T08:38:28Z">
              <w:r>
                <w:rPr>
                  <w:rFonts w:ascii="Times New Roman" w:hAnsi="Times New Roman" w:eastAsia="宋体"/>
                  <w:b w:val="0"/>
                  <w:sz w:val="18"/>
                </w:rPr>
                <w:t>1.84～2.20</w:t>
              </w:r>
            </w:ins>
          </w:p>
        </w:tc>
      </w:tr>
      <w:tr>
        <w:trPr>
          <w:cantSplit/>
          <w:ins w:id="4559" w:author="xh" w:date="2026-10-14T08:38:28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560" w:author="xh" w:date="2026-10-14T08:38:28Z">
              <w:r>
                <w:rPr>
                  <w:rFonts w:ascii="Times New Roman" w:hAnsi="Times New Roman" w:eastAsia="宋体"/>
                  <w:b w:val="0"/>
                  <w:sz w:val="18"/>
                </w:rPr>
                <w:t>≤2%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561" w:author="xh" w:date="2026-10-14T08:38:28Z">
              <w:r>
                <w:rPr>
                  <w:rFonts w:ascii="Times New Roman" w:hAnsi="Times New Roman" w:eastAsia="宋体"/>
                  <w:b w:val="0"/>
                  <w:sz w:val="18"/>
                </w:rPr>
                <w:t>&gt;2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562" w:author="xh" w:date="2026-10-14T08:38:28Z">
              <w:r>
                <w:rPr>
                  <w:rFonts w:ascii="Times New Roman" w:hAnsi="Times New Roman" w:eastAsia="宋体"/>
                  <w:b w:val="0"/>
                  <w:sz w:val="18"/>
                </w:rPr>
                <w:t>2.40～3.15</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563" w:author="xh" w:date="2026-10-14T08:38:28Z">
              <w:r>
                <w:rPr>
                  <w:rFonts w:ascii="Times New Roman" w:hAnsi="Times New Roman" w:eastAsia="宋体"/>
                  <w:b w:val="0"/>
                  <w:sz w:val="18"/>
                </w:rPr>
                <w:t>2.20～2.91</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564" w:author="xh" w:date="2026-10-14T08:38:28Z">
              <w:r>
                <w:rPr>
                  <w:rFonts w:ascii="Times New Roman" w:hAnsi="Times New Roman" w:eastAsia="宋体"/>
                  <w:b w:val="0"/>
                  <w:sz w:val="18"/>
                </w:rPr>
                <w:t>2.20～2.84</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565" w:author="xh" w:date="2026-10-14T08:38:28Z">
              <w:r>
                <w:rPr>
                  <w:rFonts w:ascii="Times New Roman" w:hAnsi="Times New Roman" w:eastAsia="宋体"/>
                  <w:b w:val="0"/>
                  <w:sz w:val="18"/>
                </w:rPr>
                <w:t>2.20～2.84</w:t>
              </w:r>
            </w:ins>
          </w:p>
        </w:tc>
      </w:tr>
      <w:tr>
        <w:trPr>
          <w:cantSplit/>
          <w:ins w:id="4566" w:author="xh" w:date="2026-10-14T08:38:28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567" w:author="xh" w:date="2026-10-14T08:38:28Z">
              <w:r>
                <w:rPr>
                  <w:rFonts w:ascii="Times New Roman" w:hAnsi="Times New Roman" w:eastAsia="宋体"/>
                  <w:b w:val="0"/>
                  <w:sz w:val="18"/>
                </w:rPr>
                <w:t>(2%,4%]</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568" w:author="xh" w:date="2026-10-14T08:38:28Z">
              <w:r>
                <w:rPr>
                  <w:rFonts w:ascii="Times New Roman" w:hAnsi="Times New Roman" w:eastAsia="宋体"/>
                  <w:b w:val="0"/>
                  <w:sz w:val="18"/>
                </w:rPr>
                <w:t>≤1</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569" w:author="xh" w:date="2026-10-14T08:38:28Z">
              <w:r>
                <w:rPr>
                  <w:rFonts w:ascii="Times New Roman" w:hAnsi="Times New Roman" w:eastAsia="宋体"/>
                  <w:b w:val="0"/>
                  <w:sz w:val="18"/>
                </w:rPr>
                <w:t>1.95～2.32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570" w:author="xh" w:date="2026-10-14T08:38:28Z">
              <w:r>
                <w:rPr>
                  <w:rFonts w:ascii="Times New Roman" w:hAnsi="Times New Roman" w:eastAsia="宋体"/>
                  <w:b w:val="0"/>
                  <w:sz w:val="18"/>
                </w:rPr>
                <w:t>1.77～2.06</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571" w:author="xh" w:date="2026-10-14T08:38:28Z">
              <w:r>
                <w:rPr>
                  <w:rFonts w:ascii="Times New Roman" w:hAnsi="Times New Roman" w:eastAsia="宋体"/>
                  <w:b w:val="0"/>
                  <w:sz w:val="18"/>
                </w:rPr>
                <w:t>1.70～1.96</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572" w:author="xh" w:date="2026-10-14T08:38:28Z">
              <w:r>
                <w:rPr>
                  <w:rFonts w:ascii="Times New Roman" w:hAnsi="Times New Roman" w:eastAsia="宋体"/>
                  <w:b w:val="0"/>
                  <w:sz w:val="18"/>
                </w:rPr>
                <w:t>1.70～1.89</w:t>
              </w:r>
            </w:ins>
          </w:p>
        </w:tc>
      </w:tr>
      <w:tr>
        <w:trPr>
          <w:cantSplit/>
          <w:ins w:id="4573" w:author="xh" w:date="2026-10-14T08:38:28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574" w:author="xh" w:date="2026-10-14T08:38:28Z">
              <w:r>
                <w:rPr>
                  <w:rFonts w:ascii="Times New Roman" w:hAnsi="Times New Roman" w:eastAsia="宋体"/>
                  <w:b w:val="0"/>
                  <w:sz w:val="18"/>
                </w:rPr>
                <w:t>(2%,4%]</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575" w:author="xh" w:date="2026-10-14T08:38:28Z">
              <w:r>
                <w:rPr>
                  <w:rFonts w:ascii="Times New Roman" w:hAnsi="Times New Roman" w:eastAsia="宋体"/>
                  <w:b w:val="0"/>
                  <w:sz w:val="18"/>
                </w:rPr>
                <w:t>(1,2]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576" w:author="xh" w:date="2026-10-14T08:38:28Z">
              <w:r>
                <w:rPr>
                  <w:rFonts w:ascii="Times New Roman" w:hAnsi="Times New Roman" w:eastAsia="宋体"/>
                  <w:b w:val="0"/>
                  <w:sz w:val="18"/>
                </w:rPr>
                <w:t>1.95～2.43</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577" w:author="xh" w:date="2026-10-14T08:38:28Z">
              <w:r>
                <w:rPr>
                  <w:rFonts w:ascii="Times New Roman" w:hAnsi="Times New Roman" w:eastAsia="宋体"/>
                  <w:b w:val="0"/>
                  <w:sz w:val="18"/>
                </w:rPr>
                <w:t>1.77～2.32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578" w:author="xh" w:date="2026-10-14T08:38:28Z">
              <w:r>
                <w:rPr>
                  <w:rFonts w:ascii="Times New Roman" w:hAnsi="Times New Roman" w:eastAsia="宋体"/>
                  <w:b w:val="0"/>
                  <w:sz w:val="18"/>
                </w:rPr>
                <w:t>1.70～2.06</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579" w:author="xh" w:date="2026-10-14T08:38:28Z">
              <w:r>
                <w:rPr>
                  <w:rFonts w:ascii="Times New Roman" w:hAnsi="Times New Roman" w:eastAsia="宋体"/>
                  <w:b w:val="0"/>
                  <w:sz w:val="18"/>
                </w:rPr>
                <w:t>1.70～1.96</w:t>
              </w:r>
            </w:ins>
          </w:p>
        </w:tc>
      </w:tr>
      <w:tr>
        <w:trPr>
          <w:cantSplit/>
          <w:ins w:id="4580" w:author="xh" w:date="2026-10-14T08:38:28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581" w:author="xh" w:date="2026-10-14T08:38:28Z">
              <w:r>
                <w:rPr>
                  <w:rFonts w:ascii="Times New Roman" w:hAnsi="Times New Roman" w:eastAsia="宋体"/>
                  <w:b w:val="0"/>
                  <w:sz w:val="18"/>
                </w:rPr>
                <w:t>(2%,4%]</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582" w:author="xh" w:date="2026-10-14T08:38:28Z">
              <w:r>
                <w:rPr>
                  <w:rFonts w:ascii="Times New Roman" w:hAnsi="Times New Roman" w:eastAsia="宋体"/>
                  <w:b w:val="0"/>
                  <w:sz w:val="18"/>
                </w:rPr>
                <w:t>&gt;2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583" w:author="xh" w:date="2026-10-14T08:38:28Z">
              <w:r>
                <w:rPr>
                  <w:rFonts w:ascii="Times New Roman" w:hAnsi="Times New Roman" w:eastAsia="宋体"/>
                  <w:b w:val="0"/>
                  <w:sz w:val="18"/>
                </w:rPr>
                <w:t>2.42～2.92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584" w:author="xh" w:date="2026-10-14T08:38:28Z">
              <w:r>
                <w:rPr>
                  <w:rFonts w:ascii="Times New Roman" w:hAnsi="Times New Roman" w:eastAsia="宋体"/>
                  <w:b w:val="0"/>
                  <w:sz w:val="18"/>
                </w:rPr>
                <w:t>2.25～2.92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585" w:author="xh" w:date="2026-10-14T08:38:28Z">
              <w:r>
                <w:rPr>
                  <w:rFonts w:ascii="Times New Roman" w:hAnsi="Times New Roman" w:eastAsia="宋体"/>
                  <w:b w:val="0"/>
                  <w:sz w:val="18"/>
                </w:rPr>
                <w:t>2.25～2.81</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586" w:author="xh" w:date="2026-10-14T08:38:28Z">
              <w:r>
                <w:rPr>
                  <w:rFonts w:ascii="Times New Roman" w:hAnsi="Times New Roman" w:eastAsia="宋体"/>
                  <w:b w:val="0"/>
                  <w:sz w:val="18"/>
                </w:rPr>
                <w:t>2.25～2.71</w:t>
              </w:r>
            </w:ins>
          </w:p>
        </w:tc>
      </w:tr>
      <w:tr>
        <w:trPr>
          <w:cantSplit/>
          <w:ins w:id="4587" w:author="xh" w:date="2026-10-14T08:38:28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588" w:author="xh" w:date="2026-10-14T08:38:28Z">
              <w:r>
                <w:rPr>
                  <w:rFonts w:ascii="Times New Roman" w:hAnsi="Times New Roman" w:eastAsia="宋体"/>
                  <w:b w:val="0"/>
                  <w:sz w:val="18"/>
                </w:rPr>
                <w:t>(4%,7%]</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589" w:author="xh" w:date="2026-10-14T08:38:28Z">
              <w:r>
                <w:rPr>
                  <w:rFonts w:ascii="Times New Roman" w:hAnsi="Times New Roman" w:eastAsia="宋体"/>
                  <w:b w:val="0"/>
                  <w:sz w:val="18"/>
                </w:rPr>
                <w:t>≤1</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590" w:author="xh" w:date="2026-10-14T08:38:28Z">
              <w:r>
                <w:rPr>
                  <w:rFonts w:ascii="Times New Roman" w:hAnsi="Times New Roman" w:eastAsia="宋体"/>
                  <w:b w:val="0"/>
                  <w:sz w:val="18"/>
                </w:rPr>
                <w:t>1.98～2.10</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591" w:author="xh" w:date="2026-10-14T08:38:28Z">
              <w:r>
                <w:rPr>
                  <w:rFonts w:ascii="Times New Roman" w:hAnsi="Times New Roman" w:eastAsia="宋体"/>
                  <w:b w:val="0"/>
                  <w:sz w:val="18"/>
                </w:rPr>
                <w:t>1.77～2.07</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592" w:author="xh" w:date="2026-10-14T08:38:28Z">
              <w:r>
                <w:rPr>
                  <w:rFonts w:ascii="Times New Roman" w:hAnsi="Times New Roman" w:eastAsia="宋体"/>
                  <w:b w:val="0"/>
                  <w:sz w:val="18"/>
                </w:rPr>
                <w:t>1.67～1.94</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593" w:author="xh" w:date="2026-10-14T08:38:28Z">
              <w:r>
                <w:rPr>
                  <w:rFonts w:ascii="Times New Roman" w:hAnsi="Times New Roman" w:eastAsia="宋体"/>
                  <w:b w:val="0"/>
                  <w:sz w:val="18"/>
                </w:rPr>
                <w:t>1.52～1.78</w:t>
              </w:r>
            </w:ins>
          </w:p>
        </w:tc>
      </w:tr>
      <w:tr>
        <w:trPr>
          <w:cantSplit/>
          <w:ins w:id="4594" w:author="xh" w:date="2026-10-14T08:38:28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595" w:author="xh" w:date="2026-10-14T08:38:28Z">
              <w:r>
                <w:rPr>
                  <w:rFonts w:ascii="Times New Roman" w:hAnsi="Times New Roman" w:eastAsia="宋体"/>
                  <w:b w:val="0"/>
                  <w:sz w:val="18"/>
                </w:rPr>
                <w:t>(4%,7%]</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596" w:author="xh" w:date="2026-10-14T08:38:28Z">
              <w:r>
                <w:rPr>
                  <w:rFonts w:ascii="Times New Roman" w:hAnsi="Times New Roman" w:eastAsia="宋体"/>
                  <w:b w:val="0"/>
                  <w:sz w:val="18"/>
                </w:rPr>
                <w:t>(1,2]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597" w:author="xh" w:date="2026-10-14T08:38:28Z">
              <w:r>
                <w:rPr>
                  <w:rFonts w:ascii="Times New Roman" w:hAnsi="Times New Roman" w:eastAsia="宋体"/>
                  <w:b w:val="0"/>
                  <w:sz w:val="18"/>
                </w:rPr>
                <w:t>1.98～2.30</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598" w:author="xh" w:date="2026-10-14T08:38:28Z">
              <w:r>
                <w:rPr>
                  <w:rFonts w:ascii="Times New Roman" w:hAnsi="Times New Roman" w:eastAsia="宋体"/>
                  <w:b w:val="0"/>
                  <w:sz w:val="18"/>
                </w:rPr>
                <w:t>1.77～2.30</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599" w:author="xh" w:date="2026-10-14T08:38:28Z">
              <w:r>
                <w:rPr>
                  <w:rFonts w:ascii="Times New Roman" w:hAnsi="Times New Roman" w:eastAsia="宋体"/>
                  <w:b w:val="0"/>
                  <w:sz w:val="18"/>
                </w:rPr>
                <w:t>1.67～2.30</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600" w:author="xh" w:date="2026-10-14T08:38:28Z">
              <w:r>
                <w:rPr>
                  <w:rFonts w:ascii="Times New Roman" w:hAnsi="Times New Roman" w:eastAsia="宋体"/>
                  <w:b w:val="0"/>
                  <w:sz w:val="18"/>
                </w:rPr>
                <w:t>1.52～2.14</w:t>
              </w:r>
            </w:ins>
          </w:p>
        </w:tc>
      </w:tr>
      <w:tr>
        <w:trPr>
          <w:cantSplit/>
          <w:ins w:id="4601" w:author="xh" w:date="2026-10-14T08:38:28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602" w:author="xh" w:date="2026-10-14T08:38:28Z">
              <w:r>
                <w:rPr>
                  <w:rFonts w:ascii="Times New Roman" w:hAnsi="Times New Roman" w:eastAsia="宋体"/>
                  <w:b w:val="0"/>
                  <w:sz w:val="18"/>
                </w:rPr>
                <w:t>(4%,7%]</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603" w:author="xh" w:date="2026-10-14T08:38:28Z">
              <w:r>
                <w:rPr>
                  <w:rFonts w:ascii="Times New Roman" w:hAnsi="Times New Roman" w:eastAsia="宋体"/>
                  <w:b w:val="0"/>
                  <w:sz w:val="18"/>
                </w:rPr>
                <w:t>&gt;2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604" w:author="xh" w:date="2026-10-14T08:38:28Z">
              <w:r>
                <w:rPr>
                  <w:rFonts w:ascii="Times New Roman" w:hAnsi="Times New Roman" w:eastAsia="宋体"/>
                  <w:b w:val="0"/>
                  <w:sz w:val="18"/>
                </w:rPr>
                <w:t>2.29～2.65</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605" w:author="xh" w:date="2026-10-14T08:38:28Z">
              <w:r>
                <w:rPr>
                  <w:rFonts w:ascii="Times New Roman" w:hAnsi="Times New Roman" w:eastAsia="宋体"/>
                  <w:b w:val="0"/>
                  <w:sz w:val="18"/>
                </w:rPr>
                <w:t>2.16～2.65</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606" w:author="xh" w:date="2026-10-14T08:38:28Z">
              <w:r>
                <w:rPr>
                  <w:rFonts w:ascii="Times New Roman" w:hAnsi="Times New Roman" w:eastAsia="宋体"/>
                  <w:b w:val="0"/>
                  <w:sz w:val="18"/>
                </w:rPr>
                <w:t>2.01～2.65</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607" w:author="xh" w:date="2026-10-14T08:38:28Z">
              <w:r>
                <w:rPr>
                  <w:rFonts w:ascii="Times New Roman" w:hAnsi="Times New Roman" w:eastAsia="宋体"/>
                  <w:b w:val="0"/>
                  <w:sz w:val="18"/>
                </w:rPr>
                <w:t>2.01～2.65</w:t>
              </w:r>
            </w:ins>
          </w:p>
        </w:tc>
      </w:tr>
      <w:tr>
        <w:trPr>
          <w:cantSplit/>
          <w:ins w:id="4608" w:author="xh" w:date="2026-10-14T08:38:28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609" w:author="xh" w:date="2026-10-14T08:38:28Z">
              <w:r>
                <w:rPr>
                  <w:rFonts w:ascii="Times New Roman" w:hAnsi="Times New Roman" w:eastAsia="宋体"/>
                  <w:b w:val="0"/>
                  <w:sz w:val="18"/>
                </w:rPr>
                <w:t>&gt;7%</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610" w:author="xh" w:date="2026-10-14T08:38:28Z">
              <w:r>
                <w:rPr>
                  <w:rFonts w:ascii="Times New Roman" w:hAnsi="Times New Roman" w:eastAsia="宋体"/>
                  <w:b w:val="0"/>
                  <w:sz w:val="18"/>
                </w:rPr>
                <w:t>≤1</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611" w:author="xh" w:date="2026-10-14T08:38:28Z">
              <w:r>
                <w:rPr>
                  <w:rFonts w:ascii="Times New Roman" w:hAnsi="Times New Roman" w:eastAsia="宋体"/>
                  <w:b w:val="0"/>
                  <w:sz w:val="18"/>
                </w:rPr>
                <w:t>1.94～2.06</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612" w:author="xh" w:date="2026-10-14T08:38:28Z">
              <w:r>
                <w:rPr>
                  <w:rFonts w:ascii="Times New Roman" w:hAnsi="Times New Roman" w:eastAsia="宋体"/>
                  <w:b w:val="0"/>
                  <w:sz w:val="18"/>
                </w:rPr>
                <w:t>1.91～1.99</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613" w:author="xh" w:date="2026-10-14T08:38:28Z">
              <w:r>
                <w:rPr>
                  <w:rFonts w:ascii="Times New Roman" w:hAnsi="Times New Roman" w:eastAsia="宋体"/>
                  <w:b w:val="0"/>
                  <w:sz w:val="18"/>
                </w:rPr>
                <w:t>1.61～1.92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614" w:author="xh" w:date="2026-10-14T08:38:28Z">
              <w:r>
                <w:rPr>
                  <w:rFonts w:ascii="Times New Roman" w:hAnsi="Times New Roman" w:eastAsia="宋体"/>
                  <w:b w:val="0"/>
                  <w:sz w:val="18"/>
                </w:rPr>
                <w:t>1.36～1.62</w:t>
              </w:r>
            </w:ins>
          </w:p>
        </w:tc>
      </w:tr>
      <w:tr>
        <w:trPr>
          <w:cantSplit/>
          <w:ins w:id="4615" w:author="xh" w:date="2026-10-14T08:38:28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616" w:author="xh" w:date="2026-10-14T08:38:28Z">
              <w:r>
                <w:rPr>
                  <w:rFonts w:ascii="Times New Roman" w:hAnsi="Times New Roman" w:eastAsia="宋体"/>
                  <w:b w:val="0"/>
                  <w:sz w:val="18"/>
                </w:rPr>
                <w:t>&gt;7%</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617" w:author="xh" w:date="2026-10-14T08:38:28Z">
              <w:r>
                <w:rPr>
                  <w:rFonts w:ascii="Times New Roman" w:hAnsi="Times New Roman" w:eastAsia="宋体"/>
                  <w:b w:val="0"/>
                  <w:sz w:val="18"/>
                </w:rPr>
                <w:t>(1,2]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618" w:author="xh" w:date="2026-10-14T08:38:28Z">
              <w:r>
                <w:rPr>
                  <w:rFonts w:ascii="Times New Roman" w:hAnsi="Times New Roman" w:eastAsia="宋体"/>
                  <w:b w:val="0"/>
                  <w:sz w:val="18"/>
                </w:rPr>
                <w:t>1.94～2.06</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619" w:author="xh" w:date="2026-10-14T08:38:28Z">
              <w:r>
                <w:rPr>
                  <w:rFonts w:ascii="Times New Roman" w:hAnsi="Times New Roman" w:eastAsia="宋体"/>
                  <w:b w:val="0"/>
                  <w:sz w:val="18"/>
                </w:rPr>
                <w:t>1.91～2.24</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620" w:author="xh" w:date="2026-10-14T08:38:28Z">
              <w:r>
                <w:rPr>
                  <w:rFonts w:ascii="Times New Roman" w:hAnsi="Times New Roman" w:eastAsia="宋体"/>
                  <w:b w:val="0"/>
                  <w:sz w:val="18"/>
                </w:rPr>
                <w:t>1.61～2.09</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621" w:author="xh" w:date="2026-10-14T08:38:28Z">
              <w:r>
                <w:rPr>
                  <w:rFonts w:ascii="Times New Roman" w:hAnsi="Times New Roman" w:eastAsia="宋体"/>
                  <w:b w:val="0"/>
                  <w:sz w:val="18"/>
                </w:rPr>
                <w:t>1.36～1.95</w:t>
              </w:r>
            </w:ins>
          </w:p>
        </w:tc>
      </w:tr>
      <w:tr>
        <w:trPr>
          <w:cantSplit/>
          <w:ins w:id="4622" w:author="xh" w:date="2026-10-14T08:38:28Z"/>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ins w:id="4623" w:author="xh" w:date="2026-10-14T08:38:28Z">
              <w:r>
                <w:rPr>
                  <w:rFonts w:ascii="Times New Roman" w:hAnsi="Times New Roman" w:eastAsia="宋体"/>
                  <w:b w:val="0"/>
                  <w:sz w:val="18"/>
                </w:rPr>
                <w:t>&gt;7%</w:t>
              </w:r>
            </w:ins>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ins w:id="4624" w:author="xh" w:date="2026-10-14T08:38:28Z">
              <w:r>
                <w:rPr>
                  <w:rFonts w:ascii="Times New Roman" w:hAnsi="Times New Roman" w:eastAsia="宋体"/>
                  <w:b w:val="0"/>
                  <w:sz w:val="18"/>
                </w:rPr>
                <w:t>&gt;2</w:t>
              </w:r>
            </w:ins>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ins w:id="4625" w:author="xh" w:date="2026-10-14T08:38:28Z">
              <w:r>
                <w:rPr>
                  <w:rFonts w:ascii="Times New Roman" w:hAnsi="Times New Roman" w:eastAsia="宋体"/>
                  <w:b w:val="0"/>
                  <w:sz w:val="18"/>
                </w:rPr>
                <w:t>2.45～2.50</w:t>
              </w:r>
            </w:ins>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ins w:id="4626" w:author="xh" w:date="2026-10-14T08:38:28Z">
              <w:r>
                <w:rPr>
                  <w:rFonts w:ascii="Times New Roman" w:hAnsi="Times New Roman" w:eastAsia="宋体"/>
                  <w:b w:val="0"/>
                  <w:sz w:val="18"/>
                </w:rPr>
                <w:t>2.23～2.59</w:t>
              </w:r>
            </w:ins>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ins w:id="4627" w:author="xh" w:date="2026-10-14T08:38:28Z">
              <w:r>
                <w:rPr>
                  <w:rFonts w:ascii="Times New Roman" w:hAnsi="Times New Roman" w:eastAsia="宋体"/>
                  <w:b w:val="0"/>
                  <w:sz w:val="18"/>
                </w:rPr>
                <w:t>1.93～2.42</w:t>
              </w:r>
            </w:ins>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ins w:id="4628" w:author="xh" w:date="2026-10-14T08:38:28Z">
              <w:r>
                <w:rPr>
                  <w:rFonts w:ascii="Times New Roman" w:hAnsi="Times New Roman" w:eastAsia="宋体"/>
                  <w:b w:val="0"/>
                  <w:sz w:val="18"/>
                </w:rPr>
                <w:t>1.80～2.42</w:t>
              </w:r>
            </w:ins>
          </w:p>
        </w:tc>
      </w:tr>
    </w:tbl>
    <w:p w14:paraId="582661E6">
      <w:pPr>
        <w:widowControl/>
        <w:snapToGrid w:val="0"/>
        <w:spacing w:before="0" w:after="100" w:line="320" w:lineRule="exact"/>
        <w:ind w:left="0" w:leftChars="0" w:right="0" w:rightChars="0" w:firstLine="460" w:firstLineChars="0"/>
        <w:jc w:val="both"/>
        <w:rPr>
          <w:ins w:id="2051" w:author="xh" w:date="2026-10-13T12:53:05Z"/>
        </w:rPr>
      </w:pPr>
      <w:ins w:id="2052" w:author="xh" w:date="2026-10-13T12:53:05Z">
        <w:r>
          <w:rPr>
            <w:rFonts w:ascii="Times New Roman" w:hAnsi="Times New Roman" w:eastAsia="方正仿宋_GBK"/>
            <w:color w:val="000000"/>
            <w:sz w:val="23"/>
          </w:rPr>
          <w:t>条件表归纳同一分类下有效节点的容载比范围，下列图件在此基础上固定其余参数，进一步识别设备配置发生变化的具体节点。</w:t>
        </w:r>
      </w:ins>
    </w:p>
    <w:p w14:paraId="2CC02FFF">
      <w:pPr>
        <w:keepNext/>
        <w:ind w:left="0" w:leftChars="0" w:right="0" w:rightChars="0" w:firstLine="0" w:firstLineChars="0"/>
        <w:jc w:val="center"/>
        <w:rPr>
          <w:ins w:id="2053" w:author="xh" w:date="2026-10-13T13:06:30Z"/>
        </w:rPr>
      </w:pPr>
      <w:ins w:id="2054" w:author="xh" w:date="2026-10-13T13:06:30Z">
        <w:r>
          <w:rPr/>
          <w:drawing>
            <wp:inline distT="0" distB="0" distL="114300" distR="114300">
              <wp:extent cx="5166360" cy="3351530"/>
              <wp:effectExtent l="0" t="0" r="0" b="1270"/>
              <wp:docPr id="12190" name="planning_tier_heat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0" name="planning_tier_heatmap"/>
                      <pic:cNvPicPr>
                        <a:picLocks noChangeAspect="1"/>
                      </pic:cNvPicPr>
                    </pic:nvPicPr>
                    <pic:blipFill>
                      <a:blip r:embed="rId9"/>
                      <a:stretch>
                        <a:fillRect/>
                      </a:stretch>
                    </pic:blipFill>
                    <pic:spPr>
                      <a:xfrm>
                        <a:off x="0" y="0"/>
                        <a:ext cx="5166360" cy="3351540"/>
                      </a:xfrm>
                      <a:prstGeom prst="rect">
                        <a:avLst/>
                      </a:prstGeom>
                    </pic:spPr>
                  </pic:pic>
                </a:graphicData>
              </a:graphic>
            </wp:inline>
          </w:drawing>
        </w:r>
      </w:ins>
    </w:p>
    <w:p w14:paraId="5ECD95CB">
      <w:pPr>
        <w:keepNext/>
        <w:ind w:left="0" w:leftChars="0" w:right="0" w:rightChars="0" w:firstLine="0" w:firstLineChars="0"/>
        <w:jc w:val="center"/>
        <w:rPr>
          <w:ins w:id="2056" w:author="xh" w:date="2026-10-13T13:24:15Z"/>
        </w:rPr>
      </w:pPr>
      <w:ins w:id="2057" w:author="xh" w:date="2026-10-13T13:24:15Z">
        <w:r>
          <w:rPr>
            <w:rFonts w:ascii="Times New Roman" w:hAnsi="Times New Roman" w:eastAsia="方正仿宋_GBK"/>
            <w:color w:val="000000"/>
            <w:sz w:val="23"/>
          </w:rPr>
          <w:t>图1 装机渗透率与年最大净负荷平均增长率对应的容载比</w:t>
        </w:r>
      </w:ins>
    </w:p>
    <w:p w14:paraId="01BDE32E">
      <w:pPr>
        <w:widowControl/>
        <w:snapToGrid w:val="0"/>
        <w:spacing w:before="0" w:after="100" w:line="320" w:lineRule="exact"/>
        <w:ind w:left="0" w:leftChars="0" w:right="0" w:rightChars="0" w:firstLine="460" w:firstLineChars="0"/>
        <w:jc w:val="both"/>
        <w:rPr>
          <w:ins w:id="2058" w:author="xh" w:date="2026-10-13T13:44:44Z"/>
        </w:rPr>
      </w:pPr>
      <w:ins w:id="2059" w:author="xh" w:date="2026-10-13T13:44:44Z">
        <w:r>
          <w:rPr>
            <w:rFonts w:ascii="Times New Roman" w:hAnsi="Times New Roman" w:eastAsia="方正仿宋_GBK"/>
            <w:color w:val="000000"/>
            <w:sz w:val="23"/>
          </w:rPr>
          <w:t>固定电缆长度占比10%、初始转供率40%、储能支撑持续时间4 h及负荷分散系数1.10。装机增长提高反向承载需求，负荷增长同时改变容量需求和容载比分母，图中分段变化对应离散设备配置。</w:t>
        </w:r>
      </w:ins>
    </w:p>
    <w:p w14:paraId="394A45AB">
      <w:pPr>
        <w:keepNext/>
        <w:ind w:left="0" w:leftChars="0" w:right="0" w:rightChars="0" w:firstLine="0" w:firstLineChars="0"/>
        <w:jc w:val="center"/>
        <w:rPr>
          <w:ins w:id="2060" w:author="xh" w:date="2026-10-13T13:55:08Z"/>
        </w:rPr>
      </w:pPr>
      <w:ins w:id="2061" w:author="xh" w:date="2026-10-13T13:55:08Z">
        <w:r>
          <w:rPr/>
          <w:drawing>
            <wp:inline distT="0" distB="0" distL="114300" distR="114300">
              <wp:extent cx="5166360" cy="2879725"/>
              <wp:effectExtent l="0" t="0" r="0" b="635"/>
              <wp:docPr id="12196" name="discussion_cable_transf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6" name="discussion_cable_transfer"/>
                      <pic:cNvPicPr>
                        <a:picLocks noChangeAspect="1"/>
                      </pic:cNvPicPr>
                    </pic:nvPicPr>
                    <pic:blipFill>
                      <a:blip r:embed="rId10"/>
                      <a:stretch>
                        <a:fillRect/>
                      </a:stretch>
                    </pic:blipFill>
                    <pic:spPr>
                      <a:xfrm>
                        <a:off x="0" y="0"/>
                        <a:ext cx="5166360" cy="2879799"/>
                      </a:xfrm>
                      <a:prstGeom prst="rect">
                        <a:avLst/>
                      </a:prstGeom>
                    </pic:spPr>
                  </pic:pic>
                </a:graphicData>
              </a:graphic>
            </wp:inline>
          </w:drawing>
        </w:r>
      </w:ins>
    </w:p>
    <w:p w14:paraId="38F87C15">
      <w:pPr>
        <w:keepNext/>
        <w:ind w:left="0" w:leftChars="0" w:right="0" w:rightChars="0" w:firstLine="0" w:firstLineChars="0"/>
        <w:jc w:val="center"/>
        <w:rPr>
          <w:ins w:id="2063" w:author="xh" w:date="2026-10-13T14:01:38Z"/>
        </w:rPr>
      </w:pPr>
      <w:ins w:id="2064" w:author="xh" w:date="2026-10-13T14:01:38Z">
        <w:r>
          <w:rPr>
            <w:rFonts w:ascii="Times New Roman" w:hAnsi="Times New Roman" w:eastAsia="方正仿宋_GBK"/>
            <w:color w:val="000000"/>
            <w:sz w:val="23"/>
          </w:rPr>
          <w:t>图2 电缆长度占比与初始转供率对应的容载比</w:t>
        </w:r>
      </w:ins>
    </w:p>
    <w:p w14:paraId="0C2652EE">
      <w:pPr>
        <w:widowControl/>
        <w:snapToGrid w:val="0"/>
        <w:spacing w:before="0" w:after="100" w:line="320" w:lineRule="exact"/>
        <w:ind w:left="0" w:leftChars="0" w:right="0" w:rightChars="0" w:firstLine="460" w:firstLineChars="0"/>
        <w:jc w:val="both"/>
        <w:rPr>
          <w:ins w:id="2065" w:author="xh" w:date="2026-10-13T14:01:40Z"/>
        </w:rPr>
      </w:pPr>
      <w:ins w:id="2066" w:author="xh" w:date="2026-10-13T14:01:40Z">
        <w:r>
          <w:rPr>
            <w:rFonts w:ascii="Times New Roman" w:hAnsi="Times New Roman" w:eastAsia="方正仿宋_GBK"/>
            <w:color w:val="000000"/>
            <w:sz w:val="23"/>
          </w:rPr>
          <w:t>固定装机渗透率2.50、平均增长率4%、储能支撑持续时间4 h及负荷分散系数1.10，比较初始转供率50%～90%的共同采样节点。电缆长度占比影响联络造价，初始转供率决定既有网络支援，两者共同影响新增主变与联络的经济选择。初始转供率为60%或70%时，电缆长度占比90%对应容载比2.43，其余电缆占比节点为2.26，体现较高联络造价下主变配置的替代作用。</w:t>
        </w:r>
      </w:ins>
    </w:p>
    <w:p w14:paraId="574A8DB6">
      <w:pPr>
        <w:keepNext/>
        <w:ind w:left="0" w:leftChars="0" w:right="0" w:rightChars="0" w:firstLine="0" w:firstLineChars="0"/>
        <w:jc w:val="center"/>
        <w:rPr>
          <w:ins w:id="2067" w:author="xh" w:date="2026-10-13T14:16:49Z"/>
        </w:rPr>
      </w:pPr>
      <w:ins w:id="2068" w:author="xh" w:date="2026-10-13T14:16:49Z">
        <w:r>
          <w:rPr/>
          <w:drawing>
            <wp:inline distT="0" distB="0" distL="114300" distR="114300">
              <wp:extent cx="5166360" cy="2898140"/>
              <wp:effectExtent l="0" t="0" r="0" b="5080"/>
              <wp:docPr id="12202" name="discussion_hours_e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2" name="discussion_hours_eta"/>
                      <pic:cNvPicPr>
                        <a:picLocks noChangeAspect="1"/>
                      </pic:cNvPicPr>
                    </pic:nvPicPr>
                    <pic:blipFill>
                      <a:blip r:embed="rId11"/>
                      <a:stretch>
                        <a:fillRect/>
                      </a:stretch>
                    </pic:blipFill>
                    <pic:spPr>
                      <a:xfrm>
                        <a:off x="0" y="0"/>
                        <a:ext cx="5166360" cy="2898484"/>
                      </a:xfrm>
                      <a:prstGeom prst="rect">
                        <a:avLst/>
                      </a:prstGeom>
                    </pic:spPr>
                  </pic:pic>
                </a:graphicData>
              </a:graphic>
            </wp:inline>
          </w:drawing>
        </w:r>
      </w:ins>
    </w:p>
    <w:p w14:paraId="54DA01E8">
      <w:pPr>
        <w:keepNext/>
        <w:ind w:left="0" w:leftChars="0" w:right="0" w:rightChars="0" w:firstLine="0" w:firstLineChars="0"/>
        <w:jc w:val="center"/>
        <w:rPr>
          <w:ins w:id="2070" w:author="xh" w:date="2026-10-13T14:36:21Z"/>
        </w:rPr>
      </w:pPr>
      <w:ins w:id="2071" w:author="xh" w:date="2026-10-13T14:36:21Z">
        <w:r>
          <w:rPr>
            <w:rFonts w:ascii="Times New Roman" w:hAnsi="Times New Roman" w:eastAsia="方正仿宋_GBK"/>
            <w:color w:val="000000"/>
            <w:sz w:val="23"/>
          </w:rPr>
          <w:t>图3 装机渗透率与储能支撑持续时间对应的容载比</w:t>
        </w:r>
      </w:ins>
    </w:p>
    <w:p w14:paraId="4CAE9C08">
      <w:pPr>
        <w:widowControl/>
        <w:snapToGrid w:val="0"/>
        <w:spacing w:before="0" w:after="100" w:line="320" w:lineRule="exact"/>
        <w:ind w:left="0" w:leftChars="0" w:right="0" w:rightChars="0" w:firstLine="460" w:firstLineChars="0"/>
        <w:jc w:val="both"/>
        <w:rPr>
          <w:ins w:id="2072" w:author="xh" w:date="2026-10-13T15:27:22Z"/>
        </w:rPr>
      </w:pPr>
      <w:ins w:id="2073" w:author="xh" w:date="2026-10-13T15:27:22Z">
        <w:r>
          <w:rPr>
            <w:rFonts w:ascii="Times New Roman" w:hAnsi="Times New Roman" w:eastAsia="方正仿宋_GBK"/>
            <w:color w:val="000000"/>
            <w:sz w:val="23"/>
          </w:rPr>
          <w:t>固定平均增长率4%、电缆长度占比10%、初始转供率40%及负荷分散系数1.10。装机渗透率2.00时，支撑持续时间由2 h延长至4 h，容载比由2.05升至2.14；延长至6 h时保持2.14。设备配置的变化集中于部分装机节点，反映储能有效支撑功率与主变整台规格的共同作用。</w:t>
        </w:r>
      </w:ins>
    </w:p>
    <w:p w14:paraId="344516E8">
      <w:pPr>
        <w:keepNext/>
        <w:ind w:left="0" w:leftChars="0" w:right="0" w:rightChars="0" w:firstLine="0" w:firstLineChars="0"/>
        <w:jc w:val="center"/>
        <w:rPr>
          <w:ins w:id="2074" w:author="xh" w:date="2026-10-13T15:30:24Z"/>
        </w:rPr>
      </w:pPr>
      <w:ins w:id="2075" w:author="xh" w:date="2026-10-13T15:30:24Z">
        <w:r>
          <w:rPr/>
          <w:drawing>
            <wp:inline distT="0" distB="0" distL="114300" distR="114300">
              <wp:extent cx="5166360" cy="2882900"/>
              <wp:effectExtent l="0" t="0" r="0" b="5080"/>
              <wp:docPr id="12208" name="discussion_dispersion_transf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8" name="discussion_dispersion_transfer"/>
                      <pic:cNvPicPr>
                        <a:picLocks noChangeAspect="1"/>
                      </pic:cNvPicPr>
                    </pic:nvPicPr>
                    <pic:blipFill>
                      <a:blip r:embed="rId12"/>
                      <a:stretch>
                        <a:fillRect/>
                      </a:stretch>
                    </pic:blipFill>
                    <pic:spPr>
                      <a:xfrm>
                        <a:off x="0" y="0"/>
                        <a:ext cx="5166360" cy="2883013"/>
                      </a:xfrm>
                      <a:prstGeom prst="rect">
                        <a:avLst/>
                      </a:prstGeom>
                    </pic:spPr>
                  </pic:pic>
                </a:graphicData>
              </a:graphic>
            </wp:inline>
          </w:drawing>
        </w:r>
      </w:ins>
    </w:p>
    <w:p w14:paraId="21976ECB">
      <w:pPr>
        <w:keepNext/>
        <w:ind w:left="0" w:leftChars="0" w:right="0" w:rightChars="0" w:firstLine="0" w:firstLineChars="0"/>
        <w:jc w:val="center"/>
        <w:rPr>
          <w:ins w:id="2077" w:author="xh" w:date="2026-10-13T15:32:24Z"/>
        </w:rPr>
      </w:pPr>
      <w:ins w:id="2078" w:author="xh" w:date="2026-10-13T15:32:24Z">
        <w:r>
          <w:rPr>
            <w:rFonts w:ascii="Times New Roman" w:hAnsi="Times New Roman" w:eastAsia="方正仿宋_GBK"/>
            <w:color w:val="000000"/>
            <w:sz w:val="23"/>
          </w:rPr>
          <w:t>图4 初始转供率与负荷分散系数对应的容载比</w:t>
        </w:r>
      </w:ins>
    </w:p>
    <w:p w14:paraId="0AE76A36">
      <w:pPr>
        <w:widowControl/>
        <w:snapToGrid w:val="0"/>
        <w:spacing w:before="0" w:after="100" w:line="320" w:lineRule="exact"/>
        <w:ind w:left="0" w:leftChars="0" w:right="0" w:rightChars="0" w:firstLine="460" w:firstLineChars="0"/>
        <w:jc w:val="both"/>
        <w:rPr>
          <w:ins w:id="2079" w:author="xh" w:date="2026-10-13T15:41:25Z"/>
        </w:rPr>
      </w:pPr>
      <w:ins w:id="2080" w:author="xh" w:date="2026-10-13T15:41:25Z">
        <w:r>
          <w:rPr>
            <w:rFonts w:ascii="Times New Roman" w:hAnsi="Times New Roman" w:eastAsia="方正仿宋_GBK"/>
            <w:color w:val="000000"/>
            <w:sz w:val="23"/>
          </w:rPr>
          <w:t>固定装机渗透率1.50、平均增长率4%、电缆长度占比10%及储能支撑持续时间4 h，比较初始转供率20%～90%的共同有效节点。负荷分散程度改变各站局部峰值任务，转供能力决定邻站余量的可利用程度，初始转供率20%时，分散系数1.00、1.10、1.15分别对应容载比1.88、2.05、2.22；转供率达到40%后，三个分散系数下均为1.88，说明本组节点中网络支援改善能够缓解局部峰值对新增容量的要求。</w:t>
        </w:r>
      </w:ins>
    </w:p>
    <w:p w14:paraId="60B0A4EC">
      <w:pPr>
        <w:pStyle w:val="4"/>
        <w:keepNext/>
        <w:widowControl/>
        <w:snapToGrid w:val="0"/>
        <w:spacing w:before="80" w:after="80" w:line="320" w:lineRule="exact"/>
        <w:ind w:left="0" w:leftChars="0" w:right="0" w:rightChars="0" w:firstLine="0" w:firstLineChars="0"/>
        <w:jc w:val="both"/>
      </w:pPr>
      <w:r>
        <w:rPr>
          <w:rFonts w:ascii="Times New Roman" w:hAnsi="Times New Roman" w:eastAsia="方正仿宋_GBK"/>
          <w:b/>
          <w:color w:val="000000"/>
          <w:sz w:val="23"/>
        </w:rPr>
        <w:t>5.3 从参数变化理解推荐范围</w:t>
      </w:r>
    </w:p>
    <w:p w14:paraId="5533F7A2">
      <w:pPr>
        <w:widowControl/>
        <w:snapToGrid w:val="0"/>
        <w:spacing w:before="0" w:after="100" w:line="320" w:lineRule="exact"/>
        <w:ind w:left="0" w:leftChars="0" w:right="0" w:rightChars="0" w:firstLine="460" w:firstLineChars="0"/>
        <w:jc w:val="both"/>
      </w:pPr>
      <w:del w:id="2081" w:author="xh" w:date="2026-10-13T15:43:02Z">
        <w:r>
          <w:rPr>
            <w:rFonts w:ascii="Times New Roman" w:hAnsi="Times New Roman" w:eastAsia="方正仿宋_GBK"/>
            <w:b w:val="0"/>
            <w:color w:val="000000"/>
            <w:sz w:val="23"/>
          </w:rPr>
          <w:delText>较低装机渗透率下，提高初始转供率可利用更多邻站余量，部分条件下所需主变容量降低。</w:delText>
        </w:r>
      </w:del>
      <w:r>
        <w:rPr>
          <w:rFonts w:ascii="Times New Roman" w:hAnsi="Times New Roman" w:eastAsia="方正仿宋_GBK"/>
          <w:b w:val="0"/>
          <w:color w:val="000000"/>
          <w:sz w:val="23"/>
        </w:rPr>
        <w:t xml:space="preserve">表</w:t>
      </w:r>
      <w:ins w:id="2082" w:author="xh" w:date="2026-10-13T15:43:02Z">
        <w:ins w:id="2425" w:author="xh" w:date="2026-10-14T08:38:28Z">
          <w:r>
            <w:rPr>
              <w:rFonts w:ascii="Times New Roman" w:hAnsi="Times New Roman" w:eastAsia="方正仿宋_GBK"/>
              <w:b w:val="0"/>
              <w:color w:val="000000"/>
              <w:sz w:val="23"/>
            </w:rPr>
            <w:t xml:space="preserve">1</w:t>
          </w:r>
          <w:ins w:id="6556" w:author="xh" w:date="2026-10-14T09:08:03Z">
            <w:r>
              <w:rPr>
                <w:rFonts w:ascii="Times New Roman" w:hAnsi="Times New Roman" w:eastAsia="方正仿宋_GBK"/>
                <w:b w:val="0"/>
                <w:color w:val="000000"/>
                <w:sz w:val="23"/>
              </w:rPr>
              <w:t xml:space="preserve">6</w:t>
            </w:r>
          </w:ins>
          <w:del w:id="6557" w:author="xh" w:date="2026-10-14T09:08:03Z">
            <w:r>
              <w:rPr>
                <w:rFonts w:ascii="Times New Roman" w:hAnsi="Times New Roman" w:eastAsia="方正仿宋_GBK"/>
                <w:b w:val="0"/>
                <w:color w:val="000000"/>
                <w:sz w:val="23"/>
              </w:rPr>
              <w:delText xml:space="preserve">0</w:delText>
            </w:r>
          </w:del>
        </w:ins>
        <w:del w:id="2426" w:author="xh" w:date="2026-10-14T08:38:28Z">
          <w:r>
            <w:rPr>
              <w:rFonts w:ascii="Times New Roman" w:hAnsi="Times New Roman" w:eastAsia="方正仿宋_GBK"/>
              <w:b w:val="0"/>
              <w:color w:val="000000"/>
              <w:sz w:val="23"/>
            </w:rPr>
            <w:delText xml:space="preserve">8</w:delText>
          </w:r>
        </w:del>
      </w:ins>
      <w:del w:id="2083" w:author="xh" w:date="2026-10-13T15:43:02Z">
        <w:r>
          <w:rPr>
            <w:rFonts w:ascii="Times New Roman" w:hAnsi="Times New Roman" w:eastAsia="方正仿宋_GBK"/>
            <w:b w:val="0"/>
            <w:color w:val="000000"/>
            <w:sz w:val="23"/>
          </w:rPr>
          <w:delText>4</w:delText>
        </w:r>
      </w:del>
      <w:r>
        <w:rPr>
          <w:rFonts w:ascii="Times New Roman" w:hAnsi="Times New Roman" w:eastAsia="方正仿宋_GBK"/>
          <w:b w:val="0"/>
          <w:color w:val="000000"/>
          <w:sz w:val="23"/>
        </w:rPr>
        <w:t xml:space="preserve">中，装机渗透率≤1</w:t>
      </w:r>
      <w:del w:id="2084" w:author="xh" w:date="2026-10-13T15:43:02Z">
        <w:r>
          <w:rPr>
            <w:rFonts w:ascii="Times New Roman" w:hAnsi="Times New Roman" w:eastAsia="方正仿宋_GBK"/>
            <w:b w:val="0"/>
            <w:color w:val="000000"/>
            <w:sz w:val="23"/>
          </w:rPr>
          <w:delText>.00</w:delText>
        </w:r>
      </w:del>
      <w:r>
        <w:rPr>
          <w:rFonts w:ascii="Times New Roman" w:hAnsi="Times New Roman" w:eastAsia="方正仿宋_GBK"/>
          <w:b w:val="0"/>
          <w:color w:val="000000"/>
          <w:sz w:val="23"/>
        </w:rPr>
        <w:t xml:space="preserve">、</w:t>
      </w:r>
      <w:del w:id="2085" w:author="xh" w:date="2026-10-13T15:43:02Z">
        <w:r>
          <w:rPr>
            <w:rFonts w:ascii="Times New Roman" w:hAnsi="Times New Roman" w:eastAsia="方正仿宋_GBK"/>
            <w:b w:val="0"/>
            <w:color w:val="000000"/>
            <w:sz w:val="23"/>
          </w:rPr>
          <w:delText>年最大净负荷</w:delText>
        </w:r>
      </w:del>
      <w:r>
        <w:rPr>
          <w:rFonts w:ascii="Times New Roman" w:hAnsi="Times New Roman" w:eastAsia="方正仿宋_GBK"/>
          <w:b w:val="0"/>
          <w:color w:val="000000"/>
          <w:sz w:val="23"/>
        </w:rPr>
        <w:t xml:space="preserve">平均增长率处于(4%,</w:t>
      </w:r>
      <w:del w:id="2086" w:author="xh" w:date="2026-10-13T15:43:02Z">
        <w:r>
          <w:rPr>
            <w:rFonts w:ascii="Times New Roman" w:hAnsi="Times New Roman" w:eastAsia="方正仿宋_GBK"/>
            <w:b w:val="0"/>
            <w:color w:val="000000"/>
            <w:sz w:val="23"/>
          </w:rPr>
          <w:delText xml:space="preserve"> </w:delText>
        </w:r>
      </w:del>
      <w:r>
        <w:rPr>
          <w:rFonts w:ascii="Times New Roman" w:hAnsi="Times New Roman" w:eastAsia="方正仿宋_GBK"/>
          <w:b w:val="0"/>
          <w:color w:val="000000"/>
          <w:sz w:val="23"/>
        </w:rPr>
        <w:t xml:space="preserve">7%]时，</w:t>
      </w:r>
      <w:del w:id="2087" w:author="xh" w:date="2026-10-13T15:43:02Z">
        <w:r>
          <w:rPr>
            <w:rFonts w:ascii="Times New Roman" w:hAnsi="Times New Roman" w:eastAsia="方正仿宋_GBK"/>
            <w:b w:val="0"/>
            <w:color w:val="000000"/>
            <w:sz w:val="23"/>
          </w:rPr>
          <w:delText>提高</w:delText>
        </w:r>
      </w:del>
      <w:r>
        <w:rPr>
          <w:rFonts w:ascii="Times New Roman" w:hAnsi="Times New Roman" w:eastAsia="方正仿宋_GBK"/>
          <w:b w:val="0"/>
          <w:color w:val="000000"/>
          <w:sz w:val="23"/>
        </w:rPr>
        <w:t xml:space="preserve">初始转供率</w:t>
      </w:r>
      <w:ins w:id="2088" w:author="xh" w:date="2026-10-13T15:43:02Z">
        <w:r>
          <w:rPr>
            <w:rFonts w:ascii="Times New Roman" w:hAnsi="Times New Roman" w:eastAsia="方正仿宋_GBK"/>
            <w:b w:val="0"/>
            <w:color w:val="000000"/>
            <w:sz w:val="23"/>
          </w:rPr>
          <w:t xml:space="preserve">由≤30%档提高至&gt;70%档，</w:t>
        </w:r>
      </w:ins>
      <w:del w:id="2089" w:author="xh" w:date="2026-10-13T15:43:02Z">
        <w:r>
          <w:rPr>
            <w:rFonts w:ascii="Times New Roman" w:hAnsi="Times New Roman" w:eastAsia="方正仿宋_GBK"/>
            <w:b w:val="0"/>
            <w:color w:val="000000"/>
            <w:sz w:val="23"/>
          </w:rPr>
          <w:delText>后</w:delText>
        </w:r>
      </w:del>
      <w:r>
        <w:rPr>
          <w:rFonts w:ascii="Times New Roman" w:hAnsi="Times New Roman" w:eastAsia="方正仿宋_GBK"/>
          <w:b w:val="0"/>
          <w:color w:val="000000"/>
          <w:sz w:val="23"/>
        </w:rPr>
        <w:t xml:space="preserve">容载比</w:t>
      </w:r>
      <w:ins w:id="2090" w:author="xh" w:date="2026-10-13T15:43:02Z">
        <w:r>
          <w:rPr>
            <w:rFonts w:ascii="Times New Roman" w:hAnsi="Times New Roman" w:eastAsia="方正仿宋_GBK"/>
            <w:b w:val="0"/>
            <w:color w:val="000000"/>
            <w:sz w:val="23"/>
          </w:rPr>
          <w:t xml:space="preserve">区间由1.98～2.10降至1.52～1.78。较强的</w:t>
        </w:r>
      </w:ins>
      <w:del w:id="2091" w:author="xh" w:date="2026-10-13T15:43:02Z">
        <w:r>
          <w:rPr>
            <w:rFonts w:ascii="Times New Roman" w:hAnsi="Times New Roman" w:eastAsia="方正仿宋_GBK"/>
            <w:b w:val="0"/>
            <w:color w:val="000000"/>
            <w:sz w:val="23"/>
          </w:rPr>
          <w:delText>范围下移，体现</w:delText>
        </w:r>
      </w:del>
      <w:r>
        <w:rPr>
          <w:rFonts w:ascii="Times New Roman" w:hAnsi="Times New Roman" w:eastAsia="方正仿宋_GBK"/>
          <w:b w:val="0"/>
          <w:color w:val="000000"/>
          <w:sz w:val="23"/>
        </w:rPr>
        <w:t xml:space="preserve">既有网络支援</w:t>
      </w:r>
      <w:ins w:id="2092" w:author="xh" w:date="2026-10-13T15:43:02Z">
        <w:r>
          <w:rPr>
            <w:rFonts w:ascii="Times New Roman" w:hAnsi="Times New Roman" w:eastAsia="方正仿宋_GBK"/>
            <w:b w:val="0"/>
            <w:color w:val="000000"/>
            <w:sz w:val="23"/>
          </w:rPr>
          <w:t xml:space="preserve">可利用邻站余</w:t>
        </w:r>
      </w:ins>
      <w:del w:id="2093" w:author="xh" w:date="2026-10-13T15:43:02Z">
        <w:r>
          <w:rPr>
            <w:rFonts w:ascii="Times New Roman" w:hAnsi="Times New Roman" w:eastAsia="方正仿宋_GBK"/>
            <w:b w:val="0"/>
            <w:color w:val="000000"/>
            <w:sz w:val="23"/>
          </w:rPr>
          <w:delText>对新增容</w:delText>
        </w:r>
      </w:del>
      <w:r>
        <w:rPr>
          <w:rFonts w:ascii="Times New Roman" w:hAnsi="Times New Roman" w:eastAsia="方正仿宋_GBK"/>
          <w:b w:val="0"/>
          <w:color w:val="000000"/>
          <w:sz w:val="23"/>
        </w:rPr>
        <w:t xml:space="preserve">量</w:t>
      </w:r>
      <w:ins w:id="2094" w:author="xh" w:date="2026-10-13T15:43:02Z">
        <w:r>
          <w:rPr>
            <w:rFonts w:ascii="Times New Roman" w:hAnsi="Times New Roman" w:eastAsia="方正仿宋_GBK"/>
            <w:b w:val="0"/>
            <w:color w:val="000000"/>
            <w:sz w:val="23"/>
          </w:rPr>
          <w:t xml:space="preserve">，减少部分本地主变需求</w:t>
        </w:r>
      </w:ins>
      <w:del w:id="2095" w:author="xh" w:date="2026-10-13T15:43:02Z">
        <w:r>
          <w:rPr>
            <w:rFonts w:ascii="Times New Roman" w:hAnsi="Times New Roman" w:eastAsia="方正仿宋_GBK"/>
            <w:b w:val="0"/>
            <w:color w:val="000000"/>
            <w:sz w:val="23"/>
          </w:rPr>
          <w:delText>的替代作用</w:delText>
        </w:r>
      </w:del>
      <w:r>
        <w:rPr>
          <w:rFonts w:ascii="Times New Roman" w:hAnsi="Times New Roman" w:eastAsia="方正仿宋_GBK"/>
          <w:b w:val="0"/>
          <w:color w:val="000000"/>
          <w:sz w:val="23"/>
        </w:rPr>
        <w:t xml:space="preserve">。</w:t>
      </w:r>
    </w:p>
    <w:p w14:paraId="089D1FCD">
      <w:pPr>
        <w:widowControl/>
        <w:snapToGrid w:val="0"/>
        <w:spacing w:before="0" w:after="100" w:line="320" w:lineRule="exact"/>
        <w:ind w:left="0" w:leftChars="0" w:right="0" w:rightChars="0" w:firstLine="460" w:firstLineChars="0"/>
        <w:jc w:val="both"/>
      </w:pPr>
      <w:r>
        <w:rPr>
          <w:rFonts w:ascii="Times New Roman" w:hAnsi="Times New Roman" w:eastAsia="方正仿宋_GBK"/>
          <w:b w:val="0"/>
          <w:color w:val="000000"/>
          <w:sz w:val="23"/>
        </w:rPr>
        <w:t xml:space="preserve">装机渗透率较高时，日间反向功率增大，</w:t>
      </w:r>
      <w:del w:id="2096" w:author="xh" w:date="2026-10-13T15:49:10Z">
        <w:r>
          <w:rPr>
            <w:rFonts w:ascii="Times New Roman" w:hAnsi="Times New Roman" w:eastAsia="方正仿宋_GBK"/>
            <w:b w:val="0"/>
            <w:color w:val="000000"/>
            <w:sz w:val="23"/>
          </w:rPr>
          <w:delText>整体容量需求提高。由于用电负荷转接后电源仍归属原站，改善正向转供条件对反送压力的作用有限，需结合本站</w:delText>
        </w:r>
      </w:del>
      <w:r>
        <w:rPr>
          <w:rFonts w:ascii="Times New Roman" w:hAnsi="Times New Roman" w:eastAsia="方正仿宋_GBK"/>
          <w:b w:val="0"/>
          <w:color w:val="000000"/>
          <w:sz w:val="23"/>
        </w:rPr>
        <w:t xml:space="preserve">主变</w:t>
      </w:r>
      <w:ins w:id="2097" w:author="xh" w:date="2026-10-13T15:49:10Z">
        <w:r>
          <w:rPr>
            <w:rFonts w:ascii="Times New Roman" w:hAnsi="Times New Roman" w:eastAsia="方正仿宋_GBK"/>
            <w:b w:val="0"/>
            <w:color w:val="000000"/>
            <w:sz w:val="23"/>
          </w:rPr>
          <w:t xml:space="preserve">与</w:t>
        </w:r>
      </w:ins>
      <w:del w:id="2098" w:author="xh" w:date="2026-10-13T15:49:10Z">
        <w:r>
          <w:rPr>
            <w:rFonts w:ascii="Times New Roman" w:hAnsi="Times New Roman" w:eastAsia="方正仿宋_GBK"/>
            <w:b w:val="0"/>
            <w:color w:val="000000"/>
            <w:sz w:val="23"/>
          </w:rPr>
          <w:delText>和</w:delText>
        </w:r>
      </w:del>
      <w:r>
        <w:rPr>
          <w:rFonts w:ascii="Times New Roman" w:hAnsi="Times New Roman" w:eastAsia="方正仿宋_GBK"/>
          <w:b w:val="0"/>
          <w:color w:val="000000"/>
          <w:sz w:val="23"/>
        </w:rPr>
        <w:t xml:space="preserve">储能共同</w:t>
      </w:r>
      <w:ins w:id="2099" w:author="xh" w:date="2026-10-13T15:49:10Z">
        <w:r>
          <w:rPr>
            <w:rFonts w:ascii="Times New Roman" w:hAnsi="Times New Roman" w:eastAsia="方正仿宋_GBK"/>
            <w:b w:val="0"/>
            <w:color w:val="000000"/>
            <w:sz w:val="23"/>
          </w:rPr>
          <w:t xml:space="preserve">决定承载能力</w:t>
        </w:r>
      </w:ins>
      <w:del w:id="2100" w:author="xh" w:date="2026-10-13T15:49:10Z">
        <w:r>
          <w:rPr>
            <w:rFonts w:ascii="Times New Roman" w:hAnsi="Times New Roman" w:eastAsia="方正仿宋_GBK"/>
            <w:b w:val="0"/>
            <w:color w:val="000000"/>
            <w:sz w:val="23"/>
          </w:rPr>
          <w:delText>判断</w:delText>
        </w:r>
      </w:del>
      <w:r>
        <w:rPr>
          <w:rFonts w:ascii="Times New Roman" w:hAnsi="Times New Roman" w:eastAsia="方正仿宋_GBK"/>
          <w:b w:val="0"/>
          <w:color w:val="000000"/>
          <w:sz w:val="23"/>
        </w:rPr>
        <w:t xml:space="preserve">。</w:t>
      </w:r>
      <w:ins w:id="2101" w:author="xh" w:date="2026-10-13T15:49:10Z">
        <w:r>
          <w:rPr>
            <w:rFonts w:ascii="Times New Roman" w:hAnsi="Times New Roman" w:eastAsia="方正仿宋_GBK"/>
            <w:b w:val="0"/>
            <w:color w:val="000000"/>
            <w:sz w:val="23"/>
          </w:rPr>
          <w:t xml:space="preserve">源荷条件固定后，转供率对</w:t>
        </w:r>
      </w:ins>
      <w:r>
        <w:rPr>
          <w:rFonts w:ascii="Times New Roman" w:hAnsi="Times New Roman" w:eastAsia="方正仿宋_GBK"/>
          <w:b w:val="0"/>
          <w:color w:val="000000"/>
          <w:sz w:val="23"/>
        </w:rPr>
        <w:t xml:space="preserve">容</w:t>
      </w:r>
      <w:ins w:id="2102" w:author="xh" w:date="2026-10-13T15:49:10Z">
        <w:r>
          <w:rPr>
            <w:rFonts w:ascii="Times New Roman" w:hAnsi="Times New Roman" w:eastAsia="方正仿宋_GBK"/>
            <w:b w:val="0"/>
            <w:color w:val="000000"/>
            <w:sz w:val="23"/>
          </w:rPr>
          <w:t xml:space="preserve">量的作</w:t>
        </w:r>
      </w:ins>
      <w:del w:id="2103" w:author="xh" w:date="2026-10-13T15:49:10Z">
        <w:r>
          <w:rPr>
            <w:rFonts w:ascii="Times New Roman" w:hAnsi="Times New Roman" w:eastAsia="方正仿宋_GBK"/>
            <w:b w:val="0"/>
            <w:color w:val="000000"/>
            <w:sz w:val="23"/>
          </w:rPr>
          <w:delText>载比与费</w:delText>
        </w:r>
      </w:del>
      <w:r>
        <w:rPr>
          <w:rFonts w:ascii="Times New Roman" w:hAnsi="Times New Roman" w:eastAsia="方正仿宋_GBK"/>
          <w:b w:val="0"/>
          <w:color w:val="000000"/>
          <w:sz w:val="23"/>
        </w:rPr>
        <w:t xml:space="preserve">用</w:t>
      </w:r>
      <w:ins w:id="2104" w:author="xh" w:date="2026-10-13T15:49:10Z">
        <w:r>
          <w:rPr>
            <w:rFonts w:ascii="Times New Roman" w:hAnsi="Times New Roman" w:eastAsia="方正仿宋_GBK"/>
            <w:b w:val="0"/>
            <w:color w:val="000000"/>
            <w:sz w:val="23"/>
          </w:rPr>
          <w:t xml:space="preserve">还存在设备切换节点，表</w:t>
        </w:r>
        <w:ins w:id="6558" w:author="xh" w:date="2026-10-14T09:08:03Z">
          <w:r>
            <w:rPr>
              <w:rFonts w:ascii="Times New Roman" w:hAnsi="Times New Roman" w:eastAsia="方正仿宋_GBK"/>
              <w:b w:val="0"/>
              <w:color w:val="000000"/>
              <w:sz w:val="23"/>
            </w:rPr>
            <w:t xml:space="preserve">2</w:t>
          </w:r>
        </w:ins>
        <w:r>
          <w:rPr>
            <w:rFonts w:ascii="Times New Roman" w:hAnsi="Times New Roman" w:eastAsia="方正仿宋_GBK"/>
            <w:b w:val="0"/>
            <w:color w:val="000000"/>
            <w:sz w:val="23"/>
          </w:rPr>
          <w:t xml:space="preserve">1</w:t>
        </w:r>
        <w:del w:id="6559" w:author="xh" w:date="2026-10-14T09:08:03Z">
          <w:r>
            <w:rPr>
              <w:rFonts w:ascii="Times New Roman" w:hAnsi="Times New Roman" w:eastAsia="方正仿宋_GBK"/>
              <w:b w:val="0"/>
              <w:color w:val="000000"/>
              <w:sz w:val="23"/>
            </w:rPr>
            <w:delText xml:space="preserve">5</w:delText>
          </w:r>
        </w:del>
        <w:r>
          <w:rPr>
            <w:rFonts w:ascii="Times New Roman" w:hAnsi="Times New Roman" w:eastAsia="方正仿宋_GBK"/>
            <w:b w:val="0"/>
            <w:color w:val="000000"/>
            <w:sz w:val="23"/>
          </w:rPr>
          <w:t xml:space="preserve">进一步给出同一背景参数下</w:t>
        </w:r>
      </w:ins>
      <w:r>
        <w:rPr>
          <w:rFonts w:ascii="Times New Roman" w:hAnsi="Times New Roman" w:eastAsia="方正仿宋_GBK"/>
          <w:b w:val="0"/>
          <w:color w:val="000000"/>
          <w:sz w:val="23"/>
        </w:rPr>
        <w:t xml:space="preserve">的</w:t>
      </w:r>
      <w:ins w:id="2105" w:author="xh" w:date="2026-10-13T15:49:10Z">
        <w:r>
          <w:rPr>
            <w:rFonts w:ascii="Times New Roman" w:hAnsi="Times New Roman" w:eastAsia="方正仿宋_GBK"/>
            <w:b w:val="0"/>
            <w:color w:val="000000"/>
            <w:sz w:val="23"/>
          </w:rPr>
          <w:t xml:space="preserve">受控序列</w:t>
        </w:r>
      </w:ins>
      <w:del w:id="2106" w:author="xh" w:date="2026-10-13T15:49:10Z">
        <w:r>
          <w:rPr>
            <w:rFonts w:ascii="Times New Roman" w:hAnsi="Times New Roman" w:eastAsia="方正仿宋_GBK"/>
            <w:b w:val="0"/>
            <w:color w:val="000000"/>
            <w:sz w:val="23"/>
          </w:rPr>
          <w:delText>关系随约束及措施组合变化，应按对应配置进行比较</w:delText>
        </w:r>
      </w:del>
      <w:r>
        <w:rPr>
          <w:rFonts w:ascii="Times New Roman" w:hAnsi="Times New Roman" w:eastAsia="方正仿宋_GBK"/>
          <w:b w:val="0"/>
          <w:color w:val="000000"/>
          <w:sz w:val="23"/>
        </w:rPr>
        <w:t xml:space="preserve">。</w:t>
      </w:r>
      <w:del w:id="2107" w:author="xh" w:date="2026-10-13T15:49:10Z">
        <w:r>
          <w:rPr>
            <w:rFonts w:ascii="Times New Roman" w:hAnsi="Times New Roman" w:eastAsia="方正仿宋_GBK"/>
            <w:b w:val="0"/>
            <w:color w:val="000000"/>
            <w:sz w:val="23"/>
          </w:rPr>
          <w:delText>（终稿第5.6.4、5.6.5节）</w:delText>
        </w:r>
      </w:del>
    </w:p>
    <w:p w14:paraId="02637553">
      <w:pPr>
        <w:widowControl/>
        <w:snapToGrid w:val="0"/>
        <w:spacing w:before="0" w:after="100" w:line="320" w:lineRule="exact"/>
        <w:ind w:left="0" w:leftChars="0" w:right="0" w:rightChars="0" w:firstLine="460" w:firstLineChars="0"/>
        <w:jc w:val="both"/>
        <w:rPr>
          <w:ins w:id="2108" w:author="xh" w:date="2026-10-13T16:00:19Z"/>
        </w:rPr>
      </w:pPr>
      <w:ins w:id="2109" w:author="xh" w:date="2026-10-13T16:00:19Z">
        <w:r>
          <w:rPr>
            <w:rFonts w:ascii="Times New Roman" w:hAnsi="Times New Roman" w:eastAsia="方正仿宋_GBK"/>
            <w:color w:val="000000"/>
            <w:sz w:val="23"/>
          </w:rPr>
          <w:t>固定装机渗透率1.50、平均增长率4%、电缆长度占比10%、储能支撑持续时间4 h和负荷分散系数1.10，比较初始转供率的完整受控序列。</w:t>
        </w:r>
      </w:ins>
    </w:p>
    <w:p w14:paraId="6784411F">
      <w:pPr>
        <w:keepNext/>
        <w:ind w:left="0" w:leftChars="0" w:right="0" w:rightChars="0" w:firstLine="0" w:firstLineChars="0"/>
        <w:jc w:val="center"/>
        <w:rPr>
          <w:ins w:id="2110" w:author="xh" w:date="2026-10-13T16:35:31Z"/>
        </w:rPr>
      </w:pPr>
      <w:ins w:id="2111" w:author="xh" w:date="2026-10-13T16:35:31Z">
        <w:r>
          <w:rPr>
            <w:rFonts w:ascii="Times New Roman" w:hAnsi="Times New Roman" w:eastAsia="宋体"/>
            <w:color w:val="000000"/>
            <w:sz w:val="21"/>
          </w:rPr>
          <w:t xml:space="preserve">表</w:t>
        </w:r>
        <w:ins w:id="6560" w:author="xh" w:date="2026-10-14T09:08:03Z">
          <w:r>
            <w:rPr>
              <w:rFonts w:ascii="Times New Roman" w:hAnsi="Times New Roman" w:eastAsia="宋体"/>
              <w:color w:val="000000"/>
              <w:sz w:val="21"/>
            </w:rPr>
            <w:t xml:space="preserve">2</w:t>
          </w:r>
        </w:ins>
        <w:r>
          <w:rPr>
            <w:rFonts w:ascii="Times New Roman" w:hAnsi="Times New Roman" w:eastAsia="宋体"/>
            <w:color w:val="000000"/>
            <w:sz w:val="21"/>
          </w:rPr>
          <w:t xml:space="preserve">1</w:t>
        </w:r>
        <w:del w:id="6561" w:author="xh" w:date="2026-10-14T09:08:03Z">
          <w:r>
            <w:rPr>
              <w:rFonts w:ascii="Times New Roman" w:hAnsi="Times New Roman" w:eastAsia="宋体"/>
              <w:color w:val="000000"/>
              <w:sz w:val="21"/>
            </w:rPr>
            <w:delText xml:space="preserve">5</w:delText>
          </w:r>
        </w:del>
        <w:r>
          <w:rPr>
            <w:rFonts w:ascii="Times New Roman" w:hAnsi="Times New Roman" w:eastAsia="宋体"/>
            <w:color w:val="000000"/>
            <w:sz w:val="21"/>
          </w:rPr>
          <w:t xml:space="preserve"> 固定源荷与线路条件下的初始转供率比较</w:t>
        </w:r>
      </w:ins>
    </w:p>
    <w:tbl>
      <w:tblPr>
        <w:tblStyle w:val="33"/>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385"/>
        <w:gridCol w:w="1385"/>
        <w:gridCol w:w="1385"/>
        <w:gridCol w:w="1385"/>
        <w:gridCol w:w="1385"/>
        <w:gridCol w:w="1385"/>
      </w:tblGrid>
      <w:tr w14:paraId="3D7C939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ins w:id="2112" w:author="xh" w:date="2026-10-13T16:40:12Z"/>
        </w:trPr>
        <w:tc>
          <w:tcPr>
            <w:tcW w:w="1385" w:type="dxa"/>
            <w:tcMar>
              <w:left w:w="70" w:type="dxa"/>
              <w:right w:w="70" w:type="dxa"/>
            </w:tcMar>
            <w:vAlign w:val="center"/>
          </w:tcPr>
          <w:p w14:paraId="67691A00">
            <w:pPr>
              <w:keepNext/>
              <w:spacing w:before="20" w:after="20" w:line="260" w:lineRule="exact"/>
              <w:ind w:left="0" w:leftChars="0" w:right="0" w:rightChars="0" w:firstLine="0" w:firstLineChars="0"/>
              <w:jc w:val="center"/>
            </w:pPr>
            <w:ins w:id="2113" w:author="xh" w:date="2026-10-13T16:40:12Z">
              <w:r>
                <w:rPr>
                  <w:rFonts w:ascii="Times New Roman" w:hAnsi="Times New Roman" w:eastAsia="宋体"/>
                  <w:b/>
                  <w:sz w:val="18"/>
                </w:rPr>
                <w:t>初始转供率</w:t>
              </w:r>
            </w:ins>
          </w:p>
        </w:tc>
        <w:tc>
          <w:tcPr>
            <w:tcW w:w="1385" w:type="dxa"/>
            <w:tcMar>
              <w:left w:w="70" w:type="dxa"/>
              <w:right w:w="70" w:type="dxa"/>
            </w:tcMar>
            <w:vAlign w:val="center"/>
          </w:tcPr>
          <w:p w14:paraId="1F128E38">
            <w:pPr>
              <w:keepNext/>
              <w:spacing w:before="20" w:after="20" w:line="260" w:lineRule="exact"/>
              <w:ind w:left="0" w:leftChars="0" w:right="0" w:rightChars="0" w:firstLine="0" w:firstLineChars="0"/>
              <w:jc w:val="center"/>
            </w:pPr>
            <w:ins w:id="2114" w:author="xh" w:date="2026-10-13T16:40:12Z">
              <w:r>
                <w:rPr>
                  <w:rFonts w:ascii="Times New Roman" w:hAnsi="Times New Roman" w:eastAsia="宋体"/>
                  <w:b/>
                  <w:sz w:val="18"/>
                </w:rPr>
                <w:t>主变/MVA</w:t>
              </w:r>
            </w:ins>
          </w:p>
        </w:tc>
        <w:tc>
          <w:tcPr>
            <w:tcW w:w="1385" w:type="dxa"/>
            <w:tcMar>
              <w:left w:w="70" w:type="dxa"/>
              <w:right w:w="70" w:type="dxa"/>
            </w:tcMar>
            <w:vAlign w:val="center"/>
          </w:tcPr>
          <w:p w14:paraId="1D83BD07">
            <w:pPr>
              <w:keepNext/>
              <w:spacing w:before="20" w:after="20" w:line="260" w:lineRule="exact"/>
              <w:ind w:left="0" w:leftChars="0" w:right="0" w:rightChars="0" w:firstLine="0" w:firstLineChars="0"/>
              <w:jc w:val="center"/>
            </w:pPr>
            <w:ins w:id="2115" w:author="xh" w:date="2026-10-13T16:40:12Z">
              <w:r>
                <w:rPr>
                  <w:rFonts w:ascii="Times New Roman" w:hAnsi="Times New Roman" w:eastAsia="宋体"/>
                  <w:b/>
                  <w:sz w:val="18"/>
                </w:rPr>
                <w:t>容载比</w:t>
              </w:r>
            </w:ins>
          </w:p>
        </w:tc>
        <w:tc>
          <w:tcPr>
            <w:tcW w:w="1385" w:type="dxa"/>
            <w:tcMar>
              <w:left w:w="70" w:type="dxa"/>
              <w:right w:w="70" w:type="dxa"/>
            </w:tcMar>
            <w:vAlign w:val="center"/>
          </w:tcPr>
          <w:p w14:paraId="71534B7E">
            <w:pPr>
              <w:keepNext/>
              <w:spacing w:before="20" w:after="20" w:line="260" w:lineRule="exact"/>
              <w:ind w:left="0" w:leftChars="0" w:right="0" w:rightChars="0" w:firstLine="0" w:firstLineChars="0"/>
              <w:jc w:val="center"/>
            </w:pPr>
            <w:ins w:id="2116" w:author="xh" w:date="2026-10-13T16:40:12Z">
              <w:r>
                <w:rPr>
                  <w:rFonts w:ascii="Times New Roman" w:hAnsi="Times New Roman" w:eastAsia="宋体"/>
                  <w:b/>
                  <w:sz w:val="18"/>
                </w:rPr>
                <w:t>储能/MW</w:t>
              </w:r>
            </w:ins>
          </w:p>
        </w:tc>
        <w:tc>
          <w:tcPr>
            <w:tcW w:w="1385" w:type="dxa"/>
            <w:tcMar>
              <w:left w:w="70" w:type="dxa"/>
              <w:right w:w="70" w:type="dxa"/>
            </w:tcMar>
            <w:vAlign w:val="center"/>
          </w:tcPr>
          <w:p w14:paraId="57741BEA">
            <w:pPr>
              <w:keepNext/>
              <w:spacing w:before="20" w:after="20" w:line="260" w:lineRule="exact"/>
              <w:ind w:left="0" w:leftChars="0" w:right="0" w:rightChars="0" w:firstLine="0" w:firstLineChars="0"/>
              <w:jc w:val="center"/>
            </w:pPr>
            <w:ins w:id="2117" w:author="xh" w:date="2026-10-13T16:40:12Z">
              <w:r>
                <w:rPr>
                  <w:rFonts w:ascii="Times New Roman" w:hAnsi="Times New Roman" w:eastAsia="宋体"/>
                  <w:b/>
                  <w:sz w:val="18"/>
                </w:rPr>
                <w:t>新增联络/条</w:t>
              </w:r>
            </w:ins>
          </w:p>
        </w:tc>
        <w:tc>
          <w:tcPr>
            <w:tcW w:w="1385" w:type="dxa"/>
            <w:tcMar>
              <w:left w:w="70" w:type="dxa"/>
              <w:right w:w="70" w:type="dxa"/>
            </w:tcMar>
            <w:vAlign w:val="center"/>
          </w:tcPr>
          <w:p w14:paraId="3C680696">
            <w:pPr>
              <w:keepNext/>
              <w:spacing w:before="20" w:after="20" w:line="260" w:lineRule="exact"/>
              <w:ind w:left="0" w:leftChars="0" w:right="0" w:rightChars="0" w:firstLine="0" w:firstLineChars="0"/>
              <w:jc w:val="center"/>
            </w:pPr>
            <w:ins w:id="2118" w:author="xh" w:date="2026-10-13T16:40:12Z">
              <w:r>
                <w:rPr>
                  <w:rFonts w:ascii="Times New Roman" w:hAnsi="Times New Roman" w:eastAsia="宋体"/>
                  <w:b/>
                  <w:sz w:val="18"/>
                </w:rPr>
                <w:t>费用现值/万元</w:t>
              </w:r>
            </w:ins>
          </w:p>
        </w:tc>
      </w:tr>
      <w:tr w14:paraId="11889C6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2119" w:author="xh" w:date="2026-10-13T16:40:12Z"/>
        </w:trPr>
        <w:tc>
          <w:tcPr>
            <w:tcW w:w="1385" w:type="dxa"/>
            <w:tcMar>
              <w:left w:w="70" w:type="dxa"/>
              <w:right w:w="70" w:type="dxa"/>
            </w:tcMar>
            <w:vAlign w:val="center"/>
          </w:tcPr>
          <w:p w14:paraId="13CABE98">
            <w:pPr>
              <w:keepNext/>
              <w:spacing w:before="20" w:after="20" w:line="260" w:lineRule="exact"/>
              <w:ind w:left="0" w:leftChars="0" w:right="0" w:rightChars="0" w:firstLine="0" w:firstLineChars="0"/>
              <w:jc w:val="center"/>
            </w:pPr>
            <w:ins w:id="2120" w:author="xh" w:date="2026-10-13T16:40:12Z">
              <w:r>
                <w:rPr>
                  <w:rFonts w:ascii="Times New Roman" w:hAnsi="Times New Roman" w:eastAsia="宋体"/>
                  <w:b w:val="0"/>
                  <w:sz w:val="18"/>
                </w:rPr>
                <w:t>10%</w:t>
              </w:r>
            </w:ins>
          </w:p>
        </w:tc>
        <w:tc>
          <w:tcPr>
            <w:tcW w:w="1385" w:type="dxa"/>
            <w:tcMar>
              <w:left w:w="70" w:type="dxa"/>
              <w:right w:w="70" w:type="dxa"/>
            </w:tcMar>
            <w:vAlign w:val="center"/>
          </w:tcPr>
          <w:p w14:paraId="2E51C2D7">
            <w:pPr>
              <w:keepNext/>
              <w:spacing w:before="20" w:after="20" w:line="260" w:lineRule="exact"/>
              <w:ind w:left="0" w:leftChars="0" w:right="0" w:rightChars="0" w:firstLine="0" w:firstLineChars="0"/>
              <w:jc w:val="center"/>
            </w:pPr>
            <w:ins w:id="2121" w:author="xh" w:date="2026-10-13T16:40:12Z">
              <w:r>
                <w:rPr>
                  <w:rFonts w:ascii="Times New Roman" w:hAnsi="Times New Roman" w:eastAsia="宋体"/>
                  <w:b w:val="0"/>
                  <w:sz w:val="18"/>
                </w:rPr>
                <w:t>650.00</w:t>
              </w:r>
            </w:ins>
          </w:p>
        </w:tc>
        <w:tc>
          <w:tcPr>
            <w:tcW w:w="1385" w:type="dxa"/>
            <w:tcMar>
              <w:left w:w="70" w:type="dxa"/>
              <w:right w:w="70" w:type="dxa"/>
            </w:tcMar>
            <w:vAlign w:val="center"/>
          </w:tcPr>
          <w:p w14:paraId="337C062B">
            <w:pPr>
              <w:keepNext/>
              <w:spacing w:before="20" w:after="20" w:line="260" w:lineRule="exact"/>
              <w:ind w:left="0" w:leftChars="0" w:right="0" w:rightChars="0" w:firstLine="0" w:firstLineChars="0"/>
              <w:jc w:val="center"/>
            </w:pPr>
            <w:ins w:id="2122" w:author="xh" w:date="2026-10-13T16:40:12Z">
              <w:r>
                <w:rPr>
                  <w:rFonts w:ascii="Times New Roman" w:hAnsi="Times New Roman" w:eastAsia="宋体"/>
                  <w:b w:val="0"/>
                  <w:sz w:val="18"/>
                </w:rPr>
                <w:t>2.22</w:t>
              </w:r>
            </w:ins>
          </w:p>
        </w:tc>
        <w:tc>
          <w:tcPr>
            <w:tcW w:w="1385" w:type="dxa"/>
            <w:tcMar>
              <w:left w:w="70" w:type="dxa"/>
              <w:right w:w="70" w:type="dxa"/>
            </w:tcMar>
            <w:vAlign w:val="center"/>
          </w:tcPr>
          <w:p w14:paraId="09956069">
            <w:pPr>
              <w:keepNext/>
              <w:spacing w:before="20" w:after="20" w:line="260" w:lineRule="exact"/>
              <w:ind w:left="0" w:leftChars="0" w:right="0" w:rightChars="0" w:firstLine="0" w:firstLineChars="0"/>
              <w:jc w:val="center"/>
            </w:pPr>
            <w:ins w:id="2123" w:author="xh" w:date="2026-10-13T16:40:12Z">
              <w:r>
                <w:rPr>
                  <w:rFonts w:ascii="Times New Roman" w:hAnsi="Times New Roman" w:eastAsia="宋体"/>
                  <w:b w:val="0"/>
                  <w:sz w:val="18"/>
                </w:rPr>
                <w:t>0.00</w:t>
              </w:r>
            </w:ins>
          </w:p>
        </w:tc>
        <w:tc>
          <w:tcPr>
            <w:tcW w:w="1385" w:type="dxa"/>
            <w:tcMar>
              <w:left w:w="70" w:type="dxa"/>
              <w:right w:w="70" w:type="dxa"/>
            </w:tcMar>
            <w:vAlign w:val="center"/>
          </w:tcPr>
          <w:p w14:paraId="491CC194">
            <w:pPr>
              <w:keepNext/>
              <w:spacing w:before="20" w:after="20" w:line="260" w:lineRule="exact"/>
              <w:ind w:left="0" w:leftChars="0" w:right="0" w:rightChars="0" w:firstLine="0" w:firstLineChars="0"/>
              <w:jc w:val="center"/>
            </w:pPr>
            <w:ins w:id="2124" w:author="xh" w:date="2026-10-13T16:40:12Z">
              <w:r>
                <w:rPr>
                  <w:rFonts w:ascii="Times New Roman" w:hAnsi="Times New Roman" w:eastAsia="宋体"/>
                  <w:b w:val="0"/>
                  <w:sz w:val="18"/>
                </w:rPr>
                <w:t>10</w:t>
              </w:r>
            </w:ins>
          </w:p>
        </w:tc>
        <w:tc>
          <w:tcPr>
            <w:tcW w:w="1385" w:type="dxa"/>
            <w:tcMar>
              <w:left w:w="70" w:type="dxa"/>
              <w:right w:w="70" w:type="dxa"/>
            </w:tcMar>
            <w:vAlign w:val="center"/>
          </w:tcPr>
          <w:p w14:paraId="21E7797F">
            <w:pPr>
              <w:keepNext/>
              <w:spacing w:before="20" w:after="20" w:line="260" w:lineRule="exact"/>
              <w:ind w:left="0" w:leftChars="0" w:right="0" w:rightChars="0" w:firstLine="0" w:firstLineChars="0"/>
              <w:jc w:val="center"/>
            </w:pPr>
            <w:ins w:id="2125" w:author="xh" w:date="2026-10-13T16:40:12Z">
              <w:r>
                <w:rPr>
                  <w:rFonts w:ascii="Times New Roman" w:hAnsi="Times New Roman" w:eastAsia="宋体"/>
                  <w:b w:val="0"/>
                  <w:sz w:val="18"/>
                </w:rPr>
                <w:t>5348.03</w:t>
              </w:r>
            </w:ins>
          </w:p>
        </w:tc>
      </w:tr>
      <w:tr w14:paraId="3B1044B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2126" w:author="xh" w:date="2026-10-13T16:40:12Z"/>
        </w:trPr>
        <w:tc>
          <w:tcPr>
            <w:tcW w:w="1385" w:type="dxa"/>
            <w:tcMar>
              <w:left w:w="70" w:type="dxa"/>
              <w:right w:w="70" w:type="dxa"/>
            </w:tcMar>
            <w:vAlign w:val="center"/>
          </w:tcPr>
          <w:p w14:paraId="31B983BD">
            <w:pPr>
              <w:keepNext/>
              <w:spacing w:before="20" w:after="20" w:line="260" w:lineRule="exact"/>
              <w:ind w:left="0" w:leftChars="0" w:right="0" w:rightChars="0" w:firstLine="0" w:firstLineChars="0"/>
              <w:jc w:val="center"/>
            </w:pPr>
            <w:ins w:id="2127" w:author="xh" w:date="2026-10-13T16:40:12Z">
              <w:r>
                <w:rPr>
                  <w:rFonts w:ascii="Times New Roman" w:hAnsi="Times New Roman" w:eastAsia="宋体"/>
                  <w:b w:val="0"/>
                  <w:sz w:val="18"/>
                </w:rPr>
                <w:t>20%</w:t>
              </w:r>
            </w:ins>
          </w:p>
        </w:tc>
        <w:tc>
          <w:tcPr>
            <w:tcW w:w="1385" w:type="dxa"/>
            <w:tcMar>
              <w:left w:w="70" w:type="dxa"/>
              <w:right w:w="70" w:type="dxa"/>
            </w:tcMar>
            <w:vAlign w:val="center"/>
          </w:tcPr>
          <w:p w14:paraId="37B770D3">
            <w:pPr>
              <w:keepNext/>
              <w:spacing w:before="20" w:after="20" w:line="260" w:lineRule="exact"/>
              <w:ind w:left="0" w:leftChars="0" w:right="0" w:rightChars="0" w:firstLine="0" w:firstLineChars="0"/>
              <w:jc w:val="center"/>
            </w:pPr>
            <w:ins w:id="2128" w:author="xh" w:date="2026-10-13T16:40:12Z">
              <w:r>
                <w:rPr>
                  <w:rFonts w:ascii="Times New Roman" w:hAnsi="Times New Roman" w:eastAsia="宋体"/>
                  <w:b w:val="0"/>
                  <w:sz w:val="18"/>
                </w:rPr>
                <w:t>600.00</w:t>
              </w:r>
            </w:ins>
          </w:p>
        </w:tc>
        <w:tc>
          <w:tcPr>
            <w:tcW w:w="1385" w:type="dxa"/>
            <w:tcMar>
              <w:left w:w="70" w:type="dxa"/>
              <w:right w:w="70" w:type="dxa"/>
            </w:tcMar>
            <w:vAlign w:val="center"/>
          </w:tcPr>
          <w:p w14:paraId="5B5C016E">
            <w:pPr>
              <w:keepNext/>
              <w:spacing w:before="20" w:after="20" w:line="260" w:lineRule="exact"/>
              <w:ind w:left="0" w:leftChars="0" w:right="0" w:rightChars="0" w:firstLine="0" w:firstLineChars="0"/>
              <w:jc w:val="center"/>
            </w:pPr>
            <w:ins w:id="2129" w:author="xh" w:date="2026-10-13T16:40:12Z">
              <w:r>
                <w:rPr>
                  <w:rFonts w:ascii="Times New Roman" w:hAnsi="Times New Roman" w:eastAsia="宋体"/>
                  <w:b w:val="0"/>
                  <w:sz w:val="18"/>
                </w:rPr>
                <w:t>2.05</w:t>
              </w:r>
            </w:ins>
          </w:p>
        </w:tc>
        <w:tc>
          <w:tcPr>
            <w:tcW w:w="1385" w:type="dxa"/>
            <w:tcMar>
              <w:left w:w="70" w:type="dxa"/>
              <w:right w:w="70" w:type="dxa"/>
            </w:tcMar>
            <w:vAlign w:val="center"/>
          </w:tcPr>
          <w:p w14:paraId="217E9731">
            <w:pPr>
              <w:keepNext/>
              <w:spacing w:before="20" w:after="20" w:line="260" w:lineRule="exact"/>
              <w:ind w:left="0" w:leftChars="0" w:right="0" w:rightChars="0" w:firstLine="0" w:firstLineChars="0"/>
              <w:jc w:val="center"/>
            </w:pPr>
            <w:ins w:id="2130" w:author="xh" w:date="2026-10-13T16:40:12Z">
              <w:r>
                <w:rPr>
                  <w:rFonts w:ascii="Times New Roman" w:hAnsi="Times New Roman" w:eastAsia="宋体"/>
                  <w:b w:val="0"/>
                  <w:sz w:val="18"/>
                </w:rPr>
                <w:t>4.60</w:t>
              </w:r>
            </w:ins>
          </w:p>
        </w:tc>
        <w:tc>
          <w:tcPr>
            <w:tcW w:w="1385" w:type="dxa"/>
            <w:tcMar>
              <w:left w:w="70" w:type="dxa"/>
              <w:right w:w="70" w:type="dxa"/>
            </w:tcMar>
            <w:vAlign w:val="center"/>
          </w:tcPr>
          <w:p w14:paraId="3EA3878D">
            <w:pPr>
              <w:keepNext/>
              <w:spacing w:before="20" w:after="20" w:line="260" w:lineRule="exact"/>
              <w:ind w:left="0" w:leftChars="0" w:right="0" w:rightChars="0" w:firstLine="0" w:firstLineChars="0"/>
              <w:jc w:val="center"/>
            </w:pPr>
            <w:ins w:id="2131" w:author="xh" w:date="2026-10-13T16:40:12Z">
              <w:r>
                <w:rPr>
                  <w:rFonts w:ascii="Times New Roman" w:hAnsi="Times New Roman" w:eastAsia="宋体"/>
                  <w:b w:val="0"/>
                  <w:sz w:val="18"/>
                </w:rPr>
                <w:t>10</w:t>
              </w:r>
            </w:ins>
          </w:p>
        </w:tc>
        <w:tc>
          <w:tcPr>
            <w:tcW w:w="1385" w:type="dxa"/>
            <w:tcMar>
              <w:left w:w="70" w:type="dxa"/>
              <w:right w:w="70" w:type="dxa"/>
            </w:tcMar>
            <w:vAlign w:val="center"/>
          </w:tcPr>
          <w:p w14:paraId="35899BEA">
            <w:pPr>
              <w:keepNext/>
              <w:spacing w:before="20" w:after="20" w:line="260" w:lineRule="exact"/>
              <w:ind w:left="0" w:leftChars="0" w:right="0" w:rightChars="0" w:firstLine="0" w:firstLineChars="0"/>
              <w:jc w:val="center"/>
            </w:pPr>
            <w:ins w:id="2132" w:author="xh" w:date="2026-10-13T16:40:12Z">
              <w:r>
                <w:rPr>
                  <w:rFonts w:ascii="Times New Roman" w:hAnsi="Times New Roman" w:eastAsia="宋体"/>
                  <w:b w:val="0"/>
                  <w:sz w:val="18"/>
                </w:rPr>
                <w:t>4967.43</w:t>
              </w:r>
            </w:ins>
          </w:p>
        </w:tc>
      </w:tr>
      <w:tr w14:paraId="5C4DE84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2133" w:author="xh" w:date="2026-10-13T16:40:12Z"/>
        </w:trPr>
        <w:tc>
          <w:tcPr>
            <w:tcW w:w="1385" w:type="dxa"/>
            <w:tcMar>
              <w:left w:w="70" w:type="dxa"/>
              <w:right w:w="70" w:type="dxa"/>
            </w:tcMar>
            <w:vAlign w:val="center"/>
          </w:tcPr>
          <w:p w14:paraId="6A3EDF8D">
            <w:pPr>
              <w:keepNext/>
              <w:spacing w:before="20" w:after="20" w:line="260" w:lineRule="exact"/>
              <w:ind w:left="0" w:leftChars="0" w:right="0" w:rightChars="0" w:firstLine="0" w:firstLineChars="0"/>
              <w:jc w:val="center"/>
            </w:pPr>
            <w:ins w:id="2134" w:author="xh" w:date="2026-10-13T16:40:12Z">
              <w:r>
                <w:rPr>
                  <w:rFonts w:ascii="Times New Roman" w:hAnsi="Times New Roman" w:eastAsia="宋体"/>
                  <w:b w:val="0"/>
                  <w:sz w:val="18"/>
                </w:rPr>
                <w:t>30%</w:t>
              </w:r>
            </w:ins>
          </w:p>
        </w:tc>
        <w:tc>
          <w:tcPr>
            <w:tcW w:w="1385" w:type="dxa"/>
            <w:tcMar>
              <w:left w:w="70" w:type="dxa"/>
              <w:right w:w="70" w:type="dxa"/>
            </w:tcMar>
            <w:vAlign w:val="center"/>
          </w:tcPr>
          <w:p w14:paraId="5FC9974E">
            <w:pPr>
              <w:keepNext/>
              <w:spacing w:before="20" w:after="20" w:line="260" w:lineRule="exact"/>
              <w:ind w:left="0" w:leftChars="0" w:right="0" w:rightChars="0" w:firstLine="0" w:firstLineChars="0"/>
              <w:jc w:val="center"/>
            </w:pPr>
            <w:ins w:id="2135" w:author="xh" w:date="2026-10-13T16:40:12Z">
              <w:r>
                <w:rPr>
                  <w:rFonts w:ascii="Times New Roman" w:hAnsi="Times New Roman" w:eastAsia="宋体"/>
                  <w:b w:val="0"/>
                  <w:sz w:val="18"/>
                </w:rPr>
                <w:t>550.00</w:t>
              </w:r>
            </w:ins>
          </w:p>
        </w:tc>
        <w:tc>
          <w:tcPr>
            <w:tcW w:w="1385" w:type="dxa"/>
            <w:tcMar>
              <w:left w:w="70" w:type="dxa"/>
              <w:right w:w="70" w:type="dxa"/>
            </w:tcMar>
            <w:vAlign w:val="center"/>
          </w:tcPr>
          <w:p w14:paraId="09764939">
            <w:pPr>
              <w:keepNext/>
              <w:spacing w:before="20" w:after="20" w:line="260" w:lineRule="exact"/>
              <w:ind w:left="0" w:leftChars="0" w:right="0" w:rightChars="0" w:firstLine="0" w:firstLineChars="0"/>
              <w:jc w:val="center"/>
            </w:pPr>
            <w:ins w:id="2136" w:author="xh" w:date="2026-10-13T16:40:12Z">
              <w:r>
                <w:rPr>
                  <w:rFonts w:ascii="Times New Roman" w:hAnsi="Times New Roman" w:eastAsia="宋体"/>
                  <w:b w:val="0"/>
                  <w:sz w:val="18"/>
                </w:rPr>
                <w:t>1.88</w:t>
              </w:r>
            </w:ins>
          </w:p>
        </w:tc>
        <w:tc>
          <w:tcPr>
            <w:tcW w:w="1385" w:type="dxa"/>
            <w:tcMar>
              <w:left w:w="70" w:type="dxa"/>
              <w:right w:w="70" w:type="dxa"/>
            </w:tcMar>
            <w:vAlign w:val="center"/>
          </w:tcPr>
          <w:p w14:paraId="1D7C86A4">
            <w:pPr>
              <w:keepNext/>
              <w:spacing w:before="20" w:after="20" w:line="260" w:lineRule="exact"/>
              <w:ind w:left="0" w:leftChars="0" w:right="0" w:rightChars="0" w:firstLine="0" w:firstLineChars="0"/>
              <w:jc w:val="center"/>
            </w:pPr>
            <w:ins w:id="2137" w:author="xh" w:date="2026-10-13T16:40:12Z">
              <w:r>
                <w:rPr>
                  <w:rFonts w:ascii="Times New Roman" w:hAnsi="Times New Roman" w:eastAsia="宋体"/>
                  <w:b w:val="0"/>
                  <w:sz w:val="18"/>
                </w:rPr>
                <w:t>0.00</w:t>
              </w:r>
            </w:ins>
          </w:p>
        </w:tc>
        <w:tc>
          <w:tcPr>
            <w:tcW w:w="1385" w:type="dxa"/>
            <w:tcMar>
              <w:left w:w="70" w:type="dxa"/>
              <w:right w:w="70" w:type="dxa"/>
            </w:tcMar>
            <w:vAlign w:val="center"/>
          </w:tcPr>
          <w:p w14:paraId="52A4EF6F">
            <w:pPr>
              <w:keepNext/>
              <w:spacing w:before="20" w:after="20" w:line="260" w:lineRule="exact"/>
              <w:ind w:left="0" w:leftChars="0" w:right="0" w:rightChars="0" w:firstLine="0" w:firstLineChars="0"/>
              <w:jc w:val="center"/>
            </w:pPr>
            <w:ins w:id="2138" w:author="xh" w:date="2026-10-13T16:40:12Z">
              <w:r>
                <w:rPr>
                  <w:rFonts w:ascii="Times New Roman" w:hAnsi="Times New Roman" w:eastAsia="宋体"/>
                  <w:b w:val="0"/>
                  <w:sz w:val="18"/>
                </w:rPr>
                <w:t>6</w:t>
              </w:r>
            </w:ins>
          </w:p>
        </w:tc>
        <w:tc>
          <w:tcPr>
            <w:tcW w:w="1385" w:type="dxa"/>
            <w:tcMar>
              <w:left w:w="70" w:type="dxa"/>
              <w:right w:w="70" w:type="dxa"/>
            </w:tcMar>
            <w:vAlign w:val="center"/>
          </w:tcPr>
          <w:p w14:paraId="1232F0D8">
            <w:pPr>
              <w:keepNext/>
              <w:spacing w:before="20" w:after="20" w:line="260" w:lineRule="exact"/>
              <w:ind w:left="0" w:leftChars="0" w:right="0" w:rightChars="0" w:firstLine="0" w:firstLineChars="0"/>
              <w:jc w:val="center"/>
            </w:pPr>
            <w:ins w:id="2139" w:author="xh" w:date="2026-10-13T16:40:12Z">
              <w:r>
                <w:rPr>
                  <w:rFonts w:ascii="Times New Roman" w:hAnsi="Times New Roman" w:eastAsia="宋体"/>
                  <w:b w:val="0"/>
                  <w:sz w:val="18"/>
                </w:rPr>
                <w:t>2104.89</w:t>
              </w:r>
            </w:ins>
          </w:p>
        </w:tc>
      </w:tr>
      <w:tr w14:paraId="12AE785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2140" w:author="xh" w:date="2026-10-13T16:40:12Z"/>
        </w:trPr>
        <w:tc>
          <w:tcPr>
            <w:tcW w:w="1385" w:type="dxa"/>
            <w:tcMar>
              <w:left w:w="70" w:type="dxa"/>
              <w:right w:w="70" w:type="dxa"/>
            </w:tcMar>
            <w:vAlign w:val="center"/>
          </w:tcPr>
          <w:p w14:paraId="67420878">
            <w:pPr>
              <w:keepNext/>
              <w:spacing w:before="20" w:after="20" w:line="260" w:lineRule="exact"/>
              <w:ind w:left="0" w:leftChars="0" w:right="0" w:rightChars="0" w:firstLine="0" w:firstLineChars="0"/>
              <w:jc w:val="center"/>
            </w:pPr>
            <w:ins w:id="2141" w:author="xh" w:date="2026-10-13T16:40:12Z">
              <w:r>
                <w:rPr>
                  <w:rFonts w:ascii="Times New Roman" w:hAnsi="Times New Roman" w:eastAsia="宋体"/>
                  <w:b w:val="0"/>
                  <w:sz w:val="18"/>
                </w:rPr>
                <w:t>40%</w:t>
              </w:r>
            </w:ins>
          </w:p>
        </w:tc>
        <w:tc>
          <w:tcPr>
            <w:tcW w:w="1385" w:type="dxa"/>
            <w:tcMar>
              <w:left w:w="70" w:type="dxa"/>
              <w:right w:w="70" w:type="dxa"/>
            </w:tcMar>
            <w:vAlign w:val="center"/>
          </w:tcPr>
          <w:p w14:paraId="5FF6693E">
            <w:pPr>
              <w:keepNext/>
              <w:spacing w:before="20" w:after="20" w:line="260" w:lineRule="exact"/>
              <w:ind w:left="0" w:leftChars="0" w:right="0" w:rightChars="0" w:firstLine="0" w:firstLineChars="0"/>
              <w:jc w:val="center"/>
            </w:pPr>
            <w:ins w:id="2142" w:author="xh" w:date="2026-10-13T16:40:12Z">
              <w:r>
                <w:rPr>
                  <w:rFonts w:ascii="Times New Roman" w:hAnsi="Times New Roman" w:eastAsia="宋体"/>
                  <w:b w:val="0"/>
                  <w:sz w:val="18"/>
                </w:rPr>
                <w:t>550.00</w:t>
              </w:r>
            </w:ins>
          </w:p>
        </w:tc>
        <w:tc>
          <w:tcPr>
            <w:tcW w:w="1385" w:type="dxa"/>
            <w:tcMar>
              <w:left w:w="70" w:type="dxa"/>
              <w:right w:w="70" w:type="dxa"/>
            </w:tcMar>
            <w:vAlign w:val="center"/>
          </w:tcPr>
          <w:p w14:paraId="6BEDB1B3">
            <w:pPr>
              <w:keepNext/>
              <w:spacing w:before="20" w:after="20" w:line="260" w:lineRule="exact"/>
              <w:ind w:left="0" w:leftChars="0" w:right="0" w:rightChars="0" w:firstLine="0" w:firstLineChars="0"/>
              <w:jc w:val="center"/>
            </w:pPr>
            <w:ins w:id="2143" w:author="xh" w:date="2026-10-13T16:40:12Z">
              <w:r>
                <w:rPr>
                  <w:rFonts w:ascii="Times New Roman" w:hAnsi="Times New Roman" w:eastAsia="宋体"/>
                  <w:b w:val="0"/>
                  <w:sz w:val="18"/>
                </w:rPr>
                <w:t>1.88</w:t>
              </w:r>
            </w:ins>
          </w:p>
        </w:tc>
        <w:tc>
          <w:tcPr>
            <w:tcW w:w="1385" w:type="dxa"/>
            <w:tcMar>
              <w:left w:w="70" w:type="dxa"/>
              <w:right w:w="70" w:type="dxa"/>
            </w:tcMar>
            <w:vAlign w:val="center"/>
          </w:tcPr>
          <w:p w14:paraId="1995507D">
            <w:pPr>
              <w:keepNext/>
              <w:spacing w:before="20" w:after="20" w:line="260" w:lineRule="exact"/>
              <w:ind w:left="0" w:leftChars="0" w:right="0" w:rightChars="0" w:firstLine="0" w:firstLineChars="0"/>
              <w:jc w:val="center"/>
            </w:pPr>
            <w:ins w:id="2144" w:author="xh" w:date="2026-10-13T16:40:12Z">
              <w:r>
                <w:rPr>
                  <w:rFonts w:ascii="Times New Roman" w:hAnsi="Times New Roman" w:eastAsia="宋体"/>
                  <w:b w:val="0"/>
                  <w:sz w:val="18"/>
                </w:rPr>
                <w:t>0.00</w:t>
              </w:r>
            </w:ins>
          </w:p>
        </w:tc>
        <w:tc>
          <w:tcPr>
            <w:tcW w:w="1385" w:type="dxa"/>
            <w:tcMar>
              <w:left w:w="70" w:type="dxa"/>
              <w:right w:w="70" w:type="dxa"/>
            </w:tcMar>
            <w:vAlign w:val="center"/>
          </w:tcPr>
          <w:p w14:paraId="7F6B2F31">
            <w:pPr>
              <w:keepNext/>
              <w:spacing w:before="20" w:after="20" w:line="260" w:lineRule="exact"/>
              <w:ind w:left="0" w:leftChars="0" w:right="0" w:rightChars="0" w:firstLine="0" w:firstLineChars="0"/>
              <w:jc w:val="center"/>
            </w:pPr>
            <w:ins w:id="2145" w:author="xh" w:date="2026-10-13T16:40:12Z">
              <w:r>
                <w:rPr>
                  <w:rFonts w:ascii="Times New Roman" w:hAnsi="Times New Roman" w:eastAsia="宋体"/>
                  <w:b w:val="0"/>
                  <w:sz w:val="18"/>
                </w:rPr>
                <w:t>5</w:t>
              </w:r>
            </w:ins>
          </w:p>
        </w:tc>
        <w:tc>
          <w:tcPr>
            <w:tcW w:w="1385" w:type="dxa"/>
            <w:tcMar>
              <w:left w:w="70" w:type="dxa"/>
              <w:right w:w="70" w:type="dxa"/>
            </w:tcMar>
            <w:vAlign w:val="center"/>
          </w:tcPr>
          <w:p w14:paraId="00FDEB43">
            <w:pPr>
              <w:keepNext/>
              <w:spacing w:before="20" w:after="20" w:line="260" w:lineRule="exact"/>
              <w:ind w:left="0" w:leftChars="0" w:right="0" w:rightChars="0" w:firstLine="0" w:firstLineChars="0"/>
              <w:jc w:val="center"/>
            </w:pPr>
            <w:ins w:id="2146" w:author="xh" w:date="2026-10-13T16:40:12Z">
              <w:r>
                <w:rPr>
                  <w:rFonts w:ascii="Times New Roman" w:hAnsi="Times New Roman" w:eastAsia="宋体"/>
                  <w:b w:val="0"/>
                  <w:sz w:val="18"/>
                </w:rPr>
                <w:t>1984.06</w:t>
              </w:r>
            </w:ins>
          </w:p>
        </w:tc>
      </w:tr>
      <w:tr w14:paraId="10C97CD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2147" w:author="xh" w:date="2026-10-13T16:40:12Z"/>
        </w:trPr>
        <w:tc>
          <w:tcPr>
            <w:tcW w:w="1385" w:type="dxa"/>
            <w:tcMar>
              <w:left w:w="70" w:type="dxa"/>
              <w:right w:w="70" w:type="dxa"/>
            </w:tcMar>
            <w:vAlign w:val="center"/>
          </w:tcPr>
          <w:p w14:paraId="035F3EF9">
            <w:pPr>
              <w:keepNext/>
              <w:spacing w:before="20" w:after="20" w:line="260" w:lineRule="exact"/>
              <w:ind w:left="0" w:leftChars="0" w:right="0" w:rightChars="0" w:firstLine="0" w:firstLineChars="0"/>
              <w:jc w:val="center"/>
            </w:pPr>
            <w:ins w:id="2148" w:author="xh" w:date="2026-10-13T16:40:12Z">
              <w:r>
                <w:rPr>
                  <w:rFonts w:ascii="Times New Roman" w:hAnsi="Times New Roman" w:eastAsia="宋体"/>
                  <w:b w:val="0"/>
                  <w:sz w:val="18"/>
                </w:rPr>
                <w:t>50%</w:t>
              </w:r>
            </w:ins>
          </w:p>
        </w:tc>
        <w:tc>
          <w:tcPr>
            <w:tcW w:w="1385" w:type="dxa"/>
            <w:tcMar>
              <w:left w:w="70" w:type="dxa"/>
              <w:right w:w="70" w:type="dxa"/>
            </w:tcMar>
            <w:vAlign w:val="center"/>
          </w:tcPr>
          <w:p w14:paraId="62E6E8D3">
            <w:pPr>
              <w:keepNext/>
              <w:spacing w:before="20" w:after="20" w:line="260" w:lineRule="exact"/>
              <w:ind w:left="0" w:leftChars="0" w:right="0" w:rightChars="0" w:firstLine="0" w:firstLineChars="0"/>
              <w:jc w:val="center"/>
            </w:pPr>
            <w:ins w:id="2149" w:author="xh" w:date="2026-10-13T16:40:12Z">
              <w:r>
                <w:rPr>
                  <w:rFonts w:ascii="Times New Roman" w:hAnsi="Times New Roman" w:eastAsia="宋体"/>
                  <w:b w:val="0"/>
                  <w:sz w:val="18"/>
                </w:rPr>
                <w:t>550.00</w:t>
              </w:r>
            </w:ins>
          </w:p>
        </w:tc>
        <w:tc>
          <w:tcPr>
            <w:tcW w:w="1385" w:type="dxa"/>
            <w:tcMar>
              <w:left w:w="70" w:type="dxa"/>
              <w:right w:w="70" w:type="dxa"/>
            </w:tcMar>
            <w:vAlign w:val="center"/>
          </w:tcPr>
          <w:p w14:paraId="0233D2BC">
            <w:pPr>
              <w:keepNext/>
              <w:spacing w:before="20" w:after="20" w:line="260" w:lineRule="exact"/>
              <w:ind w:left="0" w:leftChars="0" w:right="0" w:rightChars="0" w:firstLine="0" w:firstLineChars="0"/>
              <w:jc w:val="center"/>
            </w:pPr>
            <w:ins w:id="2150" w:author="xh" w:date="2026-10-13T16:40:12Z">
              <w:r>
                <w:rPr>
                  <w:rFonts w:ascii="Times New Roman" w:hAnsi="Times New Roman" w:eastAsia="宋体"/>
                  <w:b w:val="0"/>
                  <w:sz w:val="18"/>
                </w:rPr>
                <w:t>1.88</w:t>
              </w:r>
            </w:ins>
          </w:p>
        </w:tc>
        <w:tc>
          <w:tcPr>
            <w:tcW w:w="1385" w:type="dxa"/>
            <w:tcMar>
              <w:left w:w="70" w:type="dxa"/>
              <w:right w:w="70" w:type="dxa"/>
            </w:tcMar>
            <w:vAlign w:val="center"/>
          </w:tcPr>
          <w:p w14:paraId="71847F48">
            <w:pPr>
              <w:keepNext/>
              <w:spacing w:before="20" w:after="20" w:line="260" w:lineRule="exact"/>
              <w:ind w:left="0" w:leftChars="0" w:right="0" w:rightChars="0" w:firstLine="0" w:firstLineChars="0"/>
              <w:jc w:val="center"/>
            </w:pPr>
            <w:ins w:id="2151" w:author="xh" w:date="2026-10-13T16:40:12Z">
              <w:r>
                <w:rPr>
                  <w:rFonts w:ascii="Times New Roman" w:hAnsi="Times New Roman" w:eastAsia="宋体"/>
                  <w:b w:val="0"/>
                  <w:sz w:val="18"/>
                </w:rPr>
                <w:t>0.00</w:t>
              </w:r>
            </w:ins>
          </w:p>
        </w:tc>
        <w:tc>
          <w:tcPr>
            <w:tcW w:w="1385" w:type="dxa"/>
            <w:tcMar>
              <w:left w:w="70" w:type="dxa"/>
              <w:right w:w="70" w:type="dxa"/>
            </w:tcMar>
            <w:vAlign w:val="center"/>
          </w:tcPr>
          <w:p w14:paraId="382E98E9">
            <w:pPr>
              <w:keepNext/>
              <w:spacing w:before="20" w:after="20" w:line="260" w:lineRule="exact"/>
              <w:ind w:left="0" w:leftChars="0" w:right="0" w:rightChars="0" w:firstLine="0" w:firstLineChars="0"/>
              <w:jc w:val="center"/>
            </w:pPr>
            <w:ins w:id="2152" w:author="xh" w:date="2026-10-13T16:40:12Z">
              <w:r>
                <w:rPr>
                  <w:rFonts w:ascii="Times New Roman" w:hAnsi="Times New Roman" w:eastAsia="宋体"/>
                  <w:b w:val="0"/>
                  <w:sz w:val="18"/>
                </w:rPr>
                <w:t>2</w:t>
              </w:r>
            </w:ins>
          </w:p>
        </w:tc>
        <w:tc>
          <w:tcPr>
            <w:tcW w:w="1385" w:type="dxa"/>
            <w:tcMar>
              <w:left w:w="70" w:type="dxa"/>
              <w:right w:w="70" w:type="dxa"/>
            </w:tcMar>
            <w:vAlign w:val="center"/>
          </w:tcPr>
          <w:p w14:paraId="3E5A125F">
            <w:pPr>
              <w:keepNext/>
              <w:spacing w:before="20" w:after="20" w:line="260" w:lineRule="exact"/>
              <w:ind w:left="0" w:leftChars="0" w:right="0" w:rightChars="0" w:firstLine="0" w:firstLineChars="0"/>
              <w:jc w:val="center"/>
            </w:pPr>
            <w:ins w:id="2153" w:author="xh" w:date="2026-10-13T16:40:12Z">
              <w:r>
                <w:rPr>
                  <w:rFonts w:ascii="Times New Roman" w:hAnsi="Times New Roman" w:eastAsia="宋体"/>
                  <w:b w:val="0"/>
                  <w:sz w:val="18"/>
                </w:rPr>
                <w:t>1621.57</w:t>
              </w:r>
            </w:ins>
          </w:p>
        </w:tc>
      </w:tr>
      <w:tr w14:paraId="2F74619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2154" w:author="xh" w:date="2026-10-13T16:40:12Z"/>
        </w:trPr>
        <w:tc>
          <w:tcPr>
            <w:tcW w:w="1385" w:type="dxa"/>
            <w:tcMar>
              <w:left w:w="70" w:type="dxa"/>
              <w:right w:w="70" w:type="dxa"/>
            </w:tcMar>
            <w:vAlign w:val="center"/>
          </w:tcPr>
          <w:p w14:paraId="089984F6">
            <w:pPr>
              <w:keepNext/>
              <w:spacing w:before="20" w:after="20" w:line="260" w:lineRule="exact"/>
              <w:ind w:left="0" w:leftChars="0" w:right="0" w:rightChars="0" w:firstLine="0" w:firstLineChars="0"/>
              <w:jc w:val="center"/>
            </w:pPr>
            <w:ins w:id="2155" w:author="xh" w:date="2026-10-13T16:40:12Z">
              <w:r>
                <w:rPr>
                  <w:rFonts w:ascii="Times New Roman" w:hAnsi="Times New Roman" w:eastAsia="宋体"/>
                  <w:b w:val="0"/>
                  <w:sz w:val="18"/>
                </w:rPr>
                <w:t>60%</w:t>
              </w:r>
            </w:ins>
          </w:p>
        </w:tc>
        <w:tc>
          <w:tcPr>
            <w:tcW w:w="1385" w:type="dxa"/>
            <w:tcMar>
              <w:left w:w="70" w:type="dxa"/>
              <w:right w:w="70" w:type="dxa"/>
            </w:tcMar>
            <w:vAlign w:val="center"/>
          </w:tcPr>
          <w:p w14:paraId="7AEDAD72">
            <w:pPr>
              <w:keepNext/>
              <w:spacing w:before="20" w:after="20" w:line="260" w:lineRule="exact"/>
              <w:ind w:left="0" w:leftChars="0" w:right="0" w:rightChars="0" w:firstLine="0" w:firstLineChars="0"/>
              <w:jc w:val="center"/>
            </w:pPr>
            <w:ins w:id="2156" w:author="xh" w:date="2026-10-13T16:40:12Z">
              <w:r>
                <w:rPr>
                  <w:rFonts w:ascii="Times New Roman" w:hAnsi="Times New Roman" w:eastAsia="宋体"/>
                  <w:b w:val="0"/>
                  <w:sz w:val="18"/>
                </w:rPr>
                <w:t>550.00</w:t>
              </w:r>
            </w:ins>
          </w:p>
        </w:tc>
        <w:tc>
          <w:tcPr>
            <w:tcW w:w="1385" w:type="dxa"/>
            <w:tcMar>
              <w:left w:w="70" w:type="dxa"/>
              <w:right w:w="70" w:type="dxa"/>
            </w:tcMar>
            <w:vAlign w:val="center"/>
          </w:tcPr>
          <w:p w14:paraId="19C97AD2">
            <w:pPr>
              <w:keepNext/>
              <w:spacing w:before="20" w:after="20" w:line="260" w:lineRule="exact"/>
              <w:ind w:left="0" w:leftChars="0" w:right="0" w:rightChars="0" w:firstLine="0" w:firstLineChars="0"/>
              <w:jc w:val="center"/>
            </w:pPr>
            <w:ins w:id="2157" w:author="xh" w:date="2026-10-13T16:40:12Z">
              <w:r>
                <w:rPr>
                  <w:rFonts w:ascii="Times New Roman" w:hAnsi="Times New Roman" w:eastAsia="宋体"/>
                  <w:b w:val="0"/>
                  <w:sz w:val="18"/>
                </w:rPr>
                <w:t>1.88</w:t>
              </w:r>
            </w:ins>
          </w:p>
        </w:tc>
        <w:tc>
          <w:tcPr>
            <w:tcW w:w="1385" w:type="dxa"/>
            <w:tcMar>
              <w:left w:w="70" w:type="dxa"/>
              <w:right w:w="70" w:type="dxa"/>
            </w:tcMar>
            <w:vAlign w:val="center"/>
          </w:tcPr>
          <w:p w14:paraId="31DAD9A9">
            <w:pPr>
              <w:keepNext/>
              <w:spacing w:before="20" w:after="20" w:line="260" w:lineRule="exact"/>
              <w:ind w:left="0" w:leftChars="0" w:right="0" w:rightChars="0" w:firstLine="0" w:firstLineChars="0"/>
              <w:jc w:val="center"/>
            </w:pPr>
            <w:ins w:id="2158" w:author="xh" w:date="2026-10-13T16:40:12Z">
              <w:r>
                <w:rPr>
                  <w:rFonts w:ascii="Times New Roman" w:hAnsi="Times New Roman" w:eastAsia="宋体"/>
                  <w:b w:val="0"/>
                  <w:sz w:val="18"/>
                </w:rPr>
                <w:t>0.00</w:t>
              </w:r>
            </w:ins>
          </w:p>
        </w:tc>
        <w:tc>
          <w:tcPr>
            <w:tcW w:w="1385" w:type="dxa"/>
            <w:tcMar>
              <w:left w:w="70" w:type="dxa"/>
              <w:right w:w="70" w:type="dxa"/>
            </w:tcMar>
            <w:vAlign w:val="center"/>
          </w:tcPr>
          <w:p w14:paraId="3A4E40D3">
            <w:pPr>
              <w:keepNext/>
              <w:spacing w:before="20" w:after="20" w:line="260" w:lineRule="exact"/>
              <w:ind w:left="0" w:leftChars="0" w:right="0" w:rightChars="0" w:firstLine="0" w:firstLineChars="0"/>
              <w:jc w:val="center"/>
            </w:pPr>
            <w:ins w:id="2159" w:author="xh" w:date="2026-10-13T16:40:12Z">
              <w:r>
                <w:rPr>
                  <w:rFonts w:ascii="Times New Roman" w:hAnsi="Times New Roman" w:eastAsia="宋体"/>
                  <w:b w:val="0"/>
                  <w:sz w:val="18"/>
                </w:rPr>
                <w:t>1</w:t>
              </w:r>
            </w:ins>
          </w:p>
        </w:tc>
        <w:tc>
          <w:tcPr>
            <w:tcW w:w="1385" w:type="dxa"/>
            <w:tcMar>
              <w:left w:w="70" w:type="dxa"/>
              <w:right w:w="70" w:type="dxa"/>
            </w:tcMar>
            <w:vAlign w:val="center"/>
          </w:tcPr>
          <w:p w14:paraId="7F14D471">
            <w:pPr>
              <w:keepNext/>
              <w:spacing w:before="20" w:after="20" w:line="260" w:lineRule="exact"/>
              <w:ind w:left="0" w:leftChars="0" w:right="0" w:rightChars="0" w:firstLine="0" w:firstLineChars="0"/>
              <w:jc w:val="center"/>
            </w:pPr>
            <w:ins w:id="2160" w:author="xh" w:date="2026-10-13T16:40:12Z">
              <w:r>
                <w:rPr>
                  <w:rFonts w:ascii="Times New Roman" w:hAnsi="Times New Roman" w:eastAsia="宋体"/>
                  <w:b w:val="0"/>
                  <w:sz w:val="18"/>
                </w:rPr>
                <w:t>1500.74</w:t>
              </w:r>
            </w:ins>
          </w:p>
        </w:tc>
      </w:tr>
      <w:tr w14:paraId="5931254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2161" w:author="xh" w:date="2026-10-13T16:40:12Z"/>
        </w:trPr>
        <w:tc>
          <w:tcPr>
            <w:tcW w:w="1385" w:type="dxa"/>
            <w:tcMar>
              <w:left w:w="70" w:type="dxa"/>
              <w:right w:w="70" w:type="dxa"/>
            </w:tcMar>
            <w:vAlign w:val="center"/>
          </w:tcPr>
          <w:p w14:paraId="63D3276B">
            <w:pPr>
              <w:keepNext w:val="0"/>
              <w:spacing w:before="20" w:after="20" w:line="260" w:lineRule="exact"/>
              <w:ind w:left="0" w:leftChars="0" w:right="0" w:rightChars="0" w:firstLine="0" w:firstLineChars="0"/>
              <w:jc w:val="center"/>
            </w:pPr>
            <w:ins w:id="2162" w:author="xh" w:date="2026-10-13T16:40:12Z">
              <w:r>
                <w:rPr>
                  <w:rFonts w:ascii="Times New Roman" w:hAnsi="Times New Roman" w:eastAsia="宋体"/>
                  <w:b w:val="0"/>
                  <w:sz w:val="18"/>
                </w:rPr>
                <w:t>70%、80%、90%</w:t>
              </w:r>
            </w:ins>
          </w:p>
        </w:tc>
        <w:tc>
          <w:tcPr>
            <w:tcW w:w="1385" w:type="dxa"/>
            <w:tcMar>
              <w:left w:w="70" w:type="dxa"/>
              <w:right w:w="70" w:type="dxa"/>
            </w:tcMar>
            <w:vAlign w:val="center"/>
          </w:tcPr>
          <w:p w14:paraId="60329BC4">
            <w:pPr>
              <w:keepNext w:val="0"/>
              <w:spacing w:before="20" w:after="20" w:line="260" w:lineRule="exact"/>
              <w:ind w:left="0" w:leftChars="0" w:right="0" w:rightChars="0" w:firstLine="0" w:firstLineChars="0"/>
              <w:jc w:val="center"/>
            </w:pPr>
            <w:ins w:id="2163" w:author="xh" w:date="2026-10-13T16:40:12Z">
              <w:r>
                <w:rPr>
                  <w:rFonts w:ascii="Times New Roman" w:hAnsi="Times New Roman" w:eastAsia="宋体"/>
                  <w:b w:val="0"/>
                  <w:sz w:val="18"/>
                </w:rPr>
                <w:t>550.00</w:t>
              </w:r>
            </w:ins>
          </w:p>
        </w:tc>
        <w:tc>
          <w:tcPr>
            <w:tcW w:w="1385" w:type="dxa"/>
            <w:tcMar>
              <w:left w:w="70" w:type="dxa"/>
              <w:right w:w="70" w:type="dxa"/>
            </w:tcMar>
            <w:vAlign w:val="center"/>
          </w:tcPr>
          <w:p w14:paraId="5B0C9EE1">
            <w:pPr>
              <w:keepNext w:val="0"/>
              <w:spacing w:before="20" w:after="20" w:line="260" w:lineRule="exact"/>
              <w:ind w:left="0" w:leftChars="0" w:right="0" w:rightChars="0" w:firstLine="0" w:firstLineChars="0"/>
              <w:jc w:val="center"/>
            </w:pPr>
            <w:ins w:id="2164" w:author="xh" w:date="2026-10-13T16:40:12Z">
              <w:r>
                <w:rPr>
                  <w:rFonts w:ascii="Times New Roman" w:hAnsi="Times New Roman" w:eastAsia="宋体"/>
                  <w:b w:val="0"/>
                  <w:sz w:val="18"/>
                </w:rPr>
                <w:t>1.88</w:t>
              </w:r>
            </w:ins>
          </w:p>
        </w:tc>
        <w:tc>
          <w:tcPr>
            <w:tcW w:w="1385" w:type="dxa"/>
            <w:tcMar>
              <w:left w:w="70" w:type="dxa"/>
              <w:right w:w="70" w:type="dxa"/>
            </w:tcMar>
            <w:vAlign w:val="center"/>
          </w:tcPr>
          <w:p w14:paraId="302DC1EF">
            <w:pPr>
              <w:keepNext w:val="0"/>
              <w:spacing w:before="20" w:after="20" w:line="260" w:lineRule="exact"/>
              <w:ind w:left="0" w:leftChars="0" w:right="0" w:rightChars="0" w:firstLine="0" w:firstLineChars="0"/>
              <w:jc w:val="center"/>
            </w:pPr>
            <w:ins w:id="2165" w:author="xh" w:date="2026-10-13T16:40:12Z">
              <w:r>
                <w:rPr>
                  <w:rFonts w:ascii="Times New Roman" w:hAnsi="Times New Roman" w:eastAsia="宋体"/>
                  <w:b w:val="0"/>
                  <w:sz w:val="18"/>
                </w:rPr>
                <w:t>0.00</w:t>
              </w:r>
            </w:ins>
          </w:p>
        </w:tc>
        <w:tc>
          <w:tcPr>
            <w:tcW w:w="1385" w:type="dxa"/>
            <w:tcMar>
              <w:left w:w="70" w:type="dxa"/>
              <w:right w:w="70" w:type="dxa"/>
            </w:tcMar>
            <w:vAlign w:val="center"/>
          </w:tcPr>
          <w:p w14:paraId="4FE3491D">
            <w:pPr>
              <w:keepNext w:val="0"/>
              <w:spacing w:before="20" w:after="20" w:line="260" w:lineRule="exact"/>
              <w:ind w:left="0" w:leftChars="0" w:right="0" w:rightChars="0" w:firstLine="0" w:firstLineChars="0"/>
              <w:jc w:val="center"/>
            </w:pPr>
            <w:ins w:id="2166" w:author="xh" w:date="2026-10-13T16:40:12Z">
              <w:r>
                <w:rPr>
                  <w:rFonts w:ascii="Times New Roman" w:hAnsi="Times New Roman" w:eastAsia="宋体"/>
                  <w:b w:val="0"/>
                  <w:sz w:val="18"/>
                </w:rPr>
                <w:t>0</w:t>
              </w:r>
            </w:ins>
          </w:p>
        </w:tc>
        <w:tc>
          <w:tcPr>
            <w:tcW w:w="1385" w:type="dxa"/>
            <w:tcMar>
              <w:left w:w="70" w:type="dxa"/>
              <w:right w:w="70" w:type="dxa"/>
            </w:tcMar>
            <w:vAlign w:val="center"/>
          </w:tcPr>
          <w:p w14:paraId="54644249">
            <w:pPr>
              <w:keepNext w:val="0"/>
              <w:spacing w:before="20" w:after="20" w:line="260" w:lineRule="exact"/>
              <w:ind w:left="0" w:leftChars="0" w:right="0" w:rightChars="0" w:firstLine="0" w:firstLineChars="0"/>
              <w:jc w:val="center"/>
            </w:pPr>
            <w:ins w:id="2167" w:author="xh" w:date="2026-10-13T16:40:12Z">
              <w:r>
                <w:rPr>
                  <w:rFonts w:ascii="Times New Roman" w:hAnsi="Times New Roman" w:eastAsia="宋体"/>
                  <w:b w:val="0"/>
                  <w:sz w:val="18"/>
                </w:rPr>
                <w:t>1379.91</w:t>
              </w:r>
            </w:ins>
          </w:p>
        </w:tc>
      </w:tr>
    </w:tbl>
    <w:p w14:paraId="25E05DD5">
      <w:pPr>
        <w:widowControl/>
        <w:snapToGrid w:val="0"/>
        <w:spacing w:before="0" w:after="100" w:line="320" w:lineRule="exact"/>
        <w:ind w:left="0" w:leftChars="0" w:right="0" w:rightChars="0" w:firstLine="460" w:firstLineChars="0"/>
        <w:jc w:val="both"/>
        <w:rPr>
          <w:ins w:id="2168" w:author="xh" w:date="2026-10-13T16:51:51Z"/>
        </w:rPr>
      </w:pPr>
      <w:ins w:id="2169" w:author="xh" w:date="2026-10-13T16:51:51Z">
        <w:r>
          <w:rPr>
            <w:rFonts w:ascii="Times New Roman" w:hAnsi="Times New Roman" w:eastAsia="方正仿宋_GBK"/>
            <w:color w:val="000000"/>
            <w:sz w:val="23"/>
          </w:rPr>
          <w:t>初始转供率由10%提高至30%时，主变容量由650 MVA降至550 MVA，容载比由2.22降至1.88。30%以后容量保持550 MVA，但新增联络继续减少，70%及以上采用相同配置。转供能力改善可以先减少主变需求，再体现为联络投资下降，容量的分段响应需结合设备组合与费用共同判断。</w:t>
        </w:r>
      </w:ins>
    </w:p>
    <w:p w14:paraId="21FFCCF4">
      <w:pPr>
        <w:widowControl/>
        <w:snapToGrid w:val="0"/>
        <w:spacing w:before="0" w:after="100" w:line="320" w:lineRule="exact"/>
        <w:ind w:left="0" w:leftChars="0" w:right="0" w:rightChars="0" w:firstLine="460" w:firstLineChars="0"/>
        <w:jc w:val="both"/>
      </w:pPr>
      <w:r>
        <w:rPr>
          <w:rFonts w:ascii="Times New Roman" w:hAnsi="Times New Roman" w:eastAsia="方正仿宋_GBK"/>
          <w:b w:val="0"/>
          <w:color w:val="000000"/>
          <w:sz w:val="23"/>
        </w:rPr>
        <w:t>矩阵用于规划前期初步筛选容量范围，区间内数值由已计算节点归纳。实际设备、网络或参数超出已验证条件时，需补充计算后确定容量方案。</w:t>
      </w:r>
    </w:p>
    <w:p w14:paraId="128E78FA">
      <w:pPr>
        <w:pStyle w:val="4"/>
        <w:keepNext/>
        <w:pageBreakBefore w:val="0"/>
        <w:widowControl/>
        <w:snapToGrid w:val="0"/>
        <w:spacing w:before="80" w:after="80" w:line="320" w:lineRule="exact"/>
        <w:ind w:left="0" w:leftChars="0" w:right="0" w:rightChars="0" w:firstLine="0" w:firstLineChars="0"/>
        <w:jc w:val="both"/>
        <w:pPrChange w:id="2170" w:author="xh" w:date="2026-10-13T17:00:51Z">
          <w:pPr>
            <w:pStyle w:val="4"/>
            <w:keepNext/>
            <w:pageBreakBefore/>
            <w:widowControl/>
            <w:snapToGrid w:val="0"/>
            <w:spacing w:before="80" w:after="80" w:line="320" w:lineRule="exact"/>
            <w:ind w:left="0" w:leftChars="0" w:right="0" w:rightChars="0" w:firstLine="0" w:firstLineChars="0"/>
            <w:jc w:val="both"/>
          </w:pPr>
        </w:pPrChange>
      </w:pPr>
      <w:r>
        <w:rPr>
          <w:rFonts w:ascii="Times New Roman" w:hAnsi="Times New Roman" w:eastAsia="方正仿宋_GBK"/>
          <w:b/>
          <w:color w:val="000000"/>
          <w:sz w:val="23"/>
        </w:rPr>
        <w:t>5.4 推荐矩阵的实际使用步骤</w:t>
      </w:r>
    </w:p>
    <w:p w14:paraId="3F4BA32C">
      <w:pPr>
        <w:widowControl/>
        <w:snapToGrid w:val="0"/>
        <w:spacing w:before="0" w:after="100" w:line="320" w:lineRule="exact"/>
        <w:ind w:left="0" w:leftChars="0" w:right="0" w:rightChars="0" w:firstLine="460" w:firstLineChars="0"/>
        <w:jc w:val="both"/>
      </w:pPr>
      <w:r>
        <w:rPr>
          <w:rFonts w:ascii="Times New Roman" w:hAnsi="Times New Roman" w:eastAsia="方正仿宋_GBK"/>
          <w:b w:val="0"/>
          <w:color w:val="000000"/>
          <w:sz w:val="23"/>
        </w:rPr>
        <w:t>（1）确定片区源荷条件。按同一电压等级、同一供电范围计算分布式电源装机渗透率、年最大净负荷平均增长率和负荷分散系数，统一年度负荷与电源统计范围。</w:t>
      </w:r>
    </w:p>
    <w:p w14:paraId="2588C552">
      <w:pPr>
        <w:widowControl/>
        <w:snapToGrid w:val="0"/>
        <w:spacing w:before="0" w:after="100" w:line="320" w:lineRule="exact"/>
        <w:ind w:left="0" w:leftChars="0" w:right="0" w:rightChars="0" w:firstLine="460" w:firstLineChars="0"/>
        <w:jc w:val="both"/>
      </w:pPr>
      <w:r>
        <w:rPr>
          <w:rFonts w:ascii="Times New Roman" w:hAnsi="Times New Roman" w:eastAsia="方正仿宋_GBK"/>
          <w:b w:val="0"/>
          <w:color w:val="000000"/>
          <w:sz w:val="23"/>
        </w:rPr>
        <w:t>（2）核实网络和经济条件。</w:t>
      </w:r>
      <w:ins w:id="2171" w:author="xh" w:date="2026-10-13T17:06:31Z">
        <w:r>
          <w:rPr>
            <w:rFonts w:ascii="Times New Roman" w:hAnsi="Times New Roman" w:eastAsia="方正仿宋_GBK"/>
            <w:b w:val="0"/>
            <w:color w:val="000000"/>
            <w:sz w:val="23"/>
          </w:rPr>
          <w:t>按馈线和邻站能力确</w:t>
        </w:r>
      </w:ins>
      <w:del w:id="2172" w:author="xh" w:date="2026-10-13T17:06:31Z">
        <w:r>
          <w:rPr>
            <w:rFonts w:ascii="Times New Roman" w:hAnsi="Times New Roman" w:eastAsia="方正仿宋_GBK"/>
            <w:b w:val="0"/>
            <w:color w:val="000000"/>
            <w:sz w:val="23"/>
          </w:rPr>
          <w:delText>核</w:delText>
        </w:r>
      </w:del>
      <w:r>
        <w:rPr>
          <w:rFonts w:ascii="Times New Roman" w:hAnsi="Times New Roman" w:eastAsia="方正仿宋_GBK"/>
          <w:b w:val="0"/>
          <w:color w:val="000000"/>
          <w:sz w:val="23"/>
        </w:rPr>
        <w:t>定初始转供率</w:t>
      </w:r>
      <w:ins w:id="2173" w:author="xh" w:date="2026-10-13T17:06:31Z">
        <w:r>
          <w:rPr>
            <w:rFonts w:ascii="Times New Roman" w:hAnsi="Times New Roman" w:eastAsia="方正仿宋_GBK"/>
            <w:b w:val="0"/>
            <w:color w:val="000000"/>
            <w:sz w:val="23"/>
          </w:rPr>
          <w:t>，以电缆与架空线</w:t>
        </w:r>
      </w:ins>
      <w:del w:id="2174" w:author="xh" w:date="2026-10-13T17:06:31Z">
        <w:r>
          <w:rPr>
            <w:rFonts w:ascii="Times New Roman" w:hAnsi="Times New Roman" w:eastAsia="方正仿宋_GBK"/>
            <w:b w:val="0"/>
            <w:color w:val="000000"/>
            <w:sz w:val="23"/>
          </w:rPr>
          <w:delText>、实际联络</w:delText>
        </w:r>
      </w:del>
      <w:r>
        <w:rPr>
          <w:rFonts w:ascii="Times New Roman" w:hAnsi="Times New Roman" w:eastAsia="方正仿宋_GBK"/>
          <w:b w:val="0"/>
          <w:color w:val="000000"/>
          <w:sz w:val="23"/>
        </w:rPr>
        <w:t>路</w:t>
      </w:r>
      <w:ins w:id="2175" w:author="xh" w:date="2026-10-13T17:06:31Z">
        <w:r>
          <w:rPr>
            <w:rFonts w:ascii="Times New Roman" w:hAnsi="Times New Roman" w:eastAsia="方正仿宋_GBK"/>
            <w:b w:val="0"/>
            <w:color w:val="000000"/>
            <w:sz w:val="23"/>
          </w:rPr>
          <w:t>长度统计电缆长度占比</w:t>
        </w:r>
      </w:ins>
      <w:del w:id="2176" w:author="xh" w:date="2026-10-13T17:06:31Z">
        <w:r>
          <w:rPr>
            <w:rFonts w:ascii="Times New Roman" w:hAnsi="Times New Roman" w:eastAsia="方正仿宋_GBK"/>
            <w:b w:val="0"/>
            <w:color w:val="000000"/>
            <w:sz w:val="23"/>
          </w:rPr>
          <w:delText>径、馈线热限及邻站主变余量</w:delText>
        </w:r>
      </w:del>
      <w:r>
        <w:rPr>
          <w:rFonts w:ascii="Times New Roman" w:hAnsi="Times New Roman" w:eastAsia="方正仿宋_GBK"/>
          <w:b w:val="0"/>
          <w:color w:val="000000"/>
          <w:sz w:val="23"/>
        </w:rPr>
        <w:t>，结合</w:t>
      </w:r>
      <w:ins w:id="2177" w:author="xh" w:date="2026-10-13T17:06:31Z">
        <w:r>
          <w:rPr>
            <w:rFonts w:ascii="Times New Roman" w:hAnsi="Times New Roman" w:eastAsia="方正仿宋_GBK"/>
            <w:b w:val="0"/>
            <w:color w:val="000000"/>
            <w:sz w:val="23"/>
          </w:rPr>
          <w:t>工程</w:t>
        </w:r>
      </w:ins>
      <w:del w:id="2178" w:author="xh" w:date="2026-10-13T17:06:31Z">
        <w:r>
          <w:rPr>
            <w:rFonts w:ascii="Times New Roman" w:hAnsi="Times New Roman" w:eastAsia="方正仿宋_GBK"/>
            <w:b w:val="0"/>
            <w:color w:val="000000"/>
            <w:sz w:val="23"/>
          </w:rPr>
          <w:delText>线路敷设方式和单位</w:delText>
        </w:r>
      </w:del>
      <w:r>
        <w:rPr>
          <w:rFonts w:ascii="Times New Roman" w:hAnsi="Times New Roman" w:eastAsia="方正仿宋_GBK"/>
          <w:b w:val="0"/>
          <w:color w:val="000000"/>
          <w:sz w:val="23"/>
        </w:rPr>
        <w:t>造价</w:t>
      </w:r>
      <w:ins w:id="2179" w:author="xh" w:date="2026-10-13T17:06:31Z">
        <w:r>
          <w:rPr>
            <w:rFonts w:ascii="Times New Roman" w:hAnsi="Times New Roman" w:eastAsia="方正仿宋_GBK"/>
            <w:b w:val="0"/>
            <w:color w:val="000000"/>
            <w:sz w:val="23"/>
          </w:rPr>
          <w:t>折算联络费用</w:t>
        </w:r>
      </w:ins>
      <w:del w:id="2180" w:author="xh" w:date="2026-10-13T17:06:31Z">
        <w:r>
          <w:rPr>
            <w:rFonts w:ascii="Times New Roman" w:hAnsi="Times New Roman" w:eastAsia="方正仿宋_GBK"/>
            <w:b w:val="0"/>
            <w:color w:val="000000"/>
            <w:sz w:val="23"/>
          </w:rPr>
          <w:delText>确定线路成本系数</w:delText>
        </w:r>
      </w:del>
      <w:r>
        <w:rPr>
          <w:rFonts w:ascii="Times New Roman" w:hAnsi="Times New Roman" w:eastAsia="方正仿宋_GBK"/>
          <w:b w:val="0"/>
          <w:color w:val="000000"/>
          <w:sz w:val="23"/>
        </w:rPr>
        <w:t>，并按</w:t>
      </w:r>
      <w:ins w:id="2181" w:author="xh" w:date="2026-10-13T17:06:31Z">
        <w:r>
          <w:rPr>
            <w:rFonts w:ascii="Times New Roman" w:hAnsi="Times New Roman" w:eastAsia="方正仿宋_GBK"/>
            <w:b w:val="0"/>
            <w:color w:val="000000"/>
            <w:sz w:val="23"/>
          </w:rPr>
          <w:t>局部</w:t>
        </w:r>
      </w:ins>
      <w:r>
        <w:rPr>
          <w:rFonts w:ascii="Times New Roman" w:hAnsi="Times New Roman" w:eastAsia="方正仿宋_GBK"/>
          <w:b w:val="0"/>
          <w:color w:val="000000"/>
          <w:sz w:val="23"/>
        </w:rPr>
        <w:t>功率缺口</w:t>
      </w:r>
      <w:del w:id="2182" w:author="xh" w:date="2026-10-13T17:06:31Z">
        <w:r>
          <w:rPr>
            <w:rFonts w:ascii="Times New Roman" w:hAnsi="Times New Roman" w:eastAsia="方正仿宋_GBK"/>
            <w:b w:val="0"/>
            <w:color w:val="000000"/>
            <w:sz w:val="23"/>
          </w:rPr>
          <w:delText>与恢复条件</w:delText>
        </w:r>
      </w:del>
      <w:r>
        <w:rPr>
          <w:rFonts w:ascii="Times New Roman" w:hAnsi="Times New Roman" w:eastAsia="方正仿宋_GBK"/>
          <w:b w:val="0"/>
          <w:color w:val="000000"/>
          <w:sz w:val="23"/>
        </w:rPr>
        <w:t>确定储能支撑持续时间。</w:t>
      </w:r>
    </w:p>
    <w:p w14:paraId="6B20EACD">
      <w:pPr>
        <w:widowControl/>
        <w:snapToGrid w:val="0"/>
        <w:spacing w:before="0" w:after="100" w:line="320" w:lineRule="exact"/>
        <w:ind w:left="0" w:leftChars="0" w:right="0" w:rightChars="0" w:firstLine="460" w:firstLineChars="0"/>
        <w:jc w:val="both"/>
      </w:pPr>
      <w:r>
        <w:rPr>
          <w:rFonts w:ascii="Times New Roman" w:hAnsi="Times New Roman" w:eastAsia="方正仿宋_GBK"/>
          <w:b w:val="0"/>
          <w:color w:val="000000"/>
          <w:sz w:val="23"/>
        </w:rPr>
        <w:t xml:space="preserve">（3）查找对应单元。先按</w:t>
      </w:r>
      <w:ins w:id="2183" w:author="xh" w:date="2026-10-13T17:23:16Z">
        <w:r>
          <w:rPr>
            <w:rFonts w:ascii="Times New Roman" w:hAnsi="Times New Roman" w:eastAsia="方正仿宋_GBK"/>
            <w:b w:val="0"/>
            <w:color w:val="000000"/>
            <w:sz w:val="23"/>
          </w:rPr>
          <w:t xml:space="preserve">电缆长度占比</w:t>
        </w:r>
        <w:del w:id="2427" w:author="xh" w:date="2026-10-14T08:38:28Z">
          <w:r>
            <w:rPr>
              <w:rFonts w:ascii="Times New Roman" w:hAnsi="Times New Roman" w:eastAsia="方正仿宋_GBK"/>
              <w:b w:val="0"/>
              <w:color w:val="000000"/>
              <w:sz w:val="23"/>
            </w:rPr>
            <w:delText xml:space="preserve">、储能支撑持续时间</w:delText>
          </w:r>
        </w:del>
        <w:r>
          <w:rPr>
            <w:rFonts w:ascii="Times New Roman" w:hAnsi="Times New Roman" w:eastAsia="方正仿宋_GBK"/>
            <w:b w:val="0"/>
            <w:color w:val="000000"/>
            <w:sz w:val="23"/>
          </w:rPr>
          <w:t xml:space="preserve">和</w:t>
        </w:r>
      </w:ins>
      <w:r>
        <w:rPr>
          <w:rFonts w:ascii="Times New Roman" w:hAnsi="Times New Roman" w:eastAsia="方正仿宋_GBK"/>
          <w:b w:val="0"/>
          <w:color w:val="000000"/>
          <w:sz w:val="23"/>
        </w:rPr>
        <w:t xml:space="preserve">负荷分散系数</w:t>
      </w:r>
      <w:ins w:id="2184" w:author="xh" w:date="2026-10-13T17:23:16Z">
        <w:r>
          <w:rPr>
            <w:rFonts w:ascii="Times New Roman" w:hAnsi="Times New Roman" w:eastAsia="方正仿宋_GBK"/>
            <w:b w:val="0"/>
            <w:color w:val="000000"/>
            <w:sz w:val="23"/>
          </w:rPr>
          <w:t xml:space="preserve">确定矩阵</w:t>
        </w:r>
      </w:ins>
      <w:del w:id="2185" w:author="xh" w:date="2026-10-13T17:23:16Z">
        <w:r>
          <w:rPr>
            <w:rFonts w:ascii="Times New Roman" w:hAnsi="Times New Roman" w:eastAsia="方正仿宋_GBK"/>
            <w:b w:val="0"/>
            <w:color w:val="000000"/>
            <w:sz w:val="23"/>
          </w:rPr>
          <w:delText>选择分组</w:delText>
        </w:r>
      </w:del>
      <w:r>
        <w:rPr>
          <w:rFonts w:ascii="Times New Roman" w:hAnsi="Times New Roman" w:eastAsia="方正仿宋_GBK"/>
          <w:b w:val="0"/>
          <w:color w:val="000000"/>
          <w:sz w:val="23"/>
        </w:rPr>
        <w:t xml:space="preserve">，再</w:t>
      </w:r>
      <w:ins w:id="2186" w:author="xh" w:date="2026-10-13T17:23:16Z">
        <w:r>
          <w:rPr>
            <w:rFonts w:ascii="Times New Roman" w:hAnsi="Times New Roman" w:eastAsia="方正仿宋_GBK"/>
            <w:b w:val="0"/>
            <w:color w:val="000000"/>
            <w:sz w:val="23"/>
          </w:rPr>
          <w:t xml:space="preserve">按</w:t>
        </w:r>
        <w:ins w:id="2428" w:author="xh" w:date="2026-10-14T08:38:28Z">
          <w:r>
            <w:rPr>
              <w:rFonts w:ascii="Times New Roman" w:hAnsi="Times New Roman" w:eastAsia="方正仿宋_GBK"/>
              <w:b w:val="0"/>
              <w:color w:val="000000"/>
              <w:sz w:val="23"/>
            </w:rPr>
            <w:t xml:space="preserve">年最大净负荷</w:t>
          </w:r>
        </w:ins>
        <w:r>
          <w:rPr>
            <w:rFonts w:ascii="Times New Roman" w:hAnsi="Times New Roman" w:eastAsia="方正仿宋_GBK"/>
            <w:b w:val="0"/>
            <w:color w:val="000000"/>
            <w:sz w:val="23"/>
          </w:rPr>
          <w:t xml:space="preserve">平均增长率、装机渗透率及初始转供率查找容量</w:t>
        </w:r>
      </w:ins>
      <w:del w:id="2187" w:author="xh" w:date="2026-10-13T17:23:16Z">
        <w:r>
          <w:rPr>
            <w:rFonts w:ascii="Times New Roman" w:hAnsi="Times New Roman" w:eastAsia="方正仿宋_GBK"/>
            <w:b w:val="0"/>
            <w:color w:val="000000"/>
            <w:sz w:val="23"/>
          </w:rPr>
          <w:delText>确定其余五项参数所在</w:delText>
        </w:r>
      </w:del>
      <w:r>
        <w:rPr>
          <w:rFonts w:ascii="Times New Roman" w:hAnsi="Times New Roman" w:eastAsia="方正仿宋_GBK"/>
          <w:b w:val="0"/>
          <w:color w:val="000000"/>
          <w:sz w:val="23"/>
        </w:rPr>
        <w:t xml:space="preserve">区间</w:t>
      </w:r>
      <w:del w:id="2188" w:author="xh" w:date="2026-10-13T17:23:16Z">
        <w:r>
          <w:rPr>
            <w:rFonts w:ascii="Times New Roman" w:hAnsi="Times New Roman" w:eastAsia="方正仿宋_GBK"/>
            <w:b w:val="0"/>
            <w:color w:val="000000"/>
            <w:sz w:val="23"/>
          </w:rPr>
          <w:delText>，核对已计算节点和模板条件，形成前期容量比选范围</w:delText>
        </w:r>
      </w:del>
      <w:r>
        <w:rPr>
          <w:rFonts w:ascii="Times New Roman" w:hAnsi="Times New Roman" w:eastAsia="方正仿宋_GBK"/>
          <w:b w:val="0"/>
          <w:color w:val="000000"/>
          <w:sz w:val="23"/>
        </w:rPr>
        <w:t xml:space="preserve">。</w:t>
      </w:r>
    </w:p>
    <w:p w14:paraId="0302B68C">
      <w:pPr>
        <w:widowControl/>
        <w:snapToGrid w:val="0"/>
        <w:spacing w:before="0" w:after="100" w:line="320" w:lineRule="exact"/>
        <w:ind w:left="0" w:leftChars="0" w:right="0" w:rightChars="0" w:firstLine="460" w:firstLineChars="0"/>
        <w:jc w:val="both"/>
      </w:pPr>
      <w:r>
        <w:rPr>
          <w:rFonts w:ascii="Times New Roman" w:hAnsi="Times New Roman" w:eastAsia="方正仿宋_GBK"/>
          <w:b w:val="0"/>
          <w:color w:val="000000"/>
          <w:sz w:val="23"/>
        </w:rPr>
        <w:t>（4）开展实际站级联合优化。以核实的在役设备为起点，将主变规格、台数、可扩建位置、联络工程和储能纳入统一比选，满足正常及N-1要求后比较评价期费用。</w:t>
      </w:r>
    </w:p>
    <w:p w14:paraId="1C44B0F3">
      <w:pPr>
        <w:widowControl/>
        <w:snapToGrid w:val="0"/>
        <w:spacing w:before="0" w:after="100" w:line="320" w:lineRule="exact"/>
        <w:ind w:left="0" w:leftChars="0" w:right="0" w:rightChars="0" w:firstLine="460" w:firstLineChars="0"/>
        <w:jc w:val="both"/>
      </w:pPr>
      <w:r>
        <w:rPr>
          <w:rFonts w:ascii="Times New Roman" w:hAnsi="Times New Roman" w:eastAsia="方正仿宋_GBK"/>
          <w:b w:val="0"/>
          <w:color w:val="000000"/>
          <w:sz w:val="23"/>
        </w:rPr>
        <w:t>（5）形成最终方案。明确设备规模、建设时点及转供安排，以实际可实施的主变总容量除以同年度年网供最大负荷，得到最终容载比。工程设计阶段进一步核定连续运行、电压及保护配合条件。（</w:t>
      </w:r>
      <w:ins w:id="2189" w:author="xh" w:date="2026-10-13T17:40:10Z">
        <w:r>
          <w:rPr>
            <w:rFonts w:ascii="Times New Roman" w:hAnsi="Times New Roman" w:eastAsia="方正仿宋_GBK"/>
            <w:b w:val="0"/>
            <w:color w:val="000000"/>
            <w:sz w:val="23"/>
          </w:rPr>
          <w:t>研究报告</w:t>
        </w:r>
      </w:ins>
      <w:del w:id="2190" w:author="xh" w:date="2026-10-13T17:40:10Z">
        <w:r>
          <w:rPr>
            <w:rFonts w:ascii="Times New Roman" w:hAnsi="Times New Roman" w:eastAsia="方正仿宋_GBK"/>
            <w:b w:val="0"/>
            <w:color w:val="000000"/>
            <w:sz w:val="23"/>
          </w:rPr>
          <w:delText>终稿</w:delText>
        </w:r>
      </w:del>
      <w:r>
        <w:rPr>
          <w:rFonts w:ascii="Times New Roman" w:hAnsi="Times New Roman" w:eastAsia="方正仿宋_GBK"/>
          <w:b w:val="0"/>
          <w:color w:val="000000"/>
          <w:sz w:val="23"/>
        </w:rPr>
        <w:t>第6.2</w:t>
      </w:r>
      <w:ins w:id="2191" w:author="xh" w:date="2026-10-13T17:40:10Z">
        <w:r>
          <w:rPr>
            <w:rFonts w:ascii="Times New Roman" w:hAnsi="Times New Roman" w:eastAsia="方正仿宋_GBK"/>
            <w:b w:val="0"/>
            <w:color w:val="000000"/>
            <w:sz w:val="23"/>
          </w:rPr>
          <w:t>节</w:t>
        </w:r>
      </w:ins>
      <w:r>
        <w:rPr>
          <w:rFonts w:ascii="Times New Roman" w:hAnsi="Times New Roman" w:eastAsia="方正仿宋_GBK"/>
          <w:b w:val="0"/>
          <w:color w:val="000000"/>
          <w:sz w:val="23"/>
        </w:rPr>
        <w:t>、</w:t>
      </w:r>
      <w:ins w:id="2192" w:author="xh" w:date="2026-10-13T17:40:10Z">
        <w:r>
          <w:rPr>
            <w:rFonts w:ascii="Times New Roman" w:hAnsi="Times New Roman" w:eastAsia="方正仿宋_GBK"/>
            <w:b w:val="0"/>
            <w:color w:val="000000"/>
            <w:sz w:val="23"/>
          </w:rPr>
          <w:t>第</w:t>
        </w:r>
      </w:ins>
      <w:r>
        <w:rPr>
          <w:rFonts w:ascii="Times New Roman" w:hAnsi="Times New Roman" w:eastAsia="方正仿宋_GBK"/>
          <w:b w:val="0"/>
          <w:color w:val="000000"/>
          <w:sz w:val="23"/>
        </w:rPr>
        <w:t>6.3节）</w:t>
      </w:r>
    </w:p>
    <w:p w14:paraId="09148136">
      <w:pPr>
        <w:pStyle w:val="3"/>
        <w:keepNext/>
        <w:widowControl/>
        <w:snapToGrid w:val="0"/>
        <w:spacing w:before="120" w:after="100" w:line="320" w:lineRule="exact"/>
        <w:ind w:left="0" w:leftChars="0" w:right="0" w:rightChars="0" w:firstLine="0" w:firstLineChars="0"/>
        <w:jc w:val="both"/>
      </w:pPr>
      <w:r>
        <w:rPr>
          <w:rFonts w:ascii="Times New Roman" w:hAnsi="Times New Roman" w:eastAsia="方正仿宋_GBK"/>
          <w:b/>
          <w:color w:val="000000"/>
          <w:sz w:val="26"/>
        </w:rPr>
        <w:t>六、待与供电公司讨论的问题</w:t>
      </w:r>
    </w:p>
    <w:p w14:paraId="579D4EB7">
      <w:pPr>
        <w:pStyle w:val="4"/>
        <w:keepNext/>
        <w:widowControl/>
        <w:snapToGrid w:val="0"/>
        <w:spacing w:before="80" w:after="80" w:line="320" w:lineRule="exact"/>
        <w:ind w:left="0" w:leftChars="0" w:right="0" w:rightChars="0" w:firstLine="0" w:firstLineChars="0"/>
        <w:jc w:val="both"/>
      </w:pPr>
      <w:r>
        <w:rPr>
          <w:rFonts w:ascii="Times New Roman" w:hAnsi="Times New Roman" w:eastAsia="方正仿宋_GBK"/>
          <w:b/>
          <w:color w:val="000000"/>
          <w:sz w:val="23"/>
        </w:rPr>
        <w:t>6.1 两地区实际初始转供率如何核定</w:t>
      </w:r>
      <w:del w:id="2193" w:author="xh" w:date="2026-10-13T17:44:05Z">
        <w:r>
          <w:rPr>
            <w:rFonts w:ascii="Times New Roman" w:hAnsi="Times New Roman" w:eastAsia="方正仿宋_GBK"/>
            <w:b/>
            <w:color w:val="000000"/>
            <w:sz w:val="23"/>
          </w:rPr>
          <w:delText>初始转供率如何核定</w:delText>
        </w:r>
      </w:del>
    </w:p>
    <w:p w14:paraId="65F2FCBE">
      <w:pPr>
        <w:widowControl/>
        <w:snapToGrid w:val="0"/>
        <w:spacing w:before="0" w:after="100" w:line="320" w:lineRule="exact"/>
        <w:ind w:left="0" w:leftChars="0" w:right="0" w:rightChars="0" w:firstLine="460" w:firstLineChars="0"/>
        <w:jc w:val="both"/>
      </w:pPr>
      <w:ins w:id="2194" w:author="xh" w:date="2026-10-13T17:45:11Z">
        <w:r>
          <w:rPr>
            <w:rFonts w:ascii="Times New Roman" w:hAnsi="Times New Roman" w:eastAsia="方正仿宋_GBK"/>
            <w:b w:val="0"/>
            <w:color w:val="000000"/>
            <w:sz w:val="23"/>
          </w:rPr>
          <w:t>当前模型依据变电站全停转供统计，将</w:t>
        </w:r>
      </w:ins>
      <w:del w:id="2195" w:author="xh" w:date="2026-10-13T17:45:11Z">
        <w:r>
          <w:rPr>
            <w:rFonts w:ascii="Times New Roman" w:hAnsi="Times New Roman" w:eastAsia="方正仿宋_GBK"/>
            <w:b w:val="0"/>
            <w:color w:val="000000"/>
            <w:sz w:val="23"/>
          </w:rPr>
          <w:delText>邳州局部六馈线样本测算</w:delText>
        </w:r>
      </w:del>
      <w:r>
        <w:rPr>
          <w:rFonts w:ascii="Times New Roman" w:hAnsi="Times New Roman" w:eastAsia="方正仿宋_GBK"/>
          <w:b w:val="0"/>
          <w:color w:val="000000"/>
          <w:sz w:val="23"/>
        </w:rPr>
        <w:t>可转</w:t>
      </w:r>
      <w:ins w:id="2196" w:author="xh" w:date="2026-10-13T17:45:11Z">
        <w:r>
          <w:rPr>
            <w:rFonts w:ascii="Times New Roman" w:hAnsi="Times New Roman" w:eastAsia="方正仿宋_GBK"/>
            <w:b w:val="0"/>
            <w:color w:val="000000"/>
            <w:sz w:val="23"/>
          </w:rPr>
          <w:t>负荷上限落实到11</w:t>
        </w:r>
      </w:ins>
      <w:del w:id="2197" w:author="xh" w:date="2026-10-13T17:45:11Z">
        <w:r>
          <w:rPr>
            <w:rFonts w:ascii="Times New Roman" w:hAnsi="Times New Roman" w:eastAsia="方正仿宋_GBK"/>
            <w:b w:val="0"/>
            <w:color w:val="000000"/>
            <w:sz w:val="23"/>
          </w:rPr>
          <w:delText>比例约28%；市区4</w:delText>
        </w:r>
      </w:del>
      <w:r>
        <w:rPr>
          <w:rFonts w:ascii="Times New Roman" w:hAnsi="Times New Roman" w:eastAsia="方正仿宋_GBK"/>
          <w:b w:val="0"/>
          <w:color w:val="000000"/>
          <w:sz w:val="23"/>
        </w:rPr>
        <w:t>0</w:t>
      </w:r>
      <w:ins w:id="2198" w:author="xh" w:date="2026-10-13T17:45:11Z">
        <w:r>
          <w:rPr>
            <w:rFonts w:ascii="Times New Roman" w:hAnsi="Times New Roman" w:eastAsia="方正仿宋_GBK"/>
            <w:b w:val="0"/>
            <w:color w:val="000000"/>
            <w:sz w:val="23"/>
          </w:rPr>
          <w:t xml:space="preserve"> kV站点</w:t>
        </w:r>
      </w:ins>
      <w:r>
        <w:rPr>
          <w:rFonts w:hint="default"/>
          <w:b w:val="0"/>
          <w:color w:val="000000"/>
          <w:sz w:val="23"/>
        </w:rPr>
        <w:t xml:space="preserve">,按全部电压等级记录汇总，市区约92%、邳州约67% </w:t>
      </w:r>
      <w:r>
        <w:rPr>
          <w:rFonts w:hint="eastAsia"/>
          <w:b w:val="0"/>
          <w:color w:val="000000"/>
          <w:sz w:val="23"/>
          <w:lang w:eastAsia="zh-CN"/>
        </w:rPr>
        <w:t>。</w:t>
      </w:r>
      <w:del w:id="2199" w:author="xh" w:date="2026-10-13T17:45:11Z">
        <w:r>
          <w:rPr>
            <w:rFonts w:ascii="Times New Roman" w:hAnsi="Times New Roman" w:eastAsia="方正仿宋_GBK"/>
            <w:b w:val="0"/>
            <w:color w:val="000000"/>
            <w:sz w:val="23"/>
          </w:rPr>
          <w:delText>拟请确认已建联络、常态开环方式、可切换负荷块、馈线容量及邻站可承接能力，按一致的负荷基数核定两地区参数。（终稿第3.6、5.2.2节）</w:delText>
        </w:r>
      </w:del>
    </w:p>
    <w:p w14:paraId="43DC2B5A">
      <w:pPr>
        <w:widowControl/>
        <w:snapToGrid w:val="0"/>
        <w:spacing w:before="0" w:after="100" w:line="320" w:lineRule="exact"/>
        <w:ind w:right="0" w:rightChars="0"/>
        <w:jc w:val="both"/>
        <w:rPr>
          <w:rFonts w:ascii="Times New Roman" w:hAnsi="Times New Roman" w:eastAsia="方正仿宋_GBK"/>
          <w:b/>
          <w:color w:val="000000"/>
          <w:sz w:val="23"/>
        </w:rPr>
      </w:pPr>
    </w:p>
    <w:p w14:paraId="587157AA">
      <w:pPr>
        <w:widowControl/>
        <w:snapToGrid w:val="0"/>
        <w:spacing w:before="0" w:after="100" w:line="320" w:lineRule="exact"/>
        <w:ind w:right="0" w:rightChars="0"/>
        <w:jc w:val="both"/>
        <w:rPr>
          <w:ins w:id="2200" w:author="xh" w:date="2026-10-13T18:10:06Z"/>
        </w:rPr>
      </w:pPr>
      <w:ins w:id="2201" w:author="xh" w:date="2026-10-13T18:10:06Z">
        <w:r>
          <w:rPr>
            <w:rFonts w:ascii="Times New Roman" w:hAnsi="Times New Roman" w:eastAsia="方正仿宋_GBK"/>
            <w:b/>
            <w:color w:val="000000"/>
            <w:sz w:val="23"/>
          </w:rPr>
          <w:t>参考依据</w:t>
        </w:r>
      </w:ins>
    </w:p>
    <w:p w14:paraId="2FC75AEE">
      <w:pPr>
        <w:keepNext/>
        <w:widowControl/>
        <w:snapToGrid w:val="0"/>
        <w:spacing w:before="0" w:after="100" w:line="320" w:lineRule="exact"/>
        <w:ind w:left="0" w:leftChars="0" w:right="0" w:rightChars="0" w:firstLine="460" w:firstLineChars="0"/>
        <w:jc w:val="both"/>
        <w:rPr>
          <w:ins w:id="2202" w:author="xh" w:date="2026-10-13T18:17:25Z"/>
        </w:rPr>
      </w:pPr>
      <w:ins w:id="2203" w:author="xh" w:date="2026-10-13T18:17:25Z">
        <w:r>
          <w:rPr>
            <w:rFonts w:ascii="Times New Roman" w:hAnsi="Times New Roman" w:eastAsia="方正仿宋_GBK"/>
            <w:color w:val="000000"/>
            <w:sz w:val="23"/>
          </w:rPr>
          <w:t>[1] 配电网规划设计技术导则（修订稿，2025年4月）[R]. 2025.</w:t>
        </w:r>
      </w:ins>
    </w:p>
    <w:p w14:paraId="2A9FEB53">
      <w:pPr>
        <w:keepNext/>
        <w:widowControl/>
        <w:snapToGrid w:val="0"/>
        <w:spacing w:before="0" w:after="100" w:line="320" w:lineRule="exact"/>
        <w:ind w:left="0" w:leftChars="0" w:right="0" w:rightChars="0" w:firstLine="460" w:firstLineChars="0"/>
        <w:jc w:val="both"/>
        <w:rPr>
          <w:ins w:id="2204" w:author="xh" w:date="2026-10-13T18:25:44Z"/>
        </w:rPr>
      </w:pPr>
      <w:ins w:id="2205" w:author="xh" w:date="2026-10-13T18:25:44Z">
        <w:r>
          <w:rPr>
            <w:rFonts w:ascii="Times New Roman" w:hAnsi="Times New Roman" w:eastAsia="方正仿宋_GBK"/>
            <w:color w:val="000000"/>
            <w:sz w:val="23"/>
          </w:rPr>
          <w:t>[2] ZHU Z, LU S, GAO B, et al. Life cycle cost analysis of three types of power lines in 10 kV distribution network[J]. Inventions, 2016, 1(4): 20.</w:t>
        </w:r>
      </w:ins>
    </w:p>
    <w:p w14:paraId="7861A07D">
      <w:pPr>
        <w:keepNext/>
        <w:widowControl/>
        <w:snapToGrid w:val="0"/>
        <w:spacing w:before="0" w:after="100" w:line="320" w:lineRule="exact"/>
        <w:ind w:left="0" w:leftChars="0" w:right="0" w:rightChars="0" w:firstLine="460" w:firstLineChars="0"/>
        <w:jc w:val="both"/>
        <w:rPr>
          <w:ins w:id="2206" w:author="xh" w:date="2026-10-13T18:41:52Z"/>
        </w:rPr>
      </w:pPr>
      <w:ins w:id="2207" w:author="xh" w:date="2026-10-13T18:41:52Z">
        <w:r>
          <w:rPr>
            <w:rFonts w:ascii="Times New Roman" w:hAnsi="Times New Roman" w:eastAsia="方正仿宋_GBK"/>
            <w:color w:val="000000"/>
            <w:sz w:val="23"/>
          </w:rPr>
          <w:t>[3] 肖峻, 刘柔嘉, 龙梦皓. 变电容载比与下一级中压配电网络关系的量化分析[J]. 电力建设, 2015, 36(11): 45-50.</w:t>
        </w:r>
      </w:ins>
    </w:p>
    <w:p w14:paraId="0FFCA801">
      <w:pPr>
        <w:keepNext/>
        <w:widowControl/>
        <w:snapToGrid w:val="0"/>
        <w:spacing w:before="0" w:after="100" w:line="320" w:lineRule="exact"/>
        <w:ind w:left="0" w:leftChars="0" w:right="0" w:rightChars="0" w:firstLine="460" w:firstLineChars="0"/>
        <w:jc w:val="both"/>
        <w:rPr>
          <w:ins w:id="2208" w:author="xh" w:date="2026-10-13T19:19:10Z"/>
        </w:rPr>
      </w:pPr>
      <w:ins w:id="2209" w:author="xh" w:date="2026-10-13T19:19:10Z">
        <w:r>
          <w:rPr>
            <w:rFonts w:ascii="Times New Roman" w:hAnsi="Times New Roman" w:eastAsia="方正仿宋_GBK"/>
            <w:color w:val="000000"/>
            <w:sz w:val="23"/>
          </w:rPr>
          <w:t>[4] XU T, MENG H, ZHU J, et al. Considering the life-cycle cost of distributed energy-storage planning in distribution grids[J]. Applied Sciences, 2018, 8(12): 2615.</w:t>
        </w:r>
      </w:ins>
    </w:p>
    <w:p w14:paraId="5D830EE7">
      <w:pPr>
        <w:keepNext w:val="0"/>
        <w:widowControl/>
        <w:snapToGrid w:val="0"/>
        <w:spacing w:before="0" w:after="100" w:line="320" w:lineRule="exact"/>
        <w:ind w:left="0" w:leftChars="0" w:right="0" w:rightChars="0" w:firstLine="460" w:firstLineChars="0"/>
        <w:jc w:val="both"/>
        <w:rPr>
          <w:ins w:id="2210" w:author="xh" w:date="2026-10-13T19:47:00Z"/>
        </w:rPr>
      </w:pPr>
      <w:ins w:id="2211" w:author="xh" w:date="2026-10-13T19:47:00Z">
        <w:r>
          <w:rPr>
            <w:rFonts w:ascii="Times New Roman" w:hAnsi="Times New Roman" w:eastAsia="方正仿宋_GBK"/>
            <w:color w:val="000000"/>
            <w:sz w:val="23"/>
          </w:rPr>
          <w:t>[5] MARTÍNEZ M, MATEO C, GÓMEZ T, et al. Distributed battery energy storage systems for deferring distribution network reinforcements under sustained load growth scenarios[J]. Journal of Energy Storage, 2024, 100: 113404.</w:t>
        </w:r>
      </w:ins>
    </w:p>
    <w:p>
      <w:pPr>
        <w:widowControl/>
        <w:spacing w:line="320" w:lineRule="exact" w:before="0" w:after="80"/>
        <w:ind w:firstLine="0"/>
        <w:jc w:val="left"/>
        <w:rPr>
          <w:ins w:id="6562" w:author="xh" w:date="2026-10-14T09:08:03Z"/>
        </w:rPr>
      </w:pPr>
      <w:ins w:id="6563" w:author="xh" w:date="2026-10-14T09:08:03Z">
        <w:r>
          <w:rPr>
            <w:rFonts w:ascii="Times New Roman" w:hAnsi="Times New Roman" w:eastAsia="方正仿宋_GBK"/>
            <w:b w:val="0"/>
            <w:sz w:val="21"/>
          </w:rPr>
          <w:t xml:space="preserve">[6] MAJEED I B, NWULU N I. Impact of reverse power flow on distributed transformers in a solar-photovoltaic-integrated low-voltage network[J]. Energies, 2022, 15(23): 9238.</w:t>
        </w:r>
      </w:ins>
    </w:p>
    <w:p>
      <w:pPr>
        <w:widowControl/>
        <w:spacing w:line="320" w:lineRule="exact" w:before="0" w:after="80"/>
        <w:ind w:firstLine="0"/>
        <w:jc w:val="left"/>
        <w:rPr>
          <w:ins w:id="6564" w:author="xh" w:date="2026-10-14T09:08:03Z"/>
        </w:rPr>
      </w:pPr>
      <w:ins w:id="6565" w:author="xh" w:date="2026-10-14T09:08:03Z">
        <w:r>
          <w:rPr>
            <w:rFonts w:ascii="Times New Roman" w:hAnsi="Times New Roman" w:eastAsia="方正仿宋_GBK"/>
            <w:b w:val="0"/>
            <w:sz w:val="21"/>
          </w:rPr>
          <w:t xml:space="preserve">[7] DL/T 5729—2023 配电网规划设计技术导则[S]. 2023.</w:t>
        </w:r>
      </w:ins>
    </w:p>
    <w:p>
      <w:pPr>
        <w:widowControl/>
        <w:spacing w:line="320" w:lineRule="exact" w:before="0" w:after="80"/>
        <w:ind w:firstLine="0"/>
        <w:jc w:val="left"/>
        <w:rPr>
          <w:ins w:id="6566" w:author="xh" w:date="2026-10-14T09:08:03Z"/>
        </w:rPr>
      </w:pPr>
      <w:ins w:id="6567" w:author="xh" w:date="2026-10-14T09:08:03Z">
        <w:r>
          <w:rPr>
            <w:rFonts w:ascii="Times New Roman" w:hAnsi="Times New Roman" w:eastAsia="方正仿宋_GBK"/>
            <w:b w:val="0"/>
            <w:sz w:val="21"/>
          </w:rPr>
          <w:t xml:space="preserve">[8] 国网江苏省电力有限公司徐州供电分公司. 徐州110 kV输变电建设改造工程建设规模及投资估算资料[Z]. 项目工程资料, 年份未注明.</w:t>
        </w:r>
      </w:ins>
    </w:p>
    <w:p>
      <w:pPr>
        <w:widowControl/>
        <w:spacing w:line="320" w:lineRule="exact" w:before="0" w:after="80"/>
        <w:ind w:firstLine="0"/>
        <w:jc w:val="left"/>
        <w:rPr>
          <w:ins w:id="6568" w:author="xh" w:date="2026-10-14T09:08:03Z"/>
        </w:rPr>
      </w:pPr>
      <w:ins w:id="6569" w:author="xh" w:date="2026-10-14T09:08:03Z">
        <w:r>
          <w:rPr>
            <w:rFonts w:ascii="Times New Roman" w:hAnsi="Times New Roman" w:eastAsia="方正仿宋_GBK"/>
            <w:b w:val="0"/>
            <w:sz w:val="21"/>
          </w:rPr>
          <w:t xml:space="preserve">[9] 华容县人民政府. 华容县配电网规划报告[EB/OL]. 2020. 表7-1. https://www.huarong.gov.cn/33157/64140/64170/content_1874487.html.</w:t>
        </w:r>
      </w:ins>
    </w:p>
    <w:p>
      <w:pPr>
        <w:widowControl/>
        <w:spacing w:line="320" w:lineRule="exact" w:before="0" w:after="80"/>
        <w:ind w:firstLine="0"/>
        <w:jc w:val="left"/>
        <w:rPr>
          <w:ins w:id="6570" w:author="xh" w:date="2026-10-14T09:08:03Z"/>
        </w:rPr>
      </w:pPr>
      <w:ins w:id="6571" w:author="xh" w:date="2026-10-14T09:08:03Z">
        <w:r>
          <w:rPr>
            <w:rFonts w:ascii="Times New Roman" w:hAnsi="Times New Roman" w:eastAsia="方正仿宋_GBK"/>
            <w:b w:val="0"/>
            <w:sz w:val="21"/>
          </w:rPr>
          <w:t xml:space="preserve">[10] 苏州禾瑞新能源发展有限公司. 苏州欣科导轨（二期）399.555KW屋顶分布式光伏及储能电站项目招标公告[EB/OL]. (2025-03-25)[2026-10-02]. 苏州市公共资源交易平台.</w:t>
        </w:r>
      </w:ins>
    </w:p>
    <w:p>
      <w:pPr>
        <w:widowControl/>
        <w:spacing w:line="320" w:lineRule="exact" w:before="0" w:after="80"/>
        <w:ind w:firstLine="0"/>
        <w:jc w:val="left"/>
        <w:rPr>
          <w:ins w:id="6572" w:author="xh" w:date="2026-10-14T09:08:03Z"/>
        </w:rPr>
      </w:pPr>
      <w:ins w:id="6573" w:author="xh" w:date="2026-10-14T09:08:03Z">
        <w:r>
          <w:rPr>
            <w:rFonts w:ascii="Times New Roman" w:hAnsi="Times New Roman" w:eastAsia="方正仿宋_GBK"/>
            <w:b w:val="0"/>
            <w:sz w:val="21"/>
          </w:rPr>
          <w:t xml:space="preserve">[11] 浏阳经济技术开发区管理委员会. 浏阳经开区南园污水处理厂1MW/2.2MWh用户侧储能项目中标结果公告[EB/OL]. (2024-08-15)[2026-10-02].</w:t>
        </w:r>
      </w:ins>
    </w:p>
    <w:p>
      <w:pPr>
        <w:widowControl/>
        <w:spacing w:line="320" w:lineRule="exact" w:before="0" w:after="80"/>
        <w:ind w:firstLine="0"/>
        <w:jc w:val="left"/>
        <w:rPr>
          <w:ins w:id="6574" w:author="xh" w:date="2026-10-14T09:08:03Z"/>
        </w:rPr>
      </w:pPr>
      <w:ins w:id="6575" w:author="xh" w:date="2026-10-14T09:08:03Z">
        <w:r>
          <w:rPr>
            <w:rFonts w:ascii="Times New Roman" w:hAnsi="Times New Roman" w:eastAsia="方正仿宋_GBK"/>
            <w:b w:val="0"/>
            <w:sz w:val="21"/>
          </w:rPr>
          <w:t xml:space="preserve">[12] National Institute of Standards and Technology. Dataplot Reference Manual: Correlation[EB/OL]. (1997-03-18)[2026-10-07]. https://www.itl.nist.gov/div898/software/dataplot/refman2/ch2/correlat.pdf.</w:t>
        </w:r>
      </w:ins>
    </w:p>
    <w:p>
      <w:pPr>
        <w:widowControl/>
        <w:spacing w:line="320" w:lineRule="exact" w:before="0" w:after="80"/>
        <w:ind w:firstLine="0"/>
        <w:jc w:val="left"/>
        <w:rPr>
          <w:ins w:id="6576" w:author="xh" w:date="2026-10-14T09:08:03Z"/>
          <w:del w:id="6582" w:author="xh" w:date="2026-10-14T09:30:10Z"/>
        </w:rPr>
      </w:pPr>
      <w:ins w:id="6577" w:author="xh" w:date="2026-10-14T09:08:03Z">
        <w:del w:id="6581" w:author="xh" w:date="2026-10-14T09:30:10Z">
          <w:r>
            <w:rPr>
              <w:rFonts w:ascii="Times New Roman" w:hAnsi="Times New Roman" w:eastAsia="方正仿宋_GBK"/>
              <w:b w:val="0"/>
              <w:sz w:val="21"/>
            </w:rPr>
            <w:delText xml:space="preserve">[13] National Institute of Standards and Technology. Dataplot: Rank Correlation Independence Test[EB/OL]. [2026-10-07]. https://www.itl.nist.gov/div898/software/dataplot/refman1/auxillar/rankcorr.htm.</w:delText>
          </w:r>
        </w:del>
      </w:ins>
    </w:p>
    <w:sectPr>
      <w:footerReference r:id="rId7" w:type="default"/>
      <w:pgSz w:w="11906" w:h="16838"/>
      <w:pgMar w:top="1020" w:right="1134" w:bottom="1020" w:left="1134" w:header="720" w:footer="720" w:gutter="0"/>
      <w:cols w:space="720" w:num="1"/>
      <w:docGrid w:linePitch="360"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白日梦想家" w:date="2026-10-11T20:58:54Z" w:initials="">
    <w:p w14:paraId="25E07EFB">
      <w:pPr>
        <w:pStyle w:val="17"/>
        <w:rPr>
          <w:rFonts w:hint="eastAsia" w:eastAsia="方正仿宋_GBK"/>
          <w:lang w:eastAsia="zh"/>
        </w:rPr>
      </w:pPr>
      <w:bookmarkStart w:id="0" w:name="_T1262487654_233911019"/>
      <w:r>
        <w:rPr>
          <w:rFonts w:hint="eastAsia"/>
          <w:lang w:eastAsia="zh"/>
        </w:rPr>
        <w:t>对于供电公司的人，这属于尝试，一笔带过就可以</w:t>
      </w:r>
    </w:p>
    <w:bookmarkEnd w:id="0"/>
  </w:comment>
  <w:comment w:id="1" w:author="白日梦想家" w:date="2026-10-11T18:23:00Z" w:initials="">
    <w:p w14:paraId="19688FD8">
      <w:pPr>
        <w:pStyle w:val="17"/>
        <w:rPr>
          <w:rFonts w:hint="eastAsia" w:eastAsia="方正仿宋_GBK"/>
          <w:lang w:eastAsia="zh"/>
        </w:rPr>
      </w:pPr>
      <w:bookmarkStart w:id="1" w:name="_T2051580615_233911019"/>
      <w:r>
        <w:rPr>
          <w:rFonts w:hint="eastAsia"/>
          <w:lang w:eastAsia="zh"/>
        </w:rPr>
        <w:t>上次提过，设备的全寿命周期是40年，储能一般是25年。</w:t>
      </w:r>
    </w:p>
    <w:bookmarkEnd w:id="1"/>
  </w:comment>
  <w:comment w:id="2" w:author="白日梦想家" w:date="2026-10-11T20:53:38Z" w:initials="">
    <w:p w14:paraId="5B3EF9D0">
      <w:pPr>
        <w:pStyle w:val="17"/>
        <w:rPr>
          <w:rFonts w:hint="eastAsia" w:eastAsia="方正仿宋_GBK"/>
          <w:lang w:eastAsia="zh"/>
        </w:rPr>
      </w:pPr>
      <w:bookmarkStart w:id="2" w:name="_T2044279141_233911019"/>
      <w:r>
        <w:rPr>
          <w:rFonts w:hint="eastAsia"/>
          <w:lang w:eastAsia="zh"/>
        </w:rPr>
        <w:t>补充6项参数选取的原因，通过其与容载比的关联性高以及各参数之间关联性低来说明</w:t>
      </w:r>
    </w:p>
    <w:bookmarkEnd w:id="2"/>
  </w:comment>
  <w:comment w:id="3" w:author="白日梦想家" w:date="2026-10-11T20:50:07Z" w:initials="">
    <w:p w14:paraId="5E99FC53">
      <w:pPr>
        <w:pStyle w:val="17"/>
        <w:rPr>
          <w:rFonts w:hint="eastAsia" w:eastAsia="方正仿宋_GBK"/>
          <w:lang w:eastAsia="zh"/>
        </w:rPr>
      </w:pPr>
      <w:bookmarkStart w:id="3" w:name="_T1333662286_233911019"/>
      <w:r>
        <w:rPr>
          <w:rFonts w:hint="eastAsia"/>
          <w:lang w:eastAsia="zh"/>
        </w:rPr>
        <w:t>线路成本系数差距这么大，为什么可以作为恒定边界条件？储能支撑时间也是如此。另外线路成本系数可否改成电缆化率水平？</w:t>
      </w:r>
    </w:p>
    <w:bookmarkEnd w:id="3"/>
  </w:comment>
  <w:comment w:id="4" w:author="白日梦想家" w:date="2026-10-11T20:48:36Z" w:initials="">
    <w:p w14:paraId="70913DF1">
      <w:pPr>
        <w:pStyle w:val="17"/>
        <w:rPr>
          <w:rFonts w:hint="eastAsia" w:eastAsia="方正仿宋_GBK"/>
          <w:lang w:eastAsia="zh"/>
        </w:rPr>
      </w:pPr>
      <w:bookmarkStart w:id="4" w:name="_T1673675071_233911019"/>
      <w:r>
        <w:rPr>
          <w:rFonts w:hint="eastAsia"/>
          <w:lang w:eastAsia="zh"/>
        </w:rPr>
        <w:t>感觉转供率的变化，对容载比的结果影响有限啊？</w:t>
      </w:r>
    </w:p>
    <w:bookmarkEnd w:id="4"/>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25E07EFB" w15:done="0"/>
  <w15:commentEx w15:paraId="19688FD8" w15:done="0"/>
  <w15:commentEx w15:paraId="5B3EF9D0" w15:done="0"/>
  <w15:commentEx w15:paraId="5E99FC53" w15:done="0"/>
  <w15:commentEx w15:paraId="70913DF1"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方正书宋_GBK"/>
    <w:panose1 w:val="00000000000000000000"/>
    <w:charset w:val="86"/>
    <w:family w:val="auto"/>
    <w:pitch w:val="default"/>
    <w:sig w:usb0="00000000" w:usb1="00000000" w:usb2="00000000" w:usb3="00000000" w:csb0="00000000" w:csb1="00000000"/>
  </w:font>
  <w:font w:name="Wingdings">
    <w:altName w:val="Noto Serif CJK TC Black"/>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00007A87" w:usb1="80000000" w:usb2="00000008" w:usb3="00000000" w:csb0="400001FF" w:csb1="FFFF0000"/>
  </w:font>
  <w:font w:name="黑体">
    <w:altName w:val="方正黑体_GBK"/>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00007A87" w:usb1="80000000" w:usb2="00000008" w:usb3="00000000" w:csb0="400001FF" w:csb1="FFFF0000"/>
  </w:font>
  <w:font w:name="Symbol">
    <w:altName w:val="Webdings"/>
    <w:panose1 w:val="05050102010706020507"/>
    <w:charset w:val="02"/>
    <w:family w:val="roman"/>
    <w:pitch w:val="default"/>
    <w:sig w:usb0="00000000" w:usb1="00000000" w:usb2="00000000" w:usb3="00000000" w:csb0="80000000" w:csb1="00000000"/>
  </w:font>
  <w:font w:name="Calibri">
    <w:altName w:val="微软雅黑"/>
    <w:panose1 w:val="020F0502020204030204"/>
    <w:charset w:val="00"/>
    <w:family w:val="swiss"/>
    <w:pitch w:val="default"/>
    <w:sig w:usb0="00000000" w:usb1="00000000" w:usb2="00000001" w:usb3="00000000" w:csb0="0000019F" w:csb1="00000000"/>
  </w:font>
  <w:font w:name="微软雅黑">
    <w:panose1 w:val="020B0503020204020204"/>
    <w:charset w:val="86"/>
    <w:family w:val="auto"/>
    <w:pitch w:val="default"/>
    <w:sig w:usb0="80000287" w:usb1="280F3C52" w:usb2="00000016" w:usb3="00000000" w:csb0="0004001F" w:csb1="00000000"/>
  </w:font>
  <w:font w:name="方正书宋_GBK">
    <w:panose1 w:val="02000000000000000000"/>
    <w:charset w:val="86"/>
    <w:family w:val="auto"/>
    <w:pitch w:val="default"/>
    <w:sig w:usb0="00000001" w:usb1="08000000" w:usb2="00000000" w:usb3="00000000" w:csb0="00040000" w:csb1="00000000"/>
  </w:font>
  <w:font w:name="Cambria">
    <w:altName w:val="Georgia"/>
    <w:panose1 w:val="02040503050406030204"/>
    <w:charset w:val="00"/>
    <w:family w:val="auto"/>
    <w:pitch w:val="default"/>
    <w:sig w:usb0="00000000" w:usb1="00000000" w:usb2="00000000" w:usb3="00000000" w:csb0="0000019F" w:csb1="00000000"/>
  </w:font>
  <w:font w:name="Georgia">
    <w:panose1 w:val="02040502050405020303"/>
    <w:charset w:val="00"/>
    <w:family w:val="auto"/>
    <w:pitch w:val="default"/>
    <w:sig w:usb0="00000287" w:usb1="00000000" w:usb2="00000000" w:usb3="00000000" w:csb0="2000009F" w:csb1="00000000"/>
  </w:font>
  <w:font w:name="ＭＳ 明朝">
    <w:altName w:val="Gubbi"/>
    <w:panose1 w:val="00000000000000000000"/>
    <w:charset w:val="80"/>
    <w:family w:val="roman"/>
    <w:pitch w:val="default"/>
    <w:sig w:usb0="00000000" w:usb1="00000000" w:usb2="00000010" w:usb3="00000000" w:csb0="00020000" w:csb1="00000000"/>
  </w:font>
  <w:font w:name="Gubbi">
    <w:panose1 w:val="00000400000000000000"/>
    <w:charset w:val="00"/>
    <w:family w:val="auto"/>
    <w:pitch w:val="default"/>
    <w:sig w:usb0="00400000" w:usb1="00000000" w:usb2="00000000" w:usb3="00000000" w:csb0="00000000" w:csb1="00000000"/>
  </w:font>
  <w:font w:name="ＭＳ 明朝">
    <w:altName w:val="Gubbi"/>
    <w:panose1 w:val="00000000000000000000"/>
    <w:charset w:val="86"/>
    <w:family w:val="auto"/>
    <w:pitch w:val="default"/>
    <w:sig w:usb0="00000000" w:usb1="00000000" w:usb2="00000000" w:usb3="00000000" w:csb0="00000000" w:csb1="00000000"/>
  </w:font>
  <w:font w:name="方正仿宋_GBK">
    <w:panose1 w:val="02000000000000000000"/>
    <w:charset w:val="86"/>
    <w:family w:val="auto"/>
    <w:pitch w:val="default"/>
    <w:sig w:usb0="00000001" w:usb1="08000000" w:usb2="00000000" w:usb3="00000000" w:csb0="00040000" w:csb1="00000000"/>
  </w:font>
  <w:font w:name="ＭＳ ゴシック">
    <w:altName w:val="Gubbi"/>
    <w:panose1 w:val="00000000000000000000"/>
    <w:charset w:val="80"/>
    <w:family w:val="modern"/>
    <w:pitch w:val="default"/>
    <w:sig w:usb0="00000000" w:usb1="00000000" w:usb2="00000010" w:usb3="00000000" w:csb0="00020000" w:csb1="00000000"/>
  </w:font>
  <w:font w:name="ＭＳ 明朝">
    <w:altName w:val="Gubbi"/>
    <w:panose1 w:val="00000000000000000000"/>
    <w:charset w:val="00"/>
    <w:family w:val="auto"/>
    <w:pitch w:val="default"/>
    <w:sig w:usb0="00000000" w:usb1="00000000" w:usb2="00000000" w:usb3="00000000" w:csb0="00000000" w:csb1="00000000"/>
  </w:font>
  <w:font w:name="Webdings">
    <w:panose1 w:val="05030102010509060703"/>
    <w:charset w:val="00"/>
    <w:family w:val="auto"/>
    <w:pitch w:val="default"/>
    <w:sig w:usb0="00000000" w:usb1="00000000" w:usb2="00000000" w:usb3="00000000" w:csb0="80000000" w:csb1="00000000"/>
  </w:font>
  <w:font w:name="AR PL UKai CN">
    <w:panose1 w:val="02000503000000000000"/>
    <w:charset w:val="86"/>
    <w:family w:val="auto"/>
    <w:pitch w:val="default"/>
    <w:sig w:usb0="A00002FF" w:usb1="3ACFFDFF" w:usb2="00000036" w:usb3="00000000" w:csb0="2016009F" w:csb1="DFD70000"/>
  </w:font>
  <w:font w:name="DejaVu Sans">
    <w:panose1 w:val="020B0603030804020204"/>
    <w:charset w:val="00"/>
    <w:family w:val="auto"/>
    <w:pitch w:val="default"/>
    <w:sig w:usb0="E7006EFF" w:usb1="D200FDFF" w:usb2="0A246029" w:usb3="0400200C" w:csb0="600001FF" w:csb1="DFFF0000"/>
  </w:font>
  <w:font w:name="ＭＳ ゴシック">
    <w:altName w:val="Gubbi"/>
    <w:panose1 w:val="00000000000000000000"/>
    <w:charset w:val="00"/>
    <w:family w:val="auto"/>
    <w:pitch w:val="default"/>
    <w:sig w:usb0="00000000" w:usb1="00000000" w:usb2="00000000" w:usb3="00000000" w:csb0="00000000" w:csb1="00000000"/>
  </w:font>
  <w:font w:name="Noto Serif CJK TC Black">
    <w:panose1 w:val="02020900000000000000"/>
    <w:charset w:val="88"/>
    <w:family w:val="auto"/>
    <w:pitch w:val="default"/>
    <w:sig w:usb0="30000083" w:usb1="2BDF3C10" w:usb2="00000016" w:usb3="00000000" w:csb0="603A0107" w:csb1="00000000"/>
  </w:font>
  <w:font w:name="方正黑体_GBK">
    <w:panose1 w:val="02000000000000000000"/>
    <w:charset w:val="86"/>
    <w:family w:val="auto"/>
    <w:pitch w:val="default"/>
    <w:sig w:usb0="00000001" w:usb1="0800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2647C4">
    <w:pPr>
      <w:pStyle w:val="25"/>
      <w:jc w:val="center"/>
    </w:pPr>
    <w:r>
      <w:rPr>
        <w:rFonts w:ascii="Times New Roman" w:hAnsi="Times New Roman" w:eastAsia="方正仿宋_GBK"/>
        <w:b w:val="0"/>
        <w:sz w:val="18"/>
      </w:rPr>
      <w:t xml:space="preserve">徐州地区110 kV电网弹性容载比研究  ·  </w:t>
    </w:r>
    <w:r>
      <w:fldChar w:fldCharType="begin"/>
    </w:r>
    <w:r>
      <w:instrText xml:space="preserve">PAGE</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9"/>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xh">
    <w15:presenceInfo w15:providerId="None" w15:userId="xh"/>
  </w15:person>
  <w15:person w15:author="白日梦想家">
    <w15:presenceInfo w15:providerId="WPS Office" w15:userId="88663306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8"/>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FBF67B6"/>
    <w:rsid w:val="17FFCA6E"/>
    <w:rsid w:val="2DBF3F1A"/>
    <w:rsid w:val="373F4877"/>
    <w:rsid w:val="387CC89D"/>
    <w:rsid w:val="3B78895C"/>
    <w:rsid w:val="3EFB4EE3"/>
    <w:rsid w:val="587FAA01"/>
    <w:rsid w:val="5BDF1532"/>
    <w:rsid w:val="5BF7D559"/>
    <w:rsid w:val="5D9FA136"/>
    <w:rsid w:val="5DFF7828"/>
    <w:rsid w:val="5F75EA5D"/>
    <w:rsid w:val="61FF53AF"/>
    <w:rsid w:val="673AF9A8"/>
    <w:rsid w:val="6BFD77C4"/>
    <w:rsid w:val="6CF66622"/>
    <w:rsid w:val="6DFCE7E0"/>
    <w:rsid w:val="6F6E5AE2"/>
    <w:rsid w:val="6FBC7824"/>
    <w:rsid w:val="70F51F14"/>
    <w:rsid w:val="756F51F8"/>
    <w:rsid w:val="75E75EF3"/>
    <w:rsid w:val="77D6F0F6"/>
    <w:rsid w:val="77FB5B98"/>
    <w:rsid w:val="79FDE0EB"/>
    <w:rsid w:val="7BF34632"/>
    <w:rsid w:val="7BFB81E8"/>
    <w:rsid w:val="7C4FCF00"/>
    <w:rsid w:val="7D24DE9E"/>
    <w:rsid w:val="7D6F6B9D"/>
    <w:rsid w:val="7DDF8C98"/>
    <w:rsid w:val="7DFB92A0"/>
    <w:rsid w:val="7F2F8623"/>
    <w:rsid w:val="7F7FA2EF"/>
    <w:rsid w:val="7F980587"/>
    <w:rsid w:val="7FB70184"/>
    <w:rsid w:val="7FC98BB4"/>
    <w:rsid w:val="7FF6A31A"/>
    <w:rsid w:val="7FFAE4ED"/>
    <w:rsid w:val="7FFFB4DD"/>
    <w:rsid w:val="ABB5F6D2"/>
    <w:rsid w:val="B33FFC00"/>
    <w:rsid w:val="B3E4469C"/>
    <w:rsid w:val="B5CE5302"/>
    <w:rsid w:val="B73DB3B4"/>
    <w:rsid w:val="B75FA539"/>
    <w:rsid w:val="BDEF9DC2"/>
    <w:rsid w:val="BF67B36D"/>
    <w:rsid w:val="BF768C76"/>
    <w:rsid w:val="BFFF3A86"/>
    <w:rsid w:val="C3E3C12A"/>
    <w:rsid w:val="C5AD76EF"/>
    <w:rsid w:val="C7FEFA9D"/>
    <w:rsid w:val="DBBA9030"/>
    <w:rsid w:val="DBFFD591"/>
    <w:rsid w:val="DEDDD59E"/>
    <w:rsid w:val="DEFBF49E"/>
    <w:rsid w:val="EABFA810"/>
    <w:rsid w:val="EB7FD21A"/>
    <w:rsid w:val="ED9C760B"/>
    <w:rsid w:val="EDBF8342"/>
    <w:rsid w:val="EEFF441F"/>
    <w:rsid w:val="EF3D382E"/>
    <w:rsid w:val="F2BF5FD1"/>
    <w:rsid w:val="F5FFAB24"/>
    <w:rsid w:val="F75B4C59"/>
    <w:rsid w:val="F7AF8E41"/>
    <w:rsid w:val="F7BF0D45"/>
    <w:rsid w:val="F7ED13AF"/>
    <w:rsid w:val="F9EE8767"/>
    <w:rsid w:val="FBF7CB52"/>
    <w:rsid w:val="FD733003"/>
    <w:rsid w:val="FD7B241C"/>
    <w:rsid w:val="FDDA5529"/>
    <w:rsid w:val="FDF59B07"/>
    <w:rsid w:val="FE791C77"/>
    <w:rsid w:val="FF77BACE"/>
    <w:rsid w:val="FF7F78B6"/>
    <w:rsid w:val="FF9969D5"/>
    <w:rsid w:val="FFBFCEBE"/>
    <w:rsid w:val="FFEDB87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trackRevision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方正仿宋_GBK" w:cstheme="minorBidi"/>
      <w:sz w:val="23"/>
      <w:szCs w:val="22"/>
      <w:lang w:val="en-US" w:eastAsia="en-US" w:bidi="ar-SA"/>
    </w:rPr>
  </w:style>
  <w:style w:type="paragraph" w:styleId="3">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3">
    <w:name w:val="Default Paragraph Font"/>
    <w:semiHidden/>
    <w:unhideWhenUsed/>
    <w:qFormat/>
    <w:uiPriority w:val="1"/>
  </w:style>
  <w:style w:type="table" w:default="1" w:styleId="33">
    <w:name w:val="Normal Table"/>
    <w:semiHidden/>
    <w:unhideWhenUsed/>
    <w:qFormat/>
    <w:uiPriority w:val="99"/>
    <w:tblPr>
      <w:tblCellMar>
        <w:top w:w="0" w:type="dxa"/>
        <w:left w:w="108" w:type="dxa"/>
        <w:bottom w:w="0" w:type="dxa"/>
        <w:right w:w="108" w:type="dxa"/>
      </w:tblCellMar>
    </w:tblPr>
  </w:style>
  <w:style w:type="paragraph" w:styleId="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Times New Roman" w:hAnsi="Times New Roman"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annotation text"/>
    <w:basedOn w:val="1"/>
    <w:semiHidden/>
    <w:unhideWhenUsed/>
    <w:qFormat/>
    <w:uiPriority w:val="99"/>
    <w:pPr>
      <w:jc w:val="left"/>
    </w:pPr>
  </w:style>
  <w:style w:type="paragraph" w:styleId="18">
    <w:name w:val="Body Text 3"/>
    <w:basedOn w:val="1"/>
    <w:link w:val="147"/>
    <w:unhideWhenUsed/>
    <w:qFormat/>
    <w:uiPriority w:val="99"/>
    <w:pPr>
      <w:spacing w:after="120"/>
    </w:pPr>
    <w:rPr>
      <w:sz w:val="16"/>
      <w:szCs w:val="16"/>
    </w:rPr>
  </w:style>
  <w:style w:type="paragraph" w:styleId="19">
    <w:name w:val="List Bullet 3"/>
    <w:basedOn w:val="1"/>
    <w:unhideWhenUsed/>
    <w:qFormat/>
    <w:uiPriority w:val="99"/>
    <w:pPr>
      <w:numPr>
        <w:ilvl w:val="0"/>
        <w:numId w:val="4"/>
      </w:numPr>
      <w:contextualSpacing/>
    </w:pPr>
  </w:style>
  <w:style w:type="paragraph" w:styleId="20">
    <w:name w:val="Body Text"/>
    <w:basedOn w:val="1"/>
    <w:link w:val="145"/>
    <w:unhideWhenUsed/>
    <w:qFormat/>
    <w:uiPriority w:val="99"/>
    <w:pPr>
      <w:spacing w:after="120"/>
    </w:pPr>
  </w:style>
  <w:style w:type="paragraph" w:styleId="21">
    <w:name w:val="List Number 3"/>
    <w:basedOn w:val="1"/>
    <w:unhideWhenUsed/>
    <w:qFormat/>
    <w:uiPriority w:val="99"/>
    <w:pPr>
      <w:numPr>
        <w:ilvl w:val="0"/>
        <w:numId w:val="5"/>
      </w:numPr>
      <w:contextualSpacing/>
    </w:pPr>
  </w:style>
  <w:style w:type="paragraph" w:styleId="22">
    <w:name w:val="List 2"/>
    <w:basedOn w:val="1"/>
    <w:unhideWhenUsed/>
    <w:qFormat/>
    <w:uiPriority w:val="99"/>
    <w:pPr>
      <w:ind w:left="720" w:hanging="360"/>
      <w:contextualSpacing/>
    </w:pPr>
  </w:style>
  <w:style w:type="paragraph" w:styleId="23">
    <w:name w:val="List Continue"/>
    <w:basedOn w:val="1"/>
    <w:unhideWhenUsed/>
    <w:qFormat/>
    <w:uiPriority w:val="99"/>
    <w:pPr>
      <w:spacing w:after="120"/>
      <w:ind w:left="360"/>
      <w:contextualSpacing/>
    </w:pPr>
  </w:style>
  <w:style w:type="paragraph" w:styleId="24">
    <w:name w:val="List Bullet 2"/>
    <w:basedOn w:val="1"/>
    <w:unhideWhenUsed/>
    <w:qFormat/>
    <w:uiPriority w:val="99"/>
    <w:pPr>
      <w:numPr>
        <w:ilvl w:val="0"/>
        <w:numId w:val="6"/>
      </w:numPr>
      <w:contextualSpacing/>
    </w:pPr>
  </w:style>
  <w:style w:type="paragraph" w:styleId="25">
    <w:name w:val="footer"/>
    <w:basedOn w:val="1"/>
    <w:link w:val="137"/>
    <w:unhideWhenUsed/>
    <w:qFormat/>
    <w:uiPriority w:val="99"/>
    <w:pPr>
      <w:tabs>
        <w:tab w:val="center" w:pos="4680"/>
        <w:tab w:val="right" w:pos="9360"/>
      </w:tabs>
      <w:spacing w:after="0" w:line="240" w:lineRule="auto"/>
    </w:pPr>
  </w:style>
  <w:style w:type="paragraph" w:styleId="26">
    <w:name w:val="header"/>
    <w:basedOn w:val="1"/>
    <w:link w:val="136"/>
    <w:unhideWhenUsed/>
    <w:qFormat/>
    <w:uiPriority w:val="99"/>
    <w:pPr>
      <w:tabs>
        <w:tab w:val="center" w:pos="4680"/>
        <w:tab w:val="right" w:pos="9360"/>
      </w:tabs>
      <w:spacing w:after="0" w:line="240" w:lineRule="auto"/>
    </w:pPr>
  </w:style>
  <w:style w:type="paragraph" w:styleId="27">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8">
    <w:name w:val="List"/>
    <w:basedOn w:val="1"/>
    <w:unhideWhenUsed/>
    <w:qFormat/>
    <w:uiPriority w:val="99"/>
    <w:pPr>
      <w:ind w:left="360" w:hanging="360"/>
      <w:contextualSpacing/>
    </w:pPr>
  </w:style>
  <w:style w:type="paragraph" w:styleId="29">
    <w:name w:val="Body Text 2"/>
    <w:basedOn w:val="1"/>
    <w:link w:val="146"/>
    <w:unhideWhenUsed/>
    <w:qFormat/>
    <w:uiPriority w:val="99"/>
    <w:pPr>
      <w:spacing w:after="120" w:line="480" w:lineRule="auto"/>
    </w:pPr>
  </w:style>
  <w:style w:type="paragraph" w:styleId="30">
    <w:name w:val="List Continue 2"/>
    <w:basedOn w:val="1"/>
    <w:unhideWhenUsed/>
    <w:qFormat/>
    <w:uiPriority w:val="99"/>
    <w:pPr>
      <w:spacing w:after="120"/>
      <w:ind w:left="720"/>
      <w:contextualSpacing/>
    </w:pPr>
  </w:style>
  <w:style w:type="paragraph" w:styleId="31">
    <w:name w:val="List Continue 3"/>
    <w:basedOn w:val="1"/>
    <w:unhideWhenUsed/>
    <w:qFormat/>
    <w:uiPriority w:val="99"/>
    <w:pPr>
      <w:spacing w:after="120"/>
      <w:ind w:left="1080"/>
      <w:contextualSpacing/>
    </w:pPr>
  </w:style>
  <w:style w:type="paragraph" w:styleId="32">
    <w:name w:val="Title"/>
    <w:basedOn w:val="1"/>
    <w:next w:val="1"/>
    <w:link w:val="142"/>
    <w:qFormat/>
    <w:uiPriority w:val="10"/>
    <w:pP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4">
    <w:name w:val="Table Grid"/>
    <w:basedOn w:val="33"/>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5">
    <w:name w:val="Light Shading"/>
    <w:basedOn w:val="33"/>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6">
    <w:name w:val="Light Shading Accent 1"/>
    <w:basedOn w:val="33"/>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7">
    <w:name w:val="Light Shading Accent 2"/>
    <w:basedOn w:val="33"/>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8">
    <w:name w:val="Light Shading Accent 3"/>
    <w:basedOn w:val="33"/>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9">
    <w:name w:val="Light Shading Accent 4"/>
    <w:basedOn w:val="33"/>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0">
    <w:name w:val="Light Shading Accent 5"/>
    <w:basedOn w:val="33"/>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1">
    <w:name w:val="Light Shading Accent 6"/>
    <w:basedOn w:val="33"/>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2">
    <w:name w:val="Light List"/>
    <w:basedOn w:val="33"/>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3">
    <w:name w:val="Light List Accent 1"/>
    <w:basedOn w:val="33"/>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4">
    <w:name w:val="Light List Accent 2"/>
    <w:basedOn w:val="33"/>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5">
    <w:name w:val="Light List Accent 3"/>
    <w:basedOn w:val="33"/>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6">
    <w:name w:val="Light List Accent 4"/>
    <w:basedOn w:val="33"/>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7">
    <w:name w:val="Light List Accent 5"/>
    <w:basedOn w:val="33"/>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8">
    <w:name w:val="Light List Accent 6"/>
    <w:basedOn w:val="33"/>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9">
    <w:name w:val="Light Grid"/>
    <w:basedOn w:val="33"/>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0">
    <w:name w:val="Light Grid Accent 1"/>
    <w:basedOn w:val="33"/>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1">
    <w:name w:val="Light Grid Accent 2"/>
    <w:basedOn w:val="33"/>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2">
    <w:name w:val="Light Grid Accent 3"/>
    <w:basedOn w:val="33"/>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3">
    <w:name w:val="Light Grid Accent 4"/>
    <w:basedOn w:val="33"/>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4">
    <w:name w:val="Light Grid Accent 5"/>
    <w:basedOn w:val="33"/>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5">
    <w:name w:val="Light Grid Accent 6"/>
    <w:basedOn w:val="33"/>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6">
    <w:name w:val="Medium Shading 1"/>
    <w:basedOn w:val="33"/>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7">
    <w:name w:val="Medium Shading 1 Accent 1"/>
    <w:basedOn w:val="33"/>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8">
    <w:name w:val="Medium Shading 1 Accent 2"/>
    <w:basedOn w:val="33"/>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9">
    <w:name w:val="Medium Shading 1 Accent 3"/>
    <w:basedOn w:val="33"/>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0">
    <w:name w:val="Medium Shading 1 Accent 4"/>
    <w:basedOn w:val="33"/>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1">
    <w:name w:val="Medium Shading 1 Accent 5"/>
    <w:basedOn w:val="33"/>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2">
    <w:name w:val="Medium Shading 1 Accent 6"/>
    <w:basedOn w:val="33"/>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3">
    <w:name w:val="Medium Shading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1"/>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3"/>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4"/>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5"/>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6"/>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List 1"/>
    <w:basedOn w:val="33"/>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1">
    <w:name w:val="Medium List 1 Accent 1"/>
    <w:basedOn w:val="33"/>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2">
    <w:name w:val="Medium List 1 Accent 2"/>
    <w:basedOn w:val="33"/>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3">
    <w:name w:val="Medium List 1 Accent 3"/>
    <w:basedOn w:val="33"/>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4">
    <w:name w:val="Medium List 1 Accent 4"/>
    <w:basedOn w:val="33"/>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5">
    <w:name w:val="Medium List 1 Accent 5"/>
    <w:basedOn w:val="33"/>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6">
    <w:name w:val="Medium List 1 Accent 6"/>
    <w:basedOn w:val="33"/>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7">
    <w:name w:val="Medium Lis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1"/>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3"/>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4"/>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5"/>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6"/>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Grid 1"/>
    <w:basedOn w:val="33"/>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5">
    <w:name w:val="Medium Grid 1 Accent 1"/>
    <w:basedOn w:val="33"/>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6">
    <w:name w:val="Medium Grid 1 Accent 2"/>
    <w:basedOn w:val="33"/>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7">
    <w:name w:val="Medium Grid 1 Accent 3"/>
    <w:basedOn w:val="33"/>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8">
    <w:name w:val="Medium Grid 1 Accent 4"/>
    <w:basedOn w:val="33"/>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9">
    <w:name w:val="Medium Grid 1 Accent 5"/>
    <w:basedOn w:val="33"/>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0">
    <w:name w:val="Medium Grid 1 Accent 6"/>
    <w:basedOn w:val="33"/>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2">
    <w:name w:val="Medium Grid 2 Accent 1"/>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3">
    <w:name w:val="Medium Grid 2 Accent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8">
    <w:name w:val="Medium Grid 3"/>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9">
    <w:name w:val="Medium Grid 3 Accent 1"/>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0">
    <w:name w:val="Medium Grid 3 Accent 2"/>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1">
    <w:name w:val="Medium Grid 3 Accent 3"/>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2">
    <w:name w:val="Medium Grid 3 Accent 4"/>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3">
    <w:name w:val="Medium Grid 3 Accent 5"/>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4">
    <w:name w:val="Medium Grid 3 Accent 6"/>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5">
    <w:name w:val="Dark List"/>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6">
    <w:name w:val="Dark List Accent 1"/>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7">
    <w:name w:val="Dark List Accent 2"/>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8">
    <w:name w:val="Dark List Accent 3"/>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9">
    <w:name w:val="Dark List Accent 4"/>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0">
    <w:name w:val="Dark List Accent 5"/>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1">
    <w:name w:val="Dark List Accent 6"/>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2">
    <w:name w:val="Colorful Shading"/>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1"/>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2"/>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3"/>
    <w:basedOn w:val="33"/>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6">
    <w:name w:val="Colorful Shading Accent 4"/>
    <w:basedOn w:val="33"/>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5"/>
    <w:basedOn w:val="33"/>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6"/>
    <w:basedOn w:val="33"/>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List"/>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0">
    <w:name w:val="Colorful List Accent 1"/>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1">
    <w:name w:val="Colorful List Accent 2"/>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2">
    <w:name w:val="Colorful List Accent 3"/>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3">
    <w:name w:val="Colorful List Accent 4"/>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4">
    <w:name w:val="Colorful List Accent 5"/>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5">
    <w:name w:val="Colorful List Accent 6"/>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6">
    <w:name w:val="Colorful Grid"/>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7">
    <w:name w:val="Colorful Grid Accent 1"/>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8">
    <w:name w:val="Colorful Grid Accent 2"/>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9">
    <w:name w:val="Colorful Grid Accent 3"/>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0">
    <w:name w:val="Colorful Grid Accent 4"/>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1">
    <w:name w:val="Colorful Grid Accent 5"/>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2">
    <w:name w:val="Colorful Grid Accent 6"/>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4">
    <w:name w:val="Strong"/>
    <w:basedOn w:val="133"/>
    <w:qFormat/>
    <w:uiPriority w:val="22"/>
    <w:rPr>
      <w:b/>
      <w:bCs/>
    </w:rPr>
  </w:style>
  <w:style w:type="character" w:styleId="135">
    <w:name w:val="Emphasis"/>
    <w:basedOn w:val="133"/>
    <w:qFormat/>
    <w:uiPriority w:val="20"/>
    <w:rPr>
      <w:i/>
      <w:iCs/>
    </w:rPr>
  </w:style>
  <w:style w:type="character" w:customStyle="1" w:styleId="136">
    <w:name w:val="Header Char"/>
    <w:basedOn w:val="133"/>
    <w:link w:val="26"/>
    <w:qFormat/>
    <w:uiPriority w:val="99"/>
  </w:style>
  <w:style w:type="character" w:customStyle="1" w:styleId="137">
    <w:name w:val="Footer Char"/>
    <w:basedOn w:val="133"/>
    <w:link w:val="25"/>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33"/>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33"/>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33"/>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33"/>
    <w:link w:val="32"/>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33"/>
    <w:link w:val="27"/>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33"/>
    <w:link w:val="20"/>
    <w:qFormat/>
    <w:uiPriority w:val="99"/>
  </w:style>
  <w:style w:type="character" w:customStyle="1" w:styleId="146">
    <w:name w:val="Body Text 2 Char"/>
    <w:basedOn w:val="133"/>
    <w:link w:val="29"/>
    <w:qFormat/>
    <w:uiPriority w:val="99"/>
  </w:style>
  <w:style w:type="character" w:customStyle="1" w:styleId="147">
    <w:name w:val="Body Text 3 Char"/>
    <w:basedOn w:val="133"/>
    <w:link w:val="18"/>
    <w:qFormat/>
    <w:uiPriority w:val="99"/>
    <w:rPr>
      <w:sz w:val="16"/>
      <w:szCs w:val="16"/>
    </w:rPr>
  </w:style>
  <w:style w:type="character" w:customStyle="1" w:styleId="148">
    <w:name w:val="Macro Text Char"/>
    <w:basedOn w:val="133"/>
    <w:link w:val="2"/>
    <w:qFormat/>
    <w:uiPriority w:val="99"/>
    <w:rPr>
      <w:rFonts w:ascii="Times New Roman" w:hAnsi="Times New Roman"/>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33"/>
    <w:link w:val="149"/>
    <w:qFormat/>
    <w:uiPriority w:val="29"/>
    <w:rPr>
      <w:i/>
      <w:iCs/>
      <w:color w:val="000000" w:themeColor="text1"/>
      <w14:textFill>
        <w14:solidFill>
          <w14:schemeClr w14:val="tx1"/>
        </w14:solidFill>
      </w14:textFill>
    </w:rPr>
  </w:style>
  <w:style w:type="character" w:customStyle="1" w:styleId="151">
    <w:name w:val="Heading 4 Char"/>
    <w:basedOn w:val="133"/>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33"/>
    <w:link w:val="7"/>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33"/>
    <w:link w:val="8"/>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33"/>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33"/>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33"/>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33"/>
    <w:link w:val="157"/>
    <w:qFormat/>
    <w:uiPriority w:val="30"/>
    <w:rPr>
      <w:b/>
      <w:bCs/>
      <w:i/>
      <w:iCs/>
      <w:color w:val="4F81BD" w:themeColor="accent1"/>
      <w14:textFill>
        <w14:solidFill>
          <w14:schemeClr w14:val="accent1"/>
        </w14:solidFill>
      </w14:textFill>
    </w:rPr>
  </w:style>
  <w:style w:type="character" w:customStyle="1" w:styleId="159">
    <w:name w:val="Subtle Emphasis"/>
    <w:basedOn w:val="133"/>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33"/>
    <w:qFormat/>
    <w:uiPriority w:val="21"/>
    <w:rPr>
      <w:b/>
      <w:bCs/>
      <w:i/>
      <w:iCs/>
      <w:color w:val="4F81BD" w:themeColor="accent1"/>
      <w14:textFill>
        <w14:solidFill>
          <w14:schemeClr w14:val="accent1"/>
        </w14:solidFill>
      </w14:textFill>
    </w:rPr>
  </w:style>
  <w:style w:type="character" w:customStyle="1" w:styleId="161">
    <w:name w:val="Subtle Reference"/>
    <w:basedOn w:val="133"/>
    <w:qFormat/>
    <w:uiPriority w:val="31"/>
    <w:rPr>
      <w:smallCaps/>
      <w:color w:val="C0504D" w:themeColor="accent2"/>
      <w:u w:val="single"/>
      <w14:textFill>
        <w14:solidFill>
          <w14:schemeClr w14:val="accent2"/>
        </w14:solidFill>
      </w14:textFill>
    </w:rPr>
  </w:style>
  <w:style w:type="character" w:customStyle="1" w:styleId="162">
    <w:name w:val="Intense Reference"/>
    <w:basedOn w:val="133"/>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33"/>
    <w:qFormat/>
    <w:uiPriority w:val="33"/>
    <w:rPr>
      <w:b/>
      <w:bCs/>
      <w:smallCaps/>
      <w:spacing w:val="5"/>
    </w:rPr>
  </w:style>
  <w:style w:type="paragraph" w:customStyle="1" w:styleId="164">
    <w:name w:val="TOC Heading"/>
    <w:basedOn w:val="3"/>
    <w:next w:val="1"/>
    <w:semiHidden/>
    <w:unhideWhenUsed/>
    <w:qFormat/>
    <w:uiPriority w:val="39"/>
    <w:pPr>
      <w:outlineLvl w:val="9"/>
    </w:pPr>
  </w:style>
  <w:style w:type="paragraph" w:styleId="Report35_2">
    <w:name w:val="报告3.5 Body Text"/>
    <w:basedOn w:val="Report35_1"/>
    <w:link w:val="Report35_35"/>
    <w:semiHidden/>
    <w:unhideWhenUsed/>
    <w:qFormat/>
    <w:uiPriority w:val="99"/>
    <w:pPr>
      <w:spacing w:after="0" w:line="348" w:lineRule="exact" w:before="0"/>
      <w:ind w:firstLine="480"/>
      <w:snapToGrid w:val="0"/>
    </w:pPr>
    <w:rPr>
      <w:rFonts w:ascii="Times New Roman" w:hAnsi="Times New Roman" w:eastAsia="方正仿宋_GBK"/>
      <w:b w:val="0"/>
      <w:sz w:val="24"/>
    </w:rPr>
  </w:style>
  <w:style w:type="paragraph" w:styleId="Report35_1">
    <w:name w:val="报告3.5 Normal"/>
    <w:next w:val="Report35_2"/>
    <w:qFormat/>
    <w:uiPriority w:val="0"/>
    <w:pPr>
      <w:widowControl w:val="0"/>
      <w:adjustRightInd w:val="0"/>
      <w:spacing w:line="348" w:lineRule="exact" w:before="0" w:after="0"/>
      <w:ind w:firstLineChars="200" w:firstLine="480"/>
      <w:jc w:val="both"/>
      <w:snapToGrid w:val="0"/>
    </w:pPr>
    <w:rPr>
      <w:rFonts w:ascii="Times New Roman" w:hAnsi="Times New Roman" w:eastAsia="方正仿宋_GBK" w:cstheme="minorBidi"/>
      <w:b w:val="0"/>
      <w:kern w:val="2"/>
      <w:sz w:val="24"/>
      <w:szCs w:val="22"/>
      <w:lang w:val="en-US" w:eastAsia="zh-CN" w:bidi="ar-SA"/>
    </w:rPr>
  </w:style>
  <w:style w:type="character" w:customStyle="1" w:styleId="Report35_35">
    <w:name w:val="报告3.5 正文文本 字符"/>
    <w:basedOn w:val="Report35_28"/>
    <w:link w:val="Report35_2"/>
    <w:semiHidden/>
    <w:uiPriority w:val="99"/>
  </w:style>
  <w:style w:type="character" w:styleId="Report35_28">
    <w:name w:val="报告3.5 Default Paragraph Font"/>
    <w:semiHidden/>
    <w:unhideWhenUsed/>
    <w:uiPriority w:val="1"/>
  </w:style>
  <w:style w:type="paragraph" w:styleId="Report35_4">
    <w:name w:val="报告3.5 heading 2"/>
    <w:next w:val="Report35_3"/>
    <w:link w:val="Report35_37"/>
    <w:semiHidden/>
    <w:unhideWhenUsed/>
    <w:qFormat/>
    <w:uiPriority w:val="9"/>
    <w:pPr>
      <w:keepNext/>
      <w:keepLines/>
      <w:spacing w:before="160" w:after="120" w:line="360" w:lineRule="auto"/>
      <w:ind w:firstLine="0"/>
      <w:outlineLvl w:val="1"/>
      <w:snapToGrid w:val="0"/>
    </w:pPr>
    <w:rPr>
      <w:rFonts w:ascii="Times New Roman" w:hAnsi="Times New Roman" w:eastAsia="方正仿宋_GBK" w:cstheme="majorBidi"/>
      <w:b/>
      <w:bCs/>
      <w:kern w:val="2"/>
      <w:sz w:val="32"/>
      <w:szCs w:val="32"/>
      <w:lang w:val="en-US" w:eastAsia="zh-CN" w:bidi="ar-SA"/>
    </w:rPr>
  </w:style>
  <w:style w:type="paragraph" w:styleId="Report35_3">
    <w:name w:val="报告3.5 heading 1"/>
    <w:next w:val="Report35_1"/>
    <w:link w:val="Report35_36"/>
    <w:qFormat/>
    <w:uiPriority w:val="9"/>
    <w:pPr>
      <w:keepNext/>
      <w:keepLines/>
      <w:spacing w:beforeLines="50" w:afterLines="50" w:line="360" w:lineRule="auto" w:before="0" w:after="120"/>
      <w:ind w:firstLine="0"/>
      <w:outlineLvl w:val="0"/>
      <w:snapToGrid w:val="0"/>
    </w:pPr>
    <w:rPr>
      <w:rFonts w:ascii="Times New Roman" w:hAnsi="Times New Roman" w:eastAsia="方正仿宋_GBK" w:cstheme="minorBidi"/>
      <w:b/>
      <w:bCs/>
      <w:kern w:val="44"/>
      <w:sz w:val="36"/>
      <w:szCs w:val="44"/>
      <w:lang w:val="en-US" w:eastAsia="zh-CN" w:bidi="ar-SA"/>
    </w:rPr>
  </w:style>
  <w:style w:type="character" w:customStyle="1" w:styleId="Report35_36">
    <w:name w:val="报告3.5 标题 1 字符"/>
    <w:basedOn w:val="Report35_28"/>
    <w:link w:val="Report35_3"/>
    <w:qFormat/>
    <w:uiPriority w:val="9"/>
    <w:rPr>
      <w:rFonts w:ascii="仿宋_GB2312" w:hAnsi="仿宋" w:eastAsia="仿宋_GB2312"/>
      <w:b/>
      <w:bCs/>
      <w:kern w:val="44"/>
      <w:sz w:val="36"/>
      <w:szCs w:val="44"/>
    </w:rPr>
  </w:style>
  <w:style w:type="character" w:customStyle="1" w:styleId="Report35_37">
    <w:name w:val="报告3.5 标题 2 字符"/>
    <w:basedOn w:val="Report35_28"/>
    <w:link w:val="Report35_4"/>
    <w:semiHidden/>
    <w:qFormat/>
    <w:uiPriority w:val="9"/>
    <w:rPr>
      <w:rFonts w:ascii="Times New Roman" w:hAnsi="Times New Roman" w:eastAsia="仿宋_GB2312" w:cstheme="majorBidi"/>
      <w:b/>
      <w:bCs/>
      <w:sz w:val="32"/>
      <w:szCs w:val="32"/>
    </w:rPr>
  </w:style>
  <w:style w:type="paragraph" w:styleId="Report35_5">
    <w:name w:val="报告3.5 heading 3"/>
    <w:basedOn w:val="Report35_1"/>
    <w:next w:val="Report35_6"/>
    <w:link w:val="Report35_38"/>
    <w:semiHidden/>
    <w:unhideWhenUsed/>
    <w:qFormat/>
    <w:uiPriority w:val="9"/>
    <w:pPr>
      <w:keepNext/>
      <w:keepLines/>
      <w:spacing w:beforeLines="50" w:afterLines="50" w:line="360" w:lineRule="auto" w:before="160" w:after="120"/>
      <w:ind w:firstLine="0"/>
      <w:jc w:val="left"/>
      <w:outlineLvl w:val="2"/>
      <w:snapToGrid w:val="0"/>
    </w:pPr>
    <w:rPr>
      <w:rFonts w:ascii="Times New Roman" w:hAnsi="Times New Roman" w:eastAsia="方正仿宋_GBK"/>
      <w:b/>
      <w:bCs/>
      <w:sz w:val="26"/>
      <w:szCs w:val="32"/>
    </w:rPr>
  </w:style>
  <w:style w:type="character" w:customStyle="1" w:styleId="Report35_38">
    <w:name w:val="报告3.5 标题 3 字符"/>
    <w:basedOn w:val="Report35_28"/>
    <w:link w:val="Report35_5"/>
    <w:semiHidden/>
    <w:qFormat/>
    <w:uiPriority w:val="9"/>
    <w:rPr>
      <w:rFonts w:ascii="Times New Roman" w:hAnsi="Times New Roman" w:eastAsia="仿宋_GB2312"/>
      <w:b/>
      <w:bCs/>
      <w:sz w:val="32"/>
      <w:szCs w:val="32"/>
    </w:rPr>
  </w:style>
  <w:style w:type="paragraph" w:customStyle="1" w:styleId="Report35_6">
    <w:name w:val="报告3.5 正文 缩进"/>
    <w:basedOn w:val="Report35_1"/>
    <w:qFormat/>
    <w:uiPriority w:val="99"/>
    <w:pPr>
      <w:snapToGrid w:val="0"/>
    </w:pPr>
  </w:style>
  <w:style w:type="paragraph" w:customStyle="1" w:styleId="Report35_FirstParagraph">
    <w:name w:val="报告3.5 First Paragraph"/>
    <w:basedOn w:val="Report35_1"/>
    <w:pPr>
      <w:spacing w:line="348" w:lineRule="exact" w:before="0" w:after="0"/>
      <w:ind w:firstLine="480"/>
      <w:snapToGrid w:val="0"/>
    </w:pPr>
    <w:rPr>
      <w:rFonts w:ascii="Times New Roman" w:hAnsi="Times New Roman" w:eastAsia="方正仿宋_GBK"/>
      <w:b w:val="0"/>
      <w:sz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6" Type="http://schemas.microsoft.com/office/2011/relationships/people" Target="people.xml"/><Relationship Id="rId15" Type="http://schemas.openxmlformats.org/officeDocument/2006/relationships/fontTable" Target="fontTable.xml"/><Relationship Id="rId14" Type="http://schemas.openxmlformats.org/officeDocument/2006/relationships/customXml" Target="../customXml/item1.xml"/><Relationship Id="rId13" Type="http://schemas.openxmlformats.org/officeDocument/2006/relationships/numbering" Target="numbering.xml"/><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Pages>13</Pages>
  <Words>0</Words>
  <Characters>0</Characters>
  <Lines>0</Lines>
  <Paragraphs>0</Paragraphs>
  <TotalTime>3</TotalTime>
  <ScaleCrop>false</ScaleCrop>
  <LinksUpToDate>false</LinksUpToDate>
  <CharactersWithSpaces>0</CharactersWithSpaces>
  <Application>WPS Office_12.1.2.23578_F1E327BC-269C-435d-A152-05C5408002CA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2013-12-25T07:15:00Z</dcterms:created>
  <dc:creator>python-docx</dc:creator>
  <dc:description>generated by python-docx</dc:description>
  <cp:lastModifiedBy>xh</cp:lastModifiedBy>
  <dcterms:modified xsi:type="dcterms:W3CDTF">2026-10-14T09:30:10Z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2052-12.1.2.23578</vt:lpwstr>
  </property>
  <property fmtid="{D5CDD505-2E9C-101B-9397-08002B2CF9AE}" pid="3" name="ICV">
    <vt:lpwstr>2319EB78480CFBDD2288CB6AA88C3C0F_43</vt:lpwstr>
  </property>
</Properties>
</file>